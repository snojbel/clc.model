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6D7F4" w14:textId="77777777" w:rsidR="006F1C89" w:rsidRDefault="005D3991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6DFC64" wp14:editId="56786AB5">
            <wp:extent cx="1067561" cy="102412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561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70B9" w14:textId="77777777" w:rsidR="006F1C89" w:rsidRDefault="006F1C89">
      <w:pPr>
        <w:pStyle w:val="BodyText"/>
        <w:rPr>
          <w:rFonts w:ascii="Times New Roman"/>
          <w:sz w:val="20"/>
        </w:rPr>
      </w:pPr>
    </w:p>
    <w:p w14:paraId="0D3C552F" w14:textId="77777777" w:rsidR="006F1C89" w:rsidRDefault="006F1C89">
      <w:pPr>
        <w:pStyle w:val="BodyText"/>
        <w:rPr>
          <w:rFonts w:ascii="Times New Roman"/>
          <w:sz w:val="20"/>
        </w:rPr>
      </w:pPr>
    </w:p>
    <w:p w14:paraId="5E9C95BC" w14:textId="77777777" w:rsidR="006F1C89" w:rsidRDefault="006F1C89">
      <w:pPr>
        <w:pStyle w:val="BodyText"/>
        <w:rPr>
          <w:rFonts w:ascii="Times New Roman"/>
          <w:sz w:val="20"/>
        </w:rPr>
      </w:pPr>
    </w:p>
    <w:p w14:paraId="382926D6" w14:textId="77777777" w:rsidR="006F1C89" w:rsidRDefault="006F1C89">
      <w:pPr>
        <w:pStyle w:val="BodyText"/>
        <w:rPr>
          <w:rFonts w:ascii="Times New Roman"/>
          <w:sz w:val="20"/>
        </w:rPr>
      </w:pPr>
    </w:p>
    <w:p w14:paraId="1DC3BBE8" w14:textId="77777777" w:rsidR="006F1C89" w:rsidRDefault="006F1C89">
      <w:pPr>
        <w:pStyle w:val="BodyText"/>
        <w:rPr>
          <w:rFonts w:ascii="Times New Roman"/>
          <w:sz w:val="20"/>
        </w:rPr>
      </w:pPr>
    </w:p>
    <w:p w14:paraId="790C76CA" w14:textId="77777777" w:rsidR="006F1C89" w:rsidRDefault="006F1C89">
      <w:pPr>
        <w:pStyle w:val="BodyText"/>
        <w:spacing w:before="4"/>
        <w:rPr>
          <w:rFonts w:ascii="Times New Roman"/>
          <w:sz w:val="16"/>
        </w:rPr>
      </w:pPr>
    </w:p>
    <w:p w14:paraId="6E361678" w14:textId="2AAECDC7" w:rsidR="006F1C89" w:rsidRDefault="00F94015">
      <w:pPr>
        <w:pStyle w:val="Title"/>
        <w:spacing w:before="87" w:line="295" w:lineRule="auto"/>
        <w:ind w:left="2081" w:right="562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A28E8C" wp14:editId="57344807">
            <wp:simplePos x="0" y="0"/>
            <wp:positionH relativeFrom="page">
              <wp:posOffset>616585</wp:posOffset>
            </wp:positionH>
            <wp:positionV relativeFrom="paragraph">
              <wp:posOffset>1619250</wp:posOffset>
            </wp:positionV>
            <wp:extent cx="6327239" cy="2512695"/>
            <wp:effectExtent l="0" t="0" r="0" b="190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239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991">
        <w:rPr>
          <w:w w:val="95"/>
        </w:rPr>
        <w:t>Relaxation of the separation between</w:t>
      </w:r>
      <w:r w:rsidR="005D3991">
        <w:rPr>
          <w:spacing w:val="1"/>
          <w:w w:val="95"/>
        </w:rPr>
        <w:t xml:space="preserve"> </w:t>
      </w:r>
      <w:r w:rsidR="005D3991">
        <w:rPr>
          <w:w w:val="85"/>
        </w:rPr>
        <w:t>ecological</w:t>
      </w:r>
      <w:r w:rsidR="005D3991">
        <w:rPr>
          <w:spacing w:val="21"/>
          <w:w w:val="85"/>
        </w:rPr>
        <w:t xml:space="preserve"> </w:t>
      </w:r>
      <w:r w:rsidR="005D3991">
        <w:rPr>
          <w:w w:val="85"/>
        </w:rPr>
        <w:t>and</w:t>
      </w:r>
      <w:r w:rsidR="005D3991">
        <w:rPr>
          <w:spacing w:val="20"/>
          <w:w w:val="85"/>
        </w:rPr>
        <w:t xml:space="preserve"> </w:t>
      </w:r>
      <w:r w:rsidR="005D3991">
        <w:rPr>
          <w:w w:val="85"/>
        </w:rPr>
        <w:t>evolutionary</w:t>
      </w:r>
      <w:r w:rsidR="005D3991">
        <w:rPr>
          <w:spacing w:val="21"/>
          <w:w w:val="85"/>
        </w:rPr>
        <w:t xml:space="preserve"> </w:t>
      </w:r>
      <w:r w:rsidR="005D3991">
        <w:rPr>
          <w:w w:val="85"/>
        </w:rPr>
        <w:t>timescales</w:t>
      </w:r>
      <w:r w:rsidR="005D3991">
        <w:rPr>
          <w:spacing w:val="20"/>
          <w:w w:val="85"/>
        </w:rPr>
        <w:t xml:space="preserve"> </w:t>
      </w:r>
      <w:r w:rsidR="005D3991">
        <w:rPr>
          <w:w w:val="85"/>
        </w:rPr>
        <w:t>has</w:t>
      </w:r>
      <w:r w:rsidR="005D3991">
        <w:rPr>
          <w:spacing w:val="1"/>
          <w:w w:val="85"/>
        </w:rPr>
        <w:t xml:space="preserve"> </w:t>
      </w:r>
      <w:r w:rsidR="005D3991">
        <w:rPr>
          <w:w w:val="85"/>
        </w:rPr>
        <w:t>unexpected</w:t>
      </w:r>
      <w:r w:rsidR="005D3991">
        <w:rPr>
          <w:spacing w:val="62"/>
          <w:w w:val="85"/>
        </w:rPr>
        <w:t xml:space="preserve"> </w:t>
      </w:r>
      <w:r w:rsidR="005D3991">
        <w:rPr>
          <w:w w:val="85"/>
        </w:rPr>
        <w:t>effects</w:t>
      </w:r>
      <w:r w:rsidR="005D3991">
        <w:rPr>
          <w:spacing w:val="60"/>
          <w:w w:val="85"/>
        </w:rPr>
        <w:t xml:space="preserve"> </w:t>
      </w:r>
      <w:r w:rsidR="005D3991">
        <w:rPr>
          <w:w w:val="85"/>
        </w:rPr>
        <w:t>on</w:t>
      </w:r>
      <w:r w:rsidR="005D3991">
        <w:rPr>
          <w:spacing w:val="60"/>
          <w:w w:val="85"/>
        </w:rPr>
        <w:t xml:space="preserve"> </w:t>
      </w:r>
      <w:r w:rsidR="005D3991">
        <w:rPr>
          <w:w w:val="85"/>
        </w:rPr>
        <w:t>community</w:t>
      </w:r>
      <w:r w:rsidR="005D3991">
        <w:rPr>
          <w:spacing w:val="60"/>
          <w:w w:val="85"/>
        </w:rPr>
        <w:t xml:space="preserve"> </w:t>
      </w:r>
      <w:r w:rsidR="005D3991">
        <w:rPr>
          <w:w w:val="85"/>
        </w:rPr>
        <w:t>assembly</w:t>
      </w:r>
      <w:r w:rsidR="005D3991">
        <w:rPr>
          <w:spacing w:val="59"/>
          <w:w w:val="85"/>
        </w:rPr>
        <w:t xml:space="preserve"> </w:t>
      </w:r>
      <w:r w:rsidR="005D3991">
        <w:rPr>
          <w:w w:val="85"/>
        </w:rPr>
        <w:t>of</w:t>
      </w:r>
      <w:r w:rsidR="005D3991">
        <w:rPr>
          <w:spacing w:val="-91"/>
          <w:w w:val="85"/>
        </w:rPr>
        <w:t xml:space="preserve"> </w:t>
      </w:r>
      <w:r w:rsidR="005D3991">
        <w:rPr>
          <w:w w:val="95"/>
        </w:rPr>
        <w:t>species</w:t>
      </w:r>
      <w:r w:rsidR="005D3991">
        <w:rPr>
          <w:spacing w:val="-14"/>
          <w:w w:val="95"/>
        </w:rPr>
        <w:t xml:space="preserve"> </w:t>
      </w:r>
      <w:r w:rsidR="005D3991">
        <w:rPr>
          <w:w w:val="95"/>
        </w:rPr>
        <w:t>with</w:t>
      </w:r>
      <w:r w:rsidR="005D3991">
        <w:rPr>
          <w:spacing w:val="-13"/>
          <w:w w:val="95"/>
        </w:rPr>
        <w:t xml:space="preserve"> </w:t>
      </w:r>
      <w:r w:rsidR="005D3991">
        <w:rPr>
          <w:w w:val="95"/>
        </w:rPr>
        <w:t>complex</w:t>
      </w:r>
      <w:r w:rsidR="005D3991">
        <w:rPr>
          <w:spacing w:val="-14"/>
          <w:w w:val="95"/>
        </w:rPr>
        <w:t xml:space="preserve"> </w:t>
      </w:r>
      <w:r w:rsidR="005D3991">
        <w:rPr>
          <w:w w:val="95"/>
        </w:rPr>
        <w:t>life</w:t>
      </w:r>
      <w:r w:rsidR="005D3991">
        <w:rPr>
          <w:spacing w:val="-14"/>
          <w:w w:val="95"/>
        </w:rPr>
        <w:t xml:space="preserve"> </w:t>
      </w:r>
      <w:r w:rsidR="005D3991">
        <w:rPr>
          <w:w w:val="95"/>
        </w:rPr>
        <w:t>cycles.</w:t>
      </w:r>
    </w:p>
    <w:p w14:paraId="2C08F9CC" w14:textId="09876809" w:rsidR="006F1C89" w:rsidRDefault="006F1C89">
      <w:pPr>
        <w:pStyle w:val="BodyText"/>
        <w:rPr>
          <w:rFonts w:ascii="Arial MT"/>
          <w:sz w:val="20"/>
        </w:rPr>
      </w:pPr>
    </w:p>
    <w:p w14:paraId="6F63D8DB" w14:textId="39FFC891" w:rsidR="006F1C89" w:rsidRDefault="00521F95">
      <w:pPr>
        <w:pStyle w:val="BodyText"/>
        <w:spacing w:before="8"/>
        <w:rPr>
          <w:rFonts w:ascii="Arial MT"/>
          <w:sz w:val="28"/>
        </w:rPr>
      </w:pPr>
      <w:commentRangeStart w:id="0"/>
      <w:commentRangeEnd w:id="0"/>
      <w:r>
        <w:rPr>
          <w:rStyle w:val="CommentReference"/>
          <w:rFonts w:ascii="Calibri" w:eastAsia="Calibri" w:hAnsi="Calibri" w:cs="Calibri"/>
        </w:rPr>
        <w:commentReference w:id="0"/>
      </w:r>
    </w:p>
    <w:p w14:paraId="648329EA" w14:textId="77777777" w:rsidR="006F1C89" w:rsidRDefault="006F1C89">
      <w:pPr>
        <w:pStyle w:val="BodyText"/>
        <w:rPr>
          <w:rFonts w:ascii="Arial MT"/>
          <w:sz w:val="20"/>
        </w:rPr>
      </w:pPr>
    </w:p>
    <w:p w14:paraId="16EBE6A1" w14:textId="77777777" w:rsidR="006F1C89" w:rsidRDefault="006F1C89">
      <w:pPr>
        <w:pStyle w:val="BodyText"/>
        <w:rPr>
          <w:rFonts w:ascii="Arial MT"/>
          <w:sz w:val="20"/>
        </w:rPr>
      </w:pPr>
    </w:p>
    <w:p w14:paraId="72FB6230" w14:textId="77777777" w:rsidR="006F1C89" w:rsidRDefault="006F1C89">
      <w:pPr>
        <w:pStyle w:val="BodyText"/>
        <w:rPr>
          <w:rFonts w:ascii="Arial MT"/>
          <w:sz w:val="20"/>
        </w:rPr>
      </w:pPr>
    </w:p>
    <w:p w14:paraId="30F2B204" w14:textId="77777777" w:rsidR="006F1C89" w:rsidRDefault="006F1C89">
      <w:pPr>
        <w:pStyle w:val="BodyText"/>
        <w:rPr>
          <w:rFonts w:ascii="Arial MT"/>
          <w:sz w:val="20"/>
        </w:rPr>
      </w:pPr>
    </w:p>
    <w:p w14:paraId="69A4108D" w14:textId="77777777" w:rsidR="006F1C89" w:rsidRDefault="006F1C89">
      <w:pPr>
        <w:pStyle w:val="BodyText"/>
        <w:rPr>
          <w:rFonts w:ascii="Arial MT"/>
          <w:sz w:val="20"/>
        </w:rPr>
      </w:pPr>
    </w:p>
    <w:p w14:paraId="561BEDE7" w14:textId="77777777" w:rsidR="006F1C89" w:rsidRDefault="006F1C89">
      <w:pPr>
        <w:pStyle w:val="BodyText"/>
        <w:rPr>
          <w:rFonts w:ascii="Arial MT"/>
          <w:sz w:val="20"/>
        </w:rPr>
      </w:pPr>
    </w:p>
    <w:p w14:paraId="08829A5A" w14:textId="77777777" w:rsidR="006F1C89" w:rsidRDefault="006F1C89">
      <w:pPr>
        <w:pStyle w:val="BodyText"/>
        <w:rPr>
          <w:rFonts w:ascii="Arial MT"/>
          <w:sz w:val="20"/>
        </w:rPr>
      </w:pPr>
    </w:p>
    <w:p w14:paraId="15682399" w14:textId="77777777" w:rsidR="006F1C89" w:rsidRDefault="006F1C89">
      <w:pPr>
        <w:pStyle w:val="BodyText"/>
        <w:rPr>
          <w:rFonts w:ascii="Arial MT"/>
          <w:sz w:val="20"/>
        </w:rPr>
      </w:pPr>
    </w:p>
    <w:p w14:paraId="572A6133" w14:textId="77777777" w:rsidR="006F1C89" w:rsidRDefault="006F1C89">
      <w:pPr>
        <w:pStyle w:val="BodyText"/>
        <w:rPr>
          <w:rFonts w:ascii="Arial MT"/>
          <w:sz w:val="20"/>
        </w:rPr>
      </w:pPr>
    </w:p>
    <w:p w14:paraId="0FDFB959" w14:textId="77777777" w:rsidR="006F1C89" w:rsidRDefault="006F1C89">
      <w:pPr>
        <w:pStyle w:val="BodyText"/>
        <w:rPr>
          <w:rFonts w:ascii="Arial MT"/>
          <w:sz w:val="20"/>
        </w:rPr>
      </w:pPr>
    </w:p>
    <w:p w14:paraId="14D63A51" w14:textId="77777777" w:rsidR="006F1C89" w:rsidRDefault="006F1C89">
      <w:pPr>
        <w:pStyle w:val="BodyText"/>
        <w:rPr>
          <w:rFonts w:ascii="Arial MT"/>
          <w:sz w:val="20"/>
        </w:rPr>
      </w:pPr>
    </w:p>
    <w:p w14:paraId="7987E4A1" w14:textId="77777777" w:rsidR="006F1C89" w:rsidRDefault="006F1C89">
      <w:pPr>
        <w:pStyle w:val="BodyText"/>
        <w:rPr>
          <w:rFonts w:ascii="Arial MT"/>
          <w:sz w:val="20"/>
        </w:rPr>
      </w:pPr>
    </w:p>
    <w:p w14:paraId="6D5ADEF5" w14:textId="77777777" w:rsidR="006F1C89" w:rsidRDefault="006F1C89">
      <w:pPr>
        <w:pStyle w:val="BodyText"/>
        <w:rPr>
          <w:rFonts w:ascii="Arial MT"/>
          <w:sz w:val="20"/>
        </w:rPr>
      </w:pPr>
    </w:p>
    <w:p w14:paraId="5228618D" w14:textId="77777777" w:rsidR="006F1C89" w:rsidRDefault="006F1C89">
      <w:pPr>
        <w:pStyle w:val="BodyText"/>
        <w:rPr>
          <w:rFonts w:ascii="Arial MT"/>
          <w:sz w:val="20"/>
        </w:rPr>
      </w:pPr>
    </w:p>
    <w:p w14:paraId="7233447F" w14:textId="77777777" w:rsidR="006F1C89" w:rsidRDefault="006F1C89">
      <w:pPr>
        <w:pStyle w:val="BodyText"/>
        <w:rPr>
          <w:rFonts w:ascii="Arial MT"/>
          <w:sz w:val="20"/>
        </w:rPr>
      </w:pPr>
    </w:p>
    <w:p w14:paraId="33D7BA04" w14:textId="77777777" w:rsidR="006F1C89" w:rsidRDefault="006F1C89">
      <w:pPr>
        <w:pStyle w:val="BodyText"/>
        <w:rPr>
          <w:rFonts w:ascii="Arial MT"/>
          <w:sz w:val="20"/>
        </w:rPr>
      </w:pPr>
    </w:p>
    <w:p w14:paraId="76080B49" w14:textId="77777777" w:rsidR="006F1C89" w:rsidRDefault="006F1C89">
      <w:pPr>
        <w:pStyle w:val="BodyText"/>
        <w:rPr>
          <w:rFonts w:ascii="Arial MT"/>
          <w:sz w:val="20"/>
        </w:rPr>
      </w:pPr>
    </w:p>
    <w:p w14:paraId="2DA5D593" w14:textId="77777777" w:rsidR="006F1C89" w:rsidRDefault="006F1C89">
      <w:pPr>
        <w:pStyle w:val="BodyText"/>
        <w:spacing w:before="8"/>
        <w:rPr>
          <w:rFonts w:ascii="Arial MT"/>
          <w:sz w:val="27"/>
        </w:rPr>
      </w:pPr>
    </w:p>
    <w:p w14:paraId="4DFF2B2A" w14:textId="77777777" w:rsidR="006F1C89" w:rsidRDefault="005D3991">
      <w:pPr>
        <w:pStyle w:val="Title"/>
      </w:pPr>
      <w:r>
        <w:rPr>
          <w:w w:val="85"/>
        </w:rPr>
        <w:t>Izabel</w:t>
      </w:r>
      <w:r>
        <w:rPr>
          <w:spacing w:val="20"/>
          <w:w w:val="85"/>
        </w:rPr>
        <w:t xml:space="preserve"> </w:t>
      </w:r>
      <w:r>
        <w:rPr>
          <w:w w:val="85"/>
        </w:rPr>
        <w:t>Eriksson</w:t>
      </w:r>
      <w:r>
        <w:rPr>
          <w:spacing w:val="21"/>
          <w:w w:val="85"/>
        </w:rPr>
        <w:t xml:space="preserve"> </w:t>
      </w:r>
      <w:r>
        <w:rPr>
          <w:w w:val="85"/>
        </w:rPr>
        <w:t>Reuterborg</w:t>
      </w:r>
    </w:p>
    <w:p w14:paraId="5127BE07" w14:textId="14F9A744" w:rsidR="006F1C89" w:rsidRDefault="00C85944">
      <w:pPr>
        <w:pStyle w:val="BodyText"/>
        <w:spacing w:before="2"/>
        <w:rPr>
          <w:rFonts w:asci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8A5758D" wp14:editId="62092C69">
                <wp:simplePos x="0" y="0"/>
                <wp:positionH relativeFrom="page">
                  <wp:posOffset>629920</wp:posOffset>
                </wp:positionH>
                <wp:positionV relativeFrom="paragraph">
                  <wp:posOffset>175895</wp:posOffset>
                </wp:positionV>
                <wp:extent cx="5669915" cy="1270"/>
                <wp:effectExtent l="0" t="0" r="0" b="0"/>
                <wp:wrapTopAndBottom/>
                <wp:docPr id="924" name="Freeform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69915" cy="1270"/>
                        </a:xfrm>
                        <a:custGeom>
                          <a:avLst/>
                          <a:gdLst>
                            <a:gd name="T0" fmla="+- 0 992 992"/>
                            <a:gd name="T1" fmla="*/ T0 w 8929"/>
                            <a:gd name="T2" fmla="+- 0 9921 992"/>
                            <a:gd name="T3" fmla="*/ T2 w 892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29">
                              <a:moveTo>
                                <a:pt x="0" y="0"/>
                              </a:moveTo>
                              <a:lnTo>
                                <a:pt x="8929" y="0"/>
                              </a:lnTo>
                            </a:path>
                          </a:pathLst>
                        </a:custGeom>
                        <a:noFill/>
                        <a:ln w="723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DA3D3" id="Freeform 914" o:spid="_x0000_s1026" style="position:absolute;margin-left:49.6pt;margin-top:13.85pt;width:446.4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2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" path="m,l8929,e" filled="f" strokeweight=".57pt">
                <v:path arrowok="t" o:connecttype="custom" o:connectlocs="0,0;5669915,0" o:connectangles="0,0"/>
                <w10:wrap type="topAndBottom" anchorx="page"/>
              </v:shape>
            </w:pict>
          </mc:Fallback>
        </mc:AlternateContent>
      </w:r>
    </w:p>
    <w:p w14:paraId="7CB1EF3A" w14:textId="77777777" w:rsidR="006F1C89" w:rsidRDefault="005D3991">
      <w:pPr>
        <w:spacing w:before="135" w:line="254" w:lineRule="auto"/>
        <w:ind w:left="692" w:right="2444"/>
        <w:rPr>
          <w:rFonts w:ascii="Trebuchet MS"/>
          <w:sz w:val="24"/>
        </w:rPr>
      </w:pPr>
      <w:r>
        <w:rPr>
          <w:rFonts w:ascii="Trebuchet MS"/>
          <w:color w:val="808080"/>
          <w:w w:val="90"/>
          <w:sz w:val="24"/>
        </w:rPr>
        <w:t>Degree</w:t>
      </w:r>
      <w:r>
        <w:rPr>
          <w:rFonts w:ascii="Trebuchet MS"/>
          <w:color w:val="808080"/>
          <w:spacing w:val="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project</w:t>
      </w:r>
      <w:r>
        <w:rPr>
          <w:rFonts w:ascii="Trebuchet MS"/>
          <w:color w:val="808080"/>
          <w:spacing w:val="3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in</w:t>
      </w:r>
      <w:r>
        <w:rPr>
          <w:rFonts w:ascii="Trebuchet MS"/>
          <w:color w:val="808080"/>
          <w:spacing w:val="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biology,</w:t>
      </w:r>
      <w:r>
        <w:rPr>
          <w:rFonts w:ascii="Trebuchet MS"/>
          <w:color w:val="808080"/>
          <w:spacing w:val="3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Master</w:t>
      </w:r>
      <w:r>
        <w:rPr>
          <w:rFonts w:ascii="Trebuchet MS"/>
          <w:color w:val="808080"/>
          <w:spacing w:val="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of</w:t>
      </w:r>
      <w:r>
        <w:rPr>
          <w:rFonts w:ascii="Trebuchet MS"/>
          <w:color w:val="808080"/>
          <w:spacing w:val="3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science</w:t>
      </w:r>
      <w:r>
        <w:rPr>
          <w:rFonts w:ascii="Trebuchet MS"/>
          <w:color w:val="808080"/>
          <w:spacing w:val="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(2</w:t>
      </w:r>
      <w:r>
        <w:rPr>
          <w:rFonts w:ascii="Trebuchet MS"/>
          <w:color w:val="808080"/>
          <w:spacing w:val="3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years),</w:t>
      </w:r>
      <w:r>
        <w:rPr>
          <w:rFonts w:ascii="Trebuchet MS"/>
          <w:color w:val="808080"/>
          <w:spacing w:val="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2024</w:t>
      </w:r>
      <w:r>
        <w:rPr>
          <w:rFonts w:ascii="Trebuchet MS"/>
          <w:color w:val="808080"/>
          <w:spacing w:val="-6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Examensarbete</w:t>
      </w:r>
      <w:r>
        <w:rPr>
          <w:rFonts w:ascii="Trebuchet MS"/>
          <w:color w:val="808080"/>
          <w:spacing w:val="-1"/>
          <w:w w:val="90"/>
          <w:sz w:val="24"/>
        </w:rPr>
        <w:t xml:space="preserve"> </w:t>
      </w:r>
      <w:proofErr w:type="spellStart"/>
      <w:r>
        <w:rPr>
          <w:rFonts w:ascii="Trebuchet MS"/>
          <w:color w:val="808080"/>
          <w:w w:val="90"/>
          <w:sz w:val="24"/>
        </w:rPr>
        <w:t>i</w:t>
      </w:r>
      <w:proofErr w:type="spellEnd"/>
      <w:r>
        <w:rPr>
          <w:rFonts w:ascii="Trebuchet MS"/>
          <w:color w:val="808080"/>
          <w:w w:val="90"/>
          <w:sz w:val="24"/>
        </w:rPr>
        <w:t xml:space="preserve"> biologi</w:t>
      </w:r>
      <w:r>
        <w:rPr>
          <w:rFonts w:ascii="Trebuchet MS"/>
          <w:color w:val="808080"/>
          <w:spacing w:val="-1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60 hp</w:t>
      </w:r>
      <w:r>
        <w:rPr>
          <w:rFonts w:ascii="Trebuchet MS"/>
          <w:color w:val="808080"/>
          <w:spacing w:val="-1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 xml:space="preserve">till </w:t>
      </w:r>
      <w:proofErr w:type="spellStart"/>
      <w:r>
        <w:rPr>
          <w:rFonts w:ascii="Trebuchet MS"/>
          <w:color w:val="808080"/>
          <w:w w:val="90"/>
          <w:sz w:val="24"/>
        </w:rPr>
        <w:t>masterexamen</w:t>
      </w:r>
      <w:proofErr w:type="spellEnd"/>
      <w:r>
        <w:rPr>
          <w:rFonts w:ascii="Trebuchet MS"/>
          <w:color w:val="808080"/>
          <w:w w:val="90"/>
          <w:sz w:val="24"/>
        </w:rPr>
        <w:t>,</w:t>
      </w:r>
      <w:r>
        <w:rPr>
          <w:rFonts w:ascii="Trebuchet MS"/>
          <w:color w:val="808080"/>
          <w:spacing w:val="-1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2024</w:t>
      </w:r>
    </w:p>
    <w:p w14:paraId="5133785C" w14:textId="7A1547A0" w:rsidR="006F1C89" w:rsidRDefault="005D3991">
      <w:pPr>
        <w:spacing w:line="244" w:lineRule="auto"/>
        <w:ind w:left="692"/>
        <w:rPr>
          <w:rFonts w:ascii="Trebuchet MS"/>
          <w:sz w:val="24"/>
        </w:rPr>
      </w:pPr>
      <w:r>
        <w:rPr>
          <w:rFonts w:ascii="Trebuchet MS"/>
          <w:color w:val="808080"/>
          <w:w w:val="90"/>
          <w:sz w:val="24"/>
        </w:rPr>
        <w:t>Biology</w:t>
      </w:r>
      <w:r>
        <w:rPr>
          <w:rFonts w:ascii="Trebuchet MS"/>
          <w:color w:val="808080"/>
          <w:spacing w:val="11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Education</w:t>
      </w:r>
      <w:r>
        <w:rPr>
          <w:rFonts w:ascii="Trebuchet MS"/>
          <w:color w:val="808080"/>
          <w:spacing w:val="1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Centre</w:t>
      </w:r>
      <w:r>
        <w:rPr>
          <w:rFonts w:ascii="Trebuchet MS"/>
          <w:color w:val="808080"/>
          <w:spacing w:val="1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and</w:t>
      </w:r>
      <w:r>
        <w:rPr>
          <w:rFonts w:ascii="Trebuchet MS"/>
          <w:color w:val="808080"/>
          <w:spacing w:val="12"/>
          <w:w w:val="90"/>
          <w:sz w:val="24"/>
        </w:rPr>
        <w:t xml:space="preserve"> </w:t>
      </w:r>
      <w:del w:id="1" w:author="Frank Johansson" w:date="2024-07-26T09:15:00Z">
        <w:r w:rsidDel="00483E61">
          <w:rPr>
            <w:rFonts w:ascii="Trebuchet MS"/>
            <w:color w:val="808080"/>
            <w:w w:val="90"/>
            <w:sz w:val="24"/>
          </w:rPr>
          <w:delText>Biology</w:delText>
        </w:r>
        <w:r w:rsidDel="00483E61">
          <w:rPr>
            <w:rFonts w:ascii="Trebuchet MS"/>
            <w:color w:val="808080"/>
            <w:spacing w:val="12"/>
            <w:w w:val="90"/>
            <w:sz w:val="24"/>
          </w:rPr>
          <w:delText xml:space="preserve"> </w:delText>
        </w:r>
        <w:r w:rsidDel="00483E61">
          <w:rPr>
            <w:rFonts w:ascii="Trebuchet MS"/>
            <w:color w:val="808080"/>
            <w:w w:val="90"/>
            <w:sz w:val="24"/>
          </w:rPr>
          <w:delText>Education</w:delText>
        </w:r>
        <w:r w:rsidDel="00483E61">
          <w:rPr>
            <w:rFonts w:ascii="Trebuchet MS"/>
            <w:color w:val="808080"/>
            <w:spacing w:val="12"/>
            <w:w w:val="90"/>
            <w:sz w:val="24"/>
          </w:rPr>
          <w:delText xml:space="preserve"> </w:delText>
        </w:r>
        <w:r w:rsidDel="00483E61">
          <w:rPr>
            <w:rFonts w:ascii="Trebuchet MS"/>
            <w:color w:val="808080"/>
            <w:w w:val="90"/>
            <w:sz w:val="24"/>
          </w:rPr>
          <w:delText>Centre</w:delText>
        </w:r>
        <w:r w:rsidDel="00483E61">
          <w:rPr>
            <w:rFonts w:ascii="Trebuchet MS"/>
            <w:color w:val="808080"/>
            <w:spacing w:val="11"/>
            <w:w w:val="90"/>
            <w:sz w:val="24"/>
          </w:rPr>
          <w:delText xml:space="preserve"> </w:delText>
        </w:r>
        <w:r w:rsidDel="00483E61">
          <w:rPr>
            <w:rFonts w:ascii="Trebuchet MS"/>
            <w:color w:val="808080"/>
            <w:w w:val="90"/>
            <w:sz w:val="24"/>
          </w:rPr>
          <w:delText>and</w:delText>
        </w:r>
        <w:r w:rsidDel="00483E61">
          <w:rPr>
            <w:rFonts w:ascii="Trebuchet MS"/>
            <w:color w:val="808080"/>
            <w:spacing w:val="12"/>
            <w:w w:val="90"/>
            <w:sz w:val="24"/>
          </w:rPr>
          <w:delText xml:space="preserve"> </w:delText>
        </w:r>
      </w:del>
      <w:r>
        <w:rPr>
          <w:rFonts w:ascii="Trebuchet MS"/>
          <w:color w:val="808080"/>
          <w:w w:val="90"/>
          <w:sz w:val="24"/>
        </w:rPr>
        <w:t>Department</w:t>
      </w:r>
      <w:r>
        <w:rPr>
          <w:rFonts w:ascii="Trebuchet MS"/>
          <w:color w:val="808080"/>
          <w:spacing w:val="1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of</w:t>
      </w:r>
      <w:r>
        <w:rPr>
          <w:rFonts w:ascii="Trebuchet MS"/>
          <w:color w:val="808080"/>
          <w:spacing w:val="1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Ecology</w:t>
      </w:r>
      <w:r>
        <w:rPr>
          <w:rFonts w:ascii="Trebuchet MS"/>
          <w:color w:val="808080"/>
          <w:spacing w:val="1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and</w:t>
      </w:r>
      <w:r>
        <w:rPr>
          <w:rFonts w:ascii="Trebuchet MS"/>
          <w:color w:val="808080"/>
          <w:spacing w:val="12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Genetics,</w:t>
      </w:r>
      <w:r>
        <w:rPr>
          <w:rFonts w:ascii="Trebuchet MS"/>
          <w:color w:val="808080"/>
          <w:spacing w:val="-62"/>
          <w:w w:val="90"/>
          <w:sz w:val="24"/>
        </w:rPr>
        <w:t xml:space="preserve"> </w:t>
      </w:r>
      <w:r>
        <w:rPr>
          <w:rFonts w:ascii="Trebuchet MS"/>
          <w:color w:val="808080"/>
          <w:sz w:val="24"/>
        </w:rPr>
        <w:lastRenderedPageBreak/>
        <w:t>Uppsala</w:t>
      </w:r>
      <w:r>
        <w:rPr>
          <w:rFonts w:ascii="Trebuchet MS"/>
          <w:color w:val="808080"/>
          <w:spacing w:val="-8"/>
          <w:sz w:val="24"/>
        </w:rPr>
        <w:t xml:space="preserve"> </w:t>
      </w:r>
      <w:r>
        <w:rPr>
          <w:rFonts w:ascii="Trebuchet MS"/>
          <w:color w:val="808080"/>
          <w:sz w:val="24"/>
        </w:rPr>
        <w:t>University</w:t>
      </w:r>
    </w:p>
    <w:p w14:paraId="3E9D37AA" w14:textId="77777777" w:rsidR="006F1C89" w:rsidRDefault="005D3991">
      <w:pPr>
        <w:spacing w:before="8"/>
        <w:ind w:left="692"/>
        <w:rPr>
          <w:rFonts w:ascii="Trebuchet MS"/>
          <w:sz w:val="24"/>
        </w:rPr>
      </w:pPr>
      <w:r>
        <w:rPr>
          <w:rFonts w:ascii="Trebuchet MS"/>
          <w:color w:val="808080"/>
          <w:w w:val="90"/>
          <w:sz w:val="24"/>
        </w:rPr>
        <w:t>Supervisor:</w:t>
      </w:r>
      <w:r>
        <w:rPr>
          <w:rFonts w:ascii="Trebuchet MS"/>
          <w:color w:val="808080"/>
          <w:spacing w:val="5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Claus</w:t>
      </w:r>
      <w:r>
        <w:rPr>
          <w:rFonts w:ascii="Trebuchet MS"/>
          <w:color w:val="808080"/>
          <w:spacing w:val="5"/>
          <w:w w:val="90"/>
          <w:sz w:val="24"/>
        </w:rPr>
        <w:t xml:space="preserve"> </w:t>
      </w:r>
      <w:r>
        <w:rPr>
          <w:rFonts w:ascii="Trebuchet MS"/>
          <w:color w:val="808080"/>
          <w:w w:val="90"/>
          <w:sz w:val="24"/>
        </w:rPr>
        <w:t>Rueffler</w:t>
      </w:r>
    </w:p>
    <w:p w14:paraId="306D5138" w14:textId="77777777" w:rsidR="006F1C89" w:rsidRDefault="005D3991">
      <w:pPr>
        <w:spacing w:before="16"/>
        <w:ind w:left="692"/>
        <w:rPr>
          <w:rFonts w:ascii="Trebuchet MS"/>
          <w:sz w:val="24"/>
        </w:rPr>
      </w:pPr>
      <w:r>
        <w:rPr>
          <w:rFonts w:ascii="Trebuchet MS"/>
          <w:color w:val="808080"/>
          <w:w w:val="85"/>
          <w:sz w:val="24"/>
        </w:rPr>
        <w:t>External</w:t>
      </w:r>
      <w:r>
        <w:rPr>
          <w:rFonts w:ascii="Trebuchet MS"/>
          <w:color w:val="808080"/>
          <w:spacing w:val="36"/>
          <w:w w:val="85"/>
          <w:sz w:val="24"/>
        </w:rPr>
        <w:t xml:space="preserve"> </w:t>
      </w:r>
      <w:r>
        <w:rPr>
          <w:rFonts w:ascii="Trebuchet MS"/>
          <w:color w:val="808080"/>
          <w:w w:val="85"/>
          <w:sz w:val="24"/>
        </w:rPr>
        <w:t>opponent:</w:t>
      </w:r>
      <w:r>
        <w:rPr>
          <w:rFonts w:ascii="Trebuchet MS"/>
          <w:color w:val="808080"/>
          <w:spacing w:val="37"/>
          <w:w w:val="85"/>
          <w:sz w:val="24"/>
        </w:rPr>
        <w:t xml:space="preserve"> </w:t>
      </w:r>
      <w:r>
        <w:rPr>
          <w:rFonts w:ascii="Trebuchet MS"/>
          <w:color w:val="808080"/>
          <w:w w:val="85"/>
          <w:sz w:val="24"/>
        </w:rPr>
        <w:t>Mattias</w:t>
      </w:r>
      <w:r>
        <w:rPr>
          <w:rFonts w:ascii="Trebuchet MS"/>
          <w:color w:val="808080"/>
          <w:spacing w:val="37"/>
          <w:w w:val="85"/>
          <w:sz w:val="24"/>
        </w:rPr>
        <w:t xml:space="preserve"> </w:t>
      </w:r>
      <w:r>
        <w:rPr>
          <w:rFonts w:ascii="Trebuchet MS"/>
          <w:color w:val="808080"/>
          <w:w w:val="85"/>
          <w:sz w:val="24"/>
        </w:rPr>
        <w:t>Siljestam</w:t>
      </w:r>
    </w:p>
    <w:p w14:paraId="6CD1B0BA" w14:textId="77777777" w:rsidR="006F1C89" w:rsidRDefault="006F1C89">
      <w:pPr>
        <w:rPr>
          <w:rFonts w:ascii="Trebuchet MS"/>
          <w:sz w:val="24"/>
        </w:rPr>
        <w:sectPr w:rsidR="006F1C89">
          <w:type w:val="continuous"/>
          <w:pgSz w:w="11910" w:h="16840"/>
          <w:pgMar w:top="380" w:right="1200" w:bottom="280" w:left="300" w:header="720" w:footer="720" w:gutter="0"/>
          <w:cols w:space="720"/>
        </w:sectPr>
      </w:pPr>
    </w:p>
    <w:p w14:paraId="4375B22D" w14:textId="77777777" w:rsidR="006F1C89" w:rsidRDefault="005D3991">
      <w:pPr>
        <w:pStyle w:val="Heading1"/>
        <w:spacing w:before="23"/>
      </w:pPr>
      <w:r>
        <w:rPr>
          <w:w w:val="125"/>
        </w:rPr>
        <w:lastRenderedPageBreak/>
        <w:t>Abstract</w:t>
      </w:r>
    </w:p>
    <w:p w14:paraId="154143B0" w14:textId="5F3AC63A" w:rsidR="006F1C89" w:rsidRDefault="005D3991">
      <w:pPr>
        <w:pStyle w:val="BodyText"/>
        <w:spacing w:before="202" w:line="242" w:lineRule="auto"/>
        <w:ind w:left="150" w:right="107"/>
        <w:jc w:val="both"/>
        <w:rPr>
          <w:rFonts w:ascii="Calibri"/>
        </w:rPr>
      </w:pPr>
      <w:r>
        <w:rPr>
          <w:rFonts w:ascii="Calibri"/>
          <w:w w:val="110"/>
        </w:rPr>
        <w:t xml:space="preserve">A </w:t>
      </w:r>
      <w:r>
        <w:rPr>
          <w:rFonts w:ascii="Calibri"/>
        </w:rPr>
        <w:t>substantial proportion of species have a life cycle with at least two distinct stages.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However, explorations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consumer-resource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interactions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seldom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account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stage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structure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within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populations.</w:t>
      </w:r>
      <w:r>
        <w:rPr>
          <w:rFonts w:ascii="Calibri"/>
          <w:spacing w:val="31"/>
        </w:rPr>
        <w:t xml:space="preserve"> </w:t>
      </w:r>
      <w:r>
        <w:rPr>
          <w:rFonts w:ascii="Calibri"/>
        </w:rPr>
        <w:t>Understanding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effect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 xml:space="preserve">of stage structure on community ecology is </w:t>
      </w:r>
      <w:proofErr w:type="gramStart"/>
      <w:r>
        <w:rPr>
          <w:rFonts w:ascii="Calibri"/>
        </w:rPr>
        <w:t>important, and</w:t>
      </w:r>
      <w:proofErr w:type="gramEnd"/>
      <w:r>
        <w:rPr>
          <w:rFonts w:ascii="Calibri"/>
        </w:rPr>
        <w:t xml:space="preserve"> might help elucidate phenomena that have otherwise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been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hard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explain.</w:t>
      </w:r>
      <w:r>
        <w:rPr>
          <w:rFonts w:ascii="Calibri"/>
          <w:spacing w:val="3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thesis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idea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species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coexist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possess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complex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life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cycle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explored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individual-based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discrete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model.</w:t>
      </w:r>
      <w:r>
        <w:rPr>
          <w:rFonts w:ascii="Calibri"/>
          <w:spacing w:val="50"/>
        </w:rPr>
        <w:t xml:space="preserve"> </w:t>
      </w:r>
      <w:r>
        <w:rPr>
          <w:rFonts w:ascii="Calibri"/>
          <w:w w:val="110"/>
        </w:rPr>
        <w:t xml:space="preserve">I </w:t>
      </w:r>
      <w:del w:id="2" w:author="Frank Johansson" w:date="2024-07-24T12:53:00Z">
        <w:r w:rsidDel="00521F95">
          <w:rPr>
            <w:rFonts w:ascii="Calibri"/>
            <w:w w:val="110"/>
          </w:rPr>
          <w:delText xml:space="preserve"> </w:delText>
        </w:r>
      </w:del>
      <w:r>
        <w:rPr>
          <w:rFonts w:ascii="Calibri"/>
        </w:rPr>
        <w:t>compare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coexisting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species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result from evolution in communities with species having simple or having complex life cycles.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Several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niche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widths,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mutation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probabilities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resource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distributions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explored.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results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substantiate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previous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findings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complex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life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cycles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can,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but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do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inherently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lead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coexisting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species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unless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constrained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gradual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evolution.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novel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result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49"/>
        </w:rPr>
        <w:t xml:space="preserve"> </w:t>
      </w:r>
      <w:r w:rsidR="00521F95">
        <w:rPr>
          <w:rFonts w:ascii="Calibri"/>
        </w:rPr>
        <w:t>my</w:t>
      </w:r>
      <w:r w:rsidR="00521F95">
        <w:rPr>
          <w:rFonts w:ascii="Calibri"/>
          <w:spacing w:val="50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when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niche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width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49"/>
        </w:rPr>
        <w:t xml:space="preserve"> </w:t>
      </w:r>
      <w:proofErr w:type="gramStart"/>
      <w:r>
        <w:rPr>
          <w:rFonts w:ascii="Calibri"/>
        </w:rPr>
        <w:t>small</w:t>
      </w:r>
      <w:proofErr w:type="gramEnd"/>
      <w:r>
        <w:rPr>
          <w:rFonts w:ascii="Calibri"/>
          <w:spacing w:val="-4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4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mutation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rate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42"/>
        </w:rPr>
        <w:t xml:space="preserve"> </w:t>
      </w:r>
      <w:r>
        <w:rPr>
          <w:rFonts w:ascii="Calibri"/>
        </w:rPr>
        <w:t>relatively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high,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complex</w:t>
      </w:r>
      <w:r>
        <w:rPr>
          <w:rFonts w:ascii="Calibri"/>
          <w:spacing w:val="42"/>
        </w:rPr>
        <w:t xml:space="preserve"> </w:t>
      </w:r>
      <w:r>
        <w:rPr>
          <w:rFonts w:ascii="Calibri"/>
        </w:rPr>
        <w:t>life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cycles</w:t>
      </w:r>
      <w:r>
        <w:rPr>
          <w:rFonts w:ascii="Calibri"/>
          <w:spacing w:val="42"/>
        </w:rPr>
        <w:t xml:space="preserve"> </w:t>
      </w:r>
      <w:r>
        <w:rPr>
          <w:rFonts w:ascii="Calibri"/>
        </w:rPr>
        <w:t>result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42"/>
        </w:rPr>
        <w:t xml:space="preserve"> </w:t>
      </w:r>
      <w:r>
        <w:rPr>
          <w:rFonts w:ascii="Calibri"/>
        </w:rPr>
        <w:t>species</w:t>
      </w:r>
      <w:r>
        <w:rPr>
          <w:rFonts w:ascii="Calibri"/>
          <w:spacing w:val="42"/>
        </w:rPr>
        <w:t xml:space="preserve"> </w:t>
      </w:r>
      <w:r>
        <w:rPr>
          <w:rFonts w:ascii="Calibri"/>
        </w:rPr>
        <w:t>rich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community</w:t>
      </w:r>
      <w:r>
        <w:rPr>
          <w:rFonts w:ascii="Calibri"/>
          <w:spacing w:val="42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simple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life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cycles.</w:t>
      </w:r>
    </w:p>
    <w:p w14:paraId="03CE7A87" w14:textId="77777777" w:rsidR="006F1C89" w:rsidRDefault="006F1C89">
      <w:pPr>
        <w:spacing w:before="9"/>
        <w:rPr>
          <w:sz w:val="24"/>
        </w:rPr>
      </w:pPr>
    </w:p>
    <w:p w14:paraId="233F3A60" w14:textId="77777777" w:rsidR="006F1C89" w:rsidRDefault="005D3991">
      <w:pPr>
        <w:spacing w:before="1"/>
        <w:ind w:left="150"/>
        <w:rPr>
          <w:b/>
        </w:rPr>
      </w:pPr>
      <w:r>
        <w:rPr>
          <w:b/>
          <w:w w:val="120"/>
        </w:rPr>
        <w:t>Keywords:</w:t>
      </w:r>
    </w:p>
    <w:p w14:paraId="4BAF4A98" w14:textId="77777777" w:rsidR="006F1C89" w:rsidRDefault="005D3991">
      <w:pPr>
        <w:pStyle w:val="BodyText"/>
        <w:spacing w:before="143" w:line="242" w:lineRule="auto"/>
        <w:ind w:left="150" w:right="111"/>
        <w:jc w:val="both"/>
        <w:rPr>
          <w:rFonts w:ascii="Calibri"/>
        </w:rPr>
      </w:pPr>
      <w:r>
        <w:rPr>
          <w:rFonts w:ascii="Calibri"/>
          <w:w w:val="105"/>
        </w:rPr>
        <w:t>Complex life cycles, ontogenetic niche shift, coexistence, adaptive diversification, speciation, immigration, grad-</w:t>
      </w:r>
      <w:r>
        <w:rPr>
          <w:rFonts w:ascii="Calibri"/>
          <w:spacing w:val="1"/>
          <w:w w:val="105"/>
        </w:rPr>
        <w:t xml:space="preserve"> </w:t>
      </w:r>
      <w:proofErr w:type="spellStart"/>
      <w:r>
        <w:rPr>
          <w:rFonts w:ascii="Calibri"/>
          <w:w w:val="105"/>
        </w:rPr>
        <w:t>ual</w:t>
      </w:r>
      <w:proofErr w:type="spellEnd"/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evolution.</w:t>
      </w:r>
    </w:p>
    <w:p w14:paraId="1ECD7B45" w14:textId="77777777" w:rsidR="006F1C89" w:rsidRDefault="006F1C89">
      <w:pPr>
        <w:spacing w:before="5"/>
        <w:rPr>
          <w:sz w:val="29"/>
        </w:rPr>
      </w:pPr>
    </w:p>
    <w:p w14:paraId="4BFEB592" w14:textId="77777777" w:rsidR="006F1C89" w:rsidRDefault="005D3991">
      <w:pPr>
        <w:pStyle w:val="Heading1"/>
      </w:pPr>
      <w:r>
        <w:rPr>
          <w:w w:val="120"/>
        </w:rPr>
        <w:t>Introduction</w:t>
      </w:r>
    </w:p>
    <w:p w14:paraId="05888207" w14:textId="64548FB5" w:rsidR="006F1C89" w:rsidRDefault="00C85944">
      <w:pPr>
        <w:spacing w:before="4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E9BA8DE" wp14:editId="6B061B5C">
                <wp:simplePos x="0" y="0"/>
                <wp:positionH relativeFrom="page">
                  <wp:posOffset>539750</wp:posOffset>
                </wp:positionH>
                <wp:positionV relativeFrom="paragraph">
                  <wp:posOffset>92075</wp:posOffset>
                </wp:positionV>
                <wp:extent cx="6692900" cy="1270"/>
                <wp:effectExtent l="0" t="0" r="0" b="0"/>
                <wp:wrapTopAndBottom/>
                <wp:docPr id="923" name="Freeform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2900" cy="1270"/>
                        </a:xfrm>
                        <a:custGeom>
                          <a:avLst/>
                          <a:gdLst>
                            <a:gd name="T0" fmla="+- 0 850 850"/>
                            <a:gd name="T1" fmla="*/ T0 w 10540"/>
                            <a:gd name="T2" fmla="+- 0 11390 850"/>
                            <a:gd name="T3" fmla="*/ T2 w 105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40">
                              <a:moveTo>
                                <a:pt x="0" y="0"/>
                              </a:moveTo>
                              <a:lnTo>
                                <a:pt x="1054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F489D" id="Freeform 913" o:spid="_x0000_s1026" style="position:absolute;margin-left:42.5pt;margin-top:7.25pt;width:527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" path="m,l10540,e" filled="f" strokeweight=".14042mm">
                <v:path arrowok="t" o:connecttype="custom" o:connectlocs="0,0;6692900,0" o:connectangles="0,0"/>
                <w10:wrap type="topAndBottom" anchorx="page"/>
              </v:shape>
            </w:pict>
          </mc:Fallback>
        </mc:AlternateContent>
      </w:r>
    </w:p>
    <w:p w14:paraId="60F0EDCE" w14:textId="5DA62D4F" w:rsidR="006F1C89" w:rsidRDefault="005D3991">
      <w:pPr>
        <w:pStyle w:val="BodyText"/>
        <w:spacing w:before="72" w:line="242" w:lineRule="auto"/>
        <w:ind w:left="150" w:right="107"/>
        <w:jc w:val="both"/>
        <w:rPr>
          <w:rFonts w:ascii="Calibri"/>
        </w:rPr>
      </w:pPr>
      <w:r>
        <w:rPr>
          <w:rFonts w:ascii="Calibri"/>
        </w:rPr>
        <w:t>Explorations of consumer-resource interactions often assume that all individuals of a given species are essentially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identical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(Miller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Rudolf,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2011).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reality,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case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most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populations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structured.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Many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organisms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undergo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dramatic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change,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such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occupy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separate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niches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succession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during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ontogeny, known as an </w:t>
      </w:r>
      <w:r>
        <w:rPr>
          <w:rFonts w:ascii="Calibri"/>
          <w:i/>
        </w:rPr>
        <w:t xml:space="preserve">ontogenetic niche </w:t>
      </w:r>
      <w:proofErr w:type="gramStart"/>
      <w:r>
        <w:rPr>
          <w:rFonts w:ascii="Calibri"/>
          <w:i/>
        </w:rPr>
        <w:t>shifts</w:t>
      </w:r>
      <w:proofErr w:type="gramEnd"/>
      <w:r>
        <w:rPr>
          <w:rFonts w:ascii="Calibri"/>
        </w:rPr>
        <w:t>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Organisms who undergo this process have a </w:t>
      </w:r>
      <w:r>
        <w:rPr>
          <w:rFonts w:ascii="Calibri"/>
          <w:i/>
        </w:rPr>
        <w:t>complex life cycle</w:t>
      </w:r>
      <w:r>
        <w:rPr>
          <w:rFonts w:ascii="Calibri"/>
          <w:i/>
          <w:spacing w:val="1"/>
        </w:rPr>
        <w:t xml:space="preserve"> </w:t>
      </w:r>
      <w:r>
        <w:rPr>
          <w:rFonts w:ascii="Calibri"/>
        </w:rPr>
        <w:t>(Wilbur,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1980).</w:t>
      </w:r>
      <w:r>
        <w:rPr>
          <w:rFonts w:ascii="Calibri"/>
          <w:spacing w:val="51"/>
        </w:rPr>
        <w:t xml:space="preserve"> </w:t>
      </w:r>
      <w:r>
        <w:rPr>
          <w:rFonts w:ascii="Calibri"/>
          <w:w w:val="110"/>
        </w:rPr>
        <w:t xml:space="preserve">I </w:t>
      </w:r>
      <w:r>
        <w:rPr>
          <w:rFonts w:ascii="Calibri"/>
        </w:rPr>
        <w:t>here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refer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organisms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complex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life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cycles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50"/>
        </w:rPr>
        <w:t xml:space="preserve"> </w:t>
      </w:r>
      <w:r>
        <w:rPr>
          <w:rFonts w:ascii="Calibri"/>
          <w:i/>
        </w:rPr>
        <w:t>complex</w:t>
      </w:r>
      <w:r>
        <w:rPr>
          <w:rFonts w:ascii="Calibri"/>
          <w:i/>
          <w:spacing w:val="50"/>
        </w:rPr>
        <w:t xml:space="preserve"> </w:t>
      </w:r>
      <w:r>
        <w:rPr>
          <w:rFonts w:ascii="Calibri"/>
          <w:i/>
        </w:rPr>
        <w:t>organisms</w:t>
      </w:r>
      <w:r>
        <w:rPr>
          <w:rFonts w:ascii="Calibri"/>
        </w:rPr>
        <w:t>,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organisms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do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undergo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ontogenetic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niche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shift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49"/>
        </w:rPr>
        <w:t xml:space="preserve"> </w:t>
      </w:r>
      <w:r>
        <w:rPr>
          <w:rFonts w:ascii="Calibri"/>
          <w:i/>
        </w:rPr>
        <w:t>simple</w:t>
      </w:r>
      <w:r>
        <w:rPr>
          <w:rFonts w:ascii="Calibri"/>
          <w:i/>
          <w:spacing w:val="50"/>
        </w:rPr>
        <w:t xml:space="preserve"> </w:t>
      </w:r>
      <w:r>
        <w:rPr>
          <w:rFonts w:ascii="Calibri"/>
          <w:i/>
        </w:rPr>
        <w:t>organisms</w:t>
      </w:r>
      <w:r>
        <w:rPr>
          <w:rFonts w:ascii="Calibri"/>
        </w:rPr>
        <w:t>.</w:t>
      </w:r>
      <w:r>
        <w:rPr>
          <w:rFonts w:ascii="Calibri"/>
          <w:spacing w:val="51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does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refer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complexity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any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other aspect of the </w:t>
      </w:r>
      <w:proofErr w:type="gramStart"/>
      <w:r>
        <w:rPr>
          <w:rFonts w:ascii="Calibri"/>
        </w:rPr>
        <w:t>organism, and</w:t>
      </w:r>
      <w:proofErr w:type="gramEnd"/>
      <w:r>
        <w:rPr>
          <w:rFonts w:ascii="Calibri"/>
        </w:rPr>
        <w:t xml:space="preserve"> is simply used for the sake of brevity.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Common representatives of complex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organisms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anurans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holometabolous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insects,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taxa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undergo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complete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metamorphosis.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While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understanding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dynamics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taxa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alone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could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itself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considered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noteworthy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pursuit,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been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argued</w:t>
      </w:r>
      <w:r>
        <w:rPr>
          <w:rFonts w:ascii="Calibri"/>
          <w:spacing w:val="47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ontogenetic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niche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shifts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much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widespread,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47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just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limited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species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undergo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metamorphosis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(Werner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Gilliam,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1984).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Werner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(1988)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argued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80%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species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experience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ontogenetic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niche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shift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during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lifetime.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80%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taxa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structure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within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populations,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important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34"/>
        </w:rPr>
        <w:t xml:space="preserve"> </w:t>
      </w:r>
      <w:r w:rsidR="00F947F7">
        <w:rPr>
          <w:rFonts w:ascii="Calibri"/>
        </w:rPr>
        <w:t>explore</w:t>
      </w:r>
      <w:r w:rsidR="00F947F7">
        <w:rPr>
          <w:rFonts w:ascii="Calibri"/>
          <w:spacing w:val="35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affects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predictions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community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ecology.</w:t>
      </w:r>
      <w:r>
        <w:rPr>
          <w:rFonts w:ascii="Calibri"/>
          <w:spacing w:val="17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does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affect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stability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food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webs,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inter-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intraspecific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competition,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species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diversity,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coexistence?</w:t>
      </w:r>
    </w:p>
    <w:p w14:paraId="15DFD892" w14:textId="742D6F80" w:rsidR="006F1C89" w:rsidRDefault="005D3991">
      <w:pPr>
        <w:pStyle w:val="BodyText"/>
        <w:spacing w:line="242" w:lineRule="auto"/>
        <w:ind w:left="150" w:right="106" w:firstLine="338"/>
        <w:jc w:val="both"/>
        <w:rPr>
          <w:rFonts w:ascii="Calibri"/>
        </w:rPr>
      </w:pPr>
      <w:r>
        <w:rPr>
          <w:rFonts w:ascii="Calibri"/>
          <w:b/>
          <w:w w:val="105"/>
        </w:rPr>
        <w:t>Ontogenetic</w:t>
      </w:r>
      <w:r>
        <w:rPr>
          <w:rFonts w:ascii="Calibri"/>
          <w:b/>
          <w:spacing w:val="1"/>
          <w:w w:val="105"/>
        </w:rPr>
        <w:t xml:space="preserve"> </w:t>
      </w:r>
      <w:r>
        <w:rPr>
          <w:rFonts w:ascii="Calibri"/>
          <w:b/>
          <w:w w:val="105"/>
        </w:rPr>
        <w:t>niche</w:t>
      </w:r>
      <w:r>
        <w:rPr>
          <w:rFonts w:ascii="Calibri"/>
          <w:b/>
          <w:spacing w:val="1"/>
          <w:w w:val="105"/>
        </w:rPr>
        <w:t xml:space="preserve"> </w:t>
      </w:r>
      <w:r>
        <w:rPr>
          <w:rFonts w:ascii="Calibri"/>
          <w:b/>
          <w:w w:val="105"/>
        </w:rPr>
        <w:t>shifts</w:t>
      </w:r>
      <w:r>
        <w:rPr>
          <w:rFonts w:ascii="Calibri"/>
          <w:b/>
          <w:spacing w:val="1"/>
          <w:w w:val="105"/>
        </w:rPr>
        <w:t xml:space="preserve"> </w:t>
      </w:r>
      <w:r>
        <w:rPr>
          <w:rFonts w:ascii="Calibri"/>
          <w:w w:val="105"/>
        </w:rPr>
        <w:t>can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be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due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changes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morphology,</w:t>
      </w:r>
      <w:r>
        <w:rPr>
          <w:rFonts w:ascii="Calibri"/>
          <w:spacing w:val="1"/>
          <w:w w:val="105"/>
        </w:rPr>
        <w:t xml:space="preserve"> </w:t>
      </w:r>
      <w:proofErr w:type="spellStart"/>
      <w:r>
        <w:rPr>
          <w:rFonts w:ascii="Calibri"/>
          <w:w w:val="105"/>
        </w:rPr>
        <w:t>behaviour</w:t>
      </w:r>
      <w:proofErr w:type="spellEnd"/>
      <w:r>
        <w:rPr>
          <w:rFonts w:ascii="Calibri"/>
          <w:w w:val="105"/>
        </w:rPr>
        <w:t>,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or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habitat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(Wilbur,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1980).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Generally,</w:t>
      </w:r>
      <w:r>
        <w:rPr>
          <w:rFonts w:ascii="Calibri"/>
          <w:spacing w:val="6"/>
          <w:w w:val="105"/>
        </w:rPr>
        <w:t xml:space="preserve"> </w:t>
      </w:r>
      <w:r>
        <w:rPr>
          <w:rFonts w:ascii="Calibri"/>
          <w:w w:val="105"/>
        </w:rPr>
        <w:t>it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results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an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organism</w:t>
      </w:r>
      <w:r>
        <w:rPr>
          <w:rFonts w:ascii="Calibri"/>
          <w:spacing w:val="50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adapted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48"/>
          <w:w w:val="105"/>
        </w:rPr>
        <w:t xml:space="preserve"> </w:t>
      </w:r>
      <w:r>
        <w:rPr>
          <w:rFonts w:ascii="Calibri"/>
          <w:w w:val="105"/>
        </w:rPr>
        <w:t>at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least</w:t>
      </w:r>
      <w:r>
        <w:rPr>
          <w:rFonts w:ascii="Calibri"/>
          <w:spacing w:val="50"/>
          <w:w w:val="105"/>
        </w:rPr>
        <w:t xml:space="preserve"> </w:t>
      </w:r>
      <w:r>
        <w:rPr>
          <w:rFonts w:ascii="Calibri"/>
          <w:w w:val="105"/>
        </w:rPr>
        <w:t>two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individual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resources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or</w:t>
      </w:r>
      <w:r>
        <w:rPr>
          <w:rFonts w:ascii="Calibri"/>
          <w:spacing w:val="49"/>
          <w:w w:val="105"/>
        </w:rPr>
        <w:t xml:space="preserve"> </w:t>
      </w:r>
      <w:r>
        <w:rPr>
          <w:rFonts w:ascii="Calibri"/>
          <w:w w:val="105"/>
        </w:rPr>
        <w:t>environments.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 xml:space="preserve">Importantly, in organisms with metamorphosis these </w:t>
      </w:r>
      <w:proofErr w:type="gramStart"/>
      <w:r>
        <w:rPr>
          <w:rFonts w:ascii="Calibri"/>
          <w:w w:val="105"/>
        </w:rPr>
        <w:t>adaptions</w:t>
      </w:r>
      <w:proofErr w:type="gramEnd"/>
      <w:r>
        <w:rPr>
          <w:rFonts w:ascii="Calibri"/>
          <w:w w:val="105"/>
        </w:rPr>
        <w:t xml:space="preserve"> can be independent, and can therefore evolve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separately</w:t>
      </w:r>
      <w:r>
        <w:rPr>
          <w:rFonts w:ascii="Calibri"/>
          <w:spacing w:val="-13"/>
          <w:w w:val="105"/>
        </w:rPr>
        <w:t xml:space="preserve"> </w:t>
      </w:r>
      <w:r>
        <w:rPr>
          <w:rFonts w:ascii="Calibri"/>
          <w:w w:val="105"/>
        </w:rPr>
        <w:t>(Sherratt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et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al.,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2017).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Understanding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effect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ontogenetic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niche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shifts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on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ecosystems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important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as</w:t>
      </w:r>
      <w:r>
        <w:rPr>
          <w:rFonts w:ascii="Calibri"/>
          <w:spacing w:val="30"/>
          <w:w w:val="105"/>
        </w:rPr>
        <w:t xml:space="preserve"> </w:t>
      </w:r>
      <w:r>
        <w:rPr>
          <w:rFonts w:ascii="Calibri"/>
          <w:w w:val="105"/>
        </w:rPr>
        <w:t>it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can,</w:t>
      </w:r>
      <w:r>
        <w:rPr>
          <w:rFonts w:ascii="Calibri"/>
          <w:spacing w:val="34"/>
          <w:w w:val="105"/>
        </w:rPr>
        <w:t xml:space="preserve"> </w:t>
      </w:r>
      <w:r>
        <w:rPr>
          <w:rFonts w:ascii="Calibri"/>
          <w:w w:val="105"/>
        </w:rPr>
        <w:t>among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other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things,</w:t>
      </w:r>
      <w:r>
        <w:rPr>
          <w:rFonts w:ascii="Calibri"/>
          <w:spacing w:val="34"/>
          <w:w w:val="105"/>
        </w:rPr>
        <w:t xml:space="preserve"> </w:t>
      </w:r>
      <w:r>
        <w:rPr>
          <w:rFonts w:ascii="Calibri"/>
          <w:w w:val="105"/>
        </w:rPr>
        <w:t>affect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biodiversity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loss.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model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by</w:t>
      </w:r>
      <w:r>
        <w:rPr>
          <w:rFonts w:ascii="Calibri"/>
          <w:spacing w:val="30"/>
          <w:w w:val="105"/>
        </w:rPr>
        <w:t xml:space="preserve"> </w:t>
      </w:r>
      <w:r>
        <w:rPr>
          <w:rFonts w:ascii="Calibri"/>
          <w:w w:val="105"/>
        </w:rPr>
        <w:t>Rudolf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Lafferty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(2011)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argued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food web containing complex organisms was at increased risk of collapsing due secondary extinctions caused by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 xml:space="preserve">species loss. </w:t>
      </w:r>
      <w:proofErr w:type="spellStart"/>
      <w:r>
        <w:rPr>
          <w:rFonts w:ascii="Calibri"/>
          <w:w w:val="105"/>
        </w:rPr>
        <w:t>Mougi</w:t>
      </w:r>
      <w:proofErr w:type="spellEnd"/>
      <w:r>
        <w:rPr>
          <w:rFonts w:ascii="Calibri"/>
          <w:w w:val="105"/>
        </w:rPr>
        <w:t xml:space="preserve"> (2017) reached similar conclusions for small, less connected food webs</w:t>
      </w:r>
      <w:ins w:id="3" w:author="Frank Johansson" w:date="2024-07-24T13:05:00Z">
        <w:r w:rsidR="00F947F7">
          <w:rPr>
            <w:rFonts w:ascii="Calibri"/>
            <w:w w:val="105"/>
          </w:rPr>
          <w:t>,</w:t>
        </w:r>
      </w:ins>
      <w:r>
        <w:rPr>
          <w:rFonts w:ascii="Calibri"/>
          <w:w w:val="105"/>
        </w:rPr>
        <w:t xml:space="preserve"> but interestingly also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found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introduction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complex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into</w:t>
      </w:r>
      <w:r>
        <w:rPr>
          <w:rFonts w:ascii="Calibri"/>
          <w:spacing w:val="-3"/>
          <w:w w:val="105"/>
        </w:rPr>
        <w:t xml:space="preserve"> </w:t>
      </w:r>
      <w:proofErr w:type="gramStart"/>
      <w:r>
        <w:rPr>
          <w:rFonts w:ascii="Calibri"/>
          <w:w w:val="105"/>
        </w:rPr>
        <w:t>large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interconnected</w:t>
      </w:r>
      <w:proofErr w:type="gramEnd"/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food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webs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increased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stability.</w:t>
      </w:r>
      <w:r>
        <w:rPr>
          <w:rFonts w:ascii="Calibri"/>
          <w:spacing w:val="22"/>
          <w:w w:val="105"/>
        </w:rPr>
        <w:t xml:space="preserve"> </w:t>
      </w:r>
      <w:r>
        <w:rPr>
          <w:rFonts w:ascii="Calibri"/>
          <w:w w:val="105"/>
        </w:rPr>
        <w:t>Complex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life cycles can also effectively couple ecosystems that might otherwise be considered separate, as an effect on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one life stage can affect the ecosystem where the other life stage resides (Schreiber and Rudolf, 2008).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It has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also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been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proposed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ontogenetic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niche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shifts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could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increase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number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can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coexist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within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a community.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One argument by Wilbur (1980) was that complex organisms might promote species diversity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because stable coexistence of two species can be achieved through niche partitioning in only one of the life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stages.</w:t>
      </w:r>
      <w:r>
        <w:rPr>
          <w:rFonts w:ascii="Calibri"/>
          <w:spacing w:val="53"/>
          <w:w w:val="105"/>
        </w:rPr>
        <w:t xml:space="preserve"> </w:t>
      </w:r>
      <w:r>
        <w:rPr>
          <w:rFonts w:ascii="Calibri"/>
          <w:w w:val="105"/>
        </w:rPr>
        <w:t xml:space="preserve">For example, </w:t>
      </w:r>
      <w:del w:id="4" w:author="Frank Johansson" w:date="2024-07-24T13:06:00Z">
        <w:r w:rsidDel="00F947F7">
          <w:rPr>
            <w:rFonts w:ascii="Calibri"/>
            <w:w w:val="105"/>
          </w:rPr>
          <w:delText xml:space="preserve"> </w:delText>
        </w:r>
      </w:del>
      <w:r>
        <w:rPr>
          <w:rFonts w:ascii="Calibri"/>
          <w:w w:val="105"/>
        </w:rPr>
        <w:t>if the juvenile stage has a competitive advantage in one of the species,</w:t>
      </w:r>
      <w:del w:id="5" w:author="Frank Johansson" w:date="2024-07-24T13:07:00Z">
        <w:r w:rsidDel="00F947F7">
          <w:rPr>
            <w:rFonts w:ascii="Calibri"/>
            <w:w w:val="105"/>
          </w:rPr>
          <w:delText xml:space="preserve"> </w:delText>
        </w:r>
      </w:del>
      <w:r>
        <w:rPr>
          <w:rFonts w:ascii="Calibri"/>
          <w:w w:val="105"/>
        </w:rPr>
        <w:t xml:space="preserve"> and the adult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stage has a competitive advantage in the other.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Many authors have investigated this idea</w:t>
      </w:r>
      <w:r w:rsidR="00F947F7">
        <w:rPr>
          <w:rFonts w:ascii="Calibri"/>
          <w:w w:val="105"/>
        </w:rPr>
        <w:t xml:space="preserve">, and </w:t>
      </w:r>
      <w:r w:rsidR="00F947F7">
        <w:rPr>
          <w:rFonts w:ascii="Calibri"/>
          <w:spacing w:val="1"/>
          <w:w w:val="105"/>
        </w:rPr>
        <w:t xml:space="preserve">one study, </w:t>
      </w:r>
      <w:proofErr w:type="spellStart"/>
      <w:r>
        <w:rPr>
          <w:rFonts w:ascii="Calibri"/>
          <w:w w:val="105"/>
        </w:rPr>
        <w:t>Loreau</w:t>
      </w:r>
      <w:proofErr w:type="spellEnd"/>
      <w:r>
        <w:rPr>
          <w:rFonts w:ascii="Calibri"/>
          <w:w w:val="105"/>
        </w:rPr>
        <w:t xml:space="preserve"> and </w:t>
      </w:r>
      <w:proofErr w:type="spellStart"/>
      <w:r>
        <w:rPr>
          <w:rFonts w:ascii="Calibri"/>
          <w:w w:val="105"/>
        </w:rPr>
        <w:t>Ebenhoh</w:t>
      </w:r>
      <w:proofErr w:type="spellEnd"/>
      <w:r>
        <w:rPr>
          <w:rFonts w:ascii="Calibri"/>
          <w:w w:val="105"/>
        </w:rPr>
        <w:t xml:space="preserve"> (1994) explored this analytically using a model where two organisms feed on the same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resource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each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respective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stage.</w:t>
      </w:r>
      <w:r>
        <w:rPr>
          <w:rFonts w:ascii="Calibri"/>
          <w:spacing w:val="41"/>
          <w:w w:val="105"/>
        </w:rPr>
        <w:t xml:space="preserve"> </w:t>
      </w:r>
      <w:r>
        <w:rPr>
          <w:rFonts w:ascii="Calibri"/>
          <w:w w:val="105"/>
        </w:rPr>
        <w:t>They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concluded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coexistence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this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way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was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possible.</w:t>
      </w:r>
      <w:r>
        <w:rPr>
          <w:rFonts w:ascii="Calibri"/>
          <w:spacing w:val="41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evolution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of</w:t>
      </w:r>
    </w:p>
    <w:p w14:paraId="47841F9F" w14:textId="77777777" w:rsidR="006F1C89" w:rsidRDefault="006F1C89">
      <w:pPr>
        <w:spacing w:line="242" w:lineRule="auto"/>
        <w:jc w:val="both"/>
        <w:sectPr w:rsidR="006F1C89">
          <w:footerReference w:type="default" r:id="rId13"/>
          <w:pgSz w:w="12240" w:h="15840"/>
          <w:pgMar w:top="780" w:right="740" w:bottom="400" w:left="700" w:header="0" w:footer="216" w:gutter="0"/>
          <w:pgNumType w:start="1"/>
          <w:cols w:space="720"/>
        </w:sectPr>
      </w:pPr>
    </w:p>
    <w:p w14:paraId="32BDF4A6" w14:textId="77777777" w:rsidR="006F1C89" w:rsidRDefault="005D3991">
      <w:pPr>
        <w:pStyle w:val="BodyText"/>
        <w:spacing w:before="40" w:line="242" w:lineRule="auto"/>
        <w:ind w:left="150" w:right="10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lastRenderedPageBreak/>
        <w:t>complete metamorphosis has been argued to contribute to the vast diversity among Hexapoda (Rainford et al.,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2014), which gives empirical support for the idea that ontogenetic niche shifts can promote species richness.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Others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have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suggested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evolution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an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ontogenetic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niche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shifts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can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allow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with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an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overall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weaker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competitive ability to coexist with stronger competitors (</w:t>
      </w:r>
      <w:proofErr w:type="spellStart"/>
      <w:r>
        <w:rPr>
          <w:rFonts w:ascii="Calibri" w:hAnsi="Calibri"/>
          <w:w w:val="105"/>
        </w:rPr>
        <w:t>Bassar</w:t>
      </w:r>
      <w:proofErr w:type="spellEnd"/>
      <w:r>
        <w:rPr>
          <w:rFonts w:ascii="Calibri" w:hAnsi="Calibri"/>
          <w:w w:val="105"/>
        </w:rPr>
        <w:t xml:space="preserve"> et al., 2017). This was explored empirically by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Anaya-Rojas et al. (2023) who compared the level of ontogenetic niche shift in killifish and guppies and found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partial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support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20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Bassar</w:t>
      </w:r>
      <w:proofErr w:type="spellEnd"/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et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al.’s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theory.</w:t>
      </w:r>
    </w:p>
    <w:p w14:paraId="3C5F4EA2" w14:textId="77777777" w:rsidR="006F1C89" w:rsidRDefault="005D3991">
      <w:pPr>
        <w:pStyle w:val="BodyText"/>
        <w:spacing w:line="242" w:lineRule="auto"/>
        <w:ind w:left="150" w:right="107" w:firstLine="338"/>
        <w:jc w:val="both"/>
        <w:rPr>
          <w:rFonts w:ascii="Calibri"/>
        </w:rPr>
      </w:pPr>
      <w:r>
        <w:rPr>
          <w:rFonts w:ascii="Calibri"/>
          <w:w w:val="105"/>
        </w:rPr>
        <w:t>One of the basic principles of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b/>
          <w:w w:val="105"/>
        </w:rPr>
        <w:t xml:space="preserve">species coexistence </w:t>
      </w:r>
      <w:r>
        <w:rPr>
          <w:rFonts w:ascii="Calibri"/>
          <w:w w:val="105"/>
        </w:rPr>
        <w:t>has long been that intraspecific competition must be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greater than interspecific competition. This means that a species must depress its own growth more than others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when increasing in density.   Chesson (2000) more concretely split the factors promoting species coexistence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into equalizing and stabilizing ones.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Equalizing factors facilitates coexistence by making species more equal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competitors which makes the effect of competition slower. </w:t>
      </w:r>
      <w:proofErr w:type="gramStart"/>
      <w:r>
        <w:rPr>
          <w:rFonts w:ascii="Calibri"/>
          <w:w w:val="105"/>
        </w:rPr>
        <w:t>But,</w:t>
      </w:r>
      <w:proofErr w:type="gramEnd"/>
      <w:r>
        <w:rPr>
          <w:rFonts w:ascii="Calibri"/>
          <w:w w:val="105"/>
        </w:rPr>
        <w:t xml:space="preserve"> stabilizing factors are required to actually make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coexistence possible in the long run. A possible stabilizing factor in organisms with an ontogenetic niche shift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would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be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mainly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being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limited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by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resource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stage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which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it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14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worse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competitor.</w:t>
      </w:r>
    </w:p>
    <w:p w14:paraId="2F587DE3" w14:textId="5B569183" w:rsidR="006F1C89" w:rsidRDefault="005D3991">
      <w:pPr>
        <w:pStyle w:val="BodyText"/>
        <w:spacing w:line="242" w:lineRule="auto"/>
        <w:ind w:left="150" w:right="106" w:firstLine="33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 xml:space="preserve">While discussing coexistence it </w:t>
      </w:r>
      <w:r w:rsidR="00C85944">
        <w:rPr>
          <w:rFonts w:ascii="Calibri" w:hAnsi="Calibri"/>
          <w:w w:val="105"/>
        </w:rPr>
        <w:t xml:space="preserve">seems nearly inevitable to encounter </w:t>
      </w:r>
      <w:r>
        <w:rPr>
          <w:rFonts w:ascii="Calibri" w:hAnsi="Calibri"/>
          <w:w w:val="105"/>
        </w:rPr>
        <w:t>upon the topic of limiting similarity.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 idea is that there is a limit to how similar species that coexist can be. This topic has been revisited many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times</w:t>
      </w:r>
      <w:r w:rsidR="00C85944">
        <w:rPr>
          <w:rFonts w:ascii="Calibri" w:hAnsi="Calibri"/>
          <w:w w:val="105"/>
        </w:rPr>
        <w:t>, and</w:t>
      </w:r>
      <w:r>
        <w:rPr>
          <w:rFonts w:ascii="Calibri" w:hAnsi="Calibri"/>
          <w:w w:val="105"/>
        </w:rPr>
        <w:t xml:space="preserve"> it is now widely agreed upon that the region of coexistence in parameter space decreases with decreasing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7"/>
        </w:rPr>
        <w:t>ni</w:t>
      </w:r>
      <w:r>
        <w:rPr>
          <w:rFonts w:ascii="Calibri" w:hAnsi="Calibri"/>
          <w:spacing w:val="-6"/>
          <w:w w:val="107"/>
        </w:rPr>
        <w:t>c</w:t>
      </w:r>
      <w:r>
        <w:rPr>
          <w:rFonts w:ascii="Calibri" w:hAnsi="Calibri"/>
          <w:w w:val="96"/>
        </w:rPr>
        <w:t>he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102"/>
        </w:rPr>
        <w:t>separation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110"/>
        </w:rPr>
        <w:t>(Abrams,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98"/>
        </w:rPr>
        <w:t>1983;</w:t>
      </w:r>
      <w:r>
        <w:rPr>
          <w:rFonts w:ascii="Calibri" w:hAnsi="Calibri"/>
          <w:spacing w:val="18"/>
        </w:rPr>
        <w:t xml:space="preserve"> </w:t>
      </w:r>
      <w:proofErr w:type="spellStart"/>
      <w:r>
        <w:rPr>
          <w:rFonts w:ascii="Calibri" w:hAnsi="Calibri"/>
          <w:w w:val="101"/>
        </w:rPr>
        <w:t>Mes</w:t>
      </w:r>
      <w:r>
        <w:rPr>
          <w:rFonts w:ascii="Calibri" w:hAnsi="Calibri"/>
          <w:spacing w:val="-6"/>
          <w:w w:val="101"/>
        </w:rPr>
        <w:t>z</w:t>
      </w:r>
      <w:r>
        <w:rPr>
          <w:rFonts w:ascii="Calibri" w:hAnsi="Calibri"/>
          <w:spacing w:val="-103"/>
          <w:w w:val="169"/>
        </w:rPr>
        <w:t>´</w:t>
      </w:r>
      <w:r>
        <w:rPr>
          <w:rFonts w:ascii="Calibri" w:hAnsi="Calibri"/>
          <w:w w:val="98"/>
        </w:rPr>
        <w:t>ena</w:t>
      </w:r>
      <w:proofErr w:type="spellEnd"/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99"/>
        </w:rPr>
        <w:t>et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109"/>
        </w:rPr>
        <w:t>al.,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98"/>
        </w:rPr>
        <w:t>2006;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108"/>
        </w:rPr>
        <w:t>Abrams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104"/>
        </w:rPr>
        <w:t>and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104"/>
        </w:rPr>
        <w:t>Rueffler,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102"/>
        </w:rPr>
        <w:t>2009).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w w:val="118"/>
        </w:rPr>
        <w:t>This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101"/>
        </w:rPr>
        <w:t>means,</w:t>
      </w:r>
      <w:r>
        <w:rPr>
          <w:rFonts w:ascii="Calibri" w:hAnsi="Calibri"/>
          <w:spacing w:val="19"/>
        </w:rPr>
        <w:t xml:space="preserve"> </w:t>
      </w:r>
      <w:r>
        <w:rPr>
          <w:rFonts w:ascii="Calibri" w:hAnsi="Calibri"/>
          <w:w w:val="107"/>
        </w:rPr>
        <w:t>if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102"/>
        </w:rPr>
        <w:t>s</w:t>
      </w:r>
      <w:r>
        <w:rPr>
          <w:rFonts w:ascii="Calibri" w:hAnsi="Calibri"/>
          <w:spacing w:val="6"/>
          <w:w w:val="102"/>
        </w:rPr>
        <w:t>p</w:t>
      </w:r>
      <w:r>
        <w:rPr>
          <w:rFonts w:ascii="Calibri" w:hAnsi="Calibri"/>
          <w:w w:val="97"/>
        </w:rPr>
        <w:t>ecies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  <w:w w:val="104"/>
        </w:rPr>
        <w:t>h</w:t>
      </w:r>
      <w:r>
        <w:rPr>
          <w:rFonts w:ascii="Calibri" w:hAnsi="Calibri"/>
          <w:spacing w:val="-6"/>
          <w:w w:val="104"/>
        </w:rPr>
        <w:t>a</w:t>
      </w:r>
      <w:r>
        <w:rPr>
          <w:rFonts w:ascii="Calibri" w:hAnsi="Calibri"/>
          <w:spacing w:val="-6"/>
          <w:w w:val="115"/>
        </w:rPr>
        <w:t>v</w:t>
      </w:r>
      <w:r>
        <w:rPr>
          <w:rFonts w:ascii="Calibri" w:hAnsi="Calibri"/>
          <w:w w:val="88"/>
        </w:rPr>
        <w:t xml:space="preserve">e </w:t>
      </w:r>
      <w:r>
        <w:rPr>
          <w:rFonts w:ascii="Calibri" w:hAnsi="Calibri"/>
          <w:w w:val="105"/>
        </w:rPr>
        <w:t xml:space="preserve">smaller niches, </w:t>
      </w:r>
      <w:del w:id="6" w:author="Frank Johansson" w:date="2024-07-24T13:20:00Z">
        <w:r w:rsidDel="00C85944">
          <w:rPr>
            <w:rFonts w:ascii="Calibri" w:hAnsi="Calibri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 xml:space="preserve">more species can coexist.   This naturally leads to the question </w:t>
      </w:r>
      <w:r w:rsidR="00C85944">
        <w:rPr>
          <w:rFonts w:ascii="Calibri" w:hAnsi="Calibri"/>
          <w:w w:val="105"/>
        </w:rPr>
        <w:t xml:space="preserve">whether </w:t>
      </w:r>
      <w:r>
        <w:rPr>
          <w:rFonts w:ascii="Calibri" w:hAnsi="Calibri"/>
          <w:w w:val="105"/>
        </w:rPr>
        <w:t>small niche widths or large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niche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widths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are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more</w:t>
      </w:r>
      <w:r>
        <w:rPr>
          <w:rFonts w:ascii="Calibri" w:hAnsi="Calibri"/>
          <w:spacing w:val="8"/>
          <w:w w:val="105"/>
        </w:rPr>
        <w:t xml:space="preserve"> </w:t>
      </w:r>
      <w:r w:rsidR="00C85944">
        <w:rPr>
          <w:rFonts w:ascii="Calibri" w:hAnsi="Calibri"/>
          <w:w w:val="105"/>
        </w:rPr>
        <w:t>favorable</w:t>
      </w:r>
      <w:r>
        <w:rPr>
          <w:rFonts w:ascii="Calibri" w:hAnsi="Calibri"/>
          <w:w w:val="105"/>
        </w:rPr>
        <w:t>.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Ackermann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8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Doebeli</w:t>
      </w:r>
      <w:proofErr w:type="spellEnd"/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(2004)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created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where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could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evolve</w:t>
      </w:r>
      <w:r>
        <w:rPr>
          <w:rFonts w:ascii="Calibri" w:hAnsi="Calibri"/>
          <w:spacing w:val="-49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30"/>
          <w:w w:val="105"/>
        </w:rPr>
        <w:t xml:space="preserve"> </w:t>
      </w:r>
      <w:r>
        <w:rPr>
          <w:rFonts w:ascii="Calibri" w:hAnsi="Calibri"/>
          <w:w w:val="105"/>
        </w:rPr>
        <w:t>narrower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or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wider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niche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width.</w:t>
      </w:r>
      <w:r>
        <w:rPr>
          <w:rFonts w:ascii="Calibri" w:hAnsi="Calibri"/>
          <w:spacing w:val="35"/>
          <w:w w:val="105"/>
        </w:rPr>
        <w:t xml:space="preserve"> </w:t>
      </w:r>
      <w:r>
        <w:rPr>
          <w:rFonts w:ascii="Calibri" w:hAnsi="Calibri"/>
          <w:w w:val="105"/>
        </w:rPr>
        <w:t>They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made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it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so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30"/>
          <w:w w:val="105"/>
        </w:rPr>
        <w:t xml:space="preserve"> </w:t>
      </w:r>
      <w:r>
        <w:rPr>
          <w:rFonts w:ascii="Calibri" w:hAnsi="Calibri"/>
          <w:w w:val="105"/>
        </w:rPr>
        <w:t>cost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widen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its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niche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width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was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a decrease in efficiency for the resources that it could consume.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Their results showed that if the total rate of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resource uptake is reduced by widening the niche it becomes a detriment for a species to evolve it. While this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might not seem too surprising, it exemplifies the point that a species will generally evolve as wide a niche width</w:t>
      </w:r>
      <w:r>
        <w:rPr>
          <w:rFonts w:ascii="Calibri" w:hAnsi="Calibri"/>
          <w:spacing w:val="1"/>
          <w:w w:val="105"/>
        </w:rPr>
        <w:t xml:space="preserve"> </w:t>
      </w:r>
      <w:ins w:id="7" w:author="Frank Johansson" w:date="2024-07-24T13:22:00Z">
        <w:r w:rsidR="00C85944">
          <w:rPr>
            <w:rFonts w:ascii="Calibri" w:hAnsi="Calibri"/>
            <w:spacing w:val="1"/>
            <w:w w:val="105"/>
          </w:rPr>
          <w:t>“</w:t>
        </w:r>
      </w:ins>
      <w:r>
        <w:rPr>
          <w:rFonts w:ascii="Calibri" w:hAnsi="Calibri"/>
          <w:w w:val="105"/>
        </w:rPr>
        <w:t xml:space="preserve">as </w:t>
      </w:r>
      <w:del w:id="8" w:author="Frank Johansson" w:date="2024-07-24T13:21:00Z">
        <w:r w:rsidDel="00C85944">
          <w:rPr>
            <w:rFonts w:ascii="Calibri" w:hAnsi="Calibri"/>
            <w:w w:val="105"/>
          </w:rPr>
          <w:delText>”</w:delText>
        </w:r>
      </w:del>
      <w:r>
        <w:rPr>
          <w:rFonts w:ascii="Calibri" w:hAnsi="Calibri"/>
          <w:w w:val="105"/>
        </w:rPr>
        <w:t>possible” as long as the increased types of resources that it can consume are not less than the loss of the</w:t>
      </w:r>
      <w:r>
        <w:rPr>
          <w:rFonts w:ascii="Calibri" w:hAnsi="Calibri"/>
          <w:spacing w:val="1"/>
          <w:w w:val="105"/>
        </w:rPr>
        <w:t xml:space="preserve"> </w:t>
      </w:r>
      <w:proofErr w:type="gramStart"/>
      <w:r>
        <w:rPr>
          <w:rFonts w:ascii="Calibri" w:hAnsi="Calibri"/>
          <w:w w:val="105"/>
        </w:rPr>
        <w:t>amount</w:t>
      </w:r>
      <w:proofErr w:type="gramEnd"/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resources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it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already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could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consume.</w:t>
      </w:r>
    </w:p>
    <w:p w14:paraId="70E2298E" w14:textId="0EBD2283" w:rsidR="006F1C89" w:rsidRDefault="005D3991">
      <w:pPr>
        <w:pStyle w:val="BodyText"/>
        <w:spacing w:line="242" w:lineRule="auto"/>
        <w:ind w:left="150" w:right="108" w:firstLine="33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A recent model by Saltini et al. (2023) compared the number of coexisting species between simple- or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complex organisms when communities resulted from either gradual evolution or immigration. They show that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while complex life cycles could lead to higher species diversity, it did not do so through gradual evolution unless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at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least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one</w:t>
      </w:r>
      <w:r>
        <w:rPr>
          <w:rFonts w:ascii="Calibri" w:hAnsi="Calibri"/>
          <w:spacing w:val="34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stages</w:t>
      </w:r>
      <w:r>
        <w:rPr>
          <w:rFonts w:ascii="Calibri" w:hAnsi="Calibri"/>
          <w:spacing w:val="34"/>
          <w:w w:val="105"/>
        </w:rPr>
        <w:t xml:space="preserve"> </w:t>
      </w:r>
      <w:r>
        <w:rPr>
          <w:rFonts w:ascii="Calibri" w:hAnsi="Calibri"/>
          <w:w w:val="105"/>
        </w:rPr>
        <w:t>had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narrower</w:t>
      </w:r>
      <w:r>
        <w:rPr>
          <w:rFonts w:ascii="Calibri" w:hAnsi="Calibri"/>
          <w:spacing w:val="34"/>
          <w:w w:val="105"/>
        </w:rPr>
        <w:t xml:space="preserve"> </w:t>
      </w:r>
      <w:r>
        <w:rPr>
          <w:rFonts w:ascii="Calibri" w:hAnsi="Calibri"/>
          <w:w w:val="105"/>
        </w:rPr>
        <w:t>niche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width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than</w:t>
      </w:r>
      <w:r>
        <w:rPr>
          <w:rFonts w:ascii="Calibri" w:hAnsi="Calibri"/>
          <w:spacing w:val="34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simple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organism.</w:t>
      </w:r>
      <w:r>
        <w:rPr>
          <w:rFonts w:ascii="Calibri" w:hAnsi="Calibri"/>
          <w:spacing w:val="43"/>
          <w:w w:val="105"/>
        </w:rPr>
        <w:t xml:space="preserve"> </w:t>
      </w:r>
      <w:r>
        <w:rPr>
          <w:rFonts w:ascii="Calibri" w:hAnsi="Calibri"/>
          <w:w w:val="105"/>
        </w:rPr>
        <w:t>Thus,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complex</w:t>
      </w:r>
      <w:r>
        <w:rPr>
          <w:rFonts w:ascii="Calibri" w:hAnsi="Calibri"/>
          <w:spacing w:val="33"/>
          <w:w w:val="105"/>
        </w:rPr>
        <w:t xml:space="preserve"> </w:t>
      </w:r>
      <w:r>
        <w:rPr>
          <w:rFonts w:ascii="Calibri" w:hAnsi="Calibri"/>
          <w:w w:val="105"/>
        </w:rPr>
        <w:t>life</w:t>
      </w:r>
      <w:r>
        <w:rPr>
          <w:rFonts w:ascii="Calibri" w:hAnsi="Calibri"/>
          <w:spacing w:val="34"/>
          <w:w w:val="105"/>
        </w:rPr>
        <w:t xml:space="preserve"> </w:t>
      </w:r>
      <w:r>
        <w:rPr>
          <w:rFonts w:ascii="Calibri" w:hAnsi="Calibri"/>
          <w:w w:val="105"/>
        </w:rPr>
        <w:t>cycles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did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not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inherently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lead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more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coexisting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species.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While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there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were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more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could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coexist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within</w:t>
      </w:r>
      <w:r>
        <w:rPr>
          <w:rFonts w:ascii="Calibri" w:hAnsi="Calibri"/>
          <w:spacing w:val="-50"/>
          <w:w w:val="105"/>
        </w:rPr>
        <w:t xml:space="preserve"> </w:t>
      </w:r>
      <w:ins w:id="9" w:author="Frank Johansson" w:date="2024-07-24T13:23:00Z">
        <w:r w:rsidR="00C85944">
          <w:rPr>
            <w:rFonts w:ascii="Calibri" w:hAnsi="Calibri"/>
            <w:spacing w:val="-50"/>
            <w:w w:val="105"/>
          </w:rPr>
          <w:t>“</w:t>
        </w:r>
      </w:ins>
      <w:ins w:id="10" w:author="Izabel Eriksson Reuterborg" w:date="2024-07-29T05:53:00Z" w16du:dateUtc="2024-07-29T03:53:00Z">
        <w:r w:rsidR="00A75A87">
          <w:rPr>
            <w:rFonts w:ascii="Calibri" w:hAnsi="Calibri"/>
            <w:spacing w:val="-50"/>
            <w:w w:val="105"/>
          </w:rPr>
          <w:t xml:space="preserve"> </w:t>
        </w:r>
      </w:ins>
      <w:r>
        <w:rPr>
          <w:rFonts w:ascii="Calibri" w:hAnsi="Calibri"/>
          <w:w w:val="105"/>
        </w:rPr>
        <w:t>a complex” community, these could not be reached when phenotypic change is constrained to be small.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If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immigration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with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arbitrary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phenotypes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was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used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instead,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higher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diversity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could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be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reached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in communities comprised of complex organisms.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It was only when individuals who invaded could be vastly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different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from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individuals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already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present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population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entire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trait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space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could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be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filled.</w:t>
      </w:r>
    </w:p>
    <w:p w14:paraId="2F61205A" w14:textId="24C93631" w:rsidR="006F1C89" w:rsidRDefault="005D3991">
      <w:pPr>
        <w:pStyle w:val="BodyText"/>
        <w:spacing w:line="242" w:lineRule="auto"/>
        <w:ind w:left="150" w:right="106" w:firstLine="338"/>
        <w:jc w:val="both"/>
        <w:rPr>
          <w:rFonts w:ascii="Calibri"/>
        </w:rPr>
      </w:pPr>
      <w:r>
        <w:rPr>
          <w:rFonts w:ascii="Calibri"/>
          <w:w w:val="105"/>
        </w:rPr>
        <w:t>Another recent model by Vasconcelos et al. (2022) explored evolutionary branching of a consumer with a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complex life cycle where each life stage can feed on two resources.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They found that life cycle complexity can</w:t>
      </w:r>
      <w:r>
        <w:rPr>
          <w:rFonts w:ascii="Calibri"/>
          <w:spacing w:val="1"/>
          <w:w w:val="105"/>
        </w:rPr>
        <w:t xml:space="preserve"> </w:t>
      </w:r>
      <w:r w:rsidR="00986C56">
        <w:rPr>
          <w:rFonts w:ascii="Calibri"/>
          <w:w w:val="105"/>
        </w:rPr>
        <w:t>favor</w:t>
      </w:r>
      <w:r>
        <w:rPr>
          <w:rFonts w:ascii="Calibri"/>
          <w:w w:val="105"/>
        </w:rPr>
        <w:t xml:space="preserve"> diversification and that a trimorphic community could be reached when resources where asymmetrically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distributed.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 trimorphic community is one where three species coexist.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Essentially,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they reached similar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conclusions as Saltini et al. </w:t>
      </w:r>
      <w:r w:rsidR="00986C56">
        <w:rPr>
          <w:rFonts w:ascii="Calibri"/>
          <w:w w:val="105"/>
        </w:rPr>
        <w:t xml:space="preserve">(2023) </w:t>
      </w:r>
      <w:r>
        <w:rPr>
          <w:rFonts w:ascii="Calibri"/>
          <w:w w:val="105"/>
        </w:rPr>
        <w:t>when using a symmetric resource distribution</w:t>
      </w:r>
      <w:r w:rsidR="00986C56">
        <w:rPr>
          <w:rFonts w:ascii="Calibri"/>
          <w:w w:val="105"/>
        </w:rPr>
        <w:t>. I</w:t>
      </w:r>
      <w:r>
        <w:rPr>
          <w:rFonts w:ascii="Calibri"/>
          <w:w w:val="105"/>
        </w:rPr>
        <w:t>n their model this represented only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having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two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community.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However,</w:t>
      </w:r>
      <w:r>
        <w:rPr>
          <w:rFonts w:ascii="Calibri"/>
          <w:spacing w:val="28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result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found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under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asymmetry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did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not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corroborate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Saltini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et al. (2023) results, instead they implied that complex life cycle can inherently lead to higher species diversity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when resources where no longer symmetric.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 lot of research, both theoretical and empirical, has been done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since Wilbur published his seminal article exploring possible effects of having a complex life cycle.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However,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these questions are yet to be fully explored. </w:t>
      </w:r>
      <w:r w:rsidR="00986C56" w:rsidRPr="00986C56">
        <w:t xml:space="preserve"> </w:t>
      </w:r>
      <w:r w:rsidR="00986C56" w:rsidRPr="00986C56">
        <w:rPr>
          <w:rFonts w:ascii="Calibri"/>
          <w:w w:val="105"/>
        </w:rPr>
        <w:t xml:space="preserve">Therefore, exploring the phenomena of ontogenetic niche shifts is still important to gain a deeper understanding of the mechanisms behind coexistence </w:t>
      </w:r>
      <w:r w:rsidR="00986C56">
        <w:rPr>
          <w:rFonts w:ascii="Calibri"/>
          <w:w w:val="105"/>
        </w:rPr>
        <w:t xml:space="preserve">of </w:t>
      </w:r>
      <w:r w:rsidR="00986C56" w:rsidRPr="00986C56">
        <w:rPr>
          <w:rFonts w:ascii="Calibri"/>
          <w:w w:val="105"/>
        </w:rPr>
        <w:t>community assemblages.</w:t>
      </w:r>
    </w:p>
    <w:p w14:paraId="3C22E899" w14:textId="77777777" w:rsidR="006F1C89" w:rsidRDefault="006F1C89">
      <w:pPr>
        <w:spacing w:before="2"/>
        <w:rPr>
          <w:sz w:val="23"/>
        </w:rPr>
      </w:pPr>
    </w:p>
    <w:p w14:paraId="22420F80" w14:textId="77777777" w:rsidR="006F1C89" w:rsidRDefault="005D3991">
      <w:pPr>
        <w:pStyle w:val="Heading2"/>
      </w:pPr>
      <w:r>
        <w:rPr>
          <w:w w:val="115"/>
        </w:rPr>
        <w:t>Aims</w:t>
      </w:r>
      <w:r>
        <w:rPr>
          <w:spacing w:val="50"/>
          <w:w w:val="115"/>
        </w:rPr>
        <w:t xml:space="preserve"> </w:t>
      </w:r>
      <w:r>
        <w:rPr>
          <w:w w:val="115"/>
        </w:rPr>
        <w:t>and</w:t>
      </w:r>
      <w:r>
        <w:rPr>
          <w:spacing w:val="51"/>
          <w:w w:val="115"/>
        </w:rPr>
        <w:t xml:space="preserve"> </w:t>
      </w:r>
      <w:r>
        <w:rPr>
          <w:w w:val="115"/>
        </w:rPr>
        <w:t>Hypothesis</w:t>
      </w:r>
    </w:p>
    <w:p w14:paraId="5B5953C7" w14:textId="79665488" w:rsidR="006F1C89" w:rsidDel="00986C56" w:rsidRDefault="005D3991">
      <w:pPr>
        <w:rPr>
          <w:del w:id="11" w:author="Frank Johansson" w:date="2024-07-24T13:36:00Z"/>
        </w:rPr>
        <w:pPrChange w:id="12" w:author="Frank Johansson" w:date="2024-07-24T13:35:00Z">
          <w:pPr>
            <w:pStyle w:val="BodyText"/>
            <w:spacing w:before="138" w:line="242" w:lineRule="auto"/>
            <w:ind w:left="150" w:right="109"/>
            <w:jc w:val="both"/>
          </w:pPr>
        </w:pPrChange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thesis,</w:t>
      </w:r>
      <w:r>
        <w:rPr>
          <w:spacing w:val="-5"/>
          <w:w w:val="105"/>
        </w:rPr>
        <w:t xml:space="preserve"> </w:t>
      </w:r>
      <w:r>
        <w:rPr>
          <w:w w:val="115"/>
        </w:rPr>
        <w:t>I</w:t>
      </w:r>
      <w:r>
        <w:rPr>
          <w:spacing w:val="-11"/>
          <w:w w:val="115"/>
        </w:rPr>
        <w:t xml:space="preserve"> </w:t>
      </w:r>
      <w:r>
        <w:rPr>
          <w:w w:val="105"/>
        </w:rPr>
        <w:t>explore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communities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complex</w:t>
      </w:r>
      <w:r>
        <w:rPr>
          <w:spacing w:val="-6"/>
          <w:w w:val="105"/>
        </w:rPr>
        <w:t xml:space="preserve"> </w:t>
      </w:r>
      <w:r>
        <w:rPr>
          <w:w w:val="105"/>
        </w:rPr>
        <w:t>organisms</w:t>
      </w:r>
      <w:r>
        <w:rPr>
          <w:spacing w:val="-6"/>
          <w:w w:val="105"/>
        </w:rPr>
        <w:t xml:space="preserve"> </w:t>
      </w:r>
      <w:r>
        <w:rPr>
          <w:w w:val="105"/>
        </w:rPr>
        <w:t>whose</w:t>
      </w:r>
      <w:r>
        <w:rPr>
          <w:spacing w:val="-6"/>
          <w:w w:val="105"/>
        </w:rPr>
        <w:t xml:space="preserve"> </w:t>
      </w:r>
      <w:r>
        <w:rPr>
          <w:w w:val="105"/>
        </w:rPr>
        <w:t>life</w:t>
      </w:r>
      <w:r>
        <w:rPr>
          <w:spacing w:val="-6"/>
          <w:w w:val="105"/>
        </w:rPr>
        <w:t xml:space="preserve"> </w:t>
      </w:r>
      <w:r>
        <w:rPr>
          <w:w w:val="105"/>
        </w:rPr>
        <w:t>stages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evolve</w:t>
      </w:r>
      <w:r>
        <w:rPr>
          <w:spacing w:val="-6"/>
          <w:w w:val="105"/>
        </w:rPr>
        <w:t xml:space="preserve"> </w:t>
      </w:r>
      <w:r>
        <w:rPr>
          <w:w w:val="105"/>
        </w:rPr>
        <w:t>independently</w:t>
      </w:r>
      <w:r>
        <w:rPr>
          <w:spacing w:val="-6"/>
          <w:w w:val="105"/>
        </w:rPr>
        <w:t xml:space="preserve"> </w:t>
      </w:r>
      <w:r>
        <w:rPr>
          <w:w w:val="105"/>
        </w:rPr>
        <w:t>differ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from communities of simple organisms. </w:t>
      </w:r>
      <w:r>
        <w:rPr>
          <w:w w:val="115"/>
        </w:rPr>
        <w:t xml:space="preserve">I </w:t>
      </w:r>
      <w:r>
        <w:rPr>
          <w:w w:val="105"/>
        </w:rPr>
        <w:t xml:space="preserve">revisit the model by Saltini et al. </w:t>
      </w:r>
      <w:r w:rsidR="00986C56">
        <w:rPr>
          <w:w w:val="105"/>
        </w:rPr>
        <w:t>(2023</w:t>
      </w:r>
      <w:proofErr w:type="gramStart"/>
      <w:r w:rsidR="00986C56">
        <w:rPr>
          <w:w w:val="105"/>
        </w:rPr>
        <w:t xml:space="preserve">), </w:t>
      </w:r>
      <w:r>
        <w:rPr>
          <w:w w:val="105"/>
        </w:rPr>
        <w:t>but</w:t>
      </w:r>
      <w:proofErr w:type="gramEnd"/>
      <w:r>
        <w:rPr>
          <w:w w:val="105"/>
        </w:rPr>
        <w:t xml:space="preserve"> make several changes that will</w:t>
      </w:r>
      <w:r>
        <w:rPr>
          <w:spacing w:val="1"/>
          <w:w w:val="105"/>
        </w:rPr>
        <w:t xml:space="preserve"> </w:t>
      </w:r>
      <w:r>
        <w:rPr>
          <w:w w:val="105"/>
        </w:rPr>
        <w:t>allow</w:t>
      </w:r>
      <w:r>
        <w:rPr>
          <w:spacing w:val="30"/>
          <w:w w:val="105"/>
        </w:rPr>
        <w:t xml:space="preserve"> </w:t>
      </w:r>
      <w:r>
        <w:rPr>
          <w:w w:val="105"/>
        </w:rPr>
        <w:t>me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investigate</w:t>
      </w:r>
      <w:r>
        <w:rPr>
          <w:spacing w:val="30"/>
          <w:w w:val="105"/>
        </w:rPr>
        <w:t xml:space="preserve"> </w:t>
      </w:r>
      <w:r>
        <w:rPr>
          <w:w w:val="105"/>
        </w:rPr>
        <w:t>arbitrary</w:t>
      </w:r>
      <w:r>
        <w:rPr>
          <w:spacing w:val="31"/>
          <w:w w:val="105"/>
        </w:rPr>
        <w:t xml:space="preserve"> </w:t>
      </w:r>
      <w:r>
        <w:rPr>
          <w:w w:val="105"/>
        </w:rPr>
        <w:t>resource</w:t>
      </w:r>
      <w:r>
        <w:rPr>
          <w:spacing w:val="31"/>
          <w:w w:val="105"/>
        </w:rPr>
        <w:t xml:space="preserve"> </w:t>
      </w:r>
      <w:r>
        <w:rPr>
          <w:w w:val="105"/>
        </w:rPr>
        <w:t>distributions,</w:t>
      </w:r>
      <w:r>
        <w:rPr>
          <w:spacing w:val="34"/>
          <w:w w:val="105"/>
        </w:rPr>
        <w:t xml:space="preserve"> </w:t>
      </w:r>
      <w:r>
        <w:rPr>
          <w:w w:val="105"/>
        </w:rPr>
        <w:t>including</w:t>
      </w:r>
      <w:r>
        <w:rPr>
          <w:spacing w:val="30"/>
          <w:w w:val="105"/>
        </w:rPr>
        <w:t xml:space="preserve"> </w:t>
      </w:r>
      <w:r>
        <w:rPr>
          <w:w w:val="105"/>
        </w:rPr>
        <w:t>asymmetric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multi-modal</w:t>
      </w:r>
      <w:r>
        <w:rPr>
          <w:spacing w:val="30"/>
          <w:w w:val="105"/>
        </w:rPr>
        <w:t xml:space="preserve"> </w:t>
      </w:r>
      <w:r>
        <w:rPr>
          <w:w w:val="105"/>
        </w:rPr>
        <w:t>distributions.</w:t>
      </w:r>
      <w:r w:rsidR="00986C56">
        <w:rPr>
          <w:w w:val="105"/>
        </w:rPr>
        <w:t xml:space="preserve"> </w:t>
      </w:r>
      <w:r>
        <w:rPr>
          <w:spacing w:val="-49"/>
          <w:w w:val="105"/>
        </w:rPr>
        <w:t xml:space="preserve"> </w:t>
      </w:r>
      <w:ins w:id="13" w:author="Frank Johansson" w:date="2024-07-24T13:36:00Z">
        <w:r w:rsidR="00986C56">
          <w:rPr>
            <w:spacing w:val="-49"/>
            <w:w w:val="105"/>
          </w:rPr>
          <w:t xml:space="preserve"> </w:t>
        </w:r>
      </w:ins>
      <w:r>
        <w:rPr>
          <w:w w:val="105"/>
        </w:rPr>
        <w:t>My</w:t>
      </w:r>
      <w:r>
        <w:rPr>
          <w:spacing w:val="26"/>
          <w:w w:val="105"/>
        </w:rPr>
        <w:t xml:space="preserve"> </w:t>
      </w:r>
      <w:r>
        <w:rPr>
          <w:w w:val="105"/>
        </w:rPr>
        <w:t>goal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investigate</w:t>
      </w:r>
      <w:r>
        <w:rPr>
          <w:spacing w:val="27"/>
          <w:w w:val="105"/>
        </w:rPr>
        <w:t xml:space="preserve"> </w:t>
      </w:r>
      <w:r>
        <w:rPr>
          <w:w w:val="105"/>
        </w:rPr>
        <w:t>whether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results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Saltini</w:t>
      </w:r>
      <w:r>
        <w:rPr>
          <w:spacing w:val="27"/>
          <w:w w:val="105"/>
        </w:rPr>
        <w:t xml:space="preserve"> </w:t>
      </w:r>
      <w:r>
        <w:rPr>
          <w:w w:val="105"/>
        </w:rPr>
        <w:t>et</w:t>
      </w:r>
      <w:r>
        <w:rPr>
          <w:spacing w:val="26"/>
          <w:w w:val="105"/>
        </w:rPr>
        <w:t xml:space="preserve"> </w:t>
      </w:r>
      <w:r>
        <w:rPr>
          <w:w w:val="105"/>
        </w:rPr>
        <w:t>al.</w:t>
      </w:r>
      <w:r>
        <w:rPr>
          <w:spacing w:val="22"/>
          <w:w w:val="105"/>
        </w:rPr>
        <w:t xml:space="preserve"> </w:t>
      </w:r>
      <w:r w:rsidR="00986C56">
        <w:rPr>
          <w:spacing w:val="22"/>
          <w:w w:val="105"/>
        </w:rPr>
        <w:t xml:space="preserve">(2023)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robust</w:t>
      </w:r>
      <w:r>
        <w:rPr>
          <w:spacing w:val="26"/>
          <w:w w:val="105"/>
        </w:rPr>
        <w:t xml:space="preserve"> </w:t>
      </w:r>
      <w:r>
        <w:rPr>
          <w:w w:val="105"/>
        </w:rPr>
        <w:t>when</w:t>
      </w:r>
      <w:r>
        <w:rPr>
          <w:spacing w:val="27"/>
          <w:w w:val="105"/>
        </w:rPr>
        <w:t xml:space="preserve"> </w:t>
      </w:r>
      <w:r>
        <w:rPr>
          <w:w w:val="105"/>
        </w:rPr>
        <w:t>no</w:t>
      </w:r>
      <w:r>
        <w:rPr>
          <w:spacing w:val="26"/>
          <w:w w:val="105"/>
        </w:rPr>
        <w:t xml:space="preserve"> </w:t>
      </w:r>
      <w:r>
        <w:rPr>
          <w:w w:val="105"/>
        </w:rPr>
        <w:t>longer</w:t>
      </w:r>
      <w:r>
        <w:rPr>
          <w:spacing w:val="26"/>
          <w:w w:val="105"/>
        </w:rPr>
        <w:t xml:space="preserve"> </w:t>
      </w:r>
      <w:r>
        <w:rPr>
          <w:w w:val="105"/>
        </w:rPr>
        <w:t>constrained</w:t>
      </w:r>
      <w:r>
        <w:rPr>
          <w:spacing w:val="27"/>
          <w:w w:val="105"/>
        </w:rPr>
        <w:t xml:space="preserve"> </w:t>
      </w:r>
      <w:r w:rsidR="005A3D96">
        <w:rPr>
          <w:w w:val="105"/>
        </w:rPr>
        <w:t>by</w:t>
      </w:r>
      <w:ins w:id="14" w:author="Frank Johansson" w:date="2024-07-24T13:36:00Z">
        <w:r w:rsidR="00986C56">
          <w:rPr>
            <w:w w:val="105"/>
          </w:rPr>
          <w:t xml:space="preserve"> </w:t>
        </w:r>
      </w:ins>
    </w:p>
    <w:p w14:paraId="0CEFCE91" w14:textId="0E7A9D3F" w:rsidR="006F1C89" w:rsidDel="00986C56" w:rsidRDefault="006F1C89">
      <w:pPr>
        <w:rPr>
          <w:del w:id="15" w:author="Frank Johansson" w:date="2024-07-24T13:33:00Z"/>
        </w:rPr>
        <w:sectPr w:rsidR="006F1C89" w:rsidDel="00986C56">
          <w:pgSz w:w="12240" w:h="15840"/>
          <w:pgMar w:top="820" w:right="740" w:bottom="400" w:left="700" w:header="0" w:footer="216" w:gutter="0"/>
          <w:cols w:space="720"/>
        </w:sectPr>
        <w:pPrChange w:id="16" w:author="Frank Johansson" w:date="2024-07-24T13:35:00Z">
          <w:pPr>
            <w:spacing w:line="242" w:lineRule="auto"/>
            <w:jc w:val="both"/>
          </w:pPr>
        </w:pPrChange>
      </w:pPr>
    </w:p>
    <w:p w14:paraId="66D438E9" w14:textId="6DA196C5" w:rsidR="006F1C89" w:rsidRDefault="005D3991">
      <w:pPr>
        <w:pPrChange w:id="17" w:author="Frank Johansson" w:date="2024-07-24T13:35:00Z">
          <w:pPr>
            <w:pStyle w:val="BodyText"/>
            <w:spacing w:before="40" w:line="242" w:lineRule="auto"/>
            <w:ind w:left="150" w:right="107"/>
            <w:jc w:val="both"/>
          </w:pPr>
        </w:pPrChange>
      </w:pPr>
      <w:r>
        <w:rPr>
          <w:w w:val="105"/>
        </w:rPr>
        <w:lastRenderedPageBreak/>
        <w:t>using a Gaussian resource distribution and under slightly different mathematical assumptions. Specifically, my</w:t>
      </w:r>
      <w:r>
        <w:rPr>
          <w:spacing w:val="1"/>
          <w:w w:val="105"/>
        </w:rPr>
        <w:t xml:space="preserve"> </w:t>
      </w:r>
      <w:r>
        <w:rPr>
          <w:w w:val="105"/>
        </w:rPr>
        <w:t>model differs in the following ways</w:t>
      </w:r>
      <w:r w:rsidR="005A3D96">
        <w:rPr>
          <w:w w:val="105"/>
        </w:rPr>
        <w:t xml:space="preserve"> from Saltini et al. (2023)</w:t>
      </w:r>
      <w:r>
        <w:rPr>
          <w:w w:val="105"/>
        </w:rPr>
        <w:t>: (i) discrete time consumer population dynamics instead of continuous time</w:t>
      </w:r>
      <w:r>
        <w:rPr>
          <w:spacing w:val="1"/>
          <w:w w:val="105"/>
        </w:rPr>
        <w:t xml:space="preserve"> </w:t>
      </w:r>
      <w:r>
        <w:rPr>
          <w:w w:val="105"/>
        </w:rPr>
        <w:t>population dynamics</w:t>
      </w:r>
      <w:r w:rsidR="005A3D96">
        <w:rPr>
          <w:spacing w:val="1"/>
          <w:w w:val="105"/>
        </w:rPr>
        <w:t xml:space="preserve">, </w:t>
      </w:r>
      <w:r>
        <w:rPr>
          <w:w w:val="105"/>
        </w:rPr>
        <w:t xml:space="preserve">(ii) </w:t>
      </w:r>
      <w:r w:rsidR="005A3D96">
        <w:rPr>
          <w:w w:val="105"/>
        </w:rPr>
        <w:t>n</w:t>
      </w:r>
      <w:r>
        <w:rPr>
          <w:w w:val="105"/>
        </w:rPr>
        <w:t>o logistic resource growth for the resource.</w:t>
      </w:r>
      <w:r>
        <w:rPr>
          <w:spacing w:val="1"/>
          <w:w w:val="105"/>
        </w:rPr>
        <w:t xml:space="preserve"> </w:t>
      </w:r>
      <w:r>
        <w:rPr>
          <w:w w:val="105"/>
        </w:rPr>
        <w:t>Instead, a resource growth model by</w:t>
      </w:r>
      <w:r>
        <w:rPr>
          <w:spacing w:val="1"/>
          <w:w w:val="105"/>
        </w:rPr>
        <w:t xml:space="preserve"> </w:t>
      </w:r>
      <w:r>
        <w:rPr>
          <w:w w:val="105"/>
        </w:rPr>
        <w:t>Schmid et al. (2024) where resources are replenished at the beginning of each season is used. The resources are</w:t>
      </w:r>
      <w:r>
        <w:rPr>
          <w:spacing w:val="-50"/>
          <w:w w:val="105"/>
        </w:rPr>
        <w:t xml:space="preserve"> </w:t>
      </w:r>
      <w:r w:rsidR="005A3D96">
        <w:rPr>
          <w:spacing w:val="-50"/>
          <w:w w:val="105"/>
        </w:rPr>
        <w:t xml:space="preserve">  </w:t>
      </w:r>
      <w:r w:rsidR="005A3D96">
        <w:rPr>
          <w:w w:val="105"/>
        </w:rPr>
        <w:t xml:space="preserve"> then</w:t>
      </w:r>
      <w:r>
        <w:rPr>
          <w:spacing w:val="12"/>
          <w:w w:val="105"/>
        </w:rPr>
        <w:t xml:space="preserve"> </w:t>
      </w:r>
      <w:r>
        <w:rPr>
          <w:w w:val="105"/>
        </w:rPr>
        <w:t>distributed</w:t>
      </w:r>
      <w:r>
        <w:rPr>
          <w:spacing w:val="13"/>
          <w:w w:val="105"/>
        </w:rPr>
        <w:t xml:space="preserve"> </w:t>
      </w:r>
      <w:r>
        <w:rPr>
          <w:w w:val="105"/>
        </w:rPr>
        <w:t>among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consumer</w:t>
      </w:r>
      <w:r>
        <w:rPr>
          <w:spacing w:val="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their</w:t>
      </w:r>
      <w:r>
        <w:rPr>
          <w:spacing w:val="13"/>
          <w:w w:val="105"/>
        </w:rPr>
        <w:t xml:space="preserve"> </w:t>
      </w:r>
      <w:r>
        <w:rPr>
          <w:w w:val="105"/>
        </w:rPr>
        <w:t>feeding</w:t>
      </w:r>
      <w:r>
        <w:rPr>
          <w:spacing w:val="13"/>
          <w:w w:val="105"/>
        </w:rPr>
        <w:t xml:space="preserve"> </w:t>
      </w:r>
      <w:r>
        <w:rPr>
          <w:w w:val="105"/>
        </w:rPr>
        <w:t>efficiency</w:t>
      </w:r>
      <w:r>
        <w:rPr>
          <w:spacing w:val="12"/>
          <w:w w:val="105"/>
        </w:rPr>
        <w:t xml:space="preserve"> </w:t>
      </w:r>
      <w:r>
        <w:rPr>
          <w:w w:val="105"/>
        </w:rPr>
        <w:t>relative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feeding</w:t>
      </w:r>
      <w:r>
        <w:rPr>
          <w:spacing w:val="12"/>
          <w:w w:val="105"/>
        </w:rPr>
        <w:t xml:space="preserve"> </w:t>
      </w:r>
      <w:r>
        <w:rPr>
          <w:w w:val="105"/>
        </w:rPr>
        <w:t>efficiency</w:t>
      </w:r>
      <w:r>
        <w:rPr>
          <w:spacing w:val="-4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all</w:t>
      </w:r>
      <w:r>
        <w:rPr>
          <w:spacing w:val="18"/>
          <w:w w:val="105"/>
        </w:rPr>
        <w:t xml:space="preserve"> </w:t>
      </w:r>
      <w:r>
        <w:rPr>
          <w:w w:val="105"/>
        </w:rPr>
        <w:t>individuals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population.</w:t>
      </w:r>
      <w:r>
        <w:rPr>
          <w:spacing w:val="43"/>
          <w:w w:val="105"/>
        </w:rPr>
        <w:t xml:space="preserve"> </w:t>
      </w:r>
      <w:r>
        <w:rPr>
          <w:w w:val="105"/>
        </w:rPr>
        <w:t>These</w:t>
      </w:r>
      <w:r>
        <w:rPr>
          <w:spacing w:val="19"/>
          <w:w w:val="105"/>
        </w:rPr>
        <w:t xml:space="preserve"> </w:t>
      </w:r>
      <w:r>
        <w:rPr>
          <w:w w:val="105"/>
        </w:rPr>
        <w:t>changes</w:t>
      </w:r>
      <w:r>
        <w:rPr>
          <w:spacing w:val="19"/>
          <w:w w:val="105"/>
        </w:rPr>
        <w:t xml:space="preserve"> </w:t>
      </w:r>
      <w:r>
        <w:rPr>
          <w:w w:val="105"/>
        </w:rPr>
        <w:t>greatly</w:t>
      </w:r>
      <w:r>
        <w:rPr>
          <w:spacing w:val="19"/>
          <w:w w:val="105"/>
        </w:rPr>
        <w:t xml:space="preserve"> </w:t>
      </w:r>
      <w:r>
        <w:rPr>
          <w:w w:val="105"/>
        </w:rPr>
        <w:t>facilitate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numerical</w:t>
      </w:r>
      <w:r>
        <w:rPr>
          <w:spacing w:val="19"/>
          <w:w w:val="105"/>
        </w:rPr>
        <w:t xml:space="preserve"> </w:t>
      </w:r>
      <w:r>
        <w:rPr>
          <w:w w:val="105"/>
        </w:rPr>
        <w:t>analysis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model.</w:t>
      </w:r>
    </w:p>
    <w:p w14:paraId="7698313C" w14:textId="77777777" w:rsidR="006F1C89" w:rsidRDefault="005D3991">
      <w:pPr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4AA3639" wp14:editId="00EF0001">
            <wp:simplePos x="0" y="0"/>
            <wp:positionH relativeFrom="page">
              <wp:posOffset>1041908</wp:posOffset>
            </wp:positionH>
            <wp:positionV relativeFrom="paragraph">
              <wp:posOffset>141261</wp:posOffset>
            </wp:positionV>
            <wp:extent cx="5518880" cy="280835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880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5CEE5" w14:textId="4F04F9CD" w:rsidR="006F1C89" w:rsidRDefault="005D3991">
      <w:pPr>
        <w:spacing w:before="152"/>
        <w:ind w:left="150" w:right="107"/>
        <w:jc w:val="both"/>
        <w:rPr>
          <w:sz w:val="18"/>
        </w:rPr>
      </w:pPr>
      <w:r>
        <w:rPr>
          <w:b/>
          <w:w w:val="110"/>
          <w:sz w:val="18"/>
        </w:rPr>
        <w:t>Figure 1:</w:t>
      </w:r>
      <w:r>
        <w:rPr>
          <w:b/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 illustration of the simple life cycle and the complex life cycle.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Organisms with a simple life cycle have one set of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resources which it can specialize </w:t>
      </w:r>
      <w:proofErr w:type="gramStart"/>
      <w:r w:rsidR="002F1FC2">
        <w:rPr>
          <w:w w:val="110"/>
          <w:sz w:val="18"/>
        </w:rPr>
        <w:t>on</w:t>
      </w:r>
      <w:proofErr w:type="gramEnd"/>
      <w:r>
        <w:rPr>
          <w:w w:val="110"/>
          <w:sz w:val="18"/>
        </w:rPr>
        <w:t>, while organisms with a complex life cycle can specialize both as a juvenile and as an adult. All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resources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within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model</w:t>
      </w:r>
      <w:r>
        <w:rPr>
          <w:spacing w:val="-7"/>
          <w:w w:val="110"/>
          <w:sz w:val="18"/>
        </w:rPr>
        <w:t xml:space="preserve"> </w:t>
      </w:r>
      <w:r w:rsidR="002F1FC2">
        <w:rPr>
          <w:spacing w:val="-7"/>
          <w:w w:val="110"/>
          <w:sz w:val="18"/>
        </w:rPr>
        <w:t xml:space="preserve">used here </w:t>
      </w:r>
      <w:r>
        <w:rPr>
          <w:w w:val="110"/>
          <w:sz w:val="18"/>
        </w:rPr>
        <w:t>have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discrete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distribution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resource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characteristics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(q),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e.g.,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seed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size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or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flower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shape.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An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individual’s</w:t>
      </w:r>
      <w:r>
        <w:rPr>
          <w:spacing w:val="-42"/>
          <w:w w:val="110"/>
          <w:sz w:val="18"/>
        </w:rPr>
        <w:t xml:space="preserve"> </w:t>
      </w:r>
      <w:r>
        <w:rPr>
          <w:w w:val="110"/>
          <w:sz w:val="18"/>
        </w:rPr>
        <w:t xml:space="preserve">ability to consume a resource depends on how close its trait value </w:t>
      </w:r>
      <w:r>
        <w:rPr>
          <w:rFonts w:ascii="Arial" w:hAnsi="Arial"/>
          <w:i/>
          <w:w w:val="110"/>
          <w:sz w:val="18"/>
        </w:rPr>
        <w:t xml:space="preserve">z </w:t>
      </w:r>
      <w:r>
        <w:rPr>
          <w:w w:val="110"/>
          <w:sz w:val="18"/>
        </w:rPr>
        <w:t xml:space="preserve">matches the resource characteristic </w:t>
      </w:r>
      <w:r>
        <w:rPr>
          <w:rFonts w:ascii="Arial" w:hAnsi="Arial"/>
          <w:i/>
          <w:w w:val="110"/>
          <w:sz w:val="18"/>
        </w:rPr>
        <w:t xml:space="preserve">q </w:t>
      </w:r>
      <w:r>
        <w:rPr>
          <w:w w:val="110"/>
          <w:sz w:val="18"/>
        </w:rPr>
        <w:t>and how abundant 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resource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is.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simple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life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cycles,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amount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resource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consumed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linked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both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reproduction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maturation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an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individual.</w:t>
      </w:r>
      <w:r>
        <w:rPr>
          <w:spacing w:val="-42"/>
          <w:w w:val="110"/>
          <w:sz w:val="18"/>
        </w:rPr>
        <w:t xml:space="preserve"> </w:t>
      </w:r>
      <w:r>
        <w:rPr>
          <w:w w:val="110"/>
          <w:sz w:val="18"/>
        </w:rPr>
        <w:t>For complex life cycles, an individual’s maturation is linked to the amount of juvenile resource consumed, while the reproduction is</w:t>
      </w:r>
      <w:r>
        <w:rPr>
          <w:spacing w:val="-42"/>
          <w:w w:val="110"/>
          <w:sz w:val="18"/>
        </w:rPr>
        <w:t xml:space="preserve"> </w:t>
      </w:r>
      <w:r>
        <w:rPr>
          <w:w w:val="110"/>
          <w:sz w:val="18"/>
        </w:rPr>
        <w:t>linked to the amount of adult resource consumed. The pictures are examples of the type of organisms that have these types of life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cycle.</w:t>
      </w:r>
    </w:p>
    <w:p w14:paraId="3EFF0A06" w14:textId="77777777" w:rsidR="006F1C89" w:rsidRDefault="006F1C89">
      <w:pPr>
        <w:rPr>
          <w:sz w:val="18"/>
        </w:rPr>
      </w:pPr>
    </w:p>
    <w:p w14:paraId="5930520F" w14:textId="77777777" w:rsidR="006F1C89" w:rsidRDefault="006F1C89">
      <w:pPr>
        <w:rPr>
          <w:sz w:val="18"/>
        </w:rPr>
      </w:pPr>
    </w:p>
    <w:p w14:paraId="2DC8E709" w14:textId="77777777" w:rsidR="006F1C89" w:rsidRDefault="006F1C89">
      <w:pPr>
        <w:spacing w:before="8"/>
        <w:rPr>
          <w:sz w:val="15"/>
        </w:rPr>
      </w:pPr>
    </w:p>
    <w:p w14:paraId="0F541917" w14:textId="77777777" w:rsidR="006F1C89" w:rsidRDefault="005D3991">
      <w:pPr>
        <w:pStyle w:val="Heading1"/>
        <w:spacing w:before="1"/>
      </w:pPr>
      <w:r>
        <w:rPr>
          <w:w w:val="115"/>
        </w:rPr>
        <w:t>Methods</w:t>
      </w:r>
    </w:p>
    <w:p w14:paraId="28535283" w14:textId="73BF7311" w:rsidR="006F1C89" w:rsidRDefault="00C85944">
      <w:pPr>
        <w:spacing w:before="4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BDFCAED" wp14:editId="226765F7">
                <wp:simplePos x="0" y="0"/>
                <wp:positionH relativeFrom="page">
                  <wp:posOffset>539750</wp:posOffset>
                </wp:positionH>
                <wp:positionV relativeFrom="paragraph">
                  <wp:posOffset>92075</wp:posOffset>
                </wp:positionV>
                <wp:extent cx="6692900" cy="1270"/>
                <wp:effectExtent l="0" t="0" r="0" b="0"/>
                <wp:wrapTopAndBottom/>
                <wp:docPr id="922" name="Freeform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2900" cy="1270"/>
                        </a:xfrm>
                        <a:custGeom>
                          <a:avLst/>
                          <a:gdLst>
                            <a:gd name="T0" fmla="+- 0 850 850"/>
                            <a:gd name="T1" fmla="*/ T0 w 10540"/>
                            <a:gd name="T2" fmla="+- 0 11390 850"/>
                            <a:gd name="T3" fmla="*/ T2 w 105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40">
                              <a:moveTo>
                                <a:pt x="0" y="0"/>
                              </a:moveTo>
                              <a:lnTo>
                                <a:pt x="1054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894F1" id="Freeform 912" o:spid="_x0000_s1026" style="position:absolute;margin-left:42.5pt;margin-top:7.25pt;width:527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" path="m,l10540,e" filled="f" strokeweight=".14042mm">
                <v:path arrowok="t" o:connecttype="custom" o:connectlocs="0,0;6692900,0" o:connectangles="0,0"/>
                <w10:wrap type="topAndBottom" anchorx="page"/>
              </v:shape>
            </w:pict>
          </mc:Fallback>
        </mc:AlternateContent>
      </w:r>
    </w:p>
    <w:p w14:paraId="1F912630" w14:textId="77777777" w:rsidR="006F1C89" w:rsidRDefault="005D3991">
      <w:pPr>
        <w:pStyle w:val="Heading2"/>
        <w:spacing w:before="68"/>
      </w:pPr>
      <w:r>
        <w:rPr>
          <w:w w:val="120"/>
        </w:rPr>
        <w:t>The</w:t>
      </w:r>
      <w:r>
        <w:rPr>
          <w:spacing w:val="15"/>
          <w:w w:val="120"/>
        </w:rPr>
        <w:t xml:space="preserve"> </w:t>
      </w:r>
      <w:r>
        <w:rPr>
          <w:w w:val="120"/>
        </w:rPr>
        <w:t>Model</w:t>
      </w:r>
    </w:p>
    <w:p w14:paraId="1E72B490" w14:textId="4D44B19F" w:rsidR="006F1C89" w:rsidRDefault="005D3991">
      <w:pPr>
        <w:pStyle w:val="BodyText"/>
        <w:spacing w:before="138" w:line="242" w:lineRule="auto"/>
        <w:ind w:left="150" w:right="106"/>
        <w:jc w:val="both"/>
        <w:rPr>
          <w:rFonts w:ascii="Calibri"/>
        </w:rPr>
      </w:pPr>
      <w:r>
        <w:rPr>
          <w:rFonts w:ascii="Calibri"/>
          <w:w w:val="130"/>
        </w:rPr>
        <w:t xml:space="preserve">I </w:t>
      </w:r>
      <w:r>
        <w:rPr>
          <w:rFonts w:ascii="Calibri"/>
          <w:w w:val="105"/>
        </w:rPr>
        <w:t>compare community assembly between simple- and complex life cycles and therefore create two equivalent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models.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The difference between them is that in the complex model individuals within the population are </w:t>
      </w:r>
      <w:del w:id="18" w:author="Frank Johansson" w:date="2024-07-25T13:27:00Z">
        <w:r w:rsidDel="00464EF7">
          <w:rPr>
            <w:rFonts w:ascii="Calibri"/>
            <w:w w:val="105"/>
          </w:rPr>
          <w:delText>be</w:delText>
        </w:r>
        <w:r w:rsidDel="00464EF7">
          <w:rPr>
            <w:rFonts w:ascii="Calibri"/>
            <w:spacing w:val="1"/>
            <w:w w:val="105"/>
          </w:rPr>
          <w:delText xml:space="preserve"> </w:delText>
        </w:r>
      </w:del>
      <w:r>
        <w:rPr>
          <w:rFonts w:ascii="Calibri"/>
          <w:w w:val="105"/>
        </w:rPr>
        <w:t>characterized by an adult trait, influencing fecundity, and a juvenile trait, influencing maturation. In the simple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model, there is only one trait that influences both fecundity and maturation.  Reproduction in my model is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clonal, so there are no hybrids or individuals with intermediate trait values. However, many species of interest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are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diploid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sexually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reproducing.</w:t>
      </w:r>
      <w:r>
        <w:rPr>
          <w:rFonts w:ascii="Calibri"/>
          <w:spacing w:val="45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this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paper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30"/>
        </w:rPr>
        <w:t>I</w:t>
      </w:r>
      <w:r>
        <w:rPr>
          <w:rFonts w:ascii="Calibri"/>
          <w:spacing w:val="25"/>
          <w:w w:val="130"/>
        </w:rPr>
        <w:t xml:space="preserve"> </w:t>
      </w:r>
      <w:r>
        <w:rPr>
          <w:rFonts w:ascii="Calibri"/>
          <w:w w:val="105"/>
        </w:rPr>
        <w:t>refer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individuals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differ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one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or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both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their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trait</w:t>
      </w:r>
      <w:r>
        <w:rPr>
          <w:rFonts w:ascii="Calibri"/>
          <w:spacing w:val="35"/>
          <w:w w:val="105"/>
        </w:rPr>
        <w:t xml:space="preserve"> </w:t>
      </w:r>
      <w:r>
        <w:rPr>
          <w:rFonts w:ascii="Calibri"/>
          <w:w w:val="105"/>
        </w:rPr>
        <w:t>values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as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different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species.</w:t>
      </w:r>
      <w:r>
        <w:rPr>
          <w:rFonts w:ascii="Calibri"/>
          <w:spacing w:val="50"/>
          <w:w w:val="105"/>
        </w:rPr>
        <w:t xml:space="preserve"> </w:t>
      </w:r>
      <w:r>
        <w:rPr>
          <w:rFonts w:ascii="Calibri"/>
          <w:w w:val="105"/>
        </w:rPr>
        <w:t>This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simplification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because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true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speciation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also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requires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evolution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of assortative mating or reproductive isolation.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Adaptive diversification is however an important piece of the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puzzle and can promote assortative mating to evolve (</w:t>
      </w:r>
      <w:proofErr w:type="spellStart"/>
      <w:r>
        <w:rPr>
          <w:rFonts w:ascii="Calibri"/>
          <w:w w:val="105"/>
        </w:rPr>
        <w:t>Weissing</w:t>
      </w:r>
      <w:proofErr w:type="spellEnd"/>
      <w:r>
        <w:rPr>
          <w:rFonts w:ascii="Calibri"/>
          <w:w w:val="105"/>
        </w:rPr>
        <w:t xml:space="preserve"> et al., 2011; Dieckmann and </w:t>
      </w:r>
      <w:proofErr w:type="spellStart"/>
      <w:r>
        <w:rPr>
          <w:rFonts w:ascii="Calibri"/>
          <w:w w:val="105"/>
        </w:rPr>
        <w:t>Doebeli</w:t>
      </w:r>
      <w:proofErr w:type="spellEnd"/>
      <w:r>
        <w:rPr>
          <w:rFonts w:ascii="Calibri"/>
          <w:w w:val="105"/>
        </w:rPr>
        <w:t>, 1999). To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address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how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community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assembly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affected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by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life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cycle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an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organism,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30"/>
        </w:rPr>
        <w:t>I</w:t>
      </w:r>
      <w:r>
        <w:rPr>
          <w:rFonts w:ascii="Calibri"/>
          <w:spacing w:val="-15"/>
          <w:w w:val="130"/>
        </w:rPr>
        <w:t xml:space="preserve"> </w:t>
      </w:r>
      <w:r>
        <w:rPr>
          <w:rFonts w:ascii="Calibri"/>
          <w:w w:val="105"/>
        </w:rPr>
        <w:t>investigate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discrete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time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model</w:t>
      </w:r>
      <w:ins w:id="19" w:author="Frank Johansson" w:date="2024-07-25T13:28:00Z">
        <w:r w:rsidR="00FF6931">
          <w:rPr>
            <w:rFonts w:ascii="Calibri"/>
            <w:w w:val="105"/>
          </w:rPr>
          <w:t xml:space="preserve"> </w:t>
        </w:r>
      </w:ins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for consumers that live in a seasonal environment and compete for the same resources. Consumer individuals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are assumed to complete their life cycle within a single year. Population census occurs just before reproduction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of adults,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and the population size of adults at time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i/>
          <w:w w:val="105"/>
        </w:rPr>
        <w:t xml:space="preserve">t </w:t>
      </w:r>
      <w:r>
        <w:rPr>
          <w:rFonts w:ascii="Calibri"/>
          <w:w w:val="105"/>
        </w:rPr>
        <w:t xml:space="preserve">is </w:t>
      </w:r>
      <w:r>
        <w:rPr>
          <w:rFonts w:ascii="Calibri"/>
          <w:i/>
          <w:w w:val="105"/>
        </w:rPr>
        <w:t>A</w:t>
      </w:r>
      <w:r>
        <w:rPr>
          <w:rFonts w:ascii="Calibri"/>
          <w:w w:val="105"/>
        </w:rPr>
        <w:t>(</w:t>
      </w:r>
      <w:r>
        <w:rPr>
          <w:rFonts w:ascii="Calibri"/>
          <w:i/>
          <w:w w:val="105"/>
        </w:rPr>
        <w:t>t</w:t>
      </w:r>
      <w:r>
        <w:rPr>
          <w:rFonts w:ascii="Calibri"/>
          <w:w w:val="105"/>
        </w:rPr>
        <w:t>).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All adult individuals die after reproduction.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Reproduction results in </w:t>
      </w:r>
      <w:r>
        <w:rPr>
          <w:rFonts w:ascii="Calibri"/>
          <w:i/>
          <w:w w:val="130"/>
        </w:rPr>
        <w:t>A</w:t>
      </w:r>
      <w:r>
        <w:rPr>
          <w:rFonts w:ascii="Calibri"/>
          <w:w w:val="130"/>
        </w:rPr>
        <w:t>(</w:t>
      </w:r>
      <w:r>
        <w:rPr>
          <w:rFonts w:ascii="Calibri"/>
          <w:i/>
          <w:w w:val="130"/>
        </w:rPr>
        <w:t>t</w:t>
      </w:r>
      <w:r>
        <w:rPr>
          <w:rFonts w:ascii="Calibri"/>
          <w:w w:val="130"/>
        </w:rPr>
        <w:t>)</w:t>
      </w:r>
      <w:r>
        <w:rPr>
          <w:rFonts w:ascii="Calibri"/>
          <w:i/>
          <w:w w:val="130"/>
        </w:rPr>
        <w:t xml:space="preserve">f </w:t>
      </w:r>
      <w:r>
        <w:rPr>
          <w:rFonts w:ascii="Calibri"/>
          <w:w w:val="105"/>
        </w:rPr>
        <w:t>juvenile individuals,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where </w:t>
      </w:r>
      <w:r>
        <w:rPr>
          <w:rFonts w:ascii="Calibri"/>
          <w:i/>
          <w:w w:val="130"/>
        </w:rPr>
        <w:t xml:space="preserve">f </w:t>
      </w:r>
      <w:r>
        <w:rPr>
          <w:rFonts w:ascii="Calibri"/>
          <w:w w:val="105"/>
        </w:rPr>
        <w:t>denotes the expected number of offspring per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individual.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Juvenile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individuals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mature</w:t>
      </w:r>
      <w:r>
        <w:rPr>
          <w:rFonts w:ascii="Calibri"/>
          <w:spacing w:val="38"/>
          <w:w w:val="105"/>
        </w:rPr>
        <w:t xml:space="preserve"> </w:t>
      </w:r>
      <w:r>
        <w:rPr>
          <w:rFonts w:ascii="Calibri"/>
          <w:w w:val="105"/>
        </w:rPr>
        <w:t>with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probability</w:t>
      </w:r>
      <w:r>
        <w:rPr>
          <w:rFonts w:ascii="Calibri"/>
          <w:spacing w:val="38"/>
          <w:w w:val="105"/>
        </w:rPr>
        <w:t xml:space="preserve"> </w:t>
      </w:r>
      <w:r>
        <w:rPr>
          <w:rFonts w:ascii="Calibri"/>
          <w:i/>
          <w:w w:val="105"/>
        </w:rPr>
        <w:t>m</w:t>
      </w:r>
      <w:r>
        <w:rPr>
          <w:rFonts w:ascii="Calibri"/>
          <w:i/>
          <w:spacing w:val="37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become</w:t>
      </w:r>
      <w:r>
        <w:rPr>
          <w:rFonts w:ascii="Calibri"/>
          <w:spacing w:val="38"/>
          <w:w w:val="105"/>
        </w:rPr>
        <w:t xml:space="preserve"> </w:t>
      </w:r>
      <w:r>
        <w:rPr>
          <w:rFonts w:ascii="Calibri"/>
          <w:w w:val="105"/>
        </w:rPr>
        <w:t>adults</w:t>
      </w:r>
      <w:r>
        <w:rPr>
          <w:rFonts w:ascii="Calibri"/>
          <w:spacing w:val="36"/>
          <w:w w:val="105"/>
        </w:rPr>
        <w:t xml:space="preserve"> </w:t>
      </w:r>
      <w:r>
        <w:rPr>
          <w:rFonts w:ascii="Calibri"/>
          <w:w w:val="105"/>
        </w:rPr>
        <w:t>one</w:t>
      </w:r>
      <w:r>
        <w:rPr>
          <w:rFonts w:ascii="Calibri"/>
          <w:spacing w:val="38"/>
          <w:w w:val="105"/>
        </w:rPr>
        <w:t xml:space="preserve"> </w:t>
      </w:r>
      <w:r>
        <w:rPr>
          <w:rFonts w:ascii="Calibri"/>
          <w:w w:val="105"/>
        </w:rPr>
        <w:t>time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step</w:t>
      </w:r>
      <w:r>
        <w:rPr>
          <w:rFonts w:ascii="Calibri"/>
          <w:spacing w:val="37"/>
          <w:w w:val="105"/>
        </w:rPr>
        <w:t xml:space="preserve"> </w:t>
      </w:r>
      <w:r>
        <w:rPr>
          <w:rFonts w:ascii="Calibri"/>
          <w:w w:val="105"/>
        </w:rPr>
        <w:t>later.</w:t>
      </w:r>
      <w:r>
        <w:rPr>
          <w:rFonts w:ascii="Calibri"/>
          <w:spacing w:val="39"/>
          <w:w w:val="105"/>
        </w:rPr>
        <w:t xml:space="preserve"> </w:t>
      </w:r>
      <w:r>
        <w:rPr>
          <w:rFonts w:ascii="Calibri"/>
          <w:w w:val="105"/>
        </w:rPr>
        <w:t>Thus,</w:t>
      </w:r>
      <w:r>
        <w:rPr>
          <w:rFonts w:ascii="Calibri"/>
          <w:spacing w:val="41"/>
          <w:w w:val="105"/>
        </w:rPr>
        <w:t xml:space="preserve"> </w:t>
      </w:r>
      <w:r>
        <w:rPr>
          <w:rFonts w:ascii="Calibri"/>
          <w:w w:val="105"/>
        </w:rPr>
        <w:t>the</w:t>
      </w:r>
    </w:p>
    <w:p w14:paraId="3185C9D6" w14:textId="77777777" w:rsidR="006F1C89" w:rsidRDefault="006F1C89">
      <w:pPr>
        <w:spacing w:line="242" w:lineRule="auto"/>
        <w:jc w:val="both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749CE231" w14:textId="77777777" w:rsidR="006F1C89" w:rsidRDefault="005D3991">
      <w:pPr>
        <w:pStyle w:val="BodyText"/>
        <w:spacing w:before="40"/>
        <w:ind w:left="150"/>
        <w:jc w:val="both"/>
        <w:rPr>
          <w:rFonts w:ascii="Calibri"/>
        </w:rPr>
      </w:pPr>
      <w:r>
        <w:rPr>
          <w:rFonts w:ascii="Calibri"/>
          <w:w w:val="105"/>
        </w:rPr>
        <w:lastRenderedPageBreak/>
        <w:t>population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dynamics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adults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34"/>
          <w:w w:val="105"/>
        </w:rPr>
        <w:t xml:space="preserve"> </w:t>
      </w:r>
      <w:r>
        <w:rPr>
          <w:rFonts w:ascii="Calibri"/>
          <w:b/>
          <w:w w:val="105"/>
        </w:rPr>
        <w:t>one</w:t>
      </w:r>
      <w:r>
        <w:rPr>
          <w:rFonts w:ascii="Calibri"/>
          <w:b/>
          <w:spacing w:val="17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given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by</w:t>
      </w:r>
    </w:p>
    <w:p w14:paraId="419E6EA2" w14:textId="77777777" w:rsidR="006F1C89" w:rsidRDefault="006F1C89">
      <w:pPr>
        <w:spacing w:before="1"/>
        <w:rPr>
          <w:sz w:val="18"/>
        </w:rPr>
      </w:pPr>
    </w:p>
    <w:p w14:paraId="76070800" w14:textId="77777777" w:rsidR="006F1C89" w:rsidRDefault="005D3991">
      <w:pPr>
        <w:tabs>
          <w:tab w:val="left" w:pos="10410"/>
        </w:tabs>
        <w:spacing w:before="1"/>
        <w:ind w:left="4483"/>
      </w:pPr>
      <w:r>
        <w:rPr>
          <w:i/>
          <w:w w:val="125"/>
        </w:rPr>
        <w:t>A</w:t>
      </w:r>
      <w:r>
        <w:rPr>
          <w:w w:val="125"/>
        </w:rPr>
        <w:t>(</w:t>
      </w:r>
      <w:r>
        <w:rPr>
          <w:i/>
          <w:w w:val="125"/>
        </w:rPr>
        <w:t>t</w:t>
      </w:r>
      <w:r>
        <w:rPr>
          <w:i/>
          <w:spacing w:val="-10"/>
          <w:w w:val="125"/>
        </w:rPr>
        <w:t xml:space="preserve"> </w:t>
      </w:r>
      <w:r>
        <w:rPr>
          <w:w w:val="125"/>
        </w:rPr>
        <w:t>+</w:t>
      </w:r>
      <w:r>
        <w:rPr>
          <w:spacing w:val="-10"/>
          <w:w w:val="125"/>
        </w:rPr>
        <w:t xml:space="preserve"> </w:t>
      </w:r>
      <w:r>
        <w:rPr>
          <w:w w:val="125"/>
        </w:rPr>
        <w:t>1)</w:t>
      </w:r>
      <w:r>
        <w:rPr>
          <w:spacing w:val="3"/>
          <w:w w:val="125"/>
        </w:rPr>
        <w:t xml:space="preserve"> </w:t>
      </w:r>
      <w:r>
        <w:rPr>
          <w:w w:val="125"/>
        </w:rPr>
        <w:t>=</w:t>
      </w:r>
      <w:r>
        <w:rPr>
          <w:spacing w:val="4"/>
          <w:w w:val="125"/>
        </w:rPr>
        <w:t xml:space="preserve"> </w:t>
      </w:r>
      <w:r>
        <w:rPr>
          <w:i/>
          <w:w w:val="125"/>
        </w:rPr>
        <w:t>A</w:t>
      </w:r>
      <w:r>
        <w:rPr>
          <w:w w:val="125"/>
        </w:rPr>
        <w:t>(</w:t>
      </w:r>
      <w:r>
        <w:rPr>
          <w:i/>
          <w:w w:val="125"/>
        </w:rPr>
        <w:t>t</w:t>
      </w:r>
      <w:r>
        <w:rPr>
          <w:w w:val="125"/>
        </w:rPr>
        <w:t>)</w:t>
      </w:r>
      <w:r>
        <w:rPr>
          <w:i/>
          <w:w w:val="125"/>
        </w:rPr>
        <w:t>fm.</w:t>
      </w:r>
      <w:r>
        <w:rPr>
          <w:i/>
          <w:w w:val="125"/>
        </w:rPr>
        <w:tab/>
      </w:r>
      <w:r>
        <w:rPr>
          <w:w w:val="130"/>
        </w:rPr>
        <w:t>(1)</w:t>
      </w:r>
    </w:p>
    <w:p w14:paraId="06CAEF53" w14:textId="77777777" w:rsidR="006F1C89" w:rsidRDefault="006F1C89">
      <w:pPr>
        <w:spacing w:before="1"/>
        <w:rPr>
          <w:sz w:val="18"/>
        </w:rPr>
      </w:pPr>
    </w:p>
    <w:p w14:paraId="324BF86D" w14:textId="77777777" w:rsidR="006F1C89" w:rsidRDefault="005D3991">
      <w:pPr>
        <w:pStyle w:val="BodyText"/>
        <w:spacing w:before="1" w:line="242" w:lineRule="auto"/>
        <w:ind w:left="150" w:right="107"/>
        <w:jc w:val="both"/>
        <w:rPr>
          <w:rFonts w:ascii="Calibri"/>
        </w:rPr>
      </w:pPr>
      <w:r>
        <w:rPr>
          <w:rFonts w:ascii="Calibri"/>
          <w:w w:val="105"/>
        </w:rPr>
        <w:t xml:space="preserve">The expected number of offspring and the probability </w:t>
      </w:r>
      <w:proofErr w:type="gramStart"/>
      <w:r>
        <w:rPr>
          <w:rFonts w:ascii="Calibri"/>
          <w:w w:val="105"/>
        </w:rPr>
        <w:t>to</w:t>
      </w:r>
      <w:proofErr w:type="gramEnd"/>
      <w:r>
        <w:rPr>
          <w:rFonts w:ascii="Calibri"/>
          <w:w w:val="105"/>
        </w:rPr>
        <w:t xml:space="preserve"> successfully mature depend on the amount of resource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gathered by adult and juvenile individuals, respectively. Since adult and juvenile individuals with a complex life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cycle consume different resources, there are two sets of independent discrete resources (figure 1). All resources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are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consumed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within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one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time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step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replenished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at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beginning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season.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Within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one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time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step,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adults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have offspring and then die, the juveniles then mature to the new generation of adults or die. To describe the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dynamics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resources,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15"/>
        </w:rPr>
        <w:t>I</w:t>
      </w:r>
      <w:r>
        <w:rPr>
          <w:rFonts w:ascii="Calibri"/>
          <w:spacing w:val="14"/>
          <w:w w:val="115"/>
        </w:rPr>
        <w:t xml:space="preserve"> </w:t>
      </w:r>
      <w:r>
        <w:rPr>
          <w:rFonts w:ascii="Calibri"/>
          <w:w w:val="105"/>
        </w:rPr>
        <w:t>closely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follow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Schmid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et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al.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(2024).</w:t>
      </w:r>
    </w:p>
    <w:p w14:paraId="27864D0F" w14:textId="77777777" w:rsidR="006F1C89" w:rsidRDefault="006F1C89">
      <w:pPr>
        <w:spacing w:before="11"/>
        <w:rPr>
          <w:sz w:val="23"/>
        </w:rPr>
      </w:pPr>
    </w:p>
    <w:p w14:paraId="6646FBA8" w14:textId="77777777" w:rsidR="006F1C89" w:rsidRDefault="005D3991">
      <w:pPr>
        <w:pStyle w:val="Heading2"/>
      </w:pPr>
      <w:r>
        <w:rPr>
          <w:w w:val="115"/>
        </w:rPr>
        <w:t>Resource-consumption</w:t>
      </w:r>
      <w:r>
        <w:rPr>
          <w:spacing w:val="39"/>
          <w:w w:val="115"/>
        </w:rPr>
        <w:t xml:space="preserve"> </w:t>
      </w:r>
      <w:r>
        <w:rPr>
          <w:w w:val="115"/>
        </w:rPr>
        <w:t>dynamics</w:t>
      </w:r>
    </w:p>
    <w:p w14:paraId="4C31599C" w14:textId="54258CE9" w:rsidR="006F1C89" w:rsidRDefault="005D3991">
      <w:pPr>
        <w:pStyle w:val="BodyText"/>
        <w:spacing w:before="138" w:line="242" w:lineRule="auto"/>
        <w:ind w:left="150" w:right="10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Adult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reproduction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maturation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juveniles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depend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on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9"/>
          <w:w w:val="105"/>
        </w:rPr>
        <w:t xml:space="preserve"> </w:t>
      </w:r>
      <w:proofErr w:type="gramStart"/>
      <w:r>
        <w:rPr>
          <w:rFonts w:ascii="Calibri" w:hAnsi="Calibri"/>
          <w:w w:val="105"/>
        </w:rPr>
        <w:t>amount</w:t>
      </w:r>
      <w:proofErr w:type="gramEnd"/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consumed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resources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at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specific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life stage, which, in turn, depend on the amount of available resources and the feeding efficiency for those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resources.</w:t>
      </w:r>
      <w:r>
        <w:rPr>
          <w:rFonts w:ascii="Calibri" w:hAnsi="Calibri"/>
          <w:spacing w:val="41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efficiency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individual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i/>
          <w:w w:val="140"/>
        </w:rPr>
        <w:t xml:space="preserve">i </w:t>
      </w:r>
      <w:r>
        <w:rPr>
          <w:rFonts w:ascii="Calibri" w:hAnsi="Calibri"/>
          <w:w w:val="105"/>
        </w:rPr>
        <w:t>depends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on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two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things: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(1)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individual’s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trait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values</w:t>
      </w:r>
      <w:r>
        <w:rPr>
          <w:rFonts w:ascii="Calibri" w:hAnsi="Calibri"/>
          <w:spacing w:val="17"/>
          <w:w w:val="105"/>
        </w:rPr>
        <w:t xml:space="preserve"> </w:t>
      </w:r>
      <w:proofErr w:type="spellStart"/>
      <w:r>
        <w:rPr>
          <w:rFonts w:ascii="Calibri" w:hAnsi="Calibri"/>
          <w:i/>
          <w:w w:val="140"/>
        </w:rPr>
        <w:t>z</w:t>
      </w:r>
      <w:r>
        <w:rPr>
          <w:rFonts w:ascii="Calibri" w:hAnsi="Calibri"/>
          <w:i/>
          <w:w w:val="140"/>
          <w:vertAlign w:val="subscript"/>
        </w:rPr>
        <w:t>i,s</w:t>
      </w:r>
      <w:proofErr w:type="spellEnd"/>
      <w:r>
        <w:rPr>
          <w:rFonts w:ascii="Calibri" w:hAnsi="Calibri"/>
          <w:w w:val="140"/>
        </w:rPr>
        <w:t>,</w:t>
      </w:r>
      <w:r>
        <w:rPr>
          <w:rFonts w:ascii="Calibri" w:hAnsi="Calibri"/>
          <w:spacing w:val="-1"/>
          <w:w w:val="140"/>
        </w:rPr>
        <w:t xml:space="preserve"> </w:t>
      </w:r>
      <w:r>
        <w:rPr>
          <w:rFonts w:ascii="Calibri" w:hAnsi="Calibri"/>
          <w:w w:val="105"/>
        </w:rPr>
        <w:t>which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are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 xml:space="preserve">a </w:t>
      </w:r>
      <w:proofErr w:type="gramStart"/>
      <w:r>
        <w:rPr>
          <w:rFonts w:ascii="Calibri" w:hAnsi="Calibri"/>
          <w:w w:val="105"/>
        </w:rPr>
        <w:t>quantitative foraging traits</w:t>
      </w:r>
      <w:proofErr w:type="gramEnd"/>
      <w:r>
        <w:rPr>
          <w:rFonts w:ascii="Calibri" w:hAnsi="Calibri"/>
          <w:w w:val="105"/>
        </w:rPr>
        <w:t xml:space="preserve"> related to the resources, and (2) the characteristic of the resources (</w:t>
      </w:r>
      <w:proofErr w:type="spellStart"/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rFonts w:ascii="Calibri" w:hAnsi="Calibri"/>
          <w:w w:val="105"/>
        </w:rPr>
        <w:t>).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If an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individual’s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trait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value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40"/>
        </w:rPr>
        <w:t>(</w:t>
      </w:r>
      <w:proofErr w:type="spellStart"/>
      <w:r>
        <w:rPr>
          <w:rFonts w:ascii="Calibri" w:hAnsi="Calibri"/>
          <w:i/>
          <w:w w:val="140"/>
        </w:rPr>
        <w:t>z</w:t>
      </w:r>
      <w:r>
        <w:rPr>
          <w:rFonts w:ascii="Calibri" w:hAnsi="Calibri"/>
          <w:i/>
          <w:w w:val="140"/>
          <w:vertAlign w:val="subscript"/>
        </w:rPr>
        <w:t>i,s</w:t>
      </w:r>
      <w:proofErr w:type="spellEnd"/>
      <w:r>
        <w:rPr>
          <w:rFonts w:ascii="Calibri" w:hAnsi="Calibri"/>
          <w:w w:val="140"/>
        </w:rPr>
        <w:t>)</w:t>
      </w:r>
      <w:r>
        <w:rPr>
          <w:rFonts w:ascii="Calibri" w:hAnsi="Calibri"/>
          <w:spacing w:val="9"/>
          <w:w w:val="140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equal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resource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characteristic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(</w:t>
      </w:r>
      <w:proofErr w:type="spellStart"/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rFonts w:ascii="Calibri" w:hAnsi="Calibri"/>
          <w:w w:val="105"/>
        </w:rPr>
        <w:t>),</w:t>
      </w:r>
      <w:r>
        <w:rPr>
          <w:rFonts w:ascii="Calibri" w:hAnsi="Calibri"/>
          <w:spacing w:val="27"/>
          <w:w w:val="105"/>
        </w:rPr>
        <w:t xml:space="preserve"> </w:t>
      </w:r>
      <w:r>
        <w:rPr>
          <w:rFonts w:ascii="Calibri" w:hAnsi="Calibri"/>
          <w:w w:val="105"/>
        </w:rPr>
        <w:t>then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individual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well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adapted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resource.</w:t>
      </w:r>
      <w:r>
        <w:rPr>
          <w:rFonts w:ascii="Calibri" w:hAnsi="Calibri"/>
          <w:spacing w:val="5"/>
          <w:w w:val="105"/>
        </w:rPr>
        <w:t xml:space="preserve"> </w:t>
      </w:r>
      <w:r>
        <w:rPr>
          <w:rFonts w:ascii="Calibri" w:hAnsi="Calibri"/>
          <w:w w:val="105"/>
        </w:rPr>
        <w:t>Each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individual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this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has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two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trait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values,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one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associated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each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life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stage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i/>
          <w:w w:val="105"/>
        </w:rPr>
        <w:t>s</w:t>
      </w:r>
      <w:r>
        <w:rPr>
          <w:rFonts w:ascii="Calibri" w:hAnsi="Calibri"/>
          <w:w w:val="105"/>
        </w:rPr>
        <w:t>,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where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i/>
          <w:w w:val="105"/>
        </w:rPr>
        <w:t>s</w:t>
      </w:r>
      <w:r>
        <w:rPr>
          <w:rFonts w:ascii="Calibri" w:hAnsi="Calibri"/>
          <w:i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either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i/>
          <w:w w:val="140"/>
        </w:rPr>
        <w:t>j</w:t>
      </w:r>
      <w:r>
        <w:rPr>
          <w:rFonts w:ascii="Calibri" w:hAnsi="Calibri"/>
          <w:i/>
          <w:spacing w:val="23"/>
          <w:w w:val="140"/>
        </w:rPr>
        <w:t xml:space="preserve"> </w:t>
      </w:r>
      <w:r>
        <w:rPr>
          <w:rFonts w:ascii="Calibri" w:hAnsi="Calibri"/>
          <w:w w:val="105"/>
        </w:rPr>
        <w:t>or</w:t>
      </w:r>
      <w:r>
        <w:rPr>
          <w:rFonts w:ascii="Calibri" w:hAnsi="Calibri"/>
          <w:spacing w:val="28"/>
          <w:w w:val="105"/>
        </w:rPr>
        <w:t xml:space="preserve"> </w:t>
      </w:r>
      <w:proofErr w:type="gramStart"/>
      <w:r>
        <w:rPr>
          <w:rFonts w:ascii="Calibri" w:hAnsi="Calibri"/>
          <w:i/>
          <w:w w:val="105"/>
        </w:rPr>
        <w:t>a</w:t>
      </w:r>
      <w:r>
        <w:rPr>
          <w:rFonts w:ascii="Calibri" w:hAnsi="Calibri"/>
          <w:i/>
          <w:spacing w:val="29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proofErr w:type="gramEnd"/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juvenile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or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adult,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respectively.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29"/>
          <w:w w:val="105"/>
        </w:rPr>
        <w:t xml:space="preserve"> </w:t>
      </w:r>
      <w:r>
        <w:rPr>
          <w:rFonts w:ascii="Calibri" w:hAnsi="Calibri"/>
          <w:w w:val="105"/>
        </w:rPr>
        <w:t>simple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organism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this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trait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value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29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same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both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 xml:space="preserve">life stages, which is equivalent </w:t>
      </w:r>
      <w:proofErr w:type="gramStart"/>
      <w:r>
        <w:rPr>
          <w:rFonts w:ascii="Calibri" w:hAnsi="Calibri"/>
          <w:w w:val="105"/>
        </w:rPr>
        <w:t>with</w:t>
      </w:r>
      <w:proofErr w:type="gramEnd"/>
      <w:r>
        <w:rPr>
          <w:rFonts w:ascii="Calibri" w:hAnsi="Calibri"/>
          <w:w w:val="105"/>
        </w:rPr>
        <w:t xml:space="preserve"> only having one trait value.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40"/>
        </w:rPr>
        <w:t xml:space="preserve">I </w:t>
      </w:r>
      <w:r>
        <w:rPr>
          <w:rFonts w:ascii="Calibri" w:hAnsi="Calibri"/>
          <w:w w:val="105"/>
        </w:rPr>
        <w:t>refer to consumers that differ in their trait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values </w:t>
      </w:r>
      <w:r>
        <w:rPr>
          <w:rFonts w:ascii="Calibri" w:hAnsi="Calibri"/>
          <w:w w:val="140"/>
        </w:rPr>
        <w:t>(</w:t>
      </w:r>
      <w:proofErr w:type="spellStart"/>
      <w:r>
        <w:rPr>
          <w:rFonts w:ascii="Calibri" w:hAnsi="Calibri"/>
          <w:i/>
          <w:w w:val="140"/>
        </w:rPr>
        <w:t>z</w:t>
      </w:r>
      <w:r>
        <w:rPr>
          <w:rFonts w:ascii="Calibri" w:hAnsi="Calibri"/>
          <w:i/>
          <w:w w:val="140"/>
          <w:vertAlign w:val="subscript"/>
        </w:rPr>
        <w:t>i,s</w:t>
      </w:r>
      <w:proofErr w:type="spellEnd"/>
      <w:r>
        <w:rPr>
          <w:rFonts w:ascii="Calibri" w:hAnsi="Calibri"/>
          <w:w w:val="140"/>
        </w:rPr>
        <w:t xml:space="preserve">), </w:t>
      </w:r>
      <w:r>
        <w:rPr>
          <w:rFonts w:ascii="Calibri" w:hAnsi="Calibri"/>
          <w:w w:val="105"/>
        </w:rPr>
        <w:t xml:space="preserve">either as an adult or juvenile, as different species. Each resource </w:t>
      </w:r>
      <w:r>
        <w:rPr>
          <w:rFonts w:ascii="Calibri" w:hAnsi="Calibri"/>
          <w:w w:val="140"/>
        </w:rPr>
        <w:t>(</w:t>
      </w:r>
      <w:r>
        <w:rPr>
          <w:rFonts w:ascii="Calibri" w:hAnsi="Calibri"/>
          <w:i/>
          <w:w w:val="140"/>
        </w:rPr>
        <w:t>r</w:t>
      </w:r>
      <w:r>
        <w:rPr>
          <w:rFonts w:ascii="Calibri" w:hAnsi="Calibri"/>
          <w:w w:val="140"/>
        </w:rPr>
        <w:t xml:space="preserve">) </w:t>
      </w:r>
      <w:r>
        <w:rPr>
          <w:rFonts w:ascii="Calibri" w:hAnsi="Calibri"/>
          <w:w w:val="105"/>
        </w:rPr>
        <w:t>is characterized by a resource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characteristic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(</w:t>
      </w:r>
      <w:proofErr w:type="spellStart"/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rFonts w:ascii="Calibri" w:hAnsi="Calibri"/>
          <w:w w:val="105"/>
        </w:rPr>
        <w:t>).</w:t>
      </w:r>
      <w:r>
        <w:rPr>
          <w:rFonts w:ascii="Calibri" w:hAnsi="Calibri"/>
          <w:spacing w:val="35"/>
          <w:w w:val="105"/>
        </w:rPr>
        <w:t xml:space="preserve"> </w:t>
      </w:r>
      <w:r>
        <w:rPr>
          <w:rFonts w:ascii="Calibri" w:hAnsi="Calibri"/>
          <w:w w:val="105"/>
        </w:rPr>
        <w:t>There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are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total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i/>
          <w:w w:val="105"/>
        </w:rPr>
        <w:t>T</w:t>
      </w:r>
      <w:r>
        <w:rPr>
          <w:rFonts w:ascii="Calibri" w:hAnsi="Calibri"/>
          <w:i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different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resources,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so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i/>
          <w:w w:val="140"/>
        </w:rPr>
        <w:t xml:space="preserve">r </w:t>
      </w:r>
      <w:r>
        <w:rPr>
          <w:rFonts w:ascii="Calibri" w:hAnsi="Calibri"/>
          <w:w w:val="105"/>
        </w:rPr>
        <w:t>can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take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on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natural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numbers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between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1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-50"/>
          <w:w w:val="105"/>
        </w:rPr>
        <w:t xml:space="preserve"> </w:t>
      </w:r>
      <w:del w:id="20" w:author="Frank Johansson" w:date="2024-07-25T13:32:00Z">
        <w:r w:rsidDel="00FF6931">
          <w:rPr>
            <w:rFonts w:ascii="Calibri" w:hAnsi="Calibri"/>
            <w:i/>
          </w:rPr>
          <w:delText xml:space="preserve">T </w:delText>
        </w:r>
        <w:r w:rsidDel="00FF6931">
          <w:rPr>
            <w:rFonts w:ascii="Calibri" w:hAnsi="Calibri"/>
          </w:rPr>
          <w:delText>.</w:delText>
        </w:r>
      </w:del>
      <w:ins w:id="21" w:author="Frank Johansson" w:date="2024-07-25T13:32:00Z">
        <w:r w:rsidR="00FF6931">
          <w:rPr>
            <w:rFonts w:ascii="Calibri" w:hAnsi="Calibri"/>
            <w:i/>
          </w:rPr>
          <w:t>T.</w:t>
        </w:r>
      </w:ins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49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adult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49"/>
        </w:rPr>
        <w:t xml:space="preserve"> </w:t>
      </w:r>
      <w:r>
        <w:rPr>
          <w:rFonts w:ascii="Calibri" w:hAnsi="Calibri"/>
        </w:rPr>
        <w:t>juvenile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resources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49"/>
        </w:rPr>
        <w:t xml:space="preserve"> </w:t>
      </w:r>
      <w:r>
        <w:rPr>
          <w:rFonts w:ascii="Calibri" w:hAnsi="Calibri"/>
        </w:rPr>
        <w:t>discrete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resource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characteristic</w:t>
      </w:r>
      <w:ins w:id="22" w:author="Frank Johansson" w:date="2024-07-25T13:32:00Z">
        <w:r w:rsidR="00FF6931">
          <w:rPr>
            <w:rFonts w:ascii="Calibri" w:hAnsi="Calibri"/>
            <w:spacing w:val="50"/>
          </w:rPr>
          <w:t xml:space="preserve"> </w:t>
        </w:r>
      </w:ins>
      <w:del w:id="23" w:author="Frank Johansson" w:date="2024-07-25T13:32:00Z">
        <w:r w:rsidDel="00FF6931">
          <w:rPr>
            <w:rFonts w:ascii="Calibri" w:hAnsi="Calibri"/>
            <w:spacing w:val="50"/>
          </w:rPr>
          <w:delText xml:space="preserve"> </w:delText>
        </w:r>
      </w:del>
      <w:r>
        <w:rPr>
          <w:rFonts w:ascii="Calibri" w:hAnsi="Calibri"/>
        </w:rPr>
        <w:t>distributions.</w:t>
      </w:r>
      <w:r>
        <w:rPr>
          <w:rFonts w:ascii="Calibri" w:hAnsi="Calibri"/>
          <w:spacing w:val="49"/>
        </w:rPr>
        <w:t xml:space="preserve"> </w:t>
      </w:r>
      <w:r>
        <w:rPr>
          <w:rFonts w:ascii="Calibri" w:hAnsi="Calibri"/>
        </w:rPr>
        <w:t>This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allows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me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w w:val="105"/>
        </w:rPr>
        <w:t>to approximate a Gaussian distribution</w:t>
      </w:r>
      <w:ins w:id="24" w:author="Frank Johansson" w:date="2024-07-25T13:32:00Z">
        <w:r w:rsidR="00FF6931">
          <w:rPr>
            <w:rFonts w:ascii="Calibri" w:hAnsi="Calibri"/>
            <w:w w:val="105"/>
          </w:rPr>
          <w:t>,</w:t>
        </w:r>
      </w:ins>
      <w:r>
        <w:rPr>
          <w:rFonts w:ascii="Calibri" w:hAnsi="Calibri"/>
          <w:w w:val="105"/>
        </w:rPr>
        <w:t xml:space="preserve"> but also implement arbitrary distributions.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40"/>
        </w:rPr>
        <w:t xml:space="preserve">I </w:t>
      </w:r>
      <w:r>
        <w:rPr>
          <w:rFonts w:ascii="Calibri" w:hAnsi="Calibri"/>
          <w:w w:val="105"/>
        </w:rPr>
        <w:t>assume that the feeding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spacing w:val="-1"/>
          <w:w w:val="105"/>
        </w:rPr>
        <w:t xml:space="preserve">efficiency </w:t>
      </w:r>
      <w:r>
        <w:rPr>
          <w:rFonts w:ascii="Calibri" w:hAnsi="Calibri"/>
          <w:i/>
          <w:spacing w:val="-1"/>
          <w:w w:val="130"/>
        </w:rPr>
        <w:t>α</w:t>
      </w:r>
      <w:r>
        <w:rPr>
          <w:rFonts w:ascii="Calibri" w:hAnsi="Calibri"/>
          <w:spacing w:val="-1"/>
          <w:w w:val="130"/>
        </w:rPr>
        <w:t>(</w:t>
      </w:r>
      <w:proofErr w:type="spellStart"/>
      <w:r>
        <w:rPr>
          <w:rFonts w:ascii="Calibri" w:hAnsi="Calibri"/>
          <w:i/>
          <w:spacing w:val="-1"/>
          <w:w w:val="130"/>
        </w:rPr>
        <w:t>z</w:t>
      </w:r>
      <w:r>
        <w:rPr>
          <w:rFonts w:ascii="Calibri" w:hAnsi="Calibri"/>
          <w:i/>
          <w:spacing w:val="-1"/>
          <w:w w:val="130"/>
          <w:vertAlign w:val="subscript"/>
        </w:rPr>
        <w:t>i,s</w:t>
      </w:r>
      <w:proofErr w:type="spellEnd"/>
      <w:r>
        <w:rPr>
          <w:rFonts w:ascii="Calibri" w:hAnsi="Calibri"/>
          <w:i/>
          <w:spacing w:val="-1"/>
          <w:w w:val="130"/>
        </w:rPr>
        <w:t xml:space="preserve">, </w:t>
      </w:r>
      <w:proofErr w:type="spellStart"/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rFonts w:ascii="Calibri" w:hAnsi="Calibri"/>
          <w:w w:val="105"/>
        </w:rPr>
        <w:t xml:space="preserve">) of an individual in a given stage with trait value </w:t>
      </w:r>
      <w:proofErr w:type="spellStart"/>
      <w:r>
        <w:rPr>
          <w:rFonts w:ascii="Calibri" w:hAnsi="Calibri"/>
          <w:i/>
          <w:w w:val="130"/>
        </w:rPr>
        <w:t>z</w:t>
      </w:r>
      <w:r>
        <w:rPr>
          <w:rFonts w:ascii="Calibri" w:hAnsi="Calibri"/>
          <w:i/>
          <w:w w:val="130"/>
          <w:vertAlign w:val="subscript"/>
        </w:rPr>
        <w:t>i,s</w:t>
      </w:r>
      <w:proofErr w:type="spellEnd"/>
      <w:r>
        <w:rPr>
          <w:rFonts w:ascii="Calibri" w:hAnsi="Calibri"/>
          <w:i/>
          <w:w w:val="130"/>
        </w:rPr>
        <w:t xml:space="preserve"> </w:t>
      </w:r>
      <w:r>
        <w:rPr>
          <w:rFonts w:ascii="Calibri" w:hAnsi="Calibri"/>
          <w:w w:val="105"/>
        </w:rPr>
        <w:t xml:space="preserve">on a resource with trait value </w:t>
      </w:r>
      <w:proofErr w:type="spellStart"/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monotonically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decreasing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with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increasing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distance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between</w:t>
      </w:r>
      <w:r>
        <w:rPr>
          <w:rFonts w:ascii="Calibri" w:hAnsi="Calibri"/>
          <w:spacing w:val="7"/>
          <w:w w:val="105"/>
        </w:rPr>
        <w:t xml:space="preserve"> </w:t>
      </w:r>
      <w:proofErr w:type="spellStart"/>
      <w:r>
        <w:rPr>
          <w:rFonts w:ascii="Calibri" w:hAnsi="Calibri"/>
          <w:i/>
          <w:w w:val="140"/>
        </w:rPr>
        <w:t>z</w:t>
      </w:r>
      <w:r>
        <w:rPr>
          <w:rFonts w:ascii="Calibri" w:hAnsi="Calibri"/>
          <w:i/>
          <w:w w:val="140"/>
          <w:vertAlign w:val="subscript"/>
        </w:rPr>
        <w:t>i,s</w:t>
      </w:r>
      <w:proofErr w:type="spellEnd"/>
      <w:r>
        <w:rPr>
          <w:rFonts w:ascii="Calibri" w:hAnsi="Calibri"/>
          <w:i/>
          <w:spacing w:val="-1"/>
          <w:w w:val="140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r>
        <w:rPr>
          <w:rFonts w:ascii="Calibri" w:hAnsi="Calibri"/>
          <w:w w:val="105"/>
        </w:rPr>
        <w:t>.</w:t>
      </w:r>
      <w:r>
        <w:rPr>
          <w:rFonts w:ascii="Calibri" w:hAnsi="Calibri"/>
          <w:spacing w:val="33"/>
          <w:w w:val="105"/>
        </w:rPr>
        <w:t xml:space="preserve"> </w:t>
      </w:r>
      <w:commentRangeStart w:id="25"/>
      <w:r>
        <w:rPr>
          <w:rFonts w:ascii="Calibri" w:hAnsi="Calibri"/>
          <w:w w:val="105"/>
        </w:rPr>
        <w:t>Specifically,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40"/>
        </w:rPr>
        <w:t>I</w:t>
      </w:r>
      <w:r>
        <w:rPr>
          <w:rFonts w:ascii="Calibri" w:hAnsi="Calibri"/>
          <w:spacing w:val="-10"/>
          <w:w w:val="140"/>
        </w:rPr>
        <w:t xml:space="preserve"> </w:t>
      </w:r>
      <w:r>
        <w:rPr>
          <w:rFonts w:ascii="Calibri" w:hAnsi="Calibri"/>
          <w:w w:val="105"/>
        </w:rPr>
        <w:t>use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Gaussian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function</w:t>
      </w:r>
    </w:p>
    <w:p w14:paraId="1C479FFF" w14:textId="77777777" w:rsidR="006F1C89" w:rsidRDefault="006F1C89">
      <w:pPr>
        <w:spacing w:before="3"/>
        <w:rPr>
          <w:sz w:val="10"/>
        </w:rPr>
      </w:pPr>
    </w:p>
    <w:p w14:paraId="02D1C9D0" w14:textId="77777777" w:rsidR="006F1C89" w:rsidRDefault="006F1C89">
      <w:pPr>
        <w:rPr>
          <w:sz w:val="10"/>
        </w:r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4537F1AD" w14:textId="77777777" w:rsidR="006F1C89" w:rsidRDefault="005D3991">
      <w:pPr>
        <w:tabs>
          <w:tab w:val="left" w:pos="812"/>
        </w:tabs>
        <w:spacing w:before="143" w:line="181" w:lineRule="exact"/>
        <w:jc w:val="right"/>
        <w:rPr>
          <w:rFonts w:ascii="Arial" w:hAnsi="Arial"/>
          <w:i/>
          <w:sz w:val="16"/>
        </w:rPr>
      </w:pPr>
      <w:r>
        <w:rPr>
          <w:rFonts w:ascii="Times New Roman" w:hAnsi="Times New Roman"/>
          <w:w w:val="99"/>
          <w:sz w:val="16"/>
          <w:u w:val="single"/>
        </w:rPr>
        <w:t xml:space="preserve"> </w:t>
      </w:r>
      <w:r>
        <w:rPr>
          <w:rFonts w:ascii="Times New Roman" w:hAnsi="Times New Roman"/>
          <w:sz w:val="16"/>
          <w:u w:val="single"/>
        </w:rPr>
        <w:t xml:space="preserve">   </w:t>
      </w:r>
      <w:r>
        <w:rPr>
          <w:rFonts w:ascii="Times New Roman" w:hAnsi="Times New Roman"/>
          <w:spacing w:val="18"/>
          <w:sz w:val="16"/>
          <w:u w:val="single"/>
        </w:rPr>
        <w:t xml:space="preserve"> </w:t>
      </w:r>
      <w:r>
        <w:rPr>
          <w:rFonts w:ascii="Times New Roman" w:hAnsi="Times New Roman"/>
          <w:w w:val="99"/>
          <w:sz w:val="16"/>
          <w:u w:val="single"/>
        </w:rPr>
        <w:t xml:space="preserve"> </w:t>
      </w:r>
      <w:r>
        <w:rPr>
          <w:rFonts w:ascii="Times New Roman" w:hAnsi="Times New Roman"/>
          <w:spacing w:val="-10"/>
          <w:sz w:val="16"/>
          <w:u w:val="single"/>
        </w:rPr>
        <w:t xml:space="preserve"> </w:t>
      </w:r>
      <w:r>
        <w:rPr>
          <w:w w:val="115"/>
        </w:rPr>
        <w:t>1</w:t>
      </w:r>
      <w:r>
        <w:rPr>
          <w:w w:val="115"/>
        </w:rPr>
        <w:tab/>
      </w:r>
      <w:r>
        <w:rPr>
          <w:rFonts w:ascii="Arial" w:hAnsi="Arial"/>
          <w:i/>
          <w:w w:val="125"/>
          <w:sz w:val="16"/>
        </w:rPr>
        <w:t>−</w:t>
      </w:r>
    </w:p>
    <w:p w14:paraId="0E3F4DC6" w14:textId="77777777" w:rsidR="006F1C89" w:rsidRDefault="005D3991">
      <w:pPr>
        <w:spacing w:before="40" w:line="200" w:lineRule="exact"/>
        <w:ind w:left="218" w:right="3749" w:hanging="235"/>
        <w:rPr>
          <w:sz w:val="12"/>
        </w:rPr>
      </w:pPr>
      <w:r>
        <w:br w:type="column"/>
      </w:r>
      <w:r>
        <w:rPr>
          <w:w w:val="140"/>
          <w:sz w:val="12"/>
        </w:rPr>
        <w:t>(</w:t>
      </w:r>
      <w:r>
        <w:rPr>
          <w:i/>
          <w:w w:val="140"/>
          <w:sz w:val="12"/>
        </w:rPr>
        <w:t>z</w:t>
      </w:r>
      <w:proofErr w:type="spellStart"/>
      <w:r>
        <w:rPr>
          <w:i/>
          <w:w w:val="140"/>
          <w:position w:val="-3"/>
          <w:sz w:val="12"/>
        </w:rPr>
        <w:t>i,s</w:t>
      </w:r>
      <w:proofErr w:type="spellEnd"/>
      <w:r>
        <w:rPr>
          <w:rFonts w:ascii="Arial" w:hAnsi="Arial"/>
          <w:i/>
          <w:w w:val="140"/>
          <w:sz w:val="12"/>
        </w:rPr>
        <w:t>−</w:t>
      </w:r>
      <w:r>
        <w:rPr>
          <w:i/>
          <w:w w:val="140"/>
          <w:sz w:val="12"/>
        </w:rPr>
        <w:t>q</w:t>
      </w:r>
      <w:r>
        <w:rPr>
          <w:i/>
          <w:w w:val="140"/>
          <w:position w:val="-1"/>
          <w:sz w:val="12"/>
        </w:rPr>
        <w:t xml:space="preserve">r </w:t>
      </w:r>
      <w:r>
        <w:rPr>
          <w:w w:val="140"/>
          <w:sz w:val="12"/>
        </w:rPr>
        <w:t>)</w:t>
      </w:r>
      <w:r>
        <w:rPr>
          <w:w w:val="140"/>
          <w:position w:val="5"/>
          <w:sz w:val="12"/>
        </w:rPr>
        <w:t>2</w:t>
      </w:r>
      <w:r>
        <w:rPr>
          <w:spacing w:val="-35"/>
          <w:w w:val="140"/>
          <w:position w:val="5"/>
          <w:sz w:val="12"/>
        </w:rPr>
        <w:t xml:space="preserve"> </w:t>
      </w:r>
      <w:r>
        <w:rPr>
          <w:w w:val="140"/>
          <w:sz w:val="12"/>
        </w:rPr>
        <w:t>2</w:t>
      </w:r>
      <w:r>
        <w:rPr>
          <w:i/>
          <w:w w:val="140"/>
          <w:sz w:val="12"/>
        </w:rPr>
        <w:t>σ</w:t>
      </w:r>
      <w:r>
        <w:rPr>
          <w:w w:val="140"/>
          <w:position w:val="4"/>
          <w:sz w:val="12"/>
        </w:rPr>
        <w:t>2</w:t>
      </w:r>
    </w:p>
    <w:p w14:paraId="2D9759D5" w14:textId="77777777" w:rsidR="006F1C89" w:rsidRDefault="006F1C89">
      <w:pPr>
        <w:spacing w:line="200" w:lineRule="exact"/>
        <w:rPr>
          <w:sz w:val="12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6109" w:space="40"/>
            <w:col w:w="4651"/>
          </w:cols>
        </w:sectPr>
      </w:pPr>
    </w:p>
    <w:p w14:paraId="225DFCFF" w14:textId="5673CA27" w:rsidR="006F1C89" w:rsidRDefault="00C85944">
      <w:pPr>
        <w:tabs>
          <w:tab w:val="left" w:pos="5756"/>
          <w:tab w:val="left" w:pos="6524"/>
          <w:tab w:val="left" w:pos="10410"/>
        </w:tabs>
        <w:spacing w:line="76" w:lineRule="exact"/>
        <w:ind w:left="39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12160" behindDoc="1" locked="0" layoutInCell="1" allowOverlap="1" wp14:anchorId="0378D885" wp14:editId="4C1B82BF">
                <wp:simplePos x="0" y="0"/>
                <wp:positionH relativeFrom="page">
                  <wp:posOffset>4338320</wp:posOffset>
                </wp:positionH>
                <wp:positionV relativeFrom="paragraph">
                  <wp:posOffset>-80645</wp:posOffset>
                </wp:positionV>
                <wp:extent cx="454025" cy="0"/>
                <wp:effectExtent l="0" t="0" r="0" b="0"/>
                <wp:wrapNone/>
                <wp:docPr id="921" name="Line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4025" cy="0"/>
                        </a:xfrm>
                        <a:prstGeom prst="line">
                          <a:avLst/>
                        </a:prstGeom>
                        <a:noFill/>
                        <a:ln w="455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12BE59" id="Line 911" o:spid="_x0000_s1026" style="position:absolute;z-index:-181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1.6pt,-6.35pt" to="377.35pt,-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" strokeweight=".1266mm">
                <w10:wrap anchorx="page"/>
              </v:line>
            </w:pict>
          </mc:Fallback>
        </mc:AlternateContent>
      </w:r>
      <w:r w:rsidR="005D3991">
        <w:rPr>
          <w:i/>
          <w:w w:val="125"/>
        </w:rPr>
        <w:t>α</w:t>
      </w:r>
      <w:r w:rsidR="005D3991">
        <w:rPr>
          <w:w w:val="125"/>
        </w:rPr>
        <w:t>(</w:t>
      </w:r>
      <w:proofErr w:type="spellStart"/>
      <w:r w:rsidR="005D3991">
        <w:rPr>
          <w:i/>
          <w:w w:val="125"/>
        </w:rPr>
        <w:t>z</w:t>
      </w:r>
      <w:r w:rsidR="005D3991">
        <w:rPr>
          <w:i/>
          <w:w w:val="125"/>
          <w:vertAlign w:val="subscript"/>
        </w:rPr>
        <w:t>i,s</w:t>
      </w:r>
      <w:proofErr w:type="spellEnd"/>
      <w:r w:rsidR="005D3991">
        <w:rPr>
          <w:i/>
          <w:w w:val="125"/>
        </w:rPr>
        <w:t>,</w:t>
      </w:r>
      <w:r w:rsidR="005D3991">
        <w:rPr>
          <w:i/>
          <w:spacing w:val="-24"/>
          <w:w w:val="125"/>
        </w:rPr>
        <w:t xml:space="preserve"> </w:t>
      </w:r>
      <w:proofErr w:type="spellStart"/>
      <w:r w:rsidR="005D3991">
        <w:rPr>
          <w:i/>
          <w:w w:val="125"/>
        </w:rPr>
        <w:t>q</w:t>
      </w:r>
      <w:r w:rsidR="005D3991">
        <w:rPr>
          <w:i/>
          <w:w w:val="125"/>
          <w:vertAlign w:val="subscript"/>
        </w:rPr>
        <w:t>r</w:t>
      </w:r>
      <w:proofErr w:type="spellEnd"/>
      <w:r w:rsidR="005D3991">
        <w:rPr>
          <w:w w:val="125"/>
        </w:rPr>
        <w:t>)</w:t>
      </w:r>
      <w:r w:rsidR="005D3991">
        <w:rPr>
          <w:spacing w:val="3"/>
          <w:w w:val="125"/>
        </w:rPr>
        <w:t xml:space="preserve"> </w:t>
      </w:r>
      <w:r w:rsidR="005D3991">
        <w:rPr>
          <w:w w:val="125"/>
        </w:rPr>
        <w:t>=</w:t>
      </w:r>
      <w:r w:rsidR="005D3991">
        <w:rPr>
          <w:spacing w:val="28"/>
          <w:w w:val="125"/>
        </w:rPr>
        <w:t xml:space="preserve"> </w:t>
      </w:r>
      <w:r w:rsidR="005D3991">
        <w:rPr>
          <w:rFonts w:ascii="Lucida Sans Unicode" w:hAnsi="Lucida Sans Unicode"/>
          <w:w w:val="125"/>
          <w:position w:val="1"/>
        </w:rPr>
        <w:t>√</w:t>
      </w:r>
      <w:r w:rsidR="005D3991">
        <w:rPr>
          <w:rFonts w:ascii="Lucida Sans Unicode" w:hAnsi="Lucida Sans Unicode"/>
          <w:w w:val="125"/>
          <w:position w:val="1"/>
        </w:rPr>
        <w:tab/>
      </w:r>
      <w:r w:rsidR="005D3991">
        <w:rPr>
          <w:w w:val="105"/>
          <w:position w:val="1"/>
          <w:vertAlign w:val="subscript"/>
        </w:rPr>
        <w:t>2</w:t>
      </w:r>
      <w:r w:rsidR="005D3991">
        <w:rPr>
          <w:spacing w:val="-18"/>
          <w:w w:val="105"/>
          <w:position w:val="1"/>
        </w:rPr>
        <w:t xml:space="preserve"> </w:t>
      </w:r>
      <w:r w:rsidR="005D3991">
        <w:rPr>
          <w:i/>
          <w:w w:val="105"/>
        </w:rPr>
        <w:t>e</w:t>
      </w:r>
      <w:r w:rsidR="005D3991">
        <w:rPr>
          <w:i/>
          <w:w w:val="105"/>
        </w:rPr>
        <w:tab/>
      </w:r>
      <w:r w:rsidR="005D3991">
        <w:rPr>
          <w:i/>
          <w:w w:val="130"/>
          <w:position w:val="2"/>
          <w:sz w:val="12"/>
        </w:rPr>
        <w:t>s</w:t>
      </w:r>
      <w:r w:rsidR="005D3991">
        <w:rPr>
          <w:i/>
          <w:w w:val="130"/>
          <w:position w:val="2"/>
          <w:sz w:val="12"/>
        </w:rPr>
        <w:tab/>
      </w:r>
      <w:r w:rsidR="005D3991">
        <w:rPr>
          <w:w w:val="130"/>
        </w:rPr>
        <w:t>(2)</w:t>
      </w:r>
    </w:p>
    <w:p w14:paraId="0ABF9A75" w14:textId="77777777" w:rsidR="006F1C89" w:rsidRDefault="005D3991">
      <w:pPr>
        <w:spacing w:line="187" w:lineRule="auto"/>
        <w:ind w:left="427" w:right="18"/>
        <w:jc w:val="center"/>
        <w:rPr>
          <w:i/>
          <w:sz w:val="16"/>
        </w:rPr>
      </w:pPr>
      <w:r>
        <w:rPr>
          <w:w w:val="110"/>
        </w:rPr>
        <w:t>2</w:t>
      </w:r>
      <w:r>
        <w:rPr>
          <w:i/>
          <w:w w:val="110"/>
        </w:rPr>
        <w:t>πσ</w:t>
      </w:r>
      <w:r>
        <w:rPr>
          <w:i/>
          <w:w w:val="110"/>
          <w:position w:val="-4"/>
          <w:sz w:val="16"/>
        </w:rPr>
        <w:t>s</w:t>
      </w:r>
    </w:p>
    <w:p w14:paraId="7395297B" w14:textId="5EC4587F" w:rsidR="006F1C89" w:rsidRDefault="005D3991">
      <w:pPr>
        <w:pStyle w:val="BodyText"/>
        <w:spacing w:before="166" w:line="242" w:lineRule="auto"/>
        <w:ind w:left="150" w:right="10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to describe this relationship.</w:t>
      </w:r>
      <w:r>
        <w:rPr>
          <w:rFonts w:ascii="Calibri" w:hAnsi="Calibri"/>
          <w:spacing w:val="1"/>
          <w:w w:val="105"/>
        </w:rPr>
        <w:t xml:space="preserve"> </w:t>
      </w:r>
      <w:commentRangeEnd w:id="25"/>
      <w:r w:rsidR="00FF6931">
        <w:rPr>
          <w:rStyle w:val="CommentReference"/>
          <w:rFonts w:ascii="Calibri" w:eastAsia="Calibri" w:hAnsi="Calibri" w:cs="Calibri"/>
        </w:rPr>
        <w:commentReference w:id="25"/>
      </w:r>
      <w:r>
        <w:rPr>
          <w:rFonts w:ascii="Calibri" w:hAnsi="Calibri"/>
          <w:w w:val="105"/>
        </w:rPr>
        <w:t xml:space="preserve">Here,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05"/>
        </w:rPr>
        <w:t>determines how fast the feeding efficiency decreases with increasing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mismatch between </w:t>
      </w:r>
      <w:r>
        <w:rPr>
          <w:rFonts w:ascii="Calibri" w:hAnsi="Calibri"/>
          <w:i/>
          <w:w w:val="115"/>
        </w:rPr>
        <w:t>z</w:t>
      </w:r>
      <w:r>
        <w:rPr>
          <w:rFonts w:ascii="Calibri" w:hAnsi="Calibri"/>
          <w:w w:val="115"/>
        </w:rPr>
        <w:t>(</w:t>
      </w:r>
      <w:proofErr w:type="spellStart"/>
      <w:r>
        <w:rPr>
          <w:rFonts w:ascii="Calibri" w:hAnsi="Calibri"/>
          <w:i/>
          <w:w w:val="115"/>
        </w:rPr>
        <w:t>z</w:t>
      </w:r>
      <w:r>
        <w:rPr>
          <w:rFonts w:ascii="Calibri" w:hAnsi="Calibri"/>
          <w:i/>
          <w:w w:val="115"/>
          <w:vertAlign w:val="subscript"/>
        </w:rPr>
        <w:t>i,s</w:t>
      </w:r>
      <w:proofErr w:type="spellEnd"/>
      <w:r>
        <w:rPr>
          <w:rFonts w:ascii="Calibri" w:hAnsi="Calibri"/>
          <w:i/>
          <w:w w:val="115"/>
        </w:rPr>
        <w:t xml:space="preserve"> </w:t>
      </w:r>
      <w:r>
        <w:rPr>
          <w:rFonts w:ascii="Calibri" w:hAnsi="Calibri"/>
          <w:w w:val="105"/>
        </w:rPr>
        <w:t xml:space="preserve">and </w:t>
      </w:r>
      <w:proofErr w:type="spellStart"/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ins w:id="26" w:author="Frank Johansson" w:date="2024-07-25T13:35:00Z">
        <w:r w:rsidR="00FF6931" w:rsidRPr="00FF6931">
          <w:rPr>
            <w:rFonts w:ascii="Calibri" w:hAnsi="Calibri"/>
            <w:i/>
            <w:w w:val="105"/>
            <w:rPrChange w:id="27" w:author="Frank Johansson" w:date="2024-07-25T13:35:00Z">
              <w:rPr>
                <w:rFonts w:ascii="Calibri" w:hAnsi="Calibri"/>
                <w:i/>
                <w:w w:val="105"/>
                <w:vertAlign w:val="subscript"/>
              </w:rPr>
            </w:rPrChange>
          </w:rPr>
          <w:t>)</w:t>
        </w:r>
      </w:ins>
      <w:r>
        <w:rPr>
          <w:rFonts w:ascii="Calibri" w:hAnsi="Calibri"/>
          <w:w w:val="105"/>
        </w:rPr>
        <w:t xml:space="preserve">. It can be seen as the </w:t>
      </w:r>
      <w:r w:rsidR="00FF6931">
        <w:rPr>
          <w:rFonts w:ascii="Calibri" w:hAnsi="Calibri"/>
          <w:w w:val="105"/>
        </w:rPr>
        <w:t xml:space="preserve">degree </w:t>
      </w:r>
      <w:r>
        <w:rPr>
          <w:rFonts w:ascii="Calibri" w:hAnsi="Calibri"/>
          <w:w w:val="105"/>
        </w:rPr>
        <w:t xml:space="preserve">of </w:t>
      </w:r>
      <w:proofErr w:type="spellStart"/>
      <w:r>
        <w:rPr>
          <w:rFonts w:ascii="Calibri" w:hAnsi="Calibri"/>
          <w:w w:val="105"/>
        </w:rPr>
        <w:t>generalism</w:t>
      </w:r>
      <w:proofErr w:type="spellEnd"/>
      <w:r>
        <w:rPr>
          <w:rFonts w:ascii="Calibri" w:hAnsi="Calibri"/>
          <w:w w:val="105"/>
        </w:rPr>
        <w:t xml:space="preserve"> </w:t>
      </w:r>
      <w:r w:rsidR="00FF6931">
        <w:rPr>
          <w:rFonts w:ascii="Calibri" w:hAnsi="Calibri"/>
          <w:w w:val="105"/>
        </w:rPr>
        <w:t xml:space="preserve">possessed </w:t>
      </w:r>
      <w:r>
        <w:rPr>
          <w:rFonts w:ascii="Calibri" w:hAnsi="Calibri"/>
          <w:w w:val="105"/>
        </w:rPr>
        <w:t>by the consumer, or its niche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width.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If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05"/>
        </w:rPr>
        <w:t xml:space="preserve">is large, individuals can forage efficiently on a broad set of </w:t>
      </w:r>
      <w:proofErr w:type="gramStart"/>
      <w:r>
        <w:rPr>
          <w:rFonts w:ascii="Calibri" w:hAnsi="Calibri"/>
          <w:w w:val="105"/>
        </w:rPr>
        <w:t>resource</w:t>
      </w:r>
      <w:proofErr w:type="gramEnd"/>
      <w:r>
        <w:rPr>
          <w:rFonts w:ascii="Calibri" w:hAnsi="Calibri"/>
          <w:w w:val="105"/>
        </w:rPr>
        <w:t xml:space="preserve">.  The opposite is true if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small,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then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consumers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should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be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considered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specialists.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Individuals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each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life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stage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feed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on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different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resources,</w:t>
      </w:r>
      <w:r>
        <w:rPr>
          <w:rFonts w:ascii="Calibri" w:hAnsi="Calibri"/>
          <w:spacing w:val="-49"/>
          <w:w w:val="105"/>
        </w:rPr>
        <w:t xml:space="preserve"> </w:t>
      </w:r>
      <w:r>
        <w:rPr>
          <w:rFonts w:ascii="Calibri" w:hAnsi="Calibri"/>
        </w:rPr>
        <w:t>so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i/>
        </w:rPr>
        <w:t>α</w:t>
      </w:r>
      <w:r>
        <w:rPr>
          <w:rFonts w:ascii="Calibri" w:hAnsi="Calibri"/>
        </w:rPr>
        <w:t>(</w:t>
      </w:r>
      <w:proofErr w:type="spellStart"/>
      <w:r>
        <w:rPr>
          <w:rFonts w:ascii="Calibri" w:hAnsi="Calibri"/>
          <w:i/>
        </w:rPr>
        <w:t>z</w:t>
      </w:r>
      <w:r>
        <w:rPr>
          <w:rFonts w:ascii="Calibri" w:hAnsi="Calibri"/>
          <w:i/>
          <w:vertAlign w:val="subscript"/>
        </w:rPr>
        <w:t>i,s</w:t>
      </w:r>
      <w:proofErr w:type="spellEnd"/>
      <w:r>
        <w:rPr>
          <w:rFonts w:ascii="Calibri" w:hAnsi="Calibri"/>
          <w:i/>
        </w:rPr>
        <w:t xml:space="preserve">, </w:t>
      </w:r>
      <w:proofErr w:type="spellStart"/>
      <w:r>
        <w:rPr>
          <w:rFonts w:ascii="Calibri" w:hAnsi="Calibri"/>
          <w:i/>
        </w:rPr>
        <w:t>q</w:t>
      </w:r>
      <w:r>
        <w:rPr>
          <w:rFonts w:ascii="Calibri" w:hAnsi="Calibri"/>
          <w:i/>
          <w:vertAlign w:val="subscript"/>
        </w:rPr>
        <w:t>r</w:t>
      </w:r>
      <w:proofErr w:type="spellEnd"/>
      <w:r>
        <w:rPr>
          <w:rFonts w:ascii="Calibri" w:hAnsi="Calibri"/>
        </w:rPr>
        <w:t>)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only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different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each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resource</w:t>
      </w:r>
      <w:ins w:id="28" w:author="Frank Johansson" w:date="2024-07-25T13:38:00Z">
        <w:r w:rsidR="00CC2006">
          <w:rPr>
            <w:rFonts w:ascii="Calibri" w:hAnsi="Calibri"/>
          </w:rPr>
          <w:t>,</w:t>
        </w:r>
      </w:ins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but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also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each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life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stage.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This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model</w:t>
      </w:r>
      <w:r>
        <w:rPr>
          <w:rFonts w:ascii="Calibri" w:hAnsi="Calibri"/>
          <w:spacing w:val="49"/>
        </w:rPr>
        <w:t xml:space="preserve"> </w:t>
      </w:r>
      <w:r>
        <w:rPr>
          <w:rFonts w:ascii="Calibri" w:hAnsi="Calibri"/>
        </w:rPr>
        <w:t>takes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50"/>
        </w:rPr>
        <w:t xml:space="preserve"> </w:t>
      </w:r>
      <w:r>
        <w:rPr>
          <w:rFonts w:ascii="Calibri" w:hAnsi="Calibri"/>
        </w:rPr>
        <w:t>density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w w:val="105"/>
        </w:rPr>
        <w:t xml:space="preserve">dependence and frequency dependence into account by </w:t>
      </w:r>
      <w:r w:rsidR="00CC2006">
        <w:rPr>
          <w:rFonts w:ascii="Calibri" w:hAnsi="Calibri"/>
          <w:w w:val="105"/>
        </w:rPr>
        <w:t xml:space="preserve">allowing </w:t>
      </w:r>
      <w:r>
        <w:rPr>
          <w:rFonts w:ascii="Calibri" w:hAnsi="Calibri"/>
          <w:w w:val="105"/>
        </w:rPr>
        <w:t xml:space="preserve">an individual’s realized feeding efficiency </w:t>
      </w:r>
      <w:r w:rsidR="00CC2006">
        <w:rPr>
          <w:rFonts w:ascii="Calibri" w:hAnsi="Calibri"/>
          <w:w w:val="105"/>
        </w:rPr>
        <w:t xml:space="preserve">to </w:t>
      </w:r>
      <w:r>
        <w:rPr>
          <w:rFonts w:ascii="Calibri" w:hAnsi="Calibri"/>
          <w:w w:val="105"/>
        </w:rPr>
        <w:t>be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affected by the feeding efficiency of all other individuals.  Simply put, an individual’s realized ability to consume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 resource is lower if there are many other individuals feeding on the same resource, especially, if they are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adapted to feed on that resource.</w:t>
      </w:r>
      <w:r>
        <w:rPr>
          <w:rFonts w:ascii="Calibri" w:hAnsi="Calibri"/>
          <w:spacing w:val="1"/>
          <w:w w:val="105"/>
        </w:rPr>
        <w:t xml:space="preserve"> </w:t>
      </w:r>
      <w:r w:rsidR="00CC2006">
        <w:rPr>
          <w:rFonts w:ascii="Calibri" w:hAnsi="Calibri"/>
          <w:w w:val="105"/>
        </w:rPr>
        <w:t>Hence</w:t>
      </w:r>
      <w:r>
        <w:rPr>
          <w:rFonts w:ascii="Calibri" w:hAnsi="Calibri"/>
          <w:w w:val="105"/>
        </w:rPr>
        <w:t xml:space="preserve">, the </w:t>
      </w:r>
      <w:proofErr w:type="gramStart"/>
      <w:r>
        <w:rPr>
          <w:rFonts w:ascii="Calibri" w:hAnsi="Calibri"/>
          <w:w w:val="105"/>
        </w:rPr>
        <w:t>amount</w:t>
      </w:r>
      <w:proofErr w:type="gramEnd"/>
      <w:r>
        <w:rPr>
          <w:rFonts w:ascii="Calibri" w:hAnsi="Calibri"/>
          <w:w w:val="105"/>
        </w:rPr>
        <w:t xml:space="preserve"> of resources obtained depends on the individual’s ability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relative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ability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all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other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individuals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population.</w:t>
      </w:r>
      <w:r>
        <w:rPr>
          <w:rFonts w:ascii="Calibri" w:hAnsi="Calibri"/>
          <w:spacing w:val="46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this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end,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feeding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efficiency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i/>
          <w:w w:val="115"/>
        </w:rPr>
        <w:t>α</w:t>
      </w:r>
      <w:r>
        <w:rPr>
          <w:rFonts w:ascii="Calibri" w:hAnsi="Calibri"/>
          <w:w w:val="115"/>
        </w:rPr>
        <w:t>(</w:t>
      </w:r>
      <w:proofErr w:type="spellStart"/>
      <w:r>
        <w:rPr>
          <w:rFonts w:ascii="Calibri" w:hAnsi="Calibri"/>
          <w:i/>
          <w:w w:val="115"/>
        </w:rPr>
        <w:t>z</w:t>
      </w:r>
      <w:r>
        <w:rPr>
          <w:rFonts w:ascii="Calibri" w:hAnsi="Calibri"/>
          <w:i/>
          <w:w w:val="115"/>
          <w:vertAlign w:val="subscript"/>
        </w:rPr>
        <w:t>i,s</w:t>
      </w:r>
      <w:proofErr w:type="spellEnd"/>
      <w:r>
        <w:rPr>
          <w:rFonts w:ascii="Calibri" w:hAnsi="Calibri"/>
          <w:i/>
          <w:w w:val="115"/>
        </w:rPr>
        <w:t>,</w:t>
      </w:r>
      <w:r>
        <w:rPr>
          <w:rFonts w:ascii="Calibri" w:hAnsi="Calibri"/>
          <w:i/>
          <w:spacing w:val="-21"/>
          <w:w w:val="115"/>
        </w:rPr>
        <w:t xml:space="preserve"> </w:t>
      </w:r>
      <w:proofErr w:type="spellStart"/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rFonts w:ascii="Calibri" w:hAnsi="Calibri"/>
          <w:w w:val="105"/>
        </w:rPr>
        <w:t>)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an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individual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divided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by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summed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feeding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efficiencies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all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other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individuals,</w:t>
      </w:r>
    </w:p>
    <w:p w14:paraId="3C654F9E" w14:textId="77777777" w:rsidR="006F1C89" w:rsidRDefault="005D3991">
      <w:pPr>
        <w:tabs>
          <w:tab w:val="left" w:pos="320"/>
          <w:tab w:val="left" w:pos="1530"/>
        </w:tabs>
        <w:spacing w:before="172" w:line="209" w:lineRule="exact"/>
        <w:ind w:right="18"/>
        <w:jc w:val="center"/>
      </w:pPr>
      <w:r>
        <w:rPr>
          <w:rFonts w:ascii="Times New Roman" w:hAnsi="Times New Roman"/>
          <w:w w:val="99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i/>
          <w:w w:val="120"/>
          <w:u w:val="single"/>
        </w:rPr>
        <w:t>α</w:t>
      </w:r>
      <w:r>
        <w:rPr>
          <w:w w:val="120"/>
          <w:u w:val="single"/>
        </w:rPr>
        <w:t>(</w:t>
      </w:r>
      <w:proofErr w:type="spellStart"/>
      <w:r>
        <w:rPr>
          <w:i/>
          <w:w w:val="120"/>
          <w:u w:val="single"/>
        </w:rPr>
        <w:t>z</w:t>
      </w:r>
      <w:r>
        <w:rPr>
          <w:i/>
          <w:w w:val="120"/>
          <w:u w:val="single"/>
          <w:vertAlign w:val="subscript"/>
        </w:rPr>
        <w:t>i,s</w:t>
      </w:r>
      <w:proofErr w:type="spellEnd"/>
      <w:r>
        <w:rPr>
          <w:i/>
          <w:w w:val="120"/>
          <w:u w:val="single"/>
        </w:rPr>
        <w:t>,</w:t>
      </w:r>
      <w:r>
        <w:rPr>
          <w:i/>
          <w:spacing w:val="-14"/>
          <w:w w:val="120"/>
          <w:u w:val="single"/>
        </w:rPr>
        <w:t xml:space="preserve"> </w:t>
      </w:r>
      <w:proofErr w:type="spellStart"/>
      <w:r>
        <w:rPr>
          <w:i/>
          <w:w w:val="120"/>
          <w:u w:val="single"/>
        </w:rPr>
        <w:t>q</w:t>
      </w:r>
      <w:r>
        <w:rPr>
          <w:i/>
          <w:w w:val="120"/>
          <w:u w:val="single"/>
          <w:vertAlign w:val="subscript"/>
        </w:rPr>
        <w:t>r</w:t>
      </w:r>
      <w:proofErr w:type="spellEnd"/>
      <w:r>
        <w:rPr>
          <w:w w:val="120"/>
          <w:u w:val="single"/>
        </w:rPr>
        <w:t>)</w:t>
      </w:r>
      <w:r>
        <w:rPr>
          <w:u w:val="single"/>
        </w:rPr>
        <w:tab/>
      </w:r>
    </w:p>
    <w:p w14:paraId="15AC24A9" w14:textId="2B3570A9" w:rsidR="006F1C89" w:rsidRDefault="00C85944">
      <w:pPr>
        <w:tabs>
          <w:tab w:val="left" w:pos="10410"/>
        </w:tabs>
        <w:spacing w:line="115" w:lineRule="exact"/>
        <w:ind w:left="617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13184" behindDoc="1" locked="0" layoutInCell="1" allowOverlap="1" wp14:anchorId="4E170D0E" wp14:editId="4BDAFD55">
                <wp:simplePos x="0" y="0"/>
                <wp:positionH relativeFrom="page">
                  <wp:posOffset>3380740</wp:posOffset>
                </wp:positionH>
                <wp:positionV relativeFrom="paragraph">
                  <wp:posOffset>1905</wp:posOffset>
                </wp:positionV>
                <wp:extent cx="146685" cy="517525"/>
                <wp:effectExtent l="0" t="0" r="0" b="0"/>
                <wp:wrapNone/>
                <wp:docPr id="920" name="Text Box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51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BA319B" w14:textId="77777777" w:rsidR="006F1C89" w:rsidRDefault="005D3991">
                            <w:pPr>
                              <w:pStyle w:val="BodyText"/>
                              <w:spacing w:line="265" w:lineRule="exact"/>
                            </w:pPr>
                            <w:r>
                              <w:rPr>
                                <w:w w:val="176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170D0E" id="_x0000_t202" coordsize="21600,21600" o:spt="202" path="m,l,21600r21600,l21600,xe">
                <v:stroke joinstyle="miter"/>
                <v:path gradientshapeok="t" o:connecttype="rect"/>
              </v:shapetype>
              <v:shape id="Text Box 910" o:spid="_x0000_s1026" type="#_x0000_t202" style="position:absolute;left:0;text-align:left;margin-left:266.2pt;margin-top:.15pt;width:11.55pt;height:40.75pt;z-index:-181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" filled="f" stroked="f">
                <v:textbox inset="0,0,0,0">
                  <w:txbxContent>
                    <w:p w14:paraId="7CBA319B" w14:textId="77777777" w:rsidR="006F1C89" w:rsidRDefault="005D3991">
                      <w:pPr>
                        <w:pStyle w:val="BodyText"/>
                        <w:spacing w:line="265" w:lineRule="exact"/>
                      </w:pPr>
                      <w:r>
                        <w:rPr>
                          <w:w w:val="176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i/>
          <w:w w:val="110"/>
        </w:rPr>
        <w:t>.</w:t>
      </w:r>
      <w:r w:rsidR="005D3991">
        <w:rPr>
          <w:i/>
          <w:w w:val="110"/>
        </w:rPr>
        <w:tab/>
      </w:r>
      <w:r w:rsidR="005D3991">
        <w:rPr>
          <w:w w:val="110"/>
        </w:rPr>
        <w:t>(3)</w:t>
      </w:r>
    </w:p>
    <w:p w14:paraId="08072D15" w14:textId="77777777" w:rsidR="006F1C89" w:rsidRDefault="006F1C89">
      <w:pPr>
        <w:spacing w:line="115" w:lineRule="exact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16592F43" w14:textId="77777777" w:rsidR="006F1C89" w:rsidRDefault="005D3991">
      <w:pPr>
        <w:spacing w:before="1" w:line="189" w:lineRule="auto"/>
        <w:ind w:left="4854" w:right="-16"/>
        <w:rPr>
          <w:sz w:val="16"/>
        </w:rPr>
      </w:pPr>
      <w:r>
        <w:rPr>
          <w:i/>
          <w:w w:val="135"/>
          <w:position w:val="2"/>
          <w:sz w:val="16"/>
        </w:rPr>
        <w:t>N</w:t>
      </w:r>
      <w:r>
        <w:rPr>
          <w:i/>
          <w:w w:val="135"/>
          <w:sz w:val="12"/>
        </w:rPr>
        <w:t>s</w:t>
      </w:r>
      <w:r>
        <w:rPr>
          <w:i/>
          <w:spacing w:val="1"/>
          <w:w w:val="135"/>
          <w:sz w:val="12"/>
        </w:rPr>
        <w:t xml:space="preserve"> </w:t>
      </w:r>
      <w:r>
        <w:rPr>
          <w:i/>
          <w:w w:val="130"/>
          <w:sz w:val="16"/>
        </w:rPr>
        <w:t>n</w:t>
      </w:r>
      <w:r>
        <w:rPr>
          <w:w w:val="130"/>
          <w:sz w:val="16"/>
        </w:rPr>
        <w:t>=1</w:t>
      </w:r>
    </w:p>
    <w:p w14:paraId="7676CC64" w14:textId="77777777" w:rsidR="006F1C89" w:rsidRDefault="005D3991">
      <w:pPr>
        <w:spacing w:before="10"/>
        <w:ind w:left="6"/>
      </w:pPr>
      <w:r>
        <w:br w:type="column"/>
      </w:r>
      <w:r>
        <w:rPr>
          <w:i/>
          <w:w w:val="120"/>
        </w:rPr>
        <w:t>α</w:t>
      </w:r>
      <w:r>
        <w:rPr>
          <w:w w:val="120"/>
        </w:rPr>
        <w:t>(</w:t>
      </w:r>
      <w:proofErr w:type="spellStart"/>
      <w:r>
        <w:rPr>
          <w:i/>
          <w:w w:val="120"/>
        </w:rPr>
        <w:t>z</w:t>
      </w:r>
      <w:r>
        <w:rPr>
          <w:i/>
          <w:w w:val="120"/>
          <w:vertAlign w:val="subscript"/>
        </w:rPr>
        <w:t>n,s</w:t>
      </w:r>
      <w:proofErr w:type="spellEnd"/>
      <w:r>
        <w:rPr>
          <w:i/>
          <w:w w:val="120"/>
        </w:rPr>
        <w:t>,</w:t>
      </w:r>
      <w:r>
        <w:rPr>
          <w:i/>
          <w:spacing w:val="3"/>
          <w:w w:val="120"/>
        </w:rPr>
        <w:t xml:space="preserve"> </w:t>
      </w:r>
      <w:proofErr w:type="spellStart"/>
      <w:r>
        <w:rPr>
          <w:i/>
          <w:w w:val="120"/>
        </w:rPr>
        <w:t>q</w:t>
      </w:r>
      <w:r>
        <w:rPr>
          <w:i/>
          <w:w w:val="120"/>
          <w:vertAlign w:val="subscript"/>
        </w:rPr>
        <w:t>r</w:t>
      </w:r>
      <w:proofErr w:type="spellEnd"/>
      <w:r>
        <w:rPr>
          <w:w w:val="120"/>
        </w:rPr>
        <w:t>)</w:t>
      </w:r>
    </w:p>
    <w:p w14:paraId="468C1B3A" w14:textId="77777777" w:rsidR="006F1C89" w:rsidRDefault="006F1C89">
      <w:p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5174" w:space="40"/>
            <w:col w:w="5586"/>
          </w:cols>
        </w:sectPr>
      </w:pPr>
    </w:p>
    <w:p w14:paraId="07FD6680" w14:textId="77777777" w:rsidR="006F1C89" w:rsidRDefault="006F1C89">
      <w:pPr>
        <w:spacing w:before="7"/>
        <w:rPr>
          <w:sz w:val="8"/>
        </w:rPr>
      </w:pPr>
    </w:p>
    <w:p w14:paraId="1F51FB98" w14:textId="57E69478" w:rsidR="006F1C89" w:rsidRDefault="00C85944">
      <w:pPr>
        <w:pStyle w:val="BodyText"/>
        <w:spacing w:before="54" w:line="242" w:lineRule="auto"/>
        <w:ind w:left="150" w:right="107"/>
        <w:jc w:val="both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13696" behindDoc="1" locked="0" layoutInCell="1" allowOverlap="1" wp14:anchorId="655CA867" wp14:editId="644F791F">
                <wp:simplePos x="0" y="0"/>
                <wp:positionH relativeFrom="page">
                  <wp:posOffset>3662680</wp:posOffset>
                </wp:positionH>
                <wp:positionV relativeFrom="paragraph">
                  <wp:posOffset>902335</wp:posOffset>
                </wp:positionV>
                <wp:extent cx="62865" cy="101600"/>
                <wp:effectExtent l="0" t="0" r="0" b="0"/>
                <wp:wrapNone/>
                <wp:docPr id="919" name="Text Box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42D2C0" w14:textId="77777777" w:rsidR="006F1C89" w:rsidRDefault="005D3991">
                            <w:pPr>
                              <w:spacing w:line="159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6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5CA867" id="Text Box 909" o:spid="_x0000_s1027" type="#_x0000_t202" style="position:absolute;left:0;text-align:left;margin-left:288.4pt;margin-top:71.05pt;width:4.95pt;height:8pt;z-index:-181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" filled="f" stroked="f">
                <v:textbox inset="0,0,0,0">
                  <w:txbxContent>
                    <w:p w14:paraId="4C42D2C0" w14:textId="77777777" w:rsidR="006F1C89" w:rsidRDefault="005D3991">
                      <w:pPr>
                        <w:spacing w:line="159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26"/>
                          <w:sz w:val="1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14720" behindDoc="1" locked="0" layoutInCell="1" allowOverlap="1" wp14:anchorId="2EB55AD9" wp14:editId="2322F76D">
                <wp:simplePos x="0" y="0"/>
                <wp:positionH relativeFrom="page">
                  <wp:posOffset>3227070</wp:posOffset>
                </wp:positionH>
                <wp:positionV relativeFrom="paragraph">
                  <wp:posOffset>1096010</wp:posOffset>
                </wp:positionV>
                <wp:extent cx="50165" cy="101600"/>
                <wp:effectExtent l="0" t="0" r="0" b="0"/>
                <wp:wrapNone/>
                <wp:docPr id="918" name="Text Box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D29B35" w14:textId="77777777" w:rsidR="006F1C89" w:rsidRDefault="005D3991">
                            <w:pPr>
                              <w:spacing w:line="159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55AD9" id="Text Box 908" o:spid="_x0000_s1028" type="#_x0000_t202" style="position:absolute;left:0;text-align:left;margin-left:254.1pt;margin-top:86.3pt;width:3.95pt;height:8pt;z-index:-181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" filled="f" stroked="f">
                <v:textbox inset="0,0,0,0">
                  <w:txbxContent>
                    <w:p w14:paraId="0CD29B35" w14:textId="77777777" w:rsidR="006F1C89" w:rsidRDefault="005D3991">
                      <w:pPr>
                        <w:spacing w:line="159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25"/>
                          <w:sz w:val="16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Calibri"/>
          <w:w w:val="105"/>
        </w:rPr>
        <w:t xml:space="preserve">Here, </w:t>
      </w:r>
      <w:r w:rsidR="005D3991">
        <w:rPr>
          <w:rFonts w:ascii="Calibri"/>
          <w:i/>
          <w:w w:val="105"/>
        </w:rPr>
        <w:t>N</w:t>
      </w:r>
      <w:r w:rsidR="005D3991">
        <w:rPr>
          <w:rFonts w:ascii="Calibri"/>
          <w:i/>
          <w:w w:val="105"/>
          <w:vertAlign w:val="subscript"/>
        </w:rPr>
        <w:t>s</w:t>
      </w:r>
      <w:r w:rsidR="005D3991">
        <w:rPr>
          <w:rFonts w:ascii="Calibri"/>
          <w:i/>
          <w:w w:val="105"/>
        </w:rPr>
        <w:t xml:space="preserve"> </w:t>
      </w:r>
      <w:r w:rsidR="005D3991">
        <w:rPr>
          <w:rFonts w:ascii="Calibri"/>
          <w:w w:val="105"/>
        </w:rPr>
        <w:t>denotes the total number of individuals in the population in the same life stage. Equation (3) describes</w:t>
      </w:r>
      <w:r w:rsidR="005D3991">
        <w:rPr>
          <w:rFonts w:ascii="Calibri"/>
          <w:spacing w:val="1"/>
          <w:w w:val="105"/>
        </w:rPr>
        <w:t xml:space="preserve"> </w:t>
      </w:r>
      <w:r w:rsidR="005D3991">
        <w:rPr>
          <w:rFonts w:ascii="Calibri"/>
          <w:w w:val="110"/>
        </w:rPr>
        <w:t xml:space="preserve">the </w:t>
      </w:r>
      <w:r w:rsidR="005D3991">
        <w:rPr>
          <w:rFonts w:ascii="Calibri"/>
          <w:w w:val="110"/>
          <w:u w:val="single"/>
        </w:rPr>
        <w:t>fraction</w:t>
      </w:r>
      <w:r w:rsidR="005D3991">
        <w:rPr>
          <w:rFonts w:ascii="Calibri"/>
          <w:w w:val="110"/>
        </w:rPr>
        <w:t xml:space="preserve"> of a resource that </w:t>
      </w:r>
      <w:r w:rsidR="005D3991">
        <w:rPr>
          <w:rFonts w:ascii="Calibri"/>
          <w:b/>
          <w:w w:val="110"/>
        </w:rPr>
        <w:t xml:space="preserve">one </w:t>
      </w:r>
      <w:r w:rsidR="005D3991">
        <w:rPr>
          <w:rFonts w:ascii="Calibri"/>
          <w:w w:val="110"/>
        </w:rPr>
        <w:t xml:space="preserve">individual in </w:t>
      </w:r>
      <w:r w:rsidR="005D3991">
        <w:rPr>
          <w:rFonts w:ascii="Calibri"/>
          <w:b/>
          <w:w w:val="110"/>
        </w:rPr>
        <w:t xml:space="preserve">one </w:t>
      </w:r>
      <w:r w:rsidR="005D3991">
        <w:rPr>
          <w:rFonts w:ascii="Calibri"/>
          <w:w w:val="110"/>
        </w:rPr>
        <w:t xml:space="preserve">life stage consumes of </w:t>
      </w:r>
      <w:r w:rsidR="005D3991">
        <w:rPr>
          <w:rFonts w:ascii="Calibri"/>
          <w:b/>
          <w:w w:val="110"/>
        </w:rPr>
        <w:t xml:space="preserve">one </w:t>
      </w:r>
      <w:r w:rsidR="005D3991">
        <w:rPr>
          <w:rFonts w:ascii="Calibri"/>
          <w:w w:val="110"/>
        </w:rPr>
        <w:t>resource.</w:t>
      </w:r>
      <w:r w:rsidR="005D3991">
        <w:rPr>
          <w:rFonts w:ascii="Calibri"/>
          <w:spacing w:val="1"/>
          <w:w w:val="110"/>
        </w:rPr>
        <w:t xml:space="preserve"> </w:t>
      </w:r>
      <w:r w:rsidR="005D3991">
        <w:rPr>
          <w:rFonts w:ascii="Calibri"/>
          <w:w w:val="110"/>
        </w:rPr>
        <w:t>To get the total</w:t>
      </w:r>
      <w:r w:rsidR="005D3991">
        <w:rPr>
          <w:rFonts w:ascii="Calibri"/>
          <w:spacing w:val="1"/>
          <w:w w:val="110"/>
        </w:rPr>
        <w:t xml:space="preserve"> </w:t>
      </w:r>
      <w:r w:rsidR="005D3991">
        <w:rPr>
          <w:rFonts w:ascii="Calibri"/>
          <w:w w:val="105"/>
        </w:rPr>
        <w:t>energy consumed from all resources by an individual during one life stage, equation (3) is summed over all</w:t>
      </w:r>
      <w:r w:rsidR="005D3991">
        <w:rPr>
          <w:rFonts w:ascii="Calibri"/>
          <w:spacing w:val="1"/>
          <w:w w:val="105"/>
        </w:rPr>
        <w:t xml:space="preserve"> </w:t>
      </w:r>
      <w:r w:rsidR="005D3991">
        <w:rPr>
          <w:rFonts w:ascii="Calibri"/>
          <w:w w:val="105"/>
        </w:rPr>
        <w:t xml:space="preserve">resources </w:t>
      </w:r>
      <w:r w:rsidR="005D3991">
        <w:rPr>
          <w:rFonts w:ascii="Calibri"/>
          <w:i/>
          <w:w w:val="105"/>
        </w:rPr>
        <w:t xml:space="preserve">T </w:t>
      </w:r>
      <w:r w:rsidR="005D3991">
        <w:rPr>
          <w:rFonts w:ascii="Calibri"/>
          <w:w w:val="105"/>
        </w:rPr>
        <w:t>and adjusted for the amount available of each resource. The energy accumulated by an individual</w:t>
      </w:r>
      <w:r w:rsidR="005D3991">
        <w:rPr>
          <w:rFonts w:ascii="Calibri"/>
          <w:spacing w:val="1"/>
          <w:w w:val="105"/>
        </w:rPr>
        <w:t xml:space="preserve"> </w:t>
      </w:r>
      <w:r w:rsidR="005D3991">
        <w:rPr>
          <w:rFonts w:ascii="Calibri"/>
          <w:w w:val="110"/>
        </w:rPr>
        <w:t>during</w:t>
      </w:r>
      <w:r w:rsidR="005D3991">
        <w:rPr>
          <w:rFonts w:ascii="Calibri"/>
          <w:spacing w:val="16"/>
          <w:w w:val="110"/>
        </w:rPr>
        <w:t xml:space="preserve"> </w:t>
      </w:r>
      <w:r w:rsidR="005D3991">
        <w:rPr>
          <w:rFonts w:ascii="Calibri"/>
          <w:w w:val="110"/>
        </w:rPr>
        <w:t>one</w:t>
      </w:r>
      <w:r w:rsidR="005D3991">
        <w:rPr>
          <w:rFonts w:ascii="Calibri"/>
          <w:spacing w:val="16"/>
          <w:w w:val="110"/>
        </w:rPr>
        <w:t xml:space="preserve"> </w:t>
      </w:r>
      <w:r w:rsidR="005D3991">
        <w:rPr>
          <w:rFonts w:ascii="Calibri"/>
          <w:w w:val="110"/>
        </w:rPr>
        <w:t>life</w:t>
      </w:r>
      <w:r w:rsidR="005D3991">
        <w:rPr>
          <w:rFonts w:ascii="Calibri"/>
          <w:spacing w:val="17"/>
          <w:w w:val="110"/>
        </w:rPr>
        <w:t xml:space="preserve"> </w:t>
      </w:r>
      <w:r w:rsidR="005D3991">
        <w:rPr>
          <w:rFonts w:ascii="Calibri"/>
          <w:w w:val="110"/>
        </w:rPr>
        <w:t>stage</w:t>
      </w:r>
      <w:r w:rsidR="005D3991">
        <w:rPr>
          <w:rFonts w:ascii="Calibri"/>
          <w:spacing w:val="17"/>
          <w:w w:val="110"/>
        </w:rPr>
        <w:t xml:space="preserve"> </w:t>
      </w:r>
      <w:r w:rsidR="005D3991">
        <w:rPr>
          <w:rFonts w:ascii="Calibri"/>
          <w:w w:val="110"/>
        </w:rPr>
        <w:t>is</w:t>
      </w:r>
    </w:p>
    <w:p w14:paraId="272DA773" w14:textId="77777777" w:rsidR="006F1C89" w:rsidRDefault="006F1C89">
      <w:pPr>
        <w:spacing w:line="242" w:lineRule="auto"/>
        <w:jc w:val="both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1D7DA738" w14:textId="05BDC38A" w:rsidR="006F1C89" w:rsidRDefault="00C85944">
      <w:pPr>
        <w:spacing w:before="194"/>
        <w:jc w:val="right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7E6B1217" wp14:editId="4220F758">
                <wp:simplePos x="0" y="0"/>
                <wp:positionH relativeFrom="page">
                  <wp:posOffset>2972435</wp:posOffset>
                </wp:positionH>
                <wp:positionV relativeFrom="paragraph">
                  <wp:posOffset>201295</wp:posOffset>
                </wp:positionV>
                <wp:extent cx="116840" cy="101600"/>
                <wp:effectExtent l="0" t="0" r="0" b="0"/>
                <wp:wrapNone/>
                <wp:docPr id="917" name="Text Box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45FF5" w14:textId="77777777" w:rsidR="006F1C89" w:rsidRDefault="005D3991">
                            <w:pPr>
                              <w:spacing w:line="159" w:lineRule="exact"/>
                              <w:rPr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w w:val="130"/>
                                <w:sz w:val="16"/>
                              </w:rPr>
                              <w:t>i,s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B1217" id="Text Box 907" o:spid="_x0000_s1029" type="#_x0000_t202" style="position:absolute;left:0;text-align:left;margin-left:234.05pt;margin-top:15.85pt;width:9.2pt;height:8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" filled="f" stroked="f">
                <v:textbox inset="0,0,0,0">
                  <w:txbxContent>
                    <w:p w14:paraId="37745FF5" w14:textId="77777777" w:rsidR="006F1C89" w:rsidRDefault="005D3991">
                      <w:pPr>
                        <w:spacing w:line="159" w:lineRule="exact"/>
                        <w:rPr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w w:val="130"/>
                          <w:sz w:val="16"/>
                        </w:rPr>
                        <w:t>i,s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i/>
          <w:w w:val="130"/>
        </w:rPr>
        <w:t>E</w:t>
      </w:r>
      <w:r w:rsidR="005D3991">
        <w:rPr>
          <w:w w:val="130"/>
        </w:rPr>
        <w:t>(</w:t>
      </w:r>
      <w:r w:rsidR="005D3991">
        <w:rPr>
          <w:i/>
          <w:w w:val="130"/>
        </w:rPr>
        <w:t>z</w:t>
      </w:r>
    </w:p>
    <w:p w14:paraId="7884CAE9" w14:textId="77777777" w:rsidR="006F1C89" w:rsidRDefault="005D3991">
      <w:pPr>
        <w:spacing w:line="462" w:lineRule="exact"/>
        <w:ind w:left="152"/>
        <w:rPr>
          <w:i/>
        </w:rPr>
      </w:pPr>
      <w:r>
        <w:br w:type="column"/>
      </w:r>
      <w:r>
        <w:rPr>
          <w:i/>
          <w:w w:val="110"/>
        </w:rPr>
        <w:t>,</w:t>
      </w:r>
      <w:r>
        <w:rPr>
          <w:i/>
          <w:spacing w:val="-14"/>
        </w:rPr>
        <w:t xml:space="preserve"> </w:t>
      </w:r>
      <w:r>
        <w:rPr>
          <w:b/>
          <w:w w:val="127"/>
        </w:rPr>
        <w:t>z</w:t>
      </w:r>
      <w:r>
        <w:rPr>
          <w:b/>
        </w:rPr>
        <w:t xml:space="preserve"> </w:t>
      </w:r>
      <w:r>
        <w:rPr>
          <w:b/>
          <w:spacing w:val="-12"/>
        </w:rPr>
        <w:t xml:space="preserve"> </w:t>
      </w:r>
      <w:r>
        <w:rPr>
          <w:w w:val="126"/>
        </w:rPr>
        <w:t>)</w:t>
      </w:r>
      <w:r>
        <w:rPr>
          <w:spacing w:val="11"/>
        </w:rPr>
        <w:t xml:space="preserve"> </w:t>
      </w:r>
      <w:r>
        <w:rPr>
          <w:w w:val="154"/>
        </w:rPr>
        <w:t>=</w:t>
      </w:r>
      <w:r>
        <w:rPr>
          <w:spacing w:val="11"/>
        </w:rPr>
        <w:t xml:space="preserve"> </w:t>
      </w:r>
      <w:r>
        <w:rPr>
          <w:i/>
          <w:spacing w:val="12"/>
          <w:w w:val="115"/>
        </w:rPr>
        <w:t>γ</w:t>
      </w:r>
      <w:r>
        <w:rPr>
          <w:rFonts w:ascii="Lucida Sans Unicode" w:hAnsi="Lucida Sans Unicode"/>
          <w:w w:val="241"/>
          <w:position w:val="21"/>
        </w:rPr>
        <w:t>Σ</w:t>
      </w:r>
      <w:r>
        <w:rPr>
          <w:rFonts w:ascii="Lucida Sans Unicode" w:hAnsi="Lucida Sans Unicode"/>
          <w:spacing w:val="-34"/>
          <w:position w:val="21"/>
        </w:rPr>
        <w:t xml:space="preserve"> </w:t>
      </w:r>
      <w:r>
        <w:rPr>
          <w:i/>
          <w:spacing w:val="-17"/>
          <w:w w:val="138"/>
        </w:rPr>
        <w:t>R</w:t>
      </w:r>
    </w:p>
    <w:p w14:paraId="196935FF" w14:textId="77777777" w:rsidR="006F1C89" w:rsidRDefault="006F1C89">
      <w:pPr>
        <w:spacing w:before="7"/>
        <w:rPr>
          <w:i/>
          <w:sz w:val="6"/>
        </w:rPr>
      </w:pPr>
    </w:p>
    <w:p w14:paraId="74493A18" w14:textId="0CCC933A" w:rsidR="006F1C89" w:rsidRDefault="00C85944">
      <w:pPr>
        <w:spacing w:line="159" w:lineRule="exact"/>
        <w:ind w:left="959"/>
        <w:rPr>
          <w:sz w:val="15"/>
        </w:rPr>
      </w:pPr>
      <w:r>
        <w:rPr>
          <w:noProof/>
          <w:position w:val="-2"/>
          <w:sz w:val="15"/>
        </w:rPr>
        <mc:AlternateContent>
          <mc:Choice Requires="wps">
            <w:drawing>
              <wp:inline distT="0" distB="0" distL="0" distR="0" wp14:anchorId="6CA205B2" wp14:editId="1335AA22">
                <wp:extent cx="189230" cy="101600"/>
                <wp:effectExtent l="0" t="0" r="4445" b="3810"/>
                <wp:docPr id="916" name="Text Box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5B564F" w14:textId="77777777" w:rsidR="006F1C89" w:rsidRDefault="005D3991">
                            <w:pPr>
                              <w:spacing w:line="159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35"/>
                                <w:sz w:val="16"/>
                              </w:rPr>
                              <w:t>r</w:t>
                            </w:r>
                            <w:r>
                              <w:rPr>
                                <w:w w:val="135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A205B2" id="Text Box 906" o:spid="_x0000_s1030" type="#_x0000_t202" style="width:14.9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" filled="f" stroked="f">
                <v:textbox inset="0,0,0,0">
                  <w:txbxContent>
                    <w:p w14:paraId="2A5B564F" w14:textId="77777777" w:rsidR="006F1C89" w:rsidRDefault="005D3991">
                      <w:pPr>
                        <w:spacing w:line="159" w:lineRule="exact"/>
                        <w:rPr>
                          <w:sz w:val="16"/>
                        </w:rPr>
                      </w:pPr>
                      <w:r>
                        <w:rPr>
                          <w:i/>
                          <w:w w:val="135"/>
                          <w:sz w:val="16"/>
                        </w:rPr>
                        <w:t>r</w:t>
                      </w:r>
                      <w:r>
                        <w:rPr>
                          <w:w w:val="135"/>
                          <w:sz w:val="16"/>
                        </w:rPr>
                        <w:t>=1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46AF58" w14:textId="77777777" w:rsidR="006F1C89" w:rsidRDefault="005D3991">
      <w:pPr>
        <w:spacing w:before="45" w:line="204" w:lineRule="exact"/>
        <w:ind w:left="395"/>
      </w:pPr>
      <w:r>
        <w:br w:type="column"/>
      </w:r>
      <w:r>
        <w:rPr>
          <w:i/>
          <w:w w:val="120"/>
        </w:rPr>
        <w:t>α</w:t>
      </w:r>
      <w:r>
        <w:rPr>
          <w:w w:val="120"/>
        </w:rPr>
        <w:t>(</w:t>
      </w:r>
      <w:proofErr w:type="spellStart"/>
      <w:r>
        <w:rPr>
          <w:i/>
          <w:w w:val="120"/>
        </w:rPr>
        <w:t>z</w:t>
      </w:r>
      <w:r>
        <w:rPr>
          <w:i/>
          <w:w w:val="120"/>
          <w:vertAlign w:val="subscript"/>
        </w:rPr>
        <w:t>i,s</w:t>
      </w:r>
      <w:proofErr w:type="spellEnd"/>
      <w:r>
        <w:rPr>
          <w:i/>
          <w:w w:val="120"/>
        </w:rPr>
        <w:t>,</w:t>
      </w:r>
      <w:r>
        <w:rPr>
          <w:i/>
          <w:spacing w:val="-8"/>
          <w:w w:val="120"/>
        </w:rPr>
        <w:t xml:space="preserve"> </w:t>
      </w:r>
      <w:proofErr w:type="spellStart"/>
      <w:r>
        <w:rPr>
          <w:i/>
          <w:w w:val="120"/>
        </w:rPr>
        <w:t>q</w:t>
      </w:r>
      <w:r>
        <w:rPr>
          <w:i/>
          <w:w w:val="120"/>
          <w:vertAlign w:val="subscript"/>
        </w:rPr>
        <w:t>r</w:t>
      </w:r>
      <w:proofErr w:type="spellEnd"/>
      <w:r>
        <w:rPr>
          <w:w w:val="120"/>
        </w:rPr>
        <w:t>)</w:t>
      </w:r>
    </w:p>
    <w:p w14:paraId="0AC189EE" w14:textId="385C784F" w:rsidR="006F1C89" w:rsidRDefault="00C85944">
      <w:pPr>
        <w:pStyle w:val="BodyText"/>
        <w:spacing w:line="273" w:lineRule="exact"/>
        <w:ind w:left="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12672" behindDoc="1" locked="0" layoutInCell="1" allowOverlap="1" wp14:anchorId="7FBBC2C1" wp14:editId="337F5E96">
                <wp:simplePos x="0" y="0"/>
                <wp:positionH relativeFrom="page">
                  <wp:posOffset>4003040</wp:posOffset>
                </wp:positionH>
                <wp:positionV relativeFrom="paragraph">
                  <wp:posOffset>63500</wp:posOffset>
                </wp:positionV>
                <wp:extent cx="972185" cy="0"/>
                <wp:effectExtent l="0" t="0" r="0" b="0"/>
                <wp:wrapNone/>
                <wp:docPr id="915" name="Line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2185" cy="0"/>
                        </a:xfrm>
                        <a:prstGeom prst="line">
                          <a:avLst/>
                        </a:prstGeom>
                        <a:noFill/>
                        <a:ln w="55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22AB6A" id="Line 905" o:spid="_x0000_s1026" style="position:absolute;z-index:-181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5.2pt,5pt" to="391.7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" strokeweight=".1538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612B64E4" wp14:editId="26D85B93">
                <wp:simplePos x="0" y="0"/>
                <wp:positionH relativeFrom="page">
                  <wp:posOffset>3930015</wp:posOffset>
                </wp:positionH>
                <wp:positionV relativeFrom="paragraph">
                  <wp:posOffset>43180</wp:posOffset>
                </wp:positionV>
                <wp:extent cx="48895" cy="101600"/>
                <wp:effectExtent l="0" t="0" r="0" b="0"/>
                <wp:wrapNone/>
                <wp:docPr id="914" name="Text Box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8DDF3" w14:textId="77777777" w:rsidR="006F1C89" w:rsidRDefault="005D3991">
                            <w:pPr>
                              <w:spacing w:line="159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39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B64E4" id="Text Box 904" o:spid="_x0000_s1031" type="#_x0000_t202" style="position:absolute;left:0;text-align:left;margin-left:309.45pt;margin-top:3.4pt;width:3.85pt;height:8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" filled="f" stroked="f">
                <v:textbox inset="0,0,0,0">
                  <w:txbxContent>
                    <w:p w14:paraId="76B8DDF3" w14:textId="77777777" w:rsidR="006F1C89" w:rsidRDefault="005D3991">
                      <w:pPr>
                        <w:spacing w:line="159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39"/>
                          <w:sz w:val="1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58CA658E" wp14:editId="4BBBC1A3">
                <wp:simplePos x="0" y="0"/>
                <wp:positionH relativeFrom="page">
                  <wp:posOffset>4149090</wp:posOffset>
                </wp:positionH>
                <wp:positionV relativeFrom="paragraph">
                  <wp:posOffset>76200</wp:posOffset>
                </wp:positionV>
                <wp:extent cx="203200" cy="206375"/>
                <wp:effectExtent l="0" t="0" r="0" b="0"/>
                <wp:wrapNone/>
                <wp:docPr id="913" name="Text Box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20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5F7AB" w14:textId="77777777" w:rsidR="006F1C89" w:rsidRDefault="005D3991">
                            <w:pPr>
                              <w:spacing w:before="1" w:line="189" w:lineRule="auto"/>
                              <w:ind w:right="-16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35"/>
                                <w:position w:val="2"/>
                                <w:sz w:val="16"/>
                              </w:rPr>
                              <w:t>N</w:t>
                            </w:r>
                            <w:r>
                              <w:rPr>
                                <w:i/>
                                <w:w w:val="135"/>
                                <w:sz w:val="12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0"/>
                                <w:sz w:val="16"/>
                              </w:rPr>
                              <w:t>n</w:t>
                            </w:r>
                            <w:r>
                              <w:rPr>
                                <w:w w:val="130"/>
                                <w:sz w:val="16"/>
                              </w:rPr>
                              <w:t>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A658E" id="Text Box 903" o:spid="_x0000_s1032" type="#_x0000_t202" style="position:absolute;left:0;text-align:left;margin-left:326.7pt;margin-top:6pt;width:16pt;height:16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" filled="f" stroked="f">
                <v:textbox inset="0,0,0,0">
                  <w:txbxContent>
                    <w:p w14:paraId="65B5F7AB" w14:textId="77777777" w:rsidR="006F1C89" w:rsidRDefault="005D3991">
                      <w:pPr>
                        <w:spacing w:before="1" w:line="189" w:lineRule="auto"/>
                        <w:ind w:right="-16"/>
                        <w:rPr>
                          <w:sz w:val="16"/>
                        </w:rPr>
                      </w:pPr>
                      <w:r>
                        <w:rPr>
                          <w:i/>
                          <w:w w:val="135"/>
                          <w:position w:val="2"/>
                          <w:sz w:val="16"/>
                        </w:rPr>
                        <w:t>N</w:t>
                      </w:r>
                      <w:r>
                        <w:rPr>
                          <w:i/>
                          <w:w w:val="135"/>
                          <w:sz w:val="12"/>
                        </w:rPr>
                        <w:t>s</w:t>
                      </w:r>
                      <w:r>
                        <w:rPr>
                          <w:i/>
                          <w:spacing w:val="1"/>
                          <w:w w:val="135"/>
                          <w:sz w:val="12"/>
                        </w:rPr>
                        <w:t xml:space="preserve"> </w:t>
                      </w:r>
                      <w:r>
                        <w:rPr>
                          <w:i/>
                          <w:w w:val="130"/>
                          <w:sz w:val="16"/>
                        </w:rPr>
                        <w:t>n</w:t>
                      </w:r>
                      <w:r>
                        <w:rPr>
                          <w:w w:val="130"/>
                          <w:sz w:val="16"/>
                        </w:rPr>
                        <w:t>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67A6D38C" wp14:editId="2B12B0FC">
                <wp:simplePos x="0" y="0"/>
                <wp:positionH relativeFrom="page">
                  <wp:posOffset>4380865</wp:posOffset>
                </wp:positionH>
                <wp:positionV relativeFrom="paragraph">
                  <wp:posOffset>111760</wp:posOffset>
                </wp:positionV>
                <wp:extent cx="207645" cy="139065"/>
                <wp:effectExtent l="0" t="0" r="0" b="0"/>
                <wp:wrapNone/>
                <wp:docPr id="912" name="Text Box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D67F70" w14:textId="77777777" w:rsidR="006F1C89" w:rsidRDefault="005D3991">
                            <w:pPr>
                              <w:spacing w:line="218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w w:val="115"/>
                              </w:rPr>
                              <w:t>α</w:t>
                            </w:r>
                            <w:r>
                              <w:rPr>
                                <w:w w:val="115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6D38C" id="Text Box 902" o:spid="_x0000_s1033" type="#_x0000_t202" style="position:absolute;left:0;text-align:left;margin-left:344.95pt;margin-top:8.8pt;width:16.35pt;height:10.9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" filled="f" stroked="f">
                <v:textbox inset="0,0,0,0">
                  <w:txbxContent>
                    <w:p w14:paraId="2ED67F70" w14:textId="77777777" w:rsidR="006F1C89" w:rsidRDefault="005D3991">
                      <w:pPr>
                        <w:spacing w:line="218" w:lineRule="exact"/>
                        <w:rPr>
                          <w:i/>
                        </w:rPr>
                      </w:pPr>
                      <w:r>
                        <w:rPr>
                          <w:i/>
                          <w:w w:val="115"/>
                        </w:rPr>
                        <w:t>α</w:t>
                      </w:r>
                      <w:r>
                        <w:rPr>
                          <w:w w:val="115"/>
                        </w:rPr>
                        <w:t>(</w:t>
                      </w:r>
                      <w:r>
                        <w:rPr>
                          <w:i/>
                          <w:w w:val="115"/>
                        </w:rPr>
                        <w:t>z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060E8F55" wp14:editId="4A83A5EA">
                <wp:simplePos x="0" y="0"/>
                <wp:positionH relativeFrom="page">
                  <wp:posOffset>4739640</wp:posOffset>
                </wp:positionH>
                <wp:positionV relativeFrom="paragraph">
                  <wp:posOffset>111760</wp:posOffset>
                </wp:positionV>
                <wp:extent cx="235585" cy="150495"/>
                <wp:effectExtent l="0" t="0" r="0" b="0"/>
                <wp:wrapNone/>
                <wp:docPr id="911" name="Text Box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58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8754F" w14:textId="77777777" w:rsidR="006F1C89" w:rsidRDefault="005D3991">
                            <w:pPr>
                              <w:spacing w:line="223" w:lineRule="exact"/>
                            </w:pP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w w:val="110"/>
                              </w:rPr>
                              <w:t>q</w:t>
                            </w:r>
                            <w:r>
                              <w:rPr>
                                <w:i/>
                                <w:w w:val="110"/>
                                <w:vertAlign w:val="subscript"/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E8F55" id="Text Box 901" o:spid="_x0000_s1034" type="#_x0000_t202" style="position:absolute;left:0;text-align:left;margin-left:373.2pt;margin-top:8.8pt;width:18.55pt;height:11.8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" filled="f" stroked="f">
                <v:textbox inset="0,0,0,0">
                  <w:txbxContent>
                    <w:p w14:paraId="3ED8754F" w14:textId="77777777" w:rsidR="006F1C89" w:rsidRDefault="005D3991">
                      <w:pPr>
                        <w:spacing w:line="223" w:lineRule="exact"/>
                      </w:pP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w w:val="110"/>
                        </w:rPr>
                        <w:t>q</w:t>
                      </w:r>
                      <w:r>
                        <w:rPr>
                          <w:i/>
                          <w:w w:val="110"/>
                          <w:vertAlign w:val="subscript"/>
                        </w:rPr>
                        <w:t>r</w:t>
                      </w:r>
                      <w:proofErr w:type="spellEnd"/>
                      <w:r>
                        <w:rPr>
                          <w:w w:val="11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w w:val="176"/>
        </w:rPr>
        <w:t>Σ</w:t>
      </w:r>
    </w:p>
    <w:p w14:paraId="3DD52376" w14:textId="6DDB8350" w:rsidR="006F1C89" w:rsidRDefault="00C85944">
      <w:pPr>
        <w:pStyle w:val="BodyText"/>
        <w:spacing w:line="159" w:lineRule="exact"/>
        <w:ind w:left="997"/>
        <w:rPr>
          <w:sz w:val="15"/>
        </w:rPr>
      </w:pPr>
      <w:r>
        <w:rPr>
          <w:noProof/>
          <w:position w:val="-2"/>
          <w:sz w:val="15"/>
        </w:rPr>
        <mc:AlternateContent>
          <mc:Choice Requires="wps">
            <w:drawing>
              <wp:inline distT="0" distB="0" distL="0" distR="0" wp14:anchorId="779D71D0" wp14:editId="235ACF9D">
                <wp:extent cx="145415" cy="101600"/>
                <wp:effectExtent l="0" t="0" r="635" b="0"/>
                <wp:docPr id="910" name="Text Box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9CC4A" w14:textId="77777777" w:rsidR="006F1C89" w:rsidRDefault="005D3991">
                            <w:pPr>
                              <w:spacing w:line="159" w:lineRule="exact"/>
                              <w:rPr>
                                <w:i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w w:val="120"/>
                                <w:sz w:val="16"/>
                              </w:rPr>
                              <w:t>n,s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9D71D0" id="Text Box 900" o:spid="_x0000_s1035" type="#_x0000_t202" style="width:11.45pt;height: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" filled="f" stroked="f">
                <v:textbox inset="0,0,0,0">
                  <w:txbxContent>
                    <w:p w14:paraId="0E99CC4A" w14:textId="77777777" w:rsidR="006F1C89" w:rsidRDefault="005D3991">
                      <w:pPr>
                        <w:spacing w:line="159" w:lineRule="exact"/>
                        <w:rPr>
                          <w:i/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w w:val="120"/>
                          <w:sz w:val="16"/>
                        </w:rPr>
                        <w:t>n,s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4BE41F4" w14:textId="77777777" w:rsidR="006F1C89" w:rsidRDefault="005D3991">
      <w:pPr>
        <w:tabs>
          <w:tab w:val="left" w:pos="3556"/>
        </w:tabs>
        <w:spacing w:before="194"/>
        <w:ind w:left="304"/>
      </w:pPr>
      <w:r>
        <w:br w:type="column"/>
      </w:r>
      <w:r>
        <w:rPr>
          <w:i/>
          <w:w w:val="110"/>
        </w:rPr>
        <w:t>,</w:t>
      </w:r>
      <w:r>
        <w:rPr>
          <w:i/>
          <w:w w:val="110"/>
        </w:rPr>
        <w:tab/>
      </w:r>
      <w:r>
        <w:rPr>
          <w:w w:val="110"/>
        </w:rPr>
        <w:t>(4)</w:t>
      </w:r>
    </w:p>
    <w:p w14:paraId="01F5108D" w14:textId="77777777" w:rsidR="006F1C89" w:rsidRDefault="006F1C89">
      <w:pPr>
        <w:sectPr w:rsidR="006F1C89">
          <w:type w:val="continuous"/>
          <w:pgSz w:w="12240" w:h="15840"/>
          <w:pgMar w:top="380" w:right="740" w:bottom="280" w:left="700" w:header="720" w:footer="720" w:gutter="0"/>
          <w:cols w:num="4" w:space="720" w:equalWidth="0">
            <w:col w:w="3981" w:space="40"/>
            <w:col w:w="1468" w:space="39"/>
            <w:col w:w="1286" w:space="40"/>
            <w:col w:w="3946"/>
          </w:cols>
        </w:sectPr>
      </w:pPr>
    </w:p>
    <w:p w14:paraId="31889BB5" w14:textId="6FB16A00" w:rsidR="006F1C89" w:rsidRDefault="005D3991">
      <w:pPr>
        <w:pStyle w:val="BodyText"/>
        <w:spacing w:before="40"/>
        <w:ind w:left="150" w:right="107"/>
        <w:jc w:val="both"/>
        <w:rPr>
          <w:rFonts w:ascii="Calibri" w:hAnsi="Calibri"/>
        </w:rPr>
      </w:pPr>
      <w:r w:rsidRPr="00443724">
        <w:rPr>
          <w:rFonts w:ascii="Calibri" w:hAnsi="Calibri"/>
          <w:w w:val="105"/>
        </w:rPr>
        <w:lastRenderedPageBreak/>
        <w:t xml:space="preserve">where </w:t>
      </w:r>
      <w:r w:rsidRPr="00443724">
        <w:rPr>
          <w:rFonts w:ascii="Calibri" w:hAnsi="Calibri"/>
          <w:b/>
          <w:w w:val="105"/>
        </w:rPr>
        <w:t>z</w:t>
      </w:r>
      <w:r w:rsidRPr="00443724">
        <w:rPr>
          <w:rFonts w:ascii="Calibri" w:hAnsi="Calibri"/>
          <w:i/>
          <w:w w:val="105"/>
          <w:vertAlign w:val="subscript"/>
        </w:rPr>
        <w:t>s</w:t>
      </w:r>
      <w:r w:rsidRPr="00443724">
        <w:rPr>
          <w:rFonts w:ascii="Calibri" w:hAnsi="Calibri"/>
          <w:i/>
          <w:spacing w:val="1"/>
          <w:w w:val="105"/>
        </w:rPr>
        <w:t xml:space="preserve"> </w:t>
      </w:r>
      <w:r w:rsidRPr="00443724">
        <w:rPr>
          <w:rFonts w:ascii="Calibri" w:hAnsi="Calibri"/>
          <w:w w:val="105"/>
        </w:rPr>
        <w:t xml:space="preserve">is a vector with all different </w:t>
      </w:r>
      <w:proofErr w:type="gramStart"/>
      <w:r w:rsidRPr="00443724">
        <w:rPr>
          <w:rFonts w:ascii="Calibri" w:hAnsi="Calibri"/>
          <w:w w:val="105"/>
        </w:rPr>
        <w:t>individuals</w:t>
      </w:r>
      <w:proofErr w:type="gramEnd"/>
      <w:r w:rsidRPr="00443724">
        <w:rPr>
          <w:rFonts w:ascii="Calibri" w:hAnsi="Calibri"/>
          <w:w w:val="105"/>
        </w:rPr>
        <w:t xml:space="preserve"> traits within the life stage,</w:t>
      </w:r>
      <w:r w:rsidRPr="00443724">
        <w:rPr>
          <w:rFonts w:ascii="Calibri" w:hAnsi="Calibri"/>
          <w:spacing w:val="1"/>
          <w:w w:val="105"/>
        </w:rPr>
        <w:t xml:space="preserve"> </w:t>
      </w:r>
      <w:r w:rsidRPr="00443724">
        <w:rPr>
          <w:rFonts w:ascii="Calibri" w:hAnsi="Calibri"/>
          <w:b/>
          <w:w w:val="105"/>
        </w:rPr>
        <w:t>z</w:t>
      </w:r>
      <w:r w:rsidRPr="00443724">
        <w:rPr>
          <w:rFonts w:ascii="Calibri" w:hAnsi="Calibri"/>
          <w:i/>
          <w:w w:val="105"/>
          <w:vertAlign w:val="subscript"/>
        </w:rPr>
        <w:t>s</w:t>
      </w:r>
      <w:r w:rsidRPr="00443724">
        <w:rPr>
          <w:rFonts w:ascii="Calibri" w:hAnsi="Calibri"/>
          <w:i/>
          <w:spacing w:val="1"/>
          <w:w w:val="105"/>
        </w:rPr>
        <w:t xml:space="preserve"> </w:t>
      </w:r>
      <w:r w:rsidRPr="00443724">
        <w:rPr>
          <w:rFonts w:ascii="Calibri" w:hAnsi="Calibri"/>
          <w:w w:val="105"/>
        </w:rPr>
        <w:t xml:space="preserve">= </w:t>
      </w:r>
      <w:proofErr w:type="spellStart"/>
      <w:r w:rsidRPr="00443724">
        <w:rPr>
          <w:rFonts w:ascii="Calibri" w:hAnsi="Calibri"/>
          <w:i/>
          <w:w w:val="105"/>
        </w:rPr>
        <w:t>z</w:t>
      </w:r>
      <w:r w:rsidRPr="00443724">
        <w:rPr>
          <w:rFonts w:ascii="Calibri" w:hAnsi="Calibri"/>
          <w:i/>
          <w:w w:val="105"/>
          <w:vertAlign w:val="subscript"/>
        </w:rPr>
        <w:t>i,s</w:t>
      </w:r>
      <w:proofErr w:type="spellEnd"/>
      <w:r w:rsidRPr="00443724">
        <w:rPr>
          <w:rFonts w:ascii="Calibri" w:hAnsi="Calibri"/>
          <w:i/>
          <w:w w:val="105"/>
        </w:rPr>
        <w:t xml:space="preserve">, ..., </w:t>
      </w:r>
      <w:proofErr w:type="spellStart"/>
      <w:r w:rsidRPr="00443724">
        <w:rPr>
          <w:rFonts w:ascii="Calibri" w:hAnsi="Calibri"/>
          <w:i/>
          <w:w w:val="105"/>
        </w:rPr>
        <w:t>z</w:t>
      </w:r>
      <w:r w:rsidRPr="00443724">
        <w:rPr>
          <w:rFonts w:ascii="Calibri" w:hAnsi="Calibri"/>
          <w:i/>
          <w:w w:val="105"/>
          <w:vertAlign w:val="subscript"/>
        </w:rPr>
        <w:t>N</w:t>
      </w:r>
      <w:proofErr w:type="spellEnd"/>
      <w:r w:rsidRPr="00443724">
        <w:rPr>
          <w:rFonts w:ascii="Calibri" w:hAnsi="Calibri"/>
          <w:i/>
          <w:w w:val="105"/>
          <w:position w:val="-4"/>
          <w:rPrChange w:id="29" w:author="Frank Johansson" w:date="2024-07-25T13:54:00Z">
            <w:rPr>
              <w:rFonts w:ascii="Calibri" w:hAnsi="Calibri"/>
              <w:i/>
              <w:w w:val="105"/>
              <w:position w:val="-4"/>
              <w:sz w:val="12"/>
            </w:rPr>
          </w:rPrChange>
        </w:rPr>
        <w:t>s</w:t>
      </w:r>
      <w:r w:rsidRPr="00443724">
        <w:rPr>
          <w:rFonts w:ascii="Calibri" w:hAnsi="Calibri"/>
          <w:i/>
          <w:w w:val="105"/>
          <w:position w:val="-2"/>
          <w:rPrChange w:id="30" w:author="Frank Johansson" w:date="2024-07-25T13:54:00Z">
            <w:rPr>
              <w:rFonts w:ascii="Calibri" w:hAnsi="Calibri"/>
              <w:i/>
              <w:w w:val="105"/>
              <w:position w:val="-2"/>
              <w:sz w:val="16"/>
            </w:rPr>
          </w:rPrChange>
        </w:rPr>
        <w:t>,s</w:t>
      </w:r>
      <w:r w:rsidRPr="00443724">
        <w:rPr>
          <w:rFonts w:ascii="Calibri" w:hAnsi="Calibri"/>
          <w:w w:val="105"/>
        </w:rPr>
        <w:t>.  Equation (4)</w:t>
      </w:r>
      <w:r w:rsidRPr="00443724">
        <w:rPr>
          <w:rFonts w:ascii="Calibri" w:hAnsi="Calibri"/>
          <w:spacing w:val="1"/>
          <w:w w:val="105"/>
        </w:rPr>
        <w:t xml:space="preserve"> </w:t>
      </w:r>
      <w:r w:rsidRPr="00443724">
        <w:rPr>
          <w:rFonts w:ascii="Calibri" w:hAnsi="Calibri"/>
          <w:w w:val="105"/>
        </w:rPr>
        <w:t>describes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the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total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amount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of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energy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consumed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by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an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individual</w:t>
      </w:r>
      <w:r w:rsidRPr="00443724">
        <w:rPr>
          <w:rFonts w:ascii="Calibri" w:hAnsi="Calibri"/>
          <w:spacing w:val="28"/>
          <w:w w:val="105"/>
        </w:rPr>
        <w:t xml:space="preserve"> </w:t>
      </w:r>
      <w:r w:rsidRPr="00443724">
        <w:rPr>
          <w:rFonts w:ascii="Calibri" w:hAnsi="Calibri"/>
          <w:w w:val="105"/>
        </w:rPr>
        <w:t>during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one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life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stage.</w:t>
      </w:r>
      <w:r w:rsidRPr="00443724">
        <w:rPr>
          <w:rFonts w:ascii="Calibri" w:hAnsi="Calibri"/>
          <w:spacing w:val="8"/>
          <w:w w:val="105"/>
        </w:rPr>
        <w:t xml:space="preserve"> </w:t>
      </w:r>
      <w:r w:rsidRPr="00443724">
        <w:rPr>
          <w:rFonts w:ascii="Calibri" w:hAnsi="Calibri"/>
          <w:i/>
          <w:w w:val="105"/>
        </w:rPr>
        <w:t>E</w:t>
      </w:r>
      <w:r w:rsidRPr="00443724">
        <w:rPr>
          <w:rFonts w:ascii="Calibri" w:hAnsi="Calibri"/>
          <w:w w:val="105"/>
        </w:rPr>
        <w:t>(</w:t>
      </w:r>
      <w:proofErr w:type="spellStart"/>
      <w:r w:rsidRPr="00443724">
        <w:rPr>
          <w:rFonts w:ascii="Calibri" w:hAnsi="Calibri"/>
          <w:i/>
          <w:w w:val="105"/>
        </w:rPr>
        <w:t>z</w:t>
      </w:r>
      <w:r w:rsidRPr="00443724">
        <w:rPr>
          <w:rFonts w:ascii="Calibri" w:hAnsi="Calibri"/>
          <w:i/>
          <w:w w:val="105"/>
          <w:vertAlign w:val="subscript"/>
        </w:rPr>
        <w:t>i,s</w:t>
      </w:r>
      <w:proofErr w:type="spellEnd"/>
      <w:r w:rsidRPr="00443724">
        <w:rPr>
          <w:rFonts w:ascii="Calibri" w:hAnsi="Calibri"/>
          <w:i/>
          <w:w w:val="105"/>
        </w:rPr>
        <w:t>,</w:t>
      </w:r>
      <w:r w:rsidRPr="00443724">
        <w:rPr>
          <w:rFonts w:ascii="Calibri" w:hAnsi="Calibri"/>
          <w:i/>
          <w:spacing w:val="-15"/>
          <w:w w:val="105"/>
        </w:rPr>
        <w:t xml:space="preserve"> </w:t>
      </w:r>
      <w:r w:rsidRPr="00443724">
        <w:rPr>
          <w:rFonts w:ascii="Calibri" w:hAnsi="Calibri"/>
          <w:b/>
          <w:w w:val="105"/>
        </w:rPr>
        <w:t>z</w:t>
      </w:r>
      <w:r w:rsidRPr="00443724">
        <w:rPr>
          <w:rFonts w:ascii="Calibri" w:hAnsi="Calibri"/>
          <w:i/>
          <w:w w:val="105"/>
          <w:vertAlign w:val="subscript"/>
        </w:rPr>
        <w:t>s</w:t>
      </w:r>
      <w:r w:rsidRPr="00443724">
        <w:rPr>
          <w:rFonts w:ascii="Calibri" w:hAnsi="Calibri"/>
          <w:w w:val="105"/>
        </w:rPr>
        <w:t>)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is</w:t>
      </w:r>
      <w:r w:rsidRPr="00443724">
        <w:rPr>
          <w:rFonts w:ascii="Calibri" w:hAnsi="Calibri"/>
          <w:spacing w:val="27"/>
          <w:w w:val="105"/>
        </w:rPr>
        <w:t xml:space="preserve"> </w:t>
      </w:r>
      <w:r w:rsidRPr="00443724">
        <w:rPr>
          <w:rFonts w:ascii="Calibri" w:hAnsi="Calibri"/>
          <w:w w:val="105"/>
        </w:rPr>
        <w:t>connected</w:t>
      </w:r>
      <w:r w:rsidRPr="00443724">
        <w:rPr>
          <w:rFonts w:ascii="Calibri" w:hAnsi="Calibri"/>
          <w:spacing w:val="-50"/>
          <w:w w:val="105"/>
        </w:rPr>
        <w:t xml:space="preserve"> </w:t>
      </w:r>
      <w:ins w:id="31" w:author="Frank Johansson" w:date="2024-07-25T13:52:00Z">
        <w:r w:rsidR="00443724" w:rsidRPr="00443724">
          <w:rPr>
            <w:rFonts w:ascii="Calibri" w:hAnsi="Calibri"/>
            <w:spacing w:val="-50"/>
            <w:w w:val="105"/>
          </w:rPr>
          <w:t xml:space="preserve"> </w:t>
        </w:r>
      </w:ins>
      <w:ins w:id="32" w:author="Frank Johansson" w:date="2024-07-25T13:53:00Z">
        <w:r w:rsidR="00443724" w:rsidRPr="00443724">
          <w:rPr>
            <w:rFonts w:ascii="Calibri" w:hAnsi="Calibri"/>
            <w:spacing w:val="-50"/>
            <w:w w:val="105"/>
          </w:rPr>
          <w:t xml:space="preserve"> </w:t>
        </w:r>
        <w:r w:rsidR="00443724" w:rsidRPr="00443724">
          <w:rPr>
            <w:rFonts w:ascii="Calibri" w:hAnsi="Calibri"/>
            <w:w w:val="110"/>
          </w:rPr>
          <w:t xml:space="preserve"> </w:t>
        </w:r>
        <w:commentRangeStart w:id="33"/>
        <w:r w:rsidR="00443724" w:rsidRPr="00443724">
          <w:rPr>
            <w:rFonts w:ascii="Calibri" w:hAnsi="Calibri"/>
            <w:w w:val="110"/>
          </w:rPr>
          <w:t>t</w:t>
        </w:r>
      </w:ins>
      <w:del w:id="34" w:author="Frank Johansson" w:date="2024-07-25T13:53:00Z">
        <w:r w:rsidRPr="00443724" w:rsidDel="00443724">
          <w:rPr>
            <w:rFonts w:ascii="Calibri" w:hAnsi="Calibri"/>
            <w:w w:val="110"/>
          </w:rPr>
          <w:delText>t</w:delText>
        </w:r>
      </w:del>
      <w:r w:rsidRPr="00443724">
        <w:rPr>
          <w:rFonts w:ascii="Calibri" w:hAnsi="Calibri"/>
          <w:w w:val="110"/>
        </w:rPr>
        <w:t xml:space="preserve">o an individual’s stage specific trait value </w:t>
      </w:r>
      <w:r w:rsidRPr="00443724">
        <w:rPr>
          <w:rFonts w:ascii="Calibri" w:hAnsi="Calibri"/>
          <w:w w:val="125"/>
        </w:rPr>
        <w:t>(</w:t>
      </w:r>
      <w:proofErr w:type="spellStart"/>
      <w:r w:rsidRPr="00443724">
        <w:rPr>
          <w:rFonts w:ascii="Calibri" w:hAnsi="Calibri"/>
          <w:i/>
          <w:w w:val="125"/>
        </w:rPr>
        <w:t>z</w:t>
      </w:r>
      <w:r w:rsidRPr="00443724">
        <w:rPr>
          <w:rFonts w:ascii="Calibri" w:hAnsi="Calibri"/>
          <w:i/>
          <w:w w:val="125"/>
          <w:vertAlign w:val="subscript"/>
        </w:rPr>
        <w:t>i,s</w:t>
      </w:r>
      <w:proofErr w:type="spellEnd"/>
      <w:r w:rsidRPr="00443724">
        <w:rPr>
          <w:rFonts w:ascii="Calibri" w:hAnsi="Calibri"/>
          <w:w w:val="125"/>
        </w:rPr>
        <w:t xml:space="preserve">) </w:t>
      </w:r>
      <w:r w:rsidRPr="00443724">
        <w:rPr>
          <w:rFonts w:ascii="Calibri" w:hAnsi="Calibri"/>
          <w:w w:val="110"/>
        </w:rPr>
        <w:t xml:space="preserve">as well as all other individuals’ trait values </w:t>
      </w:r>
      <w:r w:rsidRPr="00443724">
        <w:rPr>
          <w:rFonts w:ascii="Calibri" w:hAnsi="Calibri"/>
          <w:w w:val="125"/>
        </w:rPr>
        <w:t>(</w:t>
      </w:r>
      <w:r w:rsidRPr="00443724">
        <w:rPr>
          <w:rFonts w:ascii="Calibri" w:hAnsi="Calibri"/>
          <w:b/>
          <w:w w:val="125"/>
        </w:rPr>
        <w:t>z</w:t>
      </w:r>
      <w:r w:rsidRPr="00443724">
        <w:rPr>
          <w:rFonts w:ascii="Calibri" w:hAnsi="Calibri"/>
          <w:i/>
          <w:w w:val="125"/>
          <w:vertAlign w:val="subscript"/>
        </w:rPr>
        <w:t>s</w:t>
      </w:r>
      <w:r w:rsidRPr="00443724">
        <w:rPr>
          <w:rFonts w:ascii="Calibri" w:hAnsi="Calibri"/>
          <w:w w:val="125"/>
        </w:rPr>
        <w:t>).</w:t>
      </w:r>
      <w:r w:rsidRPr="00443724">
        <w:rPr>
          <w:rFonts w:ascii="Calibri" w:hAnsi="Calibri"/>
          <w:spacing w:val="1"/>
          <w:w w:val="125"/>
        </w:rPr>
        <w:t xml:space="preserve"> </w:t>
      </w:r>
      <w:commentRangeEnd w:id="33"/>
      <w:r w:rsidR="00443724">
        <w:rPr>
          <w:rStyle w:val="CommentReference"/>
          <w:rFonts w:ascii="Calibri" w:eastAsia="Calibri" w:hAnsi="Calibri" w:cs="Calibri"/>
        </w:rPr>
        <w:commentReference w:id="33"/>
      </w:r>
      <w:r w:rsidRPr="00443724">
        <w:rPr>
          <w:rFonts w:ascii="Calibri" w:hAnsi="Calibri"/>
          <w:i/>
          <w:w w:val="125"/>
        </w:rPr>
        <w:t>R</w:t>
      </w:r>
      <w:r w:rsidRPr="00443724">
        <w:rPr>
          <w:rFonts w:ascii="Calibri" w:hAnsi="Calibri"/>
          <w:i/>
          <w:w w:val="125"/>
          <w:vertAlign w:val="subscript"/>
        </w:rPr>
        <w:t>r</w:t>
      </w:r>
      <w:r w:rsidRPr="00443724">
        <w:rPr>
          <w:rFonts w:ascii="Calibri" w:hAnsi="Calibri"/>
          <w:i/>
          <w:w w:val="125"/>
        </w:rPr>
        <w:t xml:space="preserve"> </w:t>
      </w:r>
      <w:r w:rsidRPr="00443724">
        <w:rPr>
          <w:rFonts w:ascii="Calibri" w:hAnsi="Calibri"/>
          <w:w w:val="110"/>
        </w:rPr>
        <w:t>is the</w:t>
      </w:r>
      <w:r w:rsidRPr="00443724">
        <w:rPr>
          <w:rFonts w:ascii="Calibri" w:hAnsi="Calibri"/>
          <w:spacing w:val="1"/>
          <w:w w:val="110"/>
        </w:rPr>
        <w:t xml:space="preserve"> </w:t>
      </w:r>
      <w:r w:rsidRPr="00443724">
        <w:rPr>
          <w:rFonts w:ascii="Calibri" w:hAnsi="Calibri"/>
          <w:w w:val="105"/>
        </w:rPr>
        <w:t xml:space="preserve">initial abundance of resource </w:t>
      </w:r>
      <w:r w:rsidRPr="00443724">
        <w:rPr>
          <w:rFonts w:ascii="Calibri" w:hAnsi="Calibri"/>
          <w:i/>
          <w:w w:val="105"/>
        </w:rPr>
        <w:t>r</w:t>
      </w:r>
      <w:r w:rsidRPr="00443724">
        <w:rPr>
          <w:rFonts w:ascii="Calibri" w:hAnsi="Calibri"/>
          <w:w w:val="105"/>
        </w:rPr>
        <w:t>, which is assumed to be depleted during one time step.</w:t>
      </w:r>
      <w:r w:rsidRPr="00443724">
        <w:rPr>
          <w:rFonts w:ascii="Calibri" w:hAnsi="Calibri"/>
          <w:spacing w:val="1"/>
          <w:w w:val="105"/>
        </w:rPr>
        <w:t xml:space="preserve"> </w:t>
      </w:r>
      <w:r w:rsidRPr="00443724">
        <w:rPr>
          <w:rFonts w:ascii="Calibri" w:hAnsi="Calibri"/>
          <w:w w:val="105"/>
        </w:rPr>
        <w:t>Schmid et al. (2024)</w:t>
      </w:r>
      <w:r w:rsidRPr="00443724">
        <w:rPr>
          <w:rFonts w:ascii="Calibri" w:hAnsi="Calibri"/>
          <w:spacing w:val="1"/>
          <w:w w:val="105"/>
        </w:rPr>
        <w:t xml:space="preserve"> </w:t>
      </w:r>
      <w:r w:rsidRPr="00443724">
        <w:rPr>
          <w:rFonts w:ascii="Calibri" w:hAnsi="Calibri"/>
          <w:spacing w:val="-1"/>
          <w:w w:val="110"/>
        </w:rPr>
        <w:t xml:space="preserve">derive equation </w:t>
      </w:r>
      <w:r w:rsidRPr="00443724">
        <w:rPr>
          <w:rFonts w:ascii="Calibri" w:hAnsi="Calibri"/>
          <w:w w:val="110"/>
        </w:rPr>
        <w:t>(4) in detail and show that all resources are depleted as time goes to infinity. The constant</w:t>
      </w:r>
      <w:r w:rsidRPr="00443724">
        <w:rPr>
          <w:rFonts w:ascii="Calibri" w:hAnsi="Calibri"/>
          <w:spacing w:val="1"/>
          <w:w w:val="110"/>
        </w:rPr>
        <w:t xml:space="preserve"> </w:t>
      </w:r>
      <w:r w:rsidRPr="00443724">
        <w:rPr>
          <w:rFonts w:ascii="Calibri" w:hAnsi="Calibri"/>
          <w:i/>
          <w:w w:val="105"/>
        </w:rPr>
        <w:t>γ</w:t>
      </w:r>
      <w:r w:rsidRPr="00443724">
        <w:rPr>
          <w:rFonts w:ascii="Calibri" w:hAnsi="Calibri"/>
          <w:i/>
          <w:spacing w:val="24"/>
          <w:w w:val="105"/>
        </w:rPr>
        <w:t xml:space="preserve"> </w:t>
      </w:r>
      <w:r w:rsidRPr="00443724">
        <w:rPr>
          <w:rFonts w:ascii="Calibri" w:hAnsi="Calibri"/>
          <w:w w:val="105"/>
        </w:rPr>
        <w:t>represents</w:t>
      </w:r>
      <w:r w:rsidRPr="00443724">
        <w:rPr>
          <w:rFonts w:ascii="Calibri" w:hAnsi="Calibri"/>
          <w:spacing w:val="14"/>
          <w:w w:val="105"/>
        </w:rPr>
        <w:t xml:space="preserve"> </w:t>
      </w:r>
      <w:r w:rsidRPr="00443724">
        <w:rPr>
          <w:rFonts w:ascii="Calibri" w:hAnsi="Calibri"/>
          <w:w w:val="105"/>
        </w:rPr>
        <w:t>energy</w:t>
      </w:r>
      <w:r w:rsidRPr="00443724">
        <w:rPr>
          <w:rFonts w:ascii="Calibri" w:hAnsi="Calibri"/>
          <w:spacing w:val="15"/>
          <w:w w:val="105"/>
        </w:rPr>
        <w:t xml:space="preserve"> </w:t>
      </w:r>
      <w:r w:rsidRPr="00443724">
        <w:rPr>
          <w:rFonts w:ascii="Calibri" w:hAnsi="Calibri"/>
          <w:w w:val="105"/>
        </w:rPr>
        <w:t>content</w:t>
      </w:r>
      <w:r w:rsidRPr="00443724">
        <w:rPr>
          <w:rFonts w:ascii="Calibri" w:hAnsi="Calibri"/>
          <w:spacing w:val="14"/>
          <w:w w:val="105"/>
        </w:rPr>
        <w:t xml:space="preserve"> </w:t>
      </w:r>
      <w:r w:rsidRPr="00443724">
        <w:rPr>
          <w:rFonts w:ascii="Calibri" w:hAnsi="Calibri"/>
          <w:w w:val="105"/>
        </w:rPr>
        <w:t>received</w:t>
      </w:r>
      <w:r w:rsidRPr="00443724">
        <w:rPr>
          <w:rFonts w:ascii="Calibri" w:hAnsi="Calibri"/>
          <w:spacing w:val="14"/>
          <w:w w:val="105"/>
        </w:rPr>
        <w:t xml:space="preserve"> </w:t>
      </w:r>
      <w:r w:rsidRPr="00443724">
        <w:rPr>
          <w:rFonts w:ascii="Calibri" w:hAnsi="Calibri"/>
          <w:w w:val="105"/>
        </w:rPr>
        <w:t>by</w:t>
      </w:r>
      <w:r w:rsidRPr="00443724">
        <w:rPr>
          <w:rFonts w:ascii="Calibri" w:hAnsi="Calibri"/>
          <w:spacing w:val="15"/>
          <w:w w:val="105"/>
        </w:rPr>
        <w:t xml:space="preserve"> </w:t>
      </w:r>
      <w:r w:rsidRPr="00443724">
        <w:rPr>
          <w:rFonts w:ascii="Calibri" w:hAnsi="Calibri"/>
          <w:w w:val="105"/>
        </w:rPr>
        <w:t>a</w:t>
      </w:r>
      <w:r w:rsidRPr="00443724">
        <w:rPr>
          <w:rFonts w:ascii="Calibri" w:hAnsi="Calibri"/>
          <w:spacing w:val="13"/>
          <w:w w:val="105"/>
        </w:rPr>
        <w:t xml:space="preserve"> </w:t>
      </w:r>
      <w:r w:rsidRPr="00443724">
        <w:rPr>
          <w:rFonts w:ascii="Calibri" w:hAnsi="Calibri"/>
          <w:w w:val="105"/>
        </w:rPr>
        <w:t>consumer</w:t>
      </w:r>
      <w:r w:rsidRPr="00443724">
        <w:rPr>
          <w:rFonts w:ascii="Calibri" w:hAnsi="Calibri"/>
          <w:spacing w:val="15"/>
          <w:w w:val="105"/>
        </w:rPr>
        <w:t xml:space="preserve"> </w:t>
      </w:r>
      <w:r w:rsidRPr="00443724">
        <w:rPr>
          <w:rFonts w:ascii="Calibri" w:hAnsi="Calibri"/>
          <w:w w:val="105"/>
        </w:rPr>
        <w:t>per</w:t>
      </w:r>
      <w:r w:rsidRPr="00443724">
        <w:rPr>
          <w:rFonts w:ascii="Calibri" w:hAnsi="Calibri"/>
          <w:spacing w:val="13"/>
          <w:w w:val="105"/>
        </w:rPr>
        <w:t xml:space="preserve"> </w:t>
      </w:r>
      <w:r w:rsidRPr="00443724">
        <w:rPr>
          <w:rFonts w:ascii="Calibri" w:hAnsi="Calibri"/>
          <w:w w:val="105"/>
        </w:rPr>
        <w:t>unit</w:t>
      </w:r>
      <w:r w:rsidRPr="00443724">
        <w:rPr>
          <w:rFonts w:ascii="Calibri" w:hAnsi="Calibri"/>
          <w:spacing w:val="14"/>
          <w:w w:val="105"/>
        </w:rPr>
        <w:t xml:space="preserve"> </w:t>
      </w:r>
      <w:r w:rsidRPr="00443724">
        <w:rPr>
          <w:rFonts w:ascii="Calibri" w:hAnsi="Calibri"/>
          <w:w w:val="105"/>
        </w:rPr>
        <w:t>of</w:t>
      </w:r>
      <w:r w:rsidRPr="00443724">
        <w:rPr>
          <w:rFonts w:ascii="Calibri" w:hAnsi="Calibri"/>
          <w:spacing w:val="15"/>
          <w:w w:val="105"/>
        </w:rPr>
        <w:t xml:space="preserve"> </w:t>
      </w:r>
      <w:r w:rsidRPr="00443724">
        <w:rPr>
          <w:rFonts w:ascii="Calibri" w:hAnsi="Calibri"/>
          <w:w w:val="105"/>
        </w:rPr>
        <w:t>resource,</w:t>
      </w:r>
      <w:r w:rsidRPr="00443724">
        <w:rPr>
          <w:rFonts w:ascii="Calibri" w:hAnsi="Calibri"/>
          <w:spacing w:val="15"/>
          <w:w w:val="105"/>
        </w:rPr>
        <w:t xml:space="preserve"> </w:t>
      </w:r>
      <w:r w:rsidRPr="00443724">
        <w:rPr>
          <w:rFonts w:ascii="Calibri" w:hAnsi="Calibri"/>
          <w:w w:val="105"/>
        </w:rPr>
        <w:t>which</w:t>
      </w:r>
      <w:r w:rsidRPr="00443724">
        <w:rPr>
          <w:rFonts w:ascii="Calibri" w:hAnsi="Calibri"/>
          <w:spacing w:val="14"/>
          <w:w w:val="105"/>
        </w:rPr>
        <w:t xml:space="preserve"> </w:t>
      </w:r>
      <w:r w:rsidRPr="00443724">
        <w:rPr>
          <w:rFonts w:ascii="Calibri" w:hAnsi="Calibri"/>
          <w:w w:val="105"/>
        </w:rPr>
        <w:t>for</w:t>
      </w:r>
      <w:r w:rsidRPr="00443724">
        <w:rPr>
          <w:rFonts w:ascii="Calibri" w:hAnsi="Calibri"/>
          <w:spacing w:val="15"/>
          <w:w w:val="105"/>
        </w:rPr>
        <w:t xml:space="preserve"> </w:t>
      </w:r>
      <w:r w:rsidRPr="00443724">
        <w:rPr>
          <w:rFonts w:ascii="Calibri" w:hAnsi="Calibri"/>
          <w:w w:val="105"/>
        </w:rPr>
        <w:t>simplicity</w:t>
      </w:r>
      <w:r w:rsidRPr="00443724">
        <w:rPr>
          <w:rFonts w:ascii="Calibri" w:hAnsi="Calibri"/>
          <w:spacing w:val="14"/>
          <w:w w:val="105"/>
        </w:rPr>
        <w:t xml:space="preserve"> </w:t>
      </w:r>
      <w:r w:rsidRPr="00443724">
        <w:rPr>
          <w:rFonts w:ascii="Calibri" w:hAnsi="Calibri"/>
          <w:w w:val="105"/>
        </w:rPr>
        <w:t>is</w:t>
      </w:r>
      <w:r w:rsidRPr="00443724">
        <w:rPr>
          <w:rFonts w:ascii="Calibri" w:hAnsi="Calibri"/>
          <w:spacing w:val="14"/>
          <w:w w:val="105"/>
        </w:rPr>
        <w:t xml:space="preserve"> </w:t>
      </w:r>
      <w:r w:rsidRPr="00443724">
        <w:rPr>
          <w:rFonts w:ascii="Calibri" w:hAnsi="Calibri"/>
          <w:w w:val="105"/>
        </w:rPr>
        <w:t>equal</w:t>
      </w:r>
      <w:r w:rsidRPr="00443724">
        <w:rPr>
          <w:rFonts w:ascii="Calibri" w:hAnsi="Calibri"/>
          <w:spacing w:val="15"/>
          <w:w w:val="105"/>
        </w:rPr>
        <w:t xml:space="preserve"> </w:t>
      </w:r>
      <w:r w:rsidRPr="00443724">
        <w:rPr>
          <w:rFonts w:ascii="Calibri" w:hAnsi="Calibri"/>
          <w:w w:val="105"/>
        </w:rPr>
        <w:t>to</w:t>
      </w:r>
      <w:r w:rsidRPr="00443724">
        <w:rPr>
          <w:rFonts w:ascii="Calibri" w:hAnsi="Calibri"/>
          <w:spacing w:val="14"/>
          <w:w w:val="105"/>
        </w:rPr>
        <w:t xml:space="preserve"> </w:t>
      </w:r>
      <w:r w:rsidRPr="00443724">
        <w:rPr>
          <w:rFonts w:ascii="Calibri" w:hAnsi="Calibri"/>
          <w:w w:val="105"/>
        </w:rPr>
        <w:t>one.</w:t>
      </w:r>
      <w:r w:rsidRPr="00443724">
        <w:rPr>
          <w:rFonts w:ascii="Calibri" w:hAnsi="Calibri"/>
          <w:spacing w:val="-50"/>
          <w:w w:val="105"/>
        </w:rPr>
        <w:t xml:space="preserve"> </w:t>
      </w:r>
      <w:ins w:id="35" w:author="Frank Johansson" w:date="2024-07-25T13:53:00Z">
        <w:r w:rsidR="00443724" w:rsidRPr="00443724">
          <w:rPr>
            <w:rFonts w:ascii="Calibri" w:hAnsi="Calibri"/>
            <w:spacing w:val="-50"/>
            <w:w w:val="105"/>
          </w:rPr>
          <w:t xml:space="preserve"> </w:t>
        </w:r>
        <w:r w:rsidR="00443724" w:rsidRPr="00443724">
          <w:rPr>
            <w:rFonts w:ascii="Calibri" w:hAnsi="Calibri"/>
            <w:w w:val="105"/>
          </w:rPr>
          <w:t xml:space="preserve"> A</w:t>
        </w:r>
      </w:ins>
      <w:del w:id="36" w:author="Frank Johansson" w:date="2024-07-25T13:53:00Z">
        <w:r w:rsidRPr="00443724" w:rsidDel="00443724">
          <w:rPr>
            <w:rFonts w:ascii="Calibri" w:hAnsi="Calibri"/>
            <w:w w:val="105"/>
          </w:rPr>
          <w:delText>A</w:delText>
        </w:r>
      </w:del>
      <w:r w:rsidRPr="00443724">
        <w:rPr>
          <w:rFonts w:ascii="Calibri" w:hAnsi="Calibri"/>
          <w:w w:val="105"/>
        </w:rPr>
        <w:t>t this point, recall that in the case of the complex model, each life stage has a separate energy consumption</w:t>
      </w:r>
      <w:r w:rsidRPr="00443724">
        <w:rPr>
          <w:rFonts w:ascii="Calibri" w:hAnsi="Calibri"/>
          <w:spacing w:val="1"/>
          <w:w w:val="105"/>
        </w:rPr>
        <w:t xml:space="preserve"> </w:t>
      </w:r>
      <w:r w:rsidRPr="00443724">
        <w:rPr>
          <w:rFonts w:ascii="Calibri" w:hAnsi="Calibri"/>
          <w:w w:val="105"/>
        </w:rPr>
        <w:t>value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i/>
          <w:w w:val="105"/>
        </w:rPr>
        <w:t>E</w:t>
      </w:r>
      <w:r w:rsidRPr="00443724">
        <w:rPr>
          <w:rFonts w:ascii="Calibri" w:hAnsi="Calibri"/>
          <w:w w:val="105"/>
        </w:rPr>
        <w:t>(</w:t>
      </w:r>
      <w:proofErr w:type="spellStart"/>
      <w:r w:rsidRPr="00443724">
        <w:rPr>
          <w:rFonts w:ascii="Calibri" w:hAnsi="Calibri"/>
          <w:i/>
          <w:w w:val="105"/>
        </w:rPr>
        <w:t>z</w:t>
      </w:r>
      <w:r w:rsidRPr="00443724">
        <w:rPr>
          <w:rFonts w:ascii="Calibri" w:hAnsi="Calibri"/>
          <w:i/>
          <w:w w:val="105"/>
          <w:vertAlign w:val="subscript"/>
        </w:rPr>
        <w:t>i,s</w:t>
      </w:r>
      <w:proofErr w:type="spellEnd"/>
      <w:r w:rsidRPr="00443724">
        <w:rPr>
          <w:rFonts w:ascii="Calibri" w:hAnsi="Calibri"/>
          <w:i/>
          <w:w w:val="105"/>
        </w:rPr>
        <w:t>,</w:t>
      </w:r>
      <w:r w:rsidRPr="00443724">
        <w:rPr>
          <w:rFonts w:ascii="Calibri" w:hAnsi="Calibri"/>
          <w:i/>
          <w:spacing w:val="-15"/>
          <w:w w:val="105"/>
        </w:rPr>
        <w:t xml:space="preserve"> </w:t>
      </w:r>
      <w:r w:rsidRPr="00443724">
        <w:rPr>
          <w:rFonts w:ascii="Calibri" w:hAnsi="Calibri"/>
          <w:b/>
          <w:w w:val="105"/>
        </w:rPr>
        <w:t>z</w:t>
      </w:r>
      <w:r w:rsidRPr="00443724">
        <w:rPr>
          <w:rFonts w:ascii="Calibri" w:hAnsi="Calibri"/>
          <w:w w:val="105"/>
        </w:rPr>
        <w:t>).</w:t>
      </w:r>
      <w:r w:rsidRPr="00443724">
        <w:rPr>
          <w:rFonts w:ascii="Calibri" w:hAnsi="Calibri"/>
          <w:spacing w:val="50"/>
          <w:w w:val="105"/>
        </w:rPr>
        <w:t xml:space="preserve"> </w:t>
      </w:r>
      <w:r w:rsidRPr="00443724">
        <w:rPr>
          <w:rFonts w:ascii="Calibri" w:hAnsi="Calibri"/>
          <w:w w:val="105"/>
        </w:rPr>
        <w:t>And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these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are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based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on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the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traits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and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resources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distinct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to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each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life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stage.</w:t>
      </w:r>
      <w:r w:rsidRPr="00443724">
        <w:rPr>
          <w:rFonts w:ascii="Calibri" w:hAnsi="Calibri"/>
          <w:spacing w:val="50"/>
          <w:w w:val="105"/>
        </w:rPr>
        <w:t xml:space="preserve"> </w:t>
      </w:r>
      <w:r w:rsidRPr="00443724">
        <w:rPr>
          <w:rFonts w:ascii="Calibri" w:hAnsi="Calibri"/>
          <w:w w:val="105"/>
        </w:rPr>
        <w:t>An</w:t>
      </w:r>
      <w:r w:rsidRPr="00443724">
        <w:rPr>
          <w:rFonts w:ascii="Calibri" w:hAnsi="Calibri"/>
          <w:spacing w:val="42"/>
          <w:w w:val="105"/>
        </w:rPr>
        <w:t xml:space="preserve"> </w:t>
      </w:r>
      <w:r w:rsidRPr="00443724">
        <w:rPr>
          <w:rFonts w:ascii="Calibri" w:hAnsi="Calibri"/>
          <w:w w:val="105"/>
        </w:rPr>
        <w:t>individual’s</w:t>
      </w:r>
      <w:r w:rsidRPr="00443724">
        <w:rPr>
          <w:rFonts w:ascii="Calibri" w:hAnsi="Calibri"/>
          <w:spacing w:val="-50"/>
          <w:w w:val="105"/>
        </w:rPr>
        <w:t xml:space="preserve"> </w:t>
      </w:r>
      <w:r w:rsidRPr="00443724">
        <w:rPr>
          <w:rFonts w:ascii="Calibri" w:hAnsi="Calibri"/>
          <w:spacing w:val="-1"/>
          <w:w w:val="110"/>
        </w:rPr>
        <w:t xml:space="preserve">total energy consumption </w:t>
      </w:r>
      <w:r w:rsidRPr="00443724">
        <w:rPr>
          <w:rFonts w:ascii="Calibri" w:hAnsi="Calibri"/>
          <w:w w:val="110"/>
        </w:rPr>
        <w:t>will therefore depend on its life stage (</w:t>
      </w:r>
      <w:r w:rsidRPr="00443724">
        <w:rPr>
          <w:rFonts w:ascii="Calibri" w:hAnsi="Calibri"/>
          <w:i/>
          <w:w w:val="110"/>
        </w:rPr>
        <w:t>s</w:t>
      </w:r>
      <w:r w:rsidRPr="00443724">
        <w:rPr>
          <w:rFonts w:ascii="Calibri" w:hAnsi="Calibri"/>
          <w:w w:val="110"/>
        </w:rPr>
        <w:t>) as well. For simple organisms this value</w:t>
      </w:r>
      <w:r w:rsidRPr="00443724">
        <w:rPr>
          <w:rFonts w:ascii="Calibri" w:hAnsi="Calibri"/>
          <w:spacing w:val="1"/>
          <w:w w:val="110"/>
        </w:rPr>
        <w:t xml:space="preserve"> </w:t>
      </w:r>
      <w:r w:rsidRPr="00443724">
        <w:rPr>
          <w:rFonts w:ascii="Calibri" w:hAnsi="Calibri"/>
          <w:spacing w:val="-1"/>
          <w:w w:val="105"/>
        </w:rPr>
        <w:t>will</w:t>
      </w:r>
      <w:r w:rsidRPr="00443724">
        <w:rPr>
          <w:rFonts w:ascii="Calibri" w:hAnsi="Calibri"/>
          <w:spacing w:val="29"/>
          <w:w w:val="105"/>
        </w:rPr>
        <w:t xml:space="preserve"> </w:t>
      </w:r>
      <w:r w:rsidRPr="00443724">
        <w:rPr>
          <w:rFonts w:ascii="Calibri" w:hAnsi="Calibri"/>
          <w:spacing w:val="-1"/>
          <w:w w:val="105"/>
        </w:rPr>
        <w:t>be</w:t>
      </w:r>
      <w:r w:rsidRPr="00443724">
        <w:rPr>
          <w:rFonts w:ascii="Calibri" w:hAnsi="Calibri"/>
          <w:spacing w:val="29"/>
          <w:w w:val="105"/>
        </w:rPr>
        <w:t xml:space="preserve"> </w:t>
      </w:r>
      <w:r w:rsidRPr="00443724">
        <w:rPr>
          <w:rFonts w:ascii="Calibri" w:hAnsi="Calibri"/>
          <w:spacing w:val="-1"/>
          <w:w w:val="105"/>
        </w:rPr>
        <w:t>the</w:t>
      </w:r>
      <w:r w:rsidRPr="00443724">
        <w:rPr>
          <w:rFonts w:ascii="Calibri" w:hAnsi="Calibri"/>
          <w:spacing w:val="30"/>
          <w:w w:val="105"/>
        </w:rPr>
        <w:t xml:space="preserve"> </w:t>
      </w:r>
      <w:r w:rsidRPr="00443724">
        <w:rPr>
          <w:rFonts w:ascii="Calibri" w:hAnsi="Calibri"/>
          <w:spacing w:val="-1"/>
          <w:w w:val="105"/>
        </w:rPr>
        <w:t>same,</w:t>
      </w:r>
      <w:r w:rsidRPr="00443724">
        <w:rPr>
          <w:rFonts w:ascii="Calibri" w:hAnsi="Calibri"/>
          <w:spacing w:val="32"/>
          <w:w w:val="105"/>
        </w:rPr>
        <w:t xml:space="preserve"> </w:t>
      </w:r>
      <w:r w:rsidRPr="00443724">
        <w:rPr>
          <w:rFonts w:ascii="Calibri" w:hAnsi="Calibri"/>
          <w:w w:val="105"/>
        </w:rPr>
        <w:t>but</w:t>
      </w:r>
      <w:r w:rsidRPr="00443724">
        <w:rPr>
          <w:rFonts w:ascii="Calibri" w:hAnsi="Calibri"/>
          <w:spacing w:val="30"/>
          <w:w w:val="105"/>
        </w:rPr>
        <w:t xml:space="preserve"> </w:t>
      </w:r>
      <w:r w:rsidRPr="00443724">
        <w:rPr>
          <w:rFonts w:ascii="Calibri" w:hAnsi="Calibri"/>
          <w:w w:val="105"/>
        </w:rPr>
        <w:t>for</w:t>
      </w:r>
      <w:r w:rsidRPr="00443724">
        <w:rPr>
          <w:rFonts w:ascii="Calibri" w:hAnsi="Calibri"/>
          <w:spacing w:val="29"/>
          <w:w w:val="105"/>
        </w:rPr>
        <w:t xml:space="preserve"> </w:t>
      </w:r>
      <w:r w:rsidRPr="00443724">
        <w:rPr>
          <w:rFonts w:ascii="Calibri" w:hAnsi="Calibri"/>
          <w:w w:val="105"/>
        </w:rPr>
        <w:t>complex</w:t>
      </w:r>
      <w:r w:rsidRPr="00443724">
        <w:rPr>
          <w:rFonts w:ascii="Calibri" w:hAnsi="Calibri"/>
          <w:spacing w:val="30"/>
          <w:w w:val="105"/>
        </w:rPr>
        <w:t xml:space="preserve"> </w:t>
      </w:r>
      <w:r w:rsidRPr="00443724">
        <w:rPr>
          <w:rFonts w:ascii="Calibri" w:hAnsi="Calibri"/>
          <w:w w:val="105"/>
        </w:rPr>
        <w:t>organisms</w:t>
      </w:r>
      <w:r w:rsidRPr="00443724">
        <w:rPr>
          <w:rFonts w:ascii="Calibri" w:hAnsi="Calibri"/>
          <w:spacing w:val="29"/>
          <w:w w:val="105"/>
        </w:rPr>
        <w:t xml:space="preserve"> </w:t>
      </w:r>
      <w:r w:rsidRPr="00443724">
        <w:rPr>
          <w:rFonts w:ascii="Calibri" w:hAnsi="Calibri"/>
          <w:w w:val="105"/>
        </w:rPr>
        <w:t>it</w:t>
      </w:r>
      <w:r w:rsidRPr="00443724">
        <w:rPr>
          <w:rFonts w:ascii="Calibri" w:hAnsi="Calibri"/>
          <w:spacing w:val="30"/>
          <w:w w:val="105"/>
        </w:rPr>
        <w:t xml:space="preserve"> </w:t>
      </w:r>
      <w:r w:rsidRPr="00443724">
        <w:rPr>
          <w:rFonts w:ascii="Calibri" w:hAnsi="Calibri"/>
          <w:w w:val="105"/>
        </w:rPr>
        <w:t>can</w:t>
      </w:r>
      <w:r w:rsidRPr="00443724">
        <w:rPr>
          <w:rFonts w:ascii="Calibri" w:hAnsi="Calibri"/>
          <w:spacing w:val="29"/>
          <w:w w:val="105"/>
        </w:rPr>
        <w:t xml:space="preserve"> </w:t>
      </w:r>
      <w:r w:rsidRPr="00443724">
        <w:rPr>
          <w:rFonts w:ascii="Calibri" w:hAnsi="Calibri"/>
          <w:w w:val="105"/>
        </w:rPr>
        <w:t>be</w:t>
      </w:r>
      <w:r w:rsidRPr="00443724">
        <w:rPr>
          <w:rFonts w:ascii="Calibri" w:hAnsi="Calibri"/>
          <w:spacing w:val="30"/>
          <w:w w:val="105"/>
        </w:rPr>
        <w:t xml:space="preserve"> </w:t>
      </w:r>
      <w:r w:rsidRPr="00443724">
        <w:rPr>
          <w:rFonts w:ascii="Calibri" w:hAnsi="Calibri"/>
          <w:w w:val="105"/>
        </w:rPr>
        <w:t>different.</w:t>
      </w:r>
      <w:r w:rsidRPr="00443724">
        <w:rPr>
          <w:rFonts w:ascii="Calibri" w:hAnsi="Calibri"/>
          <w:spacing w:val="22"/>
          <w:w w:val="105"/>
        </w:rPr>
        <w:t xml:space="preserve"> </w:t>
      </w:r>
      <w:r w:rsidRPr="00443724">
        <w:rPr>
          <w:rFonts w:ascii="Calibri" w:hAnsi="Calibri"/>
          <w:w w:val="105"/>
        </w:rPr>
        <w:t>The</w:t>
      </w:r>
      <w:r w:rsidRPr="00443724">
        <w:rPr>
          <w:rFonts w:ascii="Calibri" w:hAnsi="Calibri"/>
          <w:spacing w:val="29"/>
          <w:w w:val="105"/>
        </w:rPr>
        <w:t xml:space="preserve"> </w:t>
      </w:r>
      <w:r w:rsidRPr="00443724">
        <w:rPr>
          <w:rFonts w:ascii="Calibri" w:hAnsi="Calibri"/>
          <w:w w:val="105"/>
        </w:rPr>
        <w:t>reproduction</w:t>
      </w:r>
      <w:r w:rsidRPr="00443724">
        <w:rPr>
          <w:rFonts w:ascii="Calibri" w:hAnsi="Calibri"/>
          <w:spacing w:val="30"/>
          <w:w w:val="105"/>
        </w:rPr>
        <w:t xml:space="preserve"> </w:t>
      </w:r>
      <w:r w:rsidRPr="00443724">
        <w:rPr>
          <w:rFonts w:ascii="Calibri" w:hAnsi="Calibri"/>
          <w:w w:val="105"/>
        </w:rPr>
        <w:t>of</w:t>
      </w:r>
      <w:r w:rsidRPr="00443724">
        <w:rPr>
          <w:rFonts w:ascii="Calibri" w:hAnsi="Calibri"/>
          <w:spacing w:val="29"/>
          <w:w w:val="105"/>
        </w:rPr>
        <w:t xml:space="preserve"> </w:t>
      </w:r>
      <w:r w:rsidRPr="00443724">
        <w:rPr>
          <w:rFonts w:ascii="Calibri" w:hAnsi="Calibri"/>
          <w:w w:val="105"/>
        </w:rPr>
        <w:t>adults</w:t>
      </w:r>
      <w:r w:rsidRPr="00443724">
        <w:rPr>
          <w:rFonts w:ascii="Calibri" w:hAnsi="Calibri"/>
          <w:spacing w:val="29"/>
          <w:w w:val="105"/>
        </w:rPr>
        <w:t xml:space="preserve"> </w:t>
      </w:r>
      <w:r w:rsidRPr="00443724">
        <w:rPr>
          <w:rFonts w:ascii="Calibri" w:hAnsi="Calibri"/>
          <w:w w:val="105"/>
        </w:rPr>
        <w:t>(</w:t>
      </w:r>
      <w:r w:rsidRPr="00443724">
        <w:rPr>
          <w:rFonts w:ascii="Calibri" w:hAnsi="Calibri"/>
          <w:i/>
          <w:w w:val="105"/>
        </w:rPr>
        <w:t>f</w:t>
      </w:r>
      <w:r w:rsidRPr="00443724">
        <w:rPr>
          <w:rFonts w:ascii="Calibri" w:hAnsi="Calibri"/>
          <w:i/>
          <w:spacing w:val="-29"/>
          <w:w w:val="105"/>
        </w:rPr>
        <w:t xml:space="preserve"> </w:t>
      </w:r>
      <w:r w:rsidRPr="00443724">
        <w:rPr>
          <w:rFonts w:ascii="Calibri" w:hAnsi="Calibri"/>
          <w:w w:val="105"/>
        </w:rPr>
        <w:t>)</w:t>
      </w:r>
      <w:r w:rsidRPr="00443724">
        <w:rPr>
          <w:rFonts w:ascii="Calibri" w:hAnsi="Calibri"/>
          <w:spacing w:val="30"/>
          <w:w w:val="105"/>
        </w:rPr>
        <w:t xml:space="preserve"> </w:t>
      </w:r>
      <w:r w:rsidRPr="00443724">
        <w:rPr>
          <w:rFonts w:ascii="Calibri" w:hAnsi="Calibri"/>
          <w:w w:val="105"/>
        </w:rPr>
        <w:t>and</w:t>
      </w:r>
      <w:r w:rsidRPr="00443724">
        <w:rPr>
          <w:rFonts w:ascii="Calibri" w:hAnsi="Calibri"/>
          <w:spacing w:val="29"/>
          <w:w w:val="105"/>
        </w:rPr>
        <w:t xml:space="preserve"> </w:t>
      </w:r>
      <w:r w:rsidRPr="00443724">
        <w:rPr>
          <w:rFonts w:ascii="Calibri" w:hAnsi="Calibri"/>
          <w:w w:val="105"/>
        </w:rPr>
        <w:t>survival</w:t>
      </w:r>
      <w:r w:rsidRPr="00443724">
        <w:rPr>
          <w:rFonts w:ascii="Calibri" w:hAnsi="Calibri"/>
          <w:spacing w:val="-50"/>
          <w:w w:val="105"/>
        </w:rPr>
        <w:t xml:space="preserve"> </w:t>
      </w:r>
      <w:r w:rsidRPr="00443724">
        <w:rPr>
          <w:rFonts w:ascii="Calibri" w:hAnsi="Calibri"/>
          <w:w w:val="105"/>
        </w:rPr>
        <w:t>or maturation of juveniles (</w:t>
      </w:r>
      <w:r w:rsidRPr="00443724">
        <w:rPr>
          <w:rFonts w:ascii="Calibri" w:hAnsi="Calibri"/>
          <w:i/>
          <w:w w:val="105"/>
        </w:rPr>
        <w:t>m</w:t>
      </w:r>
      <w:r w:rsidRPr="00443724">
        <w:rPr>
          <w:rFonts w:ascii="Calibri" w:hAnsi="Calibri"/>
          <w:w w:val="105"/>
        </w:rPr>
        <w:t>) is monotonously increasing</w:t>
      </w:r>
      <w:r>
        <w:rPr>
          <w:rFonts w:ascii="Calibri" w:hAnsi="Calibri"/>
          <w:w w:val="105"/>
        </w:rPr>
        <w:t xml:space="preserve"> with </w:t>
      </w:r>
      <w:r>
        <w:rPr>
          <w:rFonts w:ascii="Calibri" w:hAnsi="Calibri"/>
          <w:i/>
          <w:w w:val="105"/>
        </w:rPr>
        <w:t>E</w:t>
      </w:r>
      <w:r>
        <w:rPr>
          <w:rFonts w:ascii="Calibri" w:hAnsi="Calibri"/>
          <w:w w:val="105"/>
        </w:rPr>
        <w:t>(</w:t>
      </w:r>
      <w:proofErr w:type="spellStart"/>
      <w:r>
        <w:rPr>
          <w:rFonts w:ascii="Calibri" w:hAnsi="Calibri"/>
          <w:i/>
          <w:w w:val="105"/>
        </w:rPr>
        <w:t>z</w:t>
      </w:r>
      <w:r>
        <w:rPr>
          <w:rFonts w:ascii="Calibri" w:hAnsi="Calibri"/>
          <w:i/>
          <w:w w:val="105"/>
          <w:vertAlign w:val="subscript"/>
        </w:rPr>
        <w:t>i,s</w:t>
      </w:r>
      <w:proofErr w:type="spellEnd"/>
      <w:r>
        <w:rPr>
          <w:rFonts w:ascii="Calibri" w:hAnsi="Calibri"/>
          <w:i/>
          <w:w w:val="105"/>
        </w:rPr>
        <w:t xml:space="preserve">, </w:t>
      </w:r>
      <w:r>
        <w:rPr>
          <w:rFonts w:ascii="Calibri" w:hAnsi="Calibri"/>
          <w:b/>
          <w:w w:val="105"/>
        </w:rPr>
        <w:t>z</w:t>
      </w:r>
      <w:r>
        <w:rPr>
          <w:rFonts w:ascii="Calibri" w:hAnsi="Calibri"/>
          <w:w w:val="105"/>
        </w:rPr>
        <w:t>).  In this model their relationship to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energy consumption is also saturating, meaning the relative benefit received from energy acquired will be less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10"/>
        </w:rPr>
        <w:t>and</w:t>
      </w:r>
      <w:r>
        <w:rPr>
          <w:rFonts w:ascii="Calibri" w:hAnsi="Calibri"/>
          <w:spacing w:val="16"/>
          <w:w w:val="110"/>
        </w:rPr>
        <w:t xml:space="preserve"> </w:t>
      </w:r>
      <w:r>
        <w:rPr>
          <w:rFonts w:ascii="Calibri" w:hAnsi="Calibri"/>
          <w:w w:val="110"/>
        </w:rPr>
        <w:t>less,</w:t>
      </w:r>
    </w:p>
    <w:p w14:paraId="60CA4838" w14:textId="77777777" w:rsidR="006F1C89" w:rsidRDefault="006F1C89">
      <w:pPr>
        <w:jc w:val="both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4B41788A" w14:textId="77777777" w:rsidR="006F1C89" w:rsidRDefault="005D3991">
      <w:pPr>
        <w:spacing w:before="112"/>
        <w:jc w:val="right"/>
        <w:rPr>
          <w:i/>
        </w:rPr>
      </w:pPr>
      <w:r>
        <w:rPr>
          <w:i/>
          <w:w w:val="155"/>
        </w:rPr>
        <w:t>f</w:t>
      </w:r>
      <w:r>
        <w:rPr>
          <w:i/>
          <w:spacing w:val="8"/>
          <w:w w:val="155"/>
        </w:rPr>
        <w:t xml:space="preserve"> </w:t>
      </w:r>
      <w:r>
        <w:rPr>
          <w:w w:val="155"/>
        </w:rPr>
        <w:t>=</w:t>
      </w:r>
      <w:r>
        <w:rPr>
          <w:spacing w:val="-15"/>
          <w:w w:val="155"/>
        </w:rPr>
        <w:t xml:space="preserve"> </w:t>
      </w:r>
      <w:r>
        <w:rPr>
          <w:i/>
          <w:w w:val="155"/>
        </w:rPr>
        <w:t>f</w:t>
      </w:r>
    </w:p>
    <w:p w14:paraId="29BA2B10" w14:textId="77777777" w:rsidR="006F1C89" w:rsidRDefault="005D3991">
      <w:pPr>
        <w:tabs>
          <w:tab w:val="left" w:pos="5223"/>
        </w:tabs>
        <w:spacing w:line="134" w:lineRule="auto"/>
        <w:ind w:left="309"/>
      </w:pPr>
      <w:r>
        <w:br w:type="column"/>
      </w:r>
      <w:r>
        <w:rPr>
          <w:i/>
          <w:w w:val="125"/>
          <w:u w:val="single"/>
        </w:rPr>
        <w:t>E</w:t>
      </w:r>
      <w:r>
        <w:rPr>
          <w:w w:val="125"/>
          <w:u w:val="single"/>
        </w:rPr>
        <w:t>(</w:t>
      </w:r>
      <w:proofErr w:type="spellStart"/>
      <w:r>
        <w:rPr>
          <w:i/>
          <w:w w:val="125"/>
          <w:u w:val="single"/>
        </w:rPr>
        <w:t>z</w:t>
      </w:r>
      <w:r>
        <w:rPr>
          <w:i/>
          <w:w w:val="125"/>
          <w:u w:val="single"/>
          <w:vertAlign w:val="subscript"/>
        </w:rPr>
        <w:t>i,a</w:t>
      </w:r>
      <w:proofErr w:type="spellEnd"/>
      <w:r>
        <w:rPr>
          <w:i/>
          <w:w w:val="125"/>
          <w:u w:val="single"/>
        </w:rPr>
        <w:t>,</w:t>
      </w:r>
      <w:r>
        <w:rPr>
          <w:i/>
          <w:spacing w:val="-20"/>
          <w:w w:val="125"/>
          <w:u w:val="single"/>
        </w:rPr>
        <w:t xml:space="preserve"> </w:t>
      </w:r>
      <w:r>
        <w:rPr>
          <w:b/>
          <w:w w:val="125"/>
          <w:u w:val="single"/>
        </w:rPr>
        <w:t>z</w:t>
      </w:r>
      <w:r>
        <w:rPr>
          <w:w w:val="125"/>
          <w:u w:val="single"/>
        </w:rPr>
        <w:t>)</w:t>
      </w:r>
      <w:r>
        <w:rPr>
          <w:spacing w:val="-35"/>
          <w:w w:val="125"/>
        </w:rPr>
        <w:t xml:space="preserve"> </w:t>
      </w:r>
      <w:r>
        <w:rPr>
          <w:i/>
          <w:w w:val="125"/>
          <w:position w:val="-14"/>
        </w:rPr>
        <w:t>,</w:t>
      </w:r>
      <w:r>
        <w:rPr>
          <w:i/>
          <w:w w:val="125"/>
          <w:position w:val="-14"/>
        </w:rPr>
        <w:tab/>
      </w:r>
      <w:commentRangeStart w:id="37"/>
      <w:r>
        <w:rPr>
          <w:w w:val="125"/>
          <w:position w:val="-14"/>
        </w:rPr>
        <w:t>(5a)</w:t>
      </w:r>
    </w:p>
    <w:p w14:paraId="6612D1FD" w14:textId="77777777" w:rsidR="006F1C89" w:rsidRDefault="005D3991">
      <w:pPr>
        <w:spacing w:line="69" w:lineRule="auto"/>
        <w:ind w:left="-40"/>
        <w:rPr>
          <w:i/>
          <w:sz w:val="16"/>
        </w:rPr>
      </w:pPr>
      <w:r>
        <w:rPr>
          <w:w w:val="125"/>
          <w:sz w:val="16"/>
        </w:rPr>
        <w:t>max</w:t>
      </w:r>
      <w:r>
        <w:rPr>
          <w:spacing w:val="7"/>
          <w:w w:val="125"/>
          <w:sz w:val="16"/>
        </w:rPr>
        <w:t xml:space="preserve"> </w:t>
      </w:r>
      <w:r>
        <w:rPr>
          <w:i/>
          <w:w w:val="125"/>
          <w:position w:val="-11"/>
        </w:rPr>
        <w:t>k</w:t>
      </w:r>
      <w:r>
        <w:rPr>
          <w:i/>
          <w:w w:val="125"/>
          <w:position w:val="-14"/>
          <w:sz w:val="16"/>
        </w:rPr>
        <w:t>f</w:t>
      </w:r>
      <w:r>
        <w:rPr>
          <w:i/>
          <w:spacing w:val="38"/>
          <w:w w:val="125"/>
          <w:position w:val="-14"/>
          <w:sz w:val="16"/>
        </w:rPr>
        <w:t xml:space="preserve"> </w:t>
      </w:r>
      <w:r>
        <w:rPr>
          <w:w w:val="125"/>
          <w:position w:val="-11"/>
        </w:rPr>
        <w:t>+</w:t>
      </w:r>
      <w:r>
        <w:rPr>
          <w:spacing w:val="-10"/>
          <w:w w:val="125"/>
          <w:position w:val="-11"/>
        </w:rPr>
        <w:t xml:space="preserve"> </w:t>
      </w:r>
      <w:r>
        <w:rPr>
          <w:i/>
          <w:w w:val="125"/>
          <w:position w:val="-11"/>
        </w:rPr>
        <w:t>E</w:t>
      </w:r>
      <w:r>
        <w:rPr>
          <w:i/>
          <w:w w:val="125"/>
          <w:position w:val="-14"/>
          <w:sz w:val="16"/>
        </w:rPr>
        <w:t>a</w:t>
      </w:r>
    </w:p>
    <w:p w14:paraId="7B0EB431" w14:textId="77777777" w:rsidR="006F1C89" w:rsidRDefault="006F1C89">
      <w:pPr>
        <w:spacing w:line="69" w:lineRule="auto"/>
        <w:rPr>
          <w:sz w:val="16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5039" w:space="40"/>
            <w:col w:w="5721"/>
          </w:cols>
        </w:sectPr>
      </w:pPr>
    </w:p>
    <w:p w14:paraId="7E23C178" w14:textId="77777777" w:rsidR="006F1C89" w:rsidRDefault="006F1C89">
      <w:pPr>
        <w:spacing w:before="2"/>
        <w:rPr>
          <w:i/>
          <w:sz w:val="9"/>
        </w:rPr>
      </w:pPr>
    </w:p>
    <w:p w14:paraId="3CC21A98" w14:textId="77777777" w:rsidR="006F1C89" w:rsidRPr="00F94015" w:rsidRDefault="005D3991">
      <w:pPr>
        <w:tabs>
          <w:tab w:val="left" w:pos="10289"/>
        </w:tabs>
        <w:spacing w:before="53" w:line="359" w:lineRule="exact"/>
        <w:ind w:left="4701"/>
        <w:rPr>
          <w:lang w:val="sv-SE"/>
          <w:rPrChange w:id="38" w:author="Izabel Eriksson Reuterborg" w:date="2024-07-29T05:30:00Z" w16du:dateUtc="2024-07-29T03:30:00Z">
            <w:rPr/>
          </w:rPrChange>
        </w:rPr>
      </w:pPr>
      <w:r w:rsidRPr="00F94015">
        <w:rPr>
          <w:i/>
          <w:w w:val="125"/>
          <w:lang w:val="sv-SE"/>
          <w:rPrChange w:id="39" w:author="Izabel Eriksson Reuterborg" w:date="2024-07-29T05:30:00Z" w16du:dateUtc="2024-07-29T03:30:00Z">
            <w:rPr>
              <w:i/>
              <w:w w:val="125"/>
            </w:rPr>
          </w:rPrChange>
        </w:rPr>
        <w:t>m</w:t>
      </w:r>
      <w:r w:rsidRPr="00F94015">
        <w:rPr>
          <w:i/>
          <w:spacing w:val="8"/>
          <w:w w:val="125"/>
          <w:lang w:val="sv-SE"/>
          <w:rPrChange w:id="40" w:author="Izabel Eriksson Reuterborg" w:date="2024-07-29T05:30:00Z" w16du:dateUtc="2024-07-29T03:30:00Z">
            <w:rPr>
              <w:i/>
              <w:spacing w:val="8"/>
              <w:w w:val="125"/>
            </w:rPr>
          </w:rPrChange>
        </w:rPr>
        <w:t xml:space="preserve"> </w:t>
      </w:r>
      <w:r w:rsidRPr="00F94015">
        <w:rPr>
          <w:w w:val="125"/>
          <w:lang w:val="sv-SE"/>
          <w:rPrChange w:id="41" w:author="Izabel Eriksson Reuterborg" w:date="2024-07-29T05:30:00Z" w16du:dateUtc="2024-07-29T03:30:00Z">
            <w:rPr>
              <w:w w:val="125"/>
            </w:rPr>
          </w:rPrChange>
        </w:rPr>
        <w:t>=</w:t>
      </w:r>
      <w:r w:rsidRPr="00F94015">
        <w:rPr>
          <w:spacing w:val="37"/>
          <w:w w:val="125"/>
          <w:lang w:val="sv-SE"/>
          <w:rPrChange w:id="42" w:author="Izabel Eriksson Reuterborg" w:date="2024-07-29T05:30:00Z" w16du:dateUtc="2024-07-29T03:30:00Z">
            <w:rPr>
              <w:spacing w:val="37"/>
              <w:w w:val="125"/>
            </w:rPr>
          </w:rPrChange>
        </w:rPr>
        <w:t xml:space="preserve"> </w:t>
      </w:r>
      <w:r w:rsidRPr="00F94015">
        <w:rPr>
          <w:i/>
          <w:w w:val="125"/>
          <w:position w:val="15"/>
          <w:u w:val="single"/>
          <w:lang w:val="sv-SE"/>
          <w:rPrChange w:id="43" w:author="Izabel Eriksson Reuterborg" w:date="2024-07-29T05:30:00Z" w16du:dateUtc="2024-07-29T03:30:00Z">
            <w:rPr>
              <w:i/>
              <w:w w:val="125"/>
              <w:position w:val="15"/>
              <w:u w:val="single"/>
            </w:rPr>
          </w:rPrChange>
        </w:rPr>
        <w:t>E</w:t>
      </w:r>
      <w:r w:rsidRPr="00F94015">
        <w:rPr>
          <w:w w:val="125"/>
          <w:position w:val="15"/>
          <w:u w:val="single"/>
          <w:lang w:val="sv-SE"/>
          <w:rPrChange w:id="44" w:author="Izabel Eriksson Reuterborg" w:date="2024-07-29T05:30:00Z" w16du:dateUtc="2024-07-29T03:30:00Z">
            <w:rPr>
              <w:w w:val="125"/>
              <w:position w:val="15"/>
              <w:u w:val="single"/>
            </w:rPr>
          </w:rPrChange>
        </w:rPr>
        <w:t>(</w:t>
      </w:r>
      <w:r w:rsidRPr="00F94015">
        <w:rPr>
          <w:i/>
          <w:w w:val="125"/>
          <w:position w:val="15"/>
          <w:u w:val="single"/>
          <w:lang w:val="sv-SE"/>
          <w:rPrChange w:id="45" w:author="Izabel Eriksson Reuterborg" w:date="2024-07-29T05:30:00Z" w16du:dateUtc="2024-07-29T03:30:00Z">
            <w:rPr>
              <w:i/>
              <w:w w:val="125"/>
              <w:position w:val="15"/>
              <w:u w:val="single"/>
            </w:rPr>
          </w:rPrChange>
        </w:rPr>
        <w:t>z</w:t>
      </w:r>
      <w:proofErr w:type="spellStart"/>
      <w:r w:rsidRPr="00F94015">
        <w:rPr>
          <w:i/>
          <w:w w:val="125"/>
          <w:position w:val="12"/>
          <w:sz w:val="16"/>
          <w:u w:val="single"/>
          <w:lang w:val="sv-SE"/>
          <w:rPrChange w:id="46" w:author="Izabel Eriksson Reuterborg" w:date="2024-07-29T05:30:00Z" w16du:dateUtc="2024-07-29T03:30:00Z">
            <w:rPr>
              <w:i/>
              <w:w w:val="125"/>
              <w:position w:val="12"/>
              <w:sz w:val="16"/>
              <w:u w:val="single"/>
            </w:rPr>
          </w:rPrChange>
        </w:rPr>
        <w:t>i,j</w:t>
      </w:r>
      <w:proofErr w:type="spellEnd"/>
      <w:r w:rsidRPr="00F94015">
        <w:rPr>
          <w:i/>
          <w:w w:val="125"/>
          <w:position w:val="15"/>
          <w:u w:val="single"/>
          <w:lang w:val="sv-SE"/>
          <w:rPrChange w:id="47" w:author="Izabel Eriksson Reuterborg" w:date="2024-07-29T05:30:00Z" w16du:dateUtc="2024-07-29T03:30:00Z">
            <w:rPr>
              <w:i/>
              <w:w w:val="125"/>
              <w:position w:val="15"/>
              <w:u w:val="single"/>
            </w:rPr>
          </w:rPrChange>
        </w:rPr>
        <w:t>,</w:t>
      </w:r>
      <w:r w:rsidRPr="00F94015">
        <w:rPr>
          <w:i/>
          <w:spacing w:val="-20"/>
          <w:w w:val="125"/>
          <w:position w:val="15"/>
          <w:u w:val="single"/>
          <w:lang w:val="sv-SE"/>
          <w:rPrChange w:id="48" w:author="Izabel Eriksson Reuterborg" w:date="2024-07-29T05:30:00Z" w16du:dateUtc="2024-07-29T03:30:00Z">
            <w:rPr>
              <w:i/>
              <w:spacing w:val="-20"/>
              <w:w w:val="125"/>
              <w:position w:val="15"/>
              <w:u w:val="single"/>
            </w:rPr>
          </w:rPrChange>
        </w:rPr>
        <w:t xml:space="preserve"> </w:t>
      </w:r>
      <w:r w:rsidRPr="00F94015">
        <w:rPr>
          <w:b/>
          <w:w w:val="125"/>
          <w:position w:val="15"/>
          <w:u w:val="single"/>
          <w:lang w:val="sv-SE"/>
          <w:rPrChange w:id="49" w:author="Izabel Eriksson Reuterborg" w:date="2024-07-29T05:30:00Z" w16du:dateUtc="2024-07-29T03:30:00Z">
            <w:rPr>
              <w:b/>
              <w:w w:val="125"/>
              <w:position w:val="15"/>
              <w:u w:val="single"/>
            </w:rPr>
          </w:rPrChange>
        </w:rPr>
        <w:t>z</w:t>
      </w:r>
      <w:r w:rsidRPr="00F94015">
        <w:rPr>
          <w:w w:val="125"/>
          <w:position w:val="15"/>
          <w:u w:val="single"/>
          <w:lang w:val="sv-SE"/>
          <w:rPrChange w:id="50" w:author="Izabel Eriksson Reuterborg" w:date="2024-07-29T05:30:00Z" w16du:dateUtc="2024-07-29T03:30:00Z">
            <w:rPr>
              <w:w w:val="125"/>
              <w:position w:val="15"/>
              <w:u w:val="single"/>
            </w:rPr>
          </w:rPrChange>
        </w:rPr>
        <w:t>)</w:t>
      </w:r>
      <w:r w:rsidRPr="00F94015">
        <w:rPr>
          <w:spacing w:val="-34"/>
          <w:w w:val="125"/>
          <w:position w:val="15"/>
          <w:lang w:val="sv-SE"/>
          <w:rPrChange w:id="51" w:author="Izabel Eriksson Reuterborg" w:date="2024-07-29T05:30:00Z" w16du:dateUtc="2024-07-29T03:30:00Z">
            <w:rPr>
              <w:spacing w:val="-34"/>
              <w:w w:val="125"/>
              <w:position w:val="15"/>
            </w:rPr>
          </w:rPrChange>
        </w:rPr>
        <w:t xml:space="preserve"> </w:t>
      </w:r>
      <w:r w:rsidRPr="00F94015">
        <w:rPr>
          <w:i/>
          <w:w w:val="125"/>
          <w:lang w:val="sv-SE"/>
          <w:rPrChange w:id="52" w:author="Izabel Eriksson Reuterborg" w:date="2024-07-29T05:30:00Z" w16du:dateUtc="2024-07-29T03:30:00Z">
            <w:rPr>
              <w:i/>
              <w:w w:val="125"/>
            </w:rPr>
          </w:rPrChange>
        </w:rPr>
        <w:t>.</w:t>
      </w:r>
      <w:r w:rsidRPr="00F94015">
        <w:rPr>
          <w:i/>
          <w:w w:val="125"/>
          <w:lang w:val="sv-SE"/>
          <w:rPrChange w:id="53" w:author="Izabel Eriksson Reuterborg" w:date="2024-07-29T05:30:00Z" w16du:dateUtc="2024-07-29T03:30:00Z">
            <w:rPr>
              <w:i/>
              <w:w w:val="125"/>
            </w:rPr>
          </w:rPrChange>
        </w:rPr>
        <w:tab/>
      </w:r>
      <w:r w:rsidRPr="00F94015">
        <w:rPr>
          <w:w w:val="125"/>
          <w:lang w:val="sv-SE"/>
          <w:rPrChange w:id="54" w:author="Izabel Eriksson Reuterborg" w:date="2024-07-29T05:30:00Z" w16du:dateUtc="2024-07-29T03:30:00Z">
            <w:rPr>
              <w:w w:val="125"/>
            </w:rPr>
          </w:rPrChange>
        </w:rPr>
        <w:t>(5b)</w:t>
      </w:r>
    </w:p>
    <w:p w14:paraId="7D8318C0" w14:textId="77777777" w:rsidR="006F1C89" w:rsidRPr="00F94015" w:rsidRDefault="005D3991">
      <w:pPr>
        <w:spacing w:line="209" w:lineRule="exact"/>
        <w:ind w:left="5236"/>
        <w:jc w:val="both"/>
        <w:rPr>
          <w:i/>
          <w:lang w:val="sv-SE"/>
          <w:rPrChange w:id="55" w:author="Izabel Eriksson Reuterborg" w:date="2024-07-29T05:30:00Z" w16du:dateUtc="2024-07-29T03:30:00Z">
            <w:rPr>
              <w:i/>
            </w:rPr>
          </w:rPrChange>
        </w:rPr>
      </w:pPr>
      <w:r w:rsidRPr="00F94015">
        <w:rPr>
          <w:i/>
          <w:w w:val="140"/>
          <w:lang w:val="sv-SE"/>
          <w:rPrChange w:id="56" w:author="Izabel Eriksson Reuterborg" w:date="2024-07-29T05:30:00Z" w16du:dateUtc="2024-07-29T03:30:00Z">
            <w:rPr>
              <w:i/>
              <w:w w:val="140"/>
            </w:rPr>
          </w:rPrChange>
        </w:rPr>
        <w:t>k</w:t>
      </w:r>
      <w:r w:rsidRPr="00F94015">
        <w:rPr>
          <w:i/>
          <w:w w:val="140"/>
          <w:vertAlign w:val="subscript"/>
          <w:lang w:val="sv-SE"/>
          <w:rPrChange w:id="57" w:author="Izabel Eriksson Reuterborg" w:date="2024-07-29T05:30:00Z" w16du:dateUtc="2024-07-29T03:30:00Z">
            <w:rPr>
              <w:i/>
              <w:w w:val="140"/>
              <w:vertAlign w:val="subscript"/>
            </w:rPr>
          </w:rPrChange>
        </w:rPr>
        <w:t>m</w:t>
      </w:r>
      <w:r w:rsidRPr="00F94015">
        <w:rPr>
          <w:i/>
          <w:spacing w:val="-11"/>
          <w:w w:val="140"/>
          <w:lang w:val="sv-SE"/>
          <w:rPrChange w:id="58" w:author="Izabel Eriksson Reuterborg" w:date="2024-07-29T05:30:00Z" w16du:dateUtc="2024-07-29T03:30:00Z">
            <w:rPr>
              <w:i/>
              <w:spacing w:val="-11"/>
              <w:w w:val="140"/>
            </w:rPr>
          </w:rPrChange>
        </w:rPr>
        <w:t xml:space="preserve"> </w:t>
      </w:r>
      <w:r w:rsidRPr="00F94015">
        <w:rPr>
          <w:w w:val="145"/>
          <w:lang w:val="sv-SE"/>
          <w:rPrChange w:id="59" w:author="Izabel Eriksson Reuterborg" w:date="2024-07-29T05:30:00Z" w16du:dateUtc="2024-07-29T03:30:00Z">
            <w:rPr>
              <w:w w:val="145"/>
            </w:rPr>
          </w:rPrChange>
        </w:rPr>
        <w:t>+</w:t>
      </w:r>
      <w:r w:rsidRPr="00F94015">
        <w:rPr>
          <w:spacing w:val="-24"/>
          <w:w w:val="145"/>
          <w:lang w:val="sv-SE"/>
          <w:rPrChange w:id="60" w:author="Izabel Eriksson Reuterborg" w:date="2024-07-29T05:30:00Z" w16du:dateUtc="2024-07-29T03:30:00Z">
            <w:rPr>
              <w:spacing w:val="-24"/>
              <w:w w:val="145"/>
            </w:rPr>
          </w:rPrChange>
        </w:rPr>
        <w:t xml:space="preserve"> </w:t>
      </w:r>
      <w:r w:rsidRPr="00F94015">
        <w:rPr>
          <w:i/>
          <w:w w:val="145"/>
          <w:lang w:val="sv-SE"/>
          <w:rPrChange w:id="61" w:author="Izabel Eriksson Reuterborg" w:date="2024-07-29T05:30:00Z" w16du:dateUtc="2024-07-29T03:30:00Z">
            <w:rPr>
              <w:i/>
              <w:w w:val="145"/>
            </w:rPr>
          </w:rPrChange>
        </w:rPr>
        <w:t>E</w:t>
      </w:r>
      <w:r w:rsidRPr="00F94015">
        <w:rPr>
          <w:i/>
          <w:w w:val="145"/>
          <w:vertAlign w:val="subscript"/>
          <w:lang w:val="sv-SE"/>
          <w:rPrChange w:id="62" w:author="Izabel Eriksson Reuterborg" w:date="2024-07-29T05:30:00Z" w16du:dateUtc="2024-07-29T03:30:00Z">
            <w:rPr>
              <w:i/>
              <w:w w:val="145"/>
              <w:vertAlign w:val="subscript"/>
            </w:rPr>
          </w:rPrChange>
        </w:rPr>
        <w:t>j</w:t>
      </w:r>
    </w:p>
    <w:p w14:paraId="29596E4B" w14:textId="77777777" w:rsidR="006F1C89" w:rsidRDefault="005D3991">
      <w:pPr>
        <w:pStyle w:val="BodyText"/>
        <w:spacing w:before="81" w:line="242" w:lineRule="auto"/>
        <w:ind w:left="150" w:right="108"/>
        <w:jc w:val="both"/>
        <w:rPr>
          <w:rFonts w:ascii="Calibri"/>
        </w:rPr>
      </w:pPr>
      <w:r>
        <w:rPr>
          <w:rFonts w:ascii="Calibri"/>
          <w:w w:val="105"/>
        </w:rPr>
        <w:t xml:space="preserve">The half-saturation constants </w:t>
      </w:r>
      <w:proofErr w:type="spellStart"/>
      <w:r>
        <w:rPr>
          <w:rFonts w:ascii="Calibri"/>
          <w:i/>
          <w:w w:val="105"/>
        </w:rPr>
        <w:t>k</w:t>
      </w:r>
      <w:r>
        <w:rPr>
          <w:rFonts w:ascii="Calibri"/>
          <w:i/>
          <w:w w:val="105"/>
          <w:vertAlign w:val="subscript"/>
        </w:rPr>
        <w:t>f</w:t>
      </w:r>
      <w:proofErr w:type="spellEnd"/>
      <w:r>
        <w:rPr>
          <w:rFonts w:ascii="Calibri"/>
          <w:i/>
          <w:w w:val="105"/>
        </w:rPr>
        <w:t xml:space="preserve">  </w:t>
      </w:r>
      <w:r>
        <w:rPr>
          <w:rFonts w:ascii="Calibri"/>
          <w:w w:val="105"/>
        </w:rPr>
        <w:t xml:space="preserve">and </w:t>
      </w:r>
      <w:r>
        <w:rPr>
          <w:rFonts w:ascii="Calibri"/>
          <w:i/>
          <w:w w:val="105"/>
        </w:rPr>
        <w:t>k</w:t>
      </w:r>
      <w:r>
        <w:rPr>
          <w:rFonts w:ascii="Calibri"/>
          <w:i/>
          <w:w w:val="105"/>
          <w:vertAlign w:val="subscript"/>
        </w:rPr>
        <w:t>m</w:t>
      </w:r>
      <w:r>
        <w:rPr>
          <w:rFonts w:ascii="Calibri"/>
          <w:i/>
          <w:w w:val="105"/>
        </w:rPr>
        <w:t xml:space="preserve">  </w:t>
      </w:r>
      <w:r>
        <w:rPr>
          <w:rFonts w:ascii="Calibri"/>
          <w:w w:val="105"/>
        </w:rPr>
        <w:t>determine how quickly the functions saturate.  The maximum number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10"/>
        </w:rPr>
        <w:t xml:space="preserve">of </w:t>
      </w:r>
      <w:commentRangeEnd w:id="37"/>
      <w:r w:rsidR="00443724">
        <w:rPr>
          <w:rStyle w:val="CommentReference"/>
          <w:rFonts w:ascii="Calibri" w:eastAsia="Calibri" w:hAnsi="Calibri" w:cs="Calibri"/>
        </w:rPr>
        <w:commentReference w:id="37"/>
      </w:r>
      <w:r>
        <w:rPr>
          <w:rFonts w:ascii="Calibri"/>
          <w:w w:val="110"/>
        </w:rPr>
        <w:t xml:space="preserve">offspring an individual can have </w:t>
      </w:r>
      <w:proofErr w:type="gramStart"/>
      <w:r>
        <w:rPr>
          <w:rFonts w:ascii="Calibri"/>
          <w:w w:val="110"/>
        </w:rPr>
        <w:t>is</w:t>
      </w:r>
      <w:proofErr w:type="gramEnd"/>
      <w:r>
        <w:rPr>
          <w:rFonts w:ascii="Calibri"/>
          <w:w w:val="110"/>
        </w:rPr>
        <w:t xml:space="preserve"> </w:t>
      </w:r>
      <w:r>
        <w:rPr>
          <w:rFonts w:ascii="Calibri"/>
          <w:i/>
          <w:w w:val="110"/>
        </w:rPr>
        <w:t>f</w:t>
      </w:r>
      <w:r>
        <w:rPr>
          <w:rFonts w:ascii="Calibri"/>
          <w:w w:val="110"/>
          <w:vertAlign w:val="subscript"/>
        </w:rPr>
        <w:t>max</w:t>
      </w:r>
      <w:r>
        <w:rPr>
          <w:rFonts w:ascii="Calibri"/>
          <w:w w:val="110"/>
        </w:rPr>
        <w:t xml:space="preserve">. This means that the maximum value of equation (5a) is </w:t>
      </w:r>
      <w:r>
        <w:rPr>
          <w:rFonts w:ascii="Calibri"/>
          <w:i/>
          <w:w w:val="110"/>
        </w:rPr>
        <w:t>f</w:t>
      </w:r>
      <w:r>
        <w:rPr>
          <w:rFonts w:ascii="Calibri"/>
          <w:w w:val="110"/>
          <w:vertAlign w:val="subscript"/>
        </w:rPr>
        <w:t>max</w:t>
      </w:r>
      <w:r>
        <w:rPr>
          <w:rFonts w:ascii="Calibri"/>
          <w:w w:val="110"/>
        </w:rPr>
        <w:t>. The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spacing w:val="-1"/>
          <w:w w:val="110"/>
        </w:rPr>
        <w:t>maximum</w:t>
      </w:r>
      <w:r>
        <w:rPr>
          <w:rFonts w:ascii="Calibri"/>
          <w:spacing w:val="-10"/>
          <w:w w:val="110"/>
        </w:rPr>
        <w:t xml:space="preserve"> </w:t>
      </w:r>
      <w:r>
        <w:rPr>
          <w:rFonts w:ascii="Calibri"/>
          <w:spacing w:val="-1"/>
          <w:w w:val="110"/>
        </w:rPr>
        <w:t>value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spacing w:val="-1"/>
          <w:w w:val="110"/>
        </w:rPr>
        <w:t>of</w:t>
      </w:r>
      <w:r>
        <w:rPr>
          <w:rFonts w:ascii="Calibri"/>
          <w:spacing w:val="-10"/>
          <w:w w:val="110"/>
        </w:rPr>
        <w:t xml:space="preserve"> </w:t>
      </w:r>
      <w:r>
        <w:rPr>
          <w:rFonts w:ascii="Calibri"/>
          <w:spacing w:val="-1"/>
          <w:w w:val="110"/>
        </w:rPr>
        <w:t>equation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spacing w:val="-1"/>
          <w:w w:val="110"/>
        </w:rPr>
        <w:t>(5b)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spacing w:val="-1"/>
          <w:w w:val="110"/>
        </w:rPr>
        <w:t>is</w:t>
      </w:r>
      <w:r>
        <w:rPr>
          <w:rFonts w:ascii="Calibri"/>
          <w:spacing w:val="-10"/>
          <w:w w:val="110"/>
        </w:rPr>
        <w:t xml:space="preserve"> </w:t>
      </w:r>
      <w:r>
        <w:rPr>
          <w:rFonts w:ascii="Calibri"/>
          <w:spacing w:val="-1"/>
          <w:w w:val="110"/>
        </w:rPr>
        <w:t>1,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spacing w:val="-1"/>
          <w:w w:val="110"/>
        </w:rPr>
        <w:t>since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spacing w:val="-1"/>
          <w:w w:val="110"/>
        </w:rPr>
        <w:t>maturation,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w w:val="110"/>
        </w:rPr>
        <w:t>and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w w:val="110"/>
        </w:rPr>
        <w:t>by</w:t>
      </w:r>
      <w:r>
        <w:rPr>
          <w:rFonts w:ascii="Calibri"/>
          <w:spacing w:val="-10"/>
          <w:w w:val="110"/>
        </w:rPr>
        <w:t xml:space="preserve"> </w:t>
      </w:r>
      <w:r>
        <w:rPr>
          <w:rFonts w:ascii="Calibri"/>
          <w:w w:val="110"/>
        </w:rPr>
        <w:t>extension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w w:val="110"/>
        </w:rPr>
        <w:t>survival,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w w:val="110"/>
        </w:rPr>
        <w:t>is</w:t>
      </w:r>
      <w:r>
        <w:rPr>
          <w:rFonts w:ascii="Calibri"/>
          <w:spacing w:val="-10"/>
          <w:w w:val="110"/>
        </w:rPr>
        <w:t xml:space="preserve"> </w:t>
      </w:r>
      <w:r>
        <w:rPr>
          <w:rFonts w:ascii="Calibri"/>
          <w:w w:val="110"/>
        </w:rPr>
        <w:t>a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w w:val="110"/>
        </w:rPr>
        <w:t>probability.</w:t>
      </w:r>
      <w:r>
        <w:rPr>
          <w:rFonts w:ascii="Calibri"/>
          <w:spacing w:val="7"/>
          <w:w w:val="110"/>
        </w:rPr>
        <w:t xml:space="preserve"> </w:t>
      </w:r>
      <w:r>
        <w:rPr>
          <w:rFonts w:ascii="Calibri"/>
          <w:w w:val="110"/>
        </w:rPr>
        <w:t>See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w w:val="110"/>
        </w:rPr>
        <w:t>table</w:t>
      </w:r>
      <w:r>
        <w:rPr>
          <w:rFonts w:ascii="Calibri"/>
          <w:spacing w:val="-9"/>
          <w:w w:val="110"/>
        </w:rPr>
        <w:t xml:space="preserve"> </w:t>
      </w:r>
      <w:r>
        <w:rPr>
          <w:rFonts w:ascii="Calibri"/>
          <w:w w:val="110"/>
        </w:rPr>
        <w:t>1</w:t>
      </w:r>
      <w:r>
        <w:rPr>
          <w:rFonts w:ascii="Calibri"/>
          <w:spacing w:val="-53"/>
          <w:w w:val="110"/>
        </w:rPr>
        <w:t xml:space="preserve"> </w:t>
      </w:r>
      <w:r>
        <w:rPr>
          <w:rFonts w:ascii="Calibri"/>
          <w:w w:val="110"/>
        </w:rPr>
        <w:t>for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an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overview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and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explanation</w:t>
      </w:r>
      <w:r>
        <w:rPr>
          <w:rFonts w:ascii="Calibri"/>
          <w:spacing w:val="12"/>
          <w:w w:val="110"/>
        </w:rPr>
        <w:t xml:space="preserve"> </w:t>
      </w:r>
      <w:r>
        <w:rPr>
          <w:rFonts w:ascii="Calibri"/>
          <w:w w:val="110"/>
        </w:rPr>
        <w:t>of</w:t>
      </w:r>
      <w:r>
        <w:rPr>
          <w:rFonts w:ascii="Calibri"/>
          <w:spacing w:val="10"/>
          <w:w w:val="110"/>
        </w:rPr>
        <w:t xml:space="preserve"> </w:t>
      </w:r>
      <w:r>
        <w:rPr>
          <w:rFonts w:ascii="Calibri"/>
          <w:w w:val="110"/>
        </w:rPr>
        <w:t>all</w:t>
      </w:r>
      <w:r>
        <w:rPr>
          <w:rFonts w:ascii="Calibri"/>
          <w:spacing w:val="10"/>
          <w:w w:val="110"/>
        </w:rPr>
        <w:t xml:space="preserve"> </w:t>
      </w:r>
      <w:proofErr w:type="gramStart"/>
      <w:r>
        <w:rPr>
          <w:rFonts w:ascii="Calibri"/>
          <w:w w:val="110"/>
        </w:rPr>
        <w:t>variable</w:t>
      </w:r>
      <w:proofErr w:type="gramEnd"/>
      <w:r>
        <w:rPr>
          <w:rFonts w:ascii="Calibri"/>
          <w:w w:val="110"/>
        </w:rPr>
        <w:t>,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parameters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and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subscripts.</w:t>
      </w:r>
    </w:p>
    <w:p w14:paraId="66E9067D" w14:textId="77777777" w:rsidR="006F1C89" w:rsidRDefault="005D3991">
      <w:pPr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DBC934B" wp14:editId="466B9B75">
            <wp:simplePos x="0" y="0"/>
            <wp:positionH relativeFrom="page">
              <wp:posOffset>652061</wp:posOffset>
            </wp:positionH>
            <wp:positionV relativeFrom="paragraph">
              <wp:posOffset>180185</wp:posOffset>
            </wp:positionV>
            <wp:extent cx="6469856" cy="284492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6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AE20C" w14:textId="77777777" w:rsidR="006F1C89" w:rsidRDefault="006F1C89">
      <w:pPr>
        <w:spacing w:before="11"/>
        <w:rPr>
          <w:sz w:val="19"/>
        </w:rPr>
      </w:pPr>
    </w:p>
    <w:p w14:paraId="7AAEAAC4" w14:textId="77777777" w:rsidR="006F1C89" w:rsidRDefault="005D3991">
      <w:pPr>
        <w:ind w:left="58" w:right="18"/>
        <w:jc w:val="center"/>
        <w:rPr>
          <w:sz w:val="18"/>
        </w:rPr>
      </w:pPr>
      <w:r>
        <w:rPr>
          <w:b/>
          <w:w w:val="115"/>
          <w:sz w:val="18"/>
        </w:rPr>
        <w:t>Figure</w:t>
      </w:r>
      <w:r>
        <w:rPr>
          <w:b/>
          <w:spacing w:val="11"/>
          <w:w w:val="115"/>
          <w:sz w:val="18"/>
        </w:rPr>
        <w:t xml:space="preserve"> </w:t>
      </w:r>
      <w:r>
        <w:rPr>
          <w:b/>
          <w:w w:val="115"/>
          <w:sz w:val="18"/>
        </w:rPr>
        <w:t>2:</w:t>
      </w:r>
      <w:r>
        <w:rPr>
          <w:b/>
          <w:spacing w:val="30"/>
          <w:w w:val="115"/>
          <w:sz w:val="18"/>
        </w:rPr>
        <w:t xml:space="preserve"> </w:t>
      </w:r>
      <w:r>
        <w:rPr>
          <w:w w:val="115"/>
          <w:sz w:val="18"/>
        </w:rPr>
        <w:t>A</w:t>
      </w:r>
      <w:r>
        <w:rPr>
          <w:spacing w:val="4"/>
          <w:w w:val="115"/>
          <w:sz w:val="18"/>
        </w:rPr>
        <w:t xml:space="preserve"> </w:t>
      </w:r>
      <w:r>
        <w:rPr>
          <w:w w:val="115"/>
          <w:sz w:val="18"/>
        </w:rPr>
        <w:t>visual</w:t>
      </w:r>
      <w:r>
        <w:rPr>
          <w:spacing w:val="3"/>
          <w:w w:val="115"/>
          <w:sz w:val="18"/>
        </w:rPr>
        <w:t xml:space="preserve"> </w:t>
      </w:r>
      <w:r>
        <w:rPr>
          <w:w w:val="115"/>
          <w:sz w:val="18"/>
        </w:rPr>
        <w:t>summary</w:t>
      </w:r>
      <w:r>
        <w:rPr>
          <w:spacing w:val="4"/>
          <w:w w:val="115"/>
          <w:sz w:val="18"/>
        </w:rPr>
        <w:t xml:space="preserve"> </w:t>
      </w:r>
      <w:r>
        <w:rPr>
          <w:w w:val="115"/>
          <w:sz w:val="18"/>
        </w:rPr>
        <w:t>of</w:t>
      </w:r>
      <w:r>
        <w:rPr>
          <w:spacing w:val="4"/>
          <w:w w:val="115"/>
          <w:sz w:val="18"/>
        </w:rPr>
        <w:t xml:space="preserve"> </w:t>
      </w:r>
      <w:r>
        <w:rPr>
          <w:w w:val="115"/>
          <w:sz w:val="18"/>
        </w:rPr>
        <w:t>the</w:t>
      </w:r>
      <w:r>
        <w:rPr>
          <w:spacing w:val="4"/>
          <w:w w:val="115"/>
          <w:sz w:val="18"/>
        </w:rPr>
        <w:t xml:space="preserve"> </w:t>
      </w:r>
      <w:r>
        <w:rPr>
          <w:w w:val="115"/>
          <w:sz w:val="18"/>
        </w:rPr>
        <w:t>simulation</w:t>
      </w:r>
      <w:r>
        <w:rPr>
          <w:spacing w:val="3"/>
          <w:w w:val="115"/>
          <w:sz w:val="18"/>
        </w:rPr>
        <w:t xml:space="preserve"> </w:t>
      </w:r>
      <w:r>
        <w:rPr>
          <w:w w:val="115"/>
          <w:sz w:val="18"/>
        </w:rPr>
        <w:t>algorithm.</w:t>
      </w:r>
    </w:p>
    <w:p w14:paraId="19DA1B30" w14:textId="77777777" w:rsidR="006F1C89" w:rsidRDefault="006F1C89">
      <w:pPr>
        <w:rPr>
          <w:sz w:val="18"/>
        </w:rPr>
      </w:pPr>
    </w:p>
    <w:p w14:paraId="5F51CF30" w14:textId="77777777" w:rsidR="006F1C89" w:rsidRDefault="006F1C89">
      <w:pPr>
        <w:rPr>
          <w:sz w:val="18"/>
        </w:rPr>
      </w:pPr>
    </w:p>
    <w:p w14:paraId="60863A9A" w14:textId="77777777" w:rsidR="006F1C89" w:rsidRDefault="006F1C89">
      <w:pPr>
        <w:spacing w:before="10"/>
        <w:rPr>
          <w:sz w:val="14"/>
        </w:rPr>
      </w:pPr>
    </w:p>
    <w:p w14:paraId="188321CE" w14:textId="77777777" w:rsidR="006F1C89" w:rsidRDefault="005D3991">
      <w:pPr>
        <w:pStyle w:val="Heading1"/>
        <w:jc w:val="both"/>
      </w:pPr>
      <w:r>
        <w:rPr>
          <w:w w:val="120"/>
        </w:rPr>
        <w:t>Model</w:t>
      </w:r>
      <w:r>
        <w:rPr>
          <w:spacing w:val="45"/>
          <w:w w:val="120"/>
        </w:rPr>
        <w:t xml:space="preserve"> </w:t>
      </w:r>
      <w:r>
        <w:rPr>
          <w:w w:val="120"/>
        </w:rPr>
        <w:t>Analysis</w:t>
      </w:r>
    </w:p>
    <w:p w14:paraId="79B498F9" w14:textId="5C98CC49" w:rsidR="006F1C89" w:rsidRDefault="005D3991">
      <w:pPr>
        <w:pStyle w:val="BodyText"/>
        <w:spacing w:before="202" w:line="242" w:lineRule="auto"/>
        <w:ind w:left="150" w:right="10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 xml:space="preserve">This model is </w:t>
      </w:r>
      <w:r w:rsidR="00441DBE">
        <w:rPr>
          <w:rFonts w:ascii="Calibri" w:hAnsi="Calibri"/>
          <w:w w:val="105"/>
        </w:rPr>
        <w:t>analyzed</w:t>
      </w:r>
      <w:r>
        <w:rPr>
          <w:rFonts w:ascii="Calibri" w:hAnsi="Calibri"/>
          <w:w w:val="105"/>
        </w:rPr>
        <w:t xml:space="preserve"> with individual-based computer simulations. Since even genetically identical individuals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spacing w:val="-1"/>
          <w:w w:val="105"/>
        </w:rPr>
        <w:t>generally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spacing w:val="-1"/>
          <w:w w:val="105"/>
        </w:rPr>
        <w:t>do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spacing w:val="-1"/>
          <w:w w:val="105"/>
        </w:rPr>
        <w:t>not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spacing w:val="-1"/>
          <w:w w:val="105"/>
        </w:rPr>
        <w:t>always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spacing w:val="-1"/>
          <w:w w:val="105"/>
        </w:rPr>
        <w:t>have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spacing w:val="-1"/>
          <w:w w:val="105"/>
        </w:rPr>
        <w:t>the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spacing w:val="-1"/>
          <w:w w:val="105"/>
        </w:rPr>
        <w:t>same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spacing w:val="-1"/>
          <w:w w:val="105"/>
        </w:rPr>
        <w:t>number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offspring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or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equal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survival,</w:t>
      </w:r>
      <w:r>
        <w:rPr>
          <w:rFonts w:ascii="Calibri" w:hAnsi="Calibri"/>
          <w:spacing w:val="-2"/>
          <w:w w:val="105"/>
        </w:rPr>
        <w:t xml:space="preserve"> </w:t>
      </w:r>
      <w:r>
        <w:rPr>
          <w:rFonts w:ascii="Calibri" w:hAnsi="Calibri"/>
          <w:w w:val="125"/>
        </w:rPr>
        <w:t>I</w:t>
      </w:r>
      <w:r>
        <w:rPr>
          <w:rFonts w:ascii="Calibri" w:hAnsi="Calibri"/>
          <w:spacing w:val="-15"/>
          <w:w w:val="125"/>
        </w:rPr>
        <w:t xml:space="preserve"> </w:t>
      </w:r>
      <w:r>
        <w:rPr>
          <w:rFonts w:ascii="Calibri" w:hAnsi="Calibri"/>
          <w:w w:val="105"/>
        </w:rPr>
        <w:t>include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stochasticity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maturation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and fecundity. This is done by drawing the number of offspring and maturation from probability distributions.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The fecundity value </w:t>
      </w:r>
      <w:r>
        <w:rPr>
          <w:rFonts w:ascii="Calibri" w:hAnsi="Calibri"/>
          <w:i/>
          <w:w w:val="130"/>
        </w:rPr>
        <w:t xml:space="preserve">f </w:t>
      </w:r>
      <w:r>
        <w:rPr>
          <w:rFonts w:ascii="Calibri" w:hAnsi="Calibri"/>
          <w:w w:val="105"/>
        </w:rPr>
        <w:t>calculated in equation (5a) is used as the mean in a Poisson distribution.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 Poisson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distribution describes the probability of observing a certain number of events when the expected number of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events is specified in a given time (Otto and Day, 2007). The ”expected number of events” is the mean number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5"/>
          <w:w w:val="105"/>
        </w:rPr>
        <w:t xml:space="preserve"> </w:t>
      </w:r>
      <w:r>
        <w:rPr>
          <w:rFonts w:ascii="Calibri" w:hAnsi="Calibri"/>
          <w:w w:val="105"/>
        </w:rPr>
        <w:t>offspring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an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individual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produces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one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time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step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”certain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number</w:t>
      </w:r>
      <w:r>
        <w:rPr>
          <w:rFonts w:ascii="Calibri" w:hAnsi="Calibri"/>
          <w:spacing w:val="5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events”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realized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number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of</w:t>
      </w:r>
    </w:p>
    <w:p w14:paraId="205D910E" w14:textId="77777777" w:rsidR="006F1C89" w:rsidRDefault="006F1C89">
      <w:pPr>
        <w:spacing w:line="242" w:lineRule="auto"/>
        <w:jc w:val="both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40927EA8" w14:textId="3F69ADE8" w:rsidR="006F1C89" w:rsidRDefault="005D3991">
      <w:pPr>
        <w:pStyle w:val="BodyText"/>
        <w:spacing w:before="40" w:line="242" w:lineRule="auto"/>
        <w:ind w:left="150" w:right="10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lastRenderedPageBreak/>
        <w:t>offspring.</w:t>
      </w:r>
      <w:r>
        <w:rPr>
          <w:rFonts w:ascii="Calibri" w:hAnsi="Calibri"/>
          <w:spacing w:val="41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actual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number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offspring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surviving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maturing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into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adults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within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time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step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drawn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from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a binomial distribution.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Essentially, there is a coin flip made for each individual with a weighted coin.  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chance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survival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9"/>
          <w:w w:val="105"/>
        </w:rPr>
        <w:t xml:space="preserve"> </w:t>
      </w:r>
      <w:proofErr w:type="gramStart"/>
      <w:r>
        <w:rPr>
          <w:rFonts w:ascii="Calibri" w:hAnsi="Calibri"/>
          <w:i/>
          <w:w w:val="105"/>
        </w:rPr>
        <w:t>m</w:t>
      </w:r>
      <w:proofErr w:type="gramEnd"/>
      <w:r>
        <w:rPr>
          <w:rFonts w:ascii="Calibri" w:hAnsi="Calibri"/>
          <w:i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risk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death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1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Arial" w:hAnsi="Arial"/>
          <w:i/>
          <w:w w:val="105"/>
        </w:rPr>
        <w:t>−</w:t>
      </w:r>
      <w:r>
        <w:rPr>
          <w:rFonts w:ascii="Arial" w:hAnsi="Arial"/>
          <w:i/>
          <w:spacing w:val="-21"/>
          <w:w w:val="105"/>
        </w:rPr>
        <w:t xml:space="preserve"> </w:t>
      </w:r>
      <w:r>
        <w:rPr>
          <w:rFonts w:ascii="Calibri" w:hAnsi="Calibri"/>
          <w:i/>
          <w:w w:val="105"/>
        </w:rPr>
        <w:t>m</w:t>
      </w:r>
      <w:r>
        <w:rPr>
          <w:rFonts w:ascii="Calibri" w:hAnsi="Calibri"/>
          <w:w w:val="105"/>
        </w:rPr>
        <w:t>.</w:t>
      </w:r>
      <w:r>
        <w:rPr>
          <w:rFonts w:ascii="Calibri" w:hAnsi="Calibri"/>
          <w:spacing w:val="46"/>
          <w:w w:val="105"/>
        </w:rPr>
        <w:t xml:space="preserve"> </w:t>
      </w:r>
      <w:r>
        <w:rPr>
          <w:rFonts w:ascii="Calibri" w:hAnsi="Calibri"/>
          <w:w w:val="105"/>
        </w:rPr>
        <w:t>Survival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same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as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maturing,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as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all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individuals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who</w:t>
      </w:r>
      <w:r>
        <w:rPr>
          <w:rFonts w:ascii="Calibri" w:hAnsi="Calibri"/>
          <w:spacing w:val="-50"/>
          <w:w w:val="105"/>
        </w:rPr>
        <w:t xml:space="preserve"> </w:t>
      </w:r>
      <w:r w:rsidR="00441DBE">
        <w:rPr>
          <w:rFonts w:ascii="Calibri" w:hAnsi="Calibri"/>
          <w:w w:val="105"/>
        </w:rPr>
        <w:t xml:space="preserve"> d</w:t>
      </w:r>
      <w:r>
        <w:rPr>
          <w:rFonts w:ascii="Calibri" w:hAnsi="Calibri"/>
          <w:w w:val="105"/>
        </w:rPr>
        <w:t>o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not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mature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within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one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time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step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die.</w:t>
      </w:r>
    </w:p>
    <w:p w14:paraId="4F11D231" w14:textId="77777777" w:rsidR="006F1C89" w:rsidRDefault="005D3991">
      <w:pPr>
        <w:pStyle w:val="BodyText"/>
        <w:spacing w:line="242" w:lineRule="auto"/>
        <w:ind w:left="150" w:right="108" w:firstLine="33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The aim of this paper is to study how community assembly is affected by complex life cycles. This is done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with the expectation that two independently evolving traits might increase the number of species that can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evolve and coexist within a community (Wilbur, 1980; Saltini et al., 2023). To study how gradual evolution of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complex organisms compared to simple organisms might differ, organisms need to be able to change within 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model.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Each newborn individual can mutate with probability </w:t>
      </w:r>
      <w:r>
        <w:rPr>
          <w:rFonts w:ascii="Calibri" w:hAnsi="Calibri"/>
          <w:i/>
          <w:w w:val="105"/>
        </w:rPr>
        <w:t>µ</w:t>
      </w:r>
      <w:r>
        <w:rPr>
          <w:rFonts w:ascii="Calibri" w:hAnsi="Calibri"/>
          <w:w w:val="105"/>
        </w:rPr>
        <w:t>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Which offspring, and in the case of complex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organisms, which trait is mutated, is determined randomly by drawing from a binomial distribution. The actual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change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trait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then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drawn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from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normal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distribution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with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mean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standard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deviation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i/>
          <w:w w:val="105"/>
        </w:rPr>
        <w:t>δ</w:t>
      </w:r>
      <w:r>
        <w:rPr>
          <w:rFonts w:ascii="Calibri" w:hAnsi="Calibri"/>
          <w:w w:val="105"/>
        </w:rPr>
        <w:t>.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Both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i/>
          <w:w w:val="105"/>
        </w:rPr>
        <w:t>µ</w:t>
      </w:r>
      <w:r>
        <w:rPr>
          <w:rFonts w:ascii="Calibri" w:hAnsi="Calibri"/>
          <w:i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i/>
          <w:w w:val="105"/>
        </w:rPr>
        <w:t>δ</w:t>
      </w:r>
      <w:r>
        <w:rPr>
          <w:rFonts w:ascii="Calibri" w:hAnsi="Calibri"/>
          <w:i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can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be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varied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represent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different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speeds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constraints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on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mutational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change.</w:t>
      </w:r>
    </w:p>
    <w:p w14:paraId="79B96F80" w14:textId="260ED54C" w:rsidR="006F1C89" w:rsidRDefault="005D3991">
      <w:pPr>
        <w:pStyle w:val="BodyText"/>
        <w:spacing w:line="242" w:lineRule="auto"/>
        <w:ind w:left="150" w:right="108" w:firstLine="338"/>
        <w:jc w:val="both"/>
        <w:rPr>
          <w:rFonts w:ascii="Calibri"/>
        </w:rPr>
      </w:pPr>
      <w:r>
        <w:rPr>
          <w:rFonts w:ascii="Calibri"/>
          <w:w w:val="105"/>
        </w:rPr>
        <w:t xml:space="preserve">These simulations almost inevitably </w:t>
      </w:r>
      <w:r w:rsidR="00360AB4">
        <w:rPr>
          <w:rFonts w:ascii="Calibri"/>
          <w:w w:val="105"/>
        </w:rPr>
        <w:t>result</w:t>
      </w:r>
      <w:r>
        <w:rPr>
          <w:rFonts w:ascii="Calibri"/>
          <w:w w:val="105"/>
        </w:rPr>
        <w:t xml:space="preserve"> in having clusters of very similar species at the end of the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simulation.</w:t>
      </w:r>
      <w:r>
        <w:rPr>
          <w:rFonts w:ascii="Calibri"/>
          <w:spacing w:val="1"/>
          <w:w w:val="105"/>
        </w:rPr>
        <w:t xml:space="preserve"> </w:t>
      </w:r>
      <w:proofErr w:type="gramStart"/>
      <w:r>
        <w:rPr>
          <w:rFonts w:ascii="Calibri"/>
          <w:w w:val="105"/>
        </w:rPr>
        <w:t>Under</w:t>
      </w:r>
      <w:proofErr w:type="gramEnd"/>
      <w:r>
        <w:rPr>
          <w:rFonts w:ascii="Calibri"/>
          <w:w w:val="105"/>
        </w:rPr>
        <w:t xml:space="preserve"> gradual evolution we expect a discrete set of species at the end of a simulation.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However,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since each species continuously mutates, we observe a cluster of types that is maintained by a balance of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mutation and stabilizing selection.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Since we only want to count one species per cluster</w:t>
      </w:r>
      <w:ins w:id="63" w:author="Frank Johansson" w:date="2024-07-25T14:07:00Z">
        <w:r w:rsidR="00360AB4">
          <w:rPr>
            <w:rFonts w:ascii="Calibri"/>
            <w:w w:val="105"/>
          </w:rPr>
          <w:t>,</w:t>
        </w:r>
      </w:ins>
      <w:r>
        <w:rPr>
          <w:rFonts w:ascii="Calibri"/>
          <w:w w:val="105"/>
        </w:rPr>
        <w:t xml:space="preserve"> we use the following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algorithm at the end of each simulation.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15"/>
        </w:rPr>
        <w:t xml:space="preserve">I </w:t>
      </w:r>
      <w:r>
        <w:rPr>
          <w:rFonts w:ascii="Calibri"/>
          <w:w w:val="105"/>
        </w:rPr>
        <w:t>measure the Euclidean distance between species, any that are less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than 0.15 units apart are grouped together into one species.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 trait values of the most abundant of those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species characterizes the cluster.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Only after </w:t>
      </w:r>
      <w:proofErr w:type="gramStart"/>
      <w:r>
        <w:rPr>
          <w:rFonts w:ascii="Calibri"/>
          <w:w w:val="105"/>
        </w:rPr>
        <w:t>this,</w:t>
      </w:r>
      <w:proofErr w:type="gramEnd"/>
      <w:r>
        <w:rPr>
          <w:rFonts w:ascii="Calibri"/>
          <w:w w:val="105"/>
        </w:rPr>
        <w:t xml:space="preserve"> do </w:t>
      </w:r>
      <w:r>
        <w:rPr>
          <w:rFonts w:ascii="Calibri"/>
          <w:w w:val="115"/>
        </w:rPr>
        <w:t xml:space="preserve">I </w:t>
      </w:r>
      <w:r>
        <w:rPr>
          <w:rFonts w:ascii="Calibri"/>
          <w:w w:val="105"/>
        </w:rPr>
        <w:t>calculate the number of species.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In addition, </w:t>
      </w:r>
      <w:r>
        <w:rPr>
          <w:rFonts w:ascii="Calibri"/>
          <w:w w:val="115"/>
        </w:rPr>
        <w:t xml:space="preserve">I </w:t>
      </w:r>
      <w:r>
        <w:rPr>
          <w:rFonts w:ascii="Calibri"/>
          <w:w w:val="105"/>
        </w:rPr>
        <w:t>want to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remove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any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have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just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been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added,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as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they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have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yet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undergo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selection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during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any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extended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period</w:t>
      </w:r>
      <w:r>
        <w:rPr>
          <w:rFonts w:ascii="Calibri"/>
          <w:spacing w:val="-49"/>
          <w:w w:val="105"/>
        </w:rPr>
        <w:t xml:space="preserve"> </w:t>
      </w:r>
      <w:r>
        <w:rPr>
          <w:rFonts w:ascii="Calibri"/>
          <w:w w:val="105"/>
        </w:rPr>
        <w:t>of time.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This is mainly a problem when </w:t>
      </w:r>
      <w:r w:rsidR="00360AB4">
        <w:rPr>
          <w:rFonts w:ascii="Calibri"/>
          <w:w w:val="105"/>
        </w:rPr>
        <w:t>analyzing</w:t>
      </w:r>
      <w:r>
        <w:rPr>
          <w:rFonts w:ascii="Calibri"/>
          <w:w w:val="105"/>
        </w:rPr>
        <w:t xml:space="preserve"> communities built up through immigration, when there are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new</w:t>
      </w:r>
      <w:r>
        <w:rPr>
          <w:rFonts w:ascii="Calibri"/>
          <w:spacing w:val="33"/>
          <w:w w:val="105"/>
        </w:rPr>
        <w:t xml:space="preserve"> </w:t>
      </w:r>
      <w:r>
        <w:rPr>
          <w:rFonts w:ascii="Calibri"/>
          <w:w w:val="105"/>
        </w:rPr>
        <w:t>individuals</w:t>
      </w:r>
      <w:r>
        <w:rPr>
          <w:rFonts w:ascii="Calibri"/>
          <w:spacing w:val="34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33"/>
          <w:w w:val="105"/>
        </w:rPr>
        <w:t xml:space="preserve"> </w:t>
      </w:r>
      <w:r>
        <w:rPr>
          <w:rFonts w:ascii="Calibri"/>
          <w:w w:val="105"/>
        </w:rPr>
        <w:t>random</w:t>
      </w:r>
      <w:r>
        <w:rPr>
          <w:rFonts w:ascii="Calibri"/>
          <w:spacing w:val="34"/>
          <w:w w:val="105"/>
        </w:rPr>
        <w:t xml:space="preserve"> </w:t>
      </w:r>
      <w:r>
        <w:rPr>
          <w:rFonts w:ascii="Calibri"/>
          <w:w w:val="105"/>
        </w:rPr>
        <w:t>phenotypes</w:t>
      </w:r>
      <w:r>
        <w:rPr>
          <w:rFonts w:ascii="Calibri"/>
          <w:spacing w:val="34"/>
          <w:w w:val="105"/>
        </w:rPr>
        <w:t xml:space="preserve"> </w:t>
      </w:r>
      <w:proofErr w:type="gramStart"/>
      <w:r>
        <w:rPr>
          <w:rFonts w:ascii="Calibri"/>
          <w:w w:val="105"/>
        </w:rPr>
        <w:t>added</w:t>
      </w:r>
      <w:proofErr w:type="gramEnd"/>
      <w:r>
        <w:rPr>
          <w:rFonts w:ascii="Calibri"/>
          <w:spacing w:val="33"/>
          <w:w w:val="105"/>
        </w:rPr>
        <w:t xml:space="preserve"> </w:t>
      </w:r>
      <w:r>
        <w:rPr>
          <w:rFonts w:ascii="Calibri"/>
          <w:w w:val="105"/>
        </w:rPr>
        <w:t>every</w:t>
      </w:r>
      <w:r>
        <w:rPr>
          <w:rFonts w:ascii="Calibri"/>
          <w:spacing w:val="34"/>
          <w:w w:val="105"/>
        </w:rPr>
        <w:t xml:space="preserve"> </w:t>
      </w:r>
      <w:r>
        <w:rPr>
          <w:rFonts w:ascii="Calibri"/>
          <w:w w:val="105"/>
        </w:rPr>
        <w:t>generation.</w:t>
      </w:r>
      <w:r>
        <w:rPr>
          <w:rFonts w:ascii="Calibri"/>
          <w:spacing w:val="44"/>
          <w:w w:val="105"/>
        </w:rPr>
        <w:t xml:space="preserve"> </w:t>
      </w:r>
      <w:r>
        <w:rPr>
          <w:rFonts w:ascii="Calibri"/>
          <w:w w:val="105"/>
        </w:rPr>
        <w:t>During</w:t>
      </w:r>
      <w:r>
        <w:rPr>
          <w:rFonts w:ascii="Calibri"/>
          <w:spacing w:val="34"/>
          <w:w w:val="105"/>
        </w:rPr>
        <w:t xml:space="preserve"> </w:t>
      </w:r>
      <w:r>
        <w:rPr>
          <w:rFonts w:ascii="Calibri"/>
          <w:w w:val="105"/>
        </w:rPr>
        <w:t>simulations</w:t>
      </w:r>
      <w:r>
        <w:rPr>
          <w:rFonts w:ascii="Calibri"/>
          <w:spacing w:val="33"/>
          <w:w w:val="105"/>
        </w:rPr>
        <w:t xml:space="preserve"> </w:t>
      </w:r>
      <w:r>
        <w:rPr>
          <w:rFonts w:ascii="Calibri"/>
          <w:w w:val="105"/>
        </w:rPr>
        <w:t>using</w:t>
      </w:r>
      <w:r>
        <w:rPr>
          <w:rFonts w:ascii="Calibri"/>
          <w:spacing w:val="34"/>
          <w:w w:val="105"/>
        </w:rPr>
        <w:t xml:space="preserve"> </w:t>
      </w:r>
      <w:r>
        <w:rPr>
          <w:rFonts w:ascii="Calibri"/>
          <w:w w:val="105"/>
        </w:rPr>
        <w:t>gradual</w:t>
      </w:r>
      <w:r>
        <w:rPr>
          <w:rFonts w:ascii="Calibri"/>
          <w:spacing w:val="33"/>
          <w:w w:val="105"/>
        </w:rPr>
        <w:t xml:space="preserve"> </w:t>
      </w:r>
      <w:r>
        <w:rPr>
          <w:rFonts w:ascii="Calibri"/>
          <w:w w:val="105"/>
        </w:rPr>
        <w:t>evolution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any species that have just been added will be removed with the grouping algorithm.</w:t>
      </w:r>
      <w:r>
        <w:rPr>
          <w:rFonts w:ascii="Calibri"/>
          <w:spacing w:val="1"/>
          <w:w w:val="105"/>
        </w:rPr>
        <w:t xml:space="preserve"> </w:t>
      </w:r>
      <w:r w:rsidR="00360AB4">
        <w:rPr>
          <w:rFonts w:ascii="Calibri"/>
          <w:w w:val="105"/>
        </w:rPr>
        <w:t>Hence</w:t>
      </w:r>
      <w:r>
        <w:rPr>
          <w:rFonts w:ascii="Calibri"/>
          <w:w w:val="105"/>
        </w:rPr>
        <w:t>, any species with an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abundance</w:t>
      </w:r>
      <w:r>
        <w:rPr>
          <w:rFonts w:ascii="Calibri"/>
          <w:spacing w:val="10"/>
          <w:w w:val="105"/>
        </w:rPr>
        <w:t xml:space="preserve"> </w:t>
      </w:r>
      <w:r>
        <w:rPr>
          <w:rFonts w:ascii="Calibri"/>
          <w:w w:val="105"/>
        </w:rPr>
        <w:t>lower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than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0</w:t>
      </w:r>
      <w:r>
        <w:rPr>
          <w:rFonts w:ascii="Calibri"/>
          <w:i/>
          <w:w w:val="105"/>
        </w:rPr>
        <w:t>.</w:t>
      </w:r>
      <w:r>
        <w:rPr>
          <w:rFonts w:ascii="Calibri"/>
          <w:w w:val="105"/>
        </w:rPr>
        <w:t>05%</w:t>
      </w:r>
      <w:r>
        <w:rPr>
          <w:rFonts w:ascii="Calibri"/>
          <w:spacing w:val="11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total</w:t>
      </w:r>
      <w:r>
        <w:rPr>
          <w:rFonts w:ascii="Calibri"/>
          <w:spacing w:val="11"/>
          <w:w w:val="105"/>
        </w:rPr>
        <w:t xml:space="preserve"> </w:t>
      </w:r>
      <w:r>
        <w:rPr>
          <w:rFonts w:ascii="Calibri"/>
          <w:w w:val="105"/>
        </w:rPr>
        <w:t>abundance</w:t>
      </w:r>
      <w:r>
        <w:rPr>
          <w:rFonts w:ascii="Calibri"/>
          <w:spacing w:val="11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all</w:t>
      </w:r>
      <w:r>
        <w:rPr>
          <w:rFonts w:ascii="Calibri"/>
          <w:spacing w:val="11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were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removed</w:t>
      </w:r>
      <w:r>
        <w:rPr>
          <w:rFonts w:ascii="Calibri"/>
          <w:spacing w:val="11"/>
          <w:w w:val="105"/>
        </w:rPr>
        <w:t xml:space="preserve"> </w:t>
      </w:r>
      <w:r>
        <w:rPr>
          <w:rFonts w:ascii="Calibri"/>
          <w:w w:val="105"/>
        </w:rPr>
        <w:t>at</w:t>
      </w:r>
      <w:r>
        <w:rPr>
          <w:rFonts w:ascii="Calibri"/>
          <w:spacing w:val="11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last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time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step.</w:t>
      </w:r>
    </w:p>
    <w:p w14:paraId="59F76933" w14:textId="77777777" w:rsidR="006F1C89" w:rsidRDefault="006F1C89">
      <w:pPr>
        <w:spacing w:before="7"/>
        <w:rPr>
          <w:sz w:val="14"/>
        </w:rPr>
      </w:pPr>
    </w:p>
    <w:p w14:paraId="038BB25B" w14:textId="77777777" w:rsidR="006F1C89" w:rsidRDefault="006F1C89">
      <w:pPr>
        <w:rPr>
          <w:sz w:val="14"/>
        </w:r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214604F5" w14:textId="77777777" w:rsidR="006F1C89" w:rsidRDefault="006F1C89">
      <w:pPr>
        <w:rPr>
          <w:sz w:val="8"/>
        </w:rPr>
      </w:pPr>
    </w:p>
    <w:p w14:paraId="1638F1D0" w14:textId="77777777" w:rsidR="006F1C89" w:rsidRDefault="006F1C89">
      <w:pPr>
        <w:rPr>
          <w:sz w:val="8"/>
        </w:rPr>
      </w:pPr>
    </w:p>
    <w:p w14:paraId="21A184FE" w14:textId="77777777" w:rsidR="006F1C89" w:rsidRDefault="006F1C89">
      <w:pPr>
        <w:rPr>
          <w:sz w:val="8"/>
        </w:rPr>
      </w:pPr>
    </w:p>
    <w:p w14:paraId="4C77C23D" w14:textId="77777777" w:rsidR="006F1C89" w:rsidRDefault="006F1C89">
      <w:pPr>
        <w:rPr>
          <w:sz w:val="8"/>
        </w:rPr>
      </w:pPr>
    </w:p>
    <w:p w14:paraId="29638051" w14:textId="77777777" w:rsidR="006F1C89" w:rsidRDefault="006F1C89">
      <w:pPr>
        <w:rPr>
          <w:sz w:val="8"/>
        </w:rPr>
      </w:pPr>
    </w:p>
    <w:p w14:paraId="693E7B51" w14:textId="77777777" w:rsidR="006F1C89" w:rsidRDefault="006F1C89">
      <w:pPr>
        <w:rPr>
          <w:sz w:val="8"/>
        </w:rPr>
      </w:pPr>
    </w:p>
    <w:p w14:paraId="1D0DAEBD" w14:textId="77777777" w:rsidR="006F1C89" w:rsidRDefault="006F1C89">
      <w:pPr>
        <w:spacing w:before="2"/>
        <w:rPr>
          <w:sz w:val="8"/>
        </w:rPr>
      </w:pPr>
    </w:p>
    <w:p w14:paraId="30F55A1C" w14:textId="4DB47B14" w:rsidR="006F1C89" w:rsidRDefault="00C85944">
      <w:pPr>
        <w:spacing w:before="1"/>
        <w:jc w:val="right"/>
        <w:rPr>
          <w:rFonts w:ascii="Times New Roman"/>
          <w:sz w:val="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22400" behindDoc="1" locked="0" layoutInCell="1" allowOverlap="1" wp14:anchorId="2937B10C" wp14:editId="30C3417F">
                <wp:simplePos x="0" y="0"/>
                <wp:positionH relativeFrom="page">
                  <wp:posOffset>960755</wp:posOffset>
                </wp:positionH>
                <wp:positionV relativeFrom="paragraph">
                  <wp:posOffset>-226695</wp:posOffset>
                </wp:positionV>
                <wp:extent cx="106680" cy="818515"/>
                <wp:effectExtent l="0" t="0" r="0" b="0"/>
                <wp:wrapNone/>
                <wp:docPr id="907" name="Group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680" cy="818515"/>
                          <a:chOff x="1513" y="-357"/>
                          <a:chExt cx="168" cy="1289"/>
                        </a:xfrm>
                      </wpg:grpSpPr>
                      <wps:wsp>
                        <wps:cNvPr id="908" name="Line 899"/>
                        <wps:cNvCnPr>
                          <a:cxnSpLocks noChangeShapeType="1"/>
                        </wps:cNvCnPr>
                        <wps:spPr bwMode="auto">
                          <a:xfrm>
                            <a:off x="1513" y="930"/>
                            <a:ext cx="121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Line 898"/>
                        <wps:cNvCnPr>
                          <a:cxnSpLocks noChangeShapeType="1"/>
                        </wps:cNvCnPr>
                        <wps:spPr bwMode="auto">
                          <a:xfrm>
                            <a:off x="1678" y="-357"/>
                            <a:ext cx="0" cy="125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5AC07" id="Group 897" o:spid="_x0000_s1026" style="position:absolute;margin-left:75.65pt;margin-top:-17.85pt;width:8.4pt;height:64.45pt;z-index:-18094080;mso-position-horizontal-relative:page" coordorigin="1513,-357" coordsize="168,1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">
                <v:line id="Line 899" o:spid="_x0000_s1027" style="position:absolute;visibility:visible;mso-wrap-style:square" from="1513,930" to="1634,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" strokecolor="#ebebeb" strokeweight=".07494mm"/>
                <v:line id="Line 898" o:spid="_x0000_s1028" style="position:absolute;visibility:visible;mso-wrap-style:square" from="1678,-357" to="1678,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" strokecolor="#ebebeb" strokeweight=".07494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24448" behindDoc="1" locked="0" layoutInCell="1" allowOverlap="1" wp14:anchorId="588FCF28" wp14:editId="5A712F74">
                <wp:simplePos x="0" y="0"/>
                <wp:positionH relativeFrom="page">
                  <wp:posOffset>1288415</wp:posOffset>
                </wp:positionH>
                <wp:positionV relativeFrom="paragraph">
                  <wp:posOffset>-226695</wp:posOffset>
                </wp:positionV>
                <wp:extent cx="0" cy="793750"/>
                <wp:effectExtent l="0" t="0" r="0" b="0"/>
                <wp:wrapNone/>
                <wp:docPr id="906" name="Line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3750"/>
                        </a:xfrm>
                        <a:prstGeom prst="line">
                          <a:avLst/>
                        </a:pr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D3E440" id="Line 896" o:spid="_x0000_s1026" style="position:absolute;z-index:-180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1.45pt,-17.85pt" to="101.4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" strokecolor="#ebebeb" strokeweight=".0749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25472" behindDoc="1" locked="0" layoutInCell="1" allowOverlap="1" wp14:anchorId="200B1B68" wp14:editId="375382FC">
                <wp:simplePos x="0" y="0"/>
                <wp:positionH relativeFrom="page">
                  <wp:posOffset>1511300</wp:posOffset>
                </wp:positionH>
                <wp:positionV relativeFrom="paragraph">
                  <wp:posOffset>-226695</wp:posOffset>
                </wp:positionV>
                <wp:extent cx="0" cy="793750"/>
                <wp:effectExtent l="0" t="0" r="0" b="0"/>
                <wp:wrapNone/>
                <wp:docPr id="905" name="Line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3750"/>
                        </a:xfrm>
                        <a:prstGeom prst="line">
                          <a:avLst/>
                        </a:pr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11D761" id="Line 895" o:spid="_x0000_s1026" style="position:absolute;z-index:-180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9pt,-17.85pt" to="119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" strokecolor="#ebebeb" strokeweight=".07494mm">
                <w10:wrap anchorx="page"/>
              </v:line>
            </w:pict>
          </mc:Fallback>
        </mc:AlternateContent>
      </w:r>
      <w:r w:rsidR="005D3991">
        <w:rPr>
          <w:rFonts w:ascii="Times New Roman"/>
          <w:color w:val="4D4D4D"/>
          <w:sz w:val="7"/>
        </w:rPr>
        <w:t>6000</w:t>
      </w:r>
    </w:p>
    <w:p w14:paraId="4F8EA8A8" w14:textId="77777777" w:rsidR="006F1C89" w:rsidRDefault="006F1C89">
      <w:pPr>
        <w:pStyle w:val="BodyText"/>
        <w:rPr>
          <w:rFonts w:ascii="Times New Roman"/>
          <w:sz w:val="8"/>
        </w:rPr>
      </w:pPr>
    </w:p>
    <w:p w14:paraId="2EE90F9F" w14:textId="77777777" w:rsidR="006F1C89" w:rsidRDefault="006F1C89">
      <w:pPr>
        <w:pStyle w:val="BodyText"/>
        <w:rPr>
          <w:rFonts w:ascii="Times New Roman"/>
          <w:sz w:val="8"/>
        </w:rPr>
      </w:pPr>
    </w:p>
    <w:p w14:paraId="3E091164" w14:textId="77777777" w:rsidR="006F1C89" w:rsidRDefault="006F1C89">
      <w:pPr>
        <w:pStyle w:val="BodyText"/>
        <w:rPr>
          <w:rFonts w:ascii="Times New Roman"/>
          <w:sz w:val="8"/>
        </w:rPr>
      </w:pPr>
    </w:p>
    <w:p w14:paraId="7CECFFDE" w14:textId="77777777" w:rsidR="006F1C89" w:rsidRDefault="006F1C89">
      <w:pPr>
        <w:pStyle w:val="BodyText"/>
        <w:rPr>
          <w:rFonts w:ascii="Times New Roman"/>
          <w:sz w:val="8"/>
        </w:rPr>
      </w:pPr>
    </w:p>
    <w:p w14:paraId="2B20DFFC" w14:textId="77777777" w:rsidR="006F1C89" w:rsidRDefault="006F1C89">
      <w:pPr>
        <w:pStyle w:val="BodyText"/>
        <w:rPr>
          <w:rFonts w:ascii="Times New Roman"/>
          <w:sz w:val="8"/>
        </w:rPr>
      </w:pPr>
    </w:p>
    <w:p w14:paraId="273D9599" w14:textId="47319341" w:rsidR="006F1C89" w:rsidRDefault="00C85944">
      <w:pPr>
        <w:spacing w:before="51"/>
        <w:jc w:val="right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65273182" wp14:editId="72F1F42F">
                <wp:simplePos x="0" y="0"/>
                <wp:positionH relativeFrom="page">
                  <wp:posOffset>746125</wp:posOffset>
                </wp:positionH>
                <wp:positionV relativeFrom="paragraph">
                  <wp:posOffset>-101600</wp:posOffset>
                </wp:positionV>
                <wp:extent cx="88265" cy="515620"/>
                <wp:effectExtent l="0" t="0" r="0" b="0"/>
                <wp:wrapNone/>
                <wp:docPr id="904" name="Text Box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" cy="51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E441C" w14:textId="77777777" w:rsidR="006F1C89" w:rsidRDefault="005D3991">
                            <w:pPr>
                              <w:spacing w:before="15"/>
                              <w:ind w:left="20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sz w:val="9"/>
                              </w:rPr>
                              <w:t>Resource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9"/>
                              </w:rPr>
                              <w:t>abundance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73182" id="Text Box 894" o:spid="_x0000_s1036" type="#_x0000_t202" style="position:absolute;left:0;text-align:left;margin-left:58.75pt;margin-top:-8pt;width:6.95pt;height:40.6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344E441C" w14:textId="77777777" w:rsidR="006F1C89" w:rsidRDefault="005D3991">
                      <w:pPr>
                        <w:spacing w:before="15"/>
                        <w:ind w:left="20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sz w:val="9"/>
                        </w:rPr>
                        <w:t>Resource</w:t>
                      </w:r>
                      <w:r>
                        <w:rPr>
                          <w:rFonts w:ascii="Times New Roman"/>
                          <w:spacing w:val="18"/>
                          <w:sz w:val="9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9"/>
                        </w:rPr>
                        <w:t>abundance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7"/>
        </w:rPr>
        <w:t>4000</w:t>
      </w:r>
    </w:p>
    <w:p w14:paraId="00A0DA44" w14:textId="77777777" w:rsidR="006F1C89" w:rsidRDefault="006F1C89">
      <w:pPr>
        <w:pStyle w:val="BodyText"/>
        <w:rPr>
          <w:rFonts w:ascii="Times New Roman"/>
          <w:sz w:val="8"/>
        </w:rPr>
      </w:pPr>
    </w:p>
    <w:p w14:paraId="35E2015A" w14:textId="77777777" w:rsidR="006F1C89" w:rsidRDefault="006F1C89">
      <w:pPr>
        <w:pStyle w:val="BodyText"/>
        <w:rPr>
          <w:rFonts w:ascii="Times New Roman"/>
          <w:sz w:val="8"/>
        </w:rPr>
      </w:pPr>
    </w:p>
    <w:p w14:paraId="3A5A9856" w14:textId="77777777" w:rsidR="006F1C89" w:rsidRDefault="006F1C89">
      <w:pPr>
        <w:pStyle w:val="BodyText"/>
        <w:rPr>
          <w:rFonts w:ascii="Times New Roman"/>
          <w:sz w:val="8"/>
        </w:rPr>
      </w:pPr>
    </w:p>
    <w:p w14:paraId="4092FADA" w14:textId="77777777" w:rsidR="006F1C89" w:rsidRDefault="006F1C89">
      <w:pPr>
        <w:pStyle w:val="BodyText"/>
        <w:rPr>
          <w:rFonts w:ascii="Times New Roman"/>
          <w:sz w:val="8"/>
        </w:rPr>
      </w:pPr>
    </w:p>
    <w:p w14:paraId="61AE4E57" w14:textId="77777777" w:rsidR="006F1C89" w:rsidRDefault="006F1C89">
      <w:pPr>
        <w:pStyle w:val="BodyText"/>
        <w:rPr>
          <w:rFonts w:ascii="Times New Roman"/>
          <w:sz w:val="8"/>
        </w:rPr>
      </w:pPr>
    </w:p>
    <w:p w14:paraId="770054F1" w14:textId="77777777" w:rsidR="006F1C89" w:rsidRDefault="005D3991">
      <w:pPr>
        <w:spacing w:before="51"/>
        <w:jc w:val="right"/>
        <w:rPr>
          <w:rFonts w:ascii="Times New Roman"/>
          <w:sz w:val="7"/>
        </w:rPr>
      </w:pPr>
      <w:r>
        <w:rPr>
          <w:rFonts w:ascii="Times New Roman"/>
          <w:color w:val="4D4D4D"/>
          <w:sz w:val="7"/>
        </w:rPr>
        <w:t>2000</w:t>
      </w:r>
    </w:p>
    <w:p w14:paraId="62C78C9F" w14:textId="77777777" w:rsidR="006F1C89" w:rsidRDefault="006F1C89">
      <w:pPr>
        <w:pStyle w:val="BodyText"/>
        <w:rPr>
          <w:rFonts w:ascii="Times New Roman"/>
          <w:sz w:val="8"/>
        </w:rPr>
      </w:pPr>
    </w:p>
    <w:p w14:paraId="1C6A9F55" w14:textId="77777777" w:rsidR="006F1C89" w:rsidRDefault="006F1C89">
      <w:pPr>
        <w:pStyle w:val="BodyText"/>
        <w:rPr>
          <w:rFonts w:ascii="Times New Roman"/>
          <w:sz w:val="8"/>
        </w:rPr>
      </w:pPr>
    </w:p>
    <w:p w14:paraId="416F451D" w14:textId="77777777" w:rsidR="006F1C89" w:rsidRDefault="006F1C89">
      <w:pPr>
        <w:pStyle w:val="BodyText"/>
        <w:rPr>
          <w:rFonts w:ascii="Times New Roman"/>
          <w:sz w:val="8"/>
        </w:rPr>
      </w:pPr>
    </w:p>
    <w:p w14:paraId="64BB3D14" w14:textId="77777777" w:rsidR="006F1C89" w:rsidRDefault="006F1C89">
      <w:pPr>
        <w:pStyle w:val="BodyText"/>
        <w:rPr>
          <w:rFonts w:ascii="Times New Roman"/>
          <w:sz w:val="8"/>
        </w:rPr>
      </w:pPr>
    </w:p>
    <w:p w14:paraId="7E231668" w14:textId="77777777" w:rsidR="006F1C89" w:rsidRDefault="006F1C89">
      <w:pPr>
        <w:pStyle w:val="BodyText"/>
        <w:rPr>
          <w:rFonts w:ascii="Times New Roman"/>
          <w:sz w:val="8"/>
        </w:rPr>
      </w:pPr>
    </w:p>
    <w:p w14:paraId="231F946F" w14:textId="77777777" w:rsidR="006F1C89" w:rsidRDefault="005D3991">
      <w:pPr>
        <w:spacing w:before="51"/>
        <w:jc w:val="right"/>
        <w:rPr>
          <w:rFonts w:ascii="Times New Roman"/>
          <w:sz w:val="7"/>
        </w:rPr>
      </w:pPr>
      <w:r>
        <w:rPr>
          <w:rFonts w:ascii="Times New Roman"/>
          <w:color w:val="4D4D4D"/>
          <w:w w:val="101"/>
          <w:sz w:val="7"/>
        </w:rPr>
        <w:t>0</w:t>
      </w:r>
    </w:p>
    <w:p w14:paraId="0D8E3B85" w14:textId="77777777" w:rsidR="006F1C89" w:rsidRDefault="005D3991">
      <w:pPr>
        <w:spacing w:before="93"/>
        <w:ind w:left="5"/>
        <w:rPr>
          <w:rFonts w:ascii="Times New Roman"/>
          <w:sz w:val="16"/>
        </w:rPr>
      </w:pPr>
      <w:r>
        <w:br w:type="column"/>
      </w:r>
      <w:r>
        <w:rPr>
          <w:rFonts w:ascii="Times New Roman"/>
          <w:sz w:val="16"/>
        </w:rPr>
        <w:t xml:space="preserve">Even  </w:t>
      </w:r>
      <w:r>
        <w:rPr>
          <w:rFonts w:ascii="Times New Roman"/>
          <w:spacing w:val="16"/>
          <w:sz w:val="16"/>
        </w:rPr>
        <w:t xml:space="preserve"> </w:t>
      </w:r>
      <w:r>
        <w:rPr>
          <w:rFonts w:ascii="Times New Roman"/>
          <w:sz w:val="16"/>
        </w:rPr>
        <w:t>Distribution</w:t>
      </w:r>
    </w:p>
    <w:p w14:paraId="248E24F3" w14:textId="77777777" w:rsidR="006F1C89" w:rsidRDefault="006F1C89">
      <w:pPr>
        <w:pStyle w:val="BodyText"/>
        <w:spacing w:before="3"/>
        <w:rPr>
          <w:rFonts w:ascii="Times New Roman"/>
          <w:sz w:val="13"/>
        </w:rPr>
      </w:pPr>
    </w:p>
    <w:tbl>
      <w:tblPr>
        <w:tblW w:w="0" w:type="auto"/>
        <w:tblInd w:w="2" w:type="dxa"/>
        <w:tblBorders>
          <w:top w:val="single" w:sz="2" w:space="0" w:color="EBEBEB"/>
          <w:left w:val="single" w:sz="2" w:space="0" w:color="EBEBEB"/>
          <w:bottom w:val="single" w:sz="2" w:space="0" w:color="EBEBEB"/>
          <w:right w:val="single" w:sz="2" w:space="0" w:color="EBEBEB"/>
          <w:insideH w:val="single" w:sz="2" w:space="0" w:color="EBEBEB"/>
          <w:insideV w:val="single" w:sz="2" w:space="0" w:color="EBEBE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65"/>
      </w:tblGrid>
      <w:tr w:rsidR="006F1C89" w14:paraId="669F076A" w14:textId="77777777">
        <w:trPr>
          <w:trHeight w:val="288"/>
        </w:trPr>
        <w:tc>
          <w:tcPr>
            <w:tcW w:w="165" w:type="dxa"/>
            <w:tcBorders>
              <w:left w:val="nil"/>
              <w:bottom w:val="single" w:sz="4" w:space="0" w:color="EBEBEB"/>
            </w:tcBorders>
          </w:tcPr>
          <w:p w14:paraId="7C2C4AA0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bottom w:val="single" w:sz="4" w:space="0" w:color="EBEBEB"/>
              <w:right w:val="single" w:sz="4" w:space="0" w:color="EBEBEB"/>
            </w:tcBorders>
          </w:tcPr>
          <w:p w14:paraId="4A37DFD9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left w:val="single" w:sz="4" w:space="0" w:color="EBEBEB"/>
              <w:bottom w:val="single" w:sz="4" w:space="0" w:color="EBEBEB"/>
            </w:tcBorders>
          </w:tcPr>
          <w:p w14:paraId="5C936E42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bottom w:val="single" w:sz="4" w:space="0" w:color="EBEBEB"/>
              <w:right w:val="single" w:sz="4" w:space="0" w:color="EBEBEB"/>
            </w:tcBorders>
          </w:tcPr>
          <w:p w14:paraId="1EF9BF6F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left w:val="single" w:sz="4" w:space="0" w:color="EBEBEB"/>
              <w:bottom w:val="single" w:sz="4" w:space="0" w:color="EBEBEB"/>
            </w:tcBorders>
          </w:tcPr>
          <w:p w14:paraId="6E31B68D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bottom w:val="single" w:sz="4" w:space="0" w:color="EBEBEB"/>
              <w:right w:val="single" w:sz="4" w:space="0" w:color="EBEBEB"/>
            </w:tcBorders>
          </w:tcPr>
          <w:p w14:paraId="04352607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left w:val="single" w:sz="4" w:space="0" w:color="EBEBEB"/>
              <w:bottom w:val="single" w:sz="4" w:space="0" w:color="EBEBEB"/>
            </w:tcBorders>
          </w:tcPr>
          <w:p w14:paraId="0600961D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bottom w:val="single" w:sz="4" w:space="0" w:color="EBEBEB"/>
              <w:right w:val="single" w:sz="4" w:space="0" w:color="EBEBEB"/>
            </w:tcBorders>
          </w:tcPr>
          <w:p w14:paraId="5F8B9985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left w:val="single" w:sz="4" w:space="0" w:color="EBEBEB"/>
              <w:bottom w:val="single" w:sz="4" w:space="0" w:color="EBEBEB"/>
            </w:tcBorders>
          </w:tcPr>
          <w:p w14:paraId="098D6BFF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bottom w:val="single" w:sz="4" w:space="0" w:color="EBEBEB"/>
              <w:right w:val="single" w:sz="4" w:space="0" w:color="EBEBEB"/>
            </w:tcBorders>
          </w:tcPr>
          <w:p w14:paraId="1174BF9A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left w:val="single" w:sz="4" w:space="0" w:color="EBEBEB"/>
              <w:bottom w:val="single" w:sz="4" w:space="0" w:color="EBEBEB"/>
            </w:tcBorders>
          </w:tcPr>
          <w:p w14:paraId="46E71FA2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" w:type="dxa"/>
            <w:tcBorders>
              <w:bottom w:val="single" w:sz="4" w:space="0" w:color="EBEBEB"/>
              <w:right w:val="nil"/>
            </w:tcBorders>
          </w:tcPr>
          <w:p w14:paraId="2BB55588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F1C89" w14:paraId="350C7FDD" w14:textId="77777777">
        <w:trPr>
          <w:trHeight w:val="288"/>
        </w:trPr>
        <w:tc>
          <w:tcPr>
            <w:tcW w:w="165" w:type="dxa"/>
            <w:tcBorders>
              <w:top w:val="single" w:sz="4" w:space="0" w:color="EBEBEB"/>
              <w:left w:val="nil"/>
            </w:tcBorders>
          </w:tcPr>
          <w:p w14:paraId="7DEC5282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right w:val="single" w:sz="4" w:space="0" w:color="EBEBEB"/>
            </w:tcBorders>
          </w:tcPr>
          <w:p w14:paraId="6E263FBB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" w:space="0" w:color="EBEBEB"/>
            </w:tcBorders>
          </w:tcPr>
          <w:p w14:paraId="4C67E889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right w:val="single" w:sz="4" w:space="0" w:color="EBEBEB"/>
            </w:tcBorders>
          </w:tcPr>
          <w:p w14:paraId="4950B67F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" w:space="0" w:color="EBEBEB"/>
            </w:tcBorders>
          </w:tcPr>
          <w:p w14:paraId="3876011A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right w:val="single" w:sz="4" w:space="0" w:color="EBEBEB"/>
            </w:tcBorders>
          </w:tcPr>
          <w:p w14:paraId="2215098E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" w:space="0" w:color="EBEBEB"/>
            </w:tcBorders>
          </w:tcPr>
          <w:p w14:paraId="1C1C4E86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right w:val="single" w:sz="4" w:space="0" w:color="EBEBEB"/>
            </w:tcBorders>
          </w:tcPr>
          <w:p w14:paraId="04FD3E87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" w:space="0" w:color="EBEBEB"/>
            </w:tcBorders>
          </w:tcPr>
          <w:p w14:paraId="02547E57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right w:val="single" w:sz="4" w:space="0" w:color="EBEBEB"/>
            </w:tcBorders>
          </w:tcPr>
          <w:p w14:paraId="7E7F730B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" w:space="0" w:color="EBEBEB"/>
            </w:tcBorders>
          </w:tcPr>
          <w:p w14:paraId="7A6D69FA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" w:type="dxa"/>
            <w:tcBorders>
              <w:top w:val="single" w:sz="4" w:space="0" w:color="EBEBEB"/>
              <w:right w:val="nil"/>
            </w:tcBorders>
          </w:tcPr>
          <w:p w14:paraId="52878BD6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F1C89" w14:paraId="1041E292" w14:textId="77777777">
        <w:trPr>
          <w:trHeight w:val="288"/>
        </w:trPr>
        <w:tc>
          <w:tcPr>
            <w:tcW w:w="165" w:type="dxa"/>
            <w:tcBorders>
              <w:left w:val="nil"/>
              <w:bottom w:val="single" w:sz="4" w:space="0" w:color="EBEBEB"/>
            </w:tcBorders>
          </w:tcPr>
          <w:p w14:paraId="3B920313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bottom w:val="single" w:sz="4" w:space="0" w:color="EBEBEB"/>
              <w:right w:val="single" w:sz="4" w:space="0" w:color="EBEBEB"/>
            </w:tcBorders>
          </w:tcPr>
          <w:p w14:paraId="6B8CB5CF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left w:val="single" w:sz="4" w:space="0" w:color="EBEBEB"/>
              <w:bottom w:val="single" w:sz="4" w:space="0" w:color="EBEBEB"/>
            </w:tcBorders>
          </w:tcPr>
          <w:p w14:paraId="1027B219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bottom w:val="single" w:sz="4" w:space="0" w:color="EBEBEB"/>
              <w:right w:val="single" w:sz="4" w:space="0" w:color="EBEBEB"/>
            </w:tcBorders>
          </w:tcPr>
          <w:p w14:paraId="5DE83223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left w:val="single" w:sz="4" w:space="0" w:color="EBEBEB"/>
              <w:bottom w:val="single" w:sz="4" w:space="0" w:color="EBEBEB"/>
            </w:tcBorders>
          </w:tcPr>
          <w:p w14:paraId="2FD84660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bottom w:val="single" w:sz="4" w:space="0" w:color="EBEBEB"/>
              <w:right w:val="single" w:sz="4" w:space="0" w:color="EBEBEB"/>
            </w:tcBorders>
          </w:tcPr>
          <w:p w14:paraId="1710ACAA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left w:val="single" w:sz="4" w:space="0" w:color="EBEBEB"/>
              <w:bottom w:val="single" w:sz="4" w:space="0" w:color="EBEBEB"/>
            </w:tcBorders>
          </w:tcPr>
          <w:p w14:paraId="75BCBCC9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bottom w:val="single" w:sz="4" w:space="0" w:color="EBEBEB"/>
              <w:right w:val="single" w:sz="4" w:space="0" w:color="EBEBEB"/>
            </w:tcBorders>
          </w:tcPr>
          <w:p w14:paraId="64A372B6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left w:val="single" w:sz="4" w:space="0" w:color="EBEBEB"/>
              <w:bottom w:val="single" w:sz="4" w:space="0" w:color="EBEBEB"/>
            </w:tcBorders>
          </w:tcPr>
          <w:p w14:paraId="6D74AE85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bottom w:val="single" w:sz="4" w:space="0" w:color="EBEBEB"/>
              <w:right w:val="single" w:sz="4" w:space="0" w:color="EBEBEB"/>
            </w:tcBorders>
          </w:tcPr>
          <w:p w14:paraId="30580E91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left w:val="single" w:sz="4" w:space="0" w:color="EBEBEB"/>
              <w:bottom w:val="single" w:sz="4" w:space="0" w:color="EBEBEB"/>
            </w:tcBorders>
          </w:tcPr>
          <w:p w14:paraId="3D339A08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" w:type="dxa"/>
            <w:tcBorders>
              <w:bottom w:val="single" w:sz="4" w:space="0" w:color="EBEBEB"/>
              <w:right w:val="nil"/>
            </w:tcBorders>
          </w:tcPr>
          <w:p w14:paraId="7FA8F813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F1C89" w14:paraId="2DEAC956" w14:textId="77777777">
        <w:trPr>
          <w:trHeight w:val="1175"/>
        </w:trPr>
        <w:tc>
          <w:tcPr>
            <w:tcW w:w="165" w:type="dxa"/>
            <w:tcBorders>
              <w:top w:val="single" w:sz="4" w:space="0" w:color="EBEBEB"/>
              <w:left w:val="nil"/>
              <w:bottom w:val="single" w:sz="4" w:space="0" w:color="EBEBEB"/>
              <w:right w:val="single" w:sz="48" w:space="0" w:color="C33D80"/>
            </w:tcBorders>
          </w:tcPr>
          <w:p w14:paraId="4A9DC3A5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  <w:p w14:paraId="21676B28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  <w:p w14:paraId="1786ABAF" w14:textId="77777777" w:rsidR="006F1C89" w:rsidRDefault="006F1C89">
            <w:pPr>
              <w:pStyle w:val="TableParagraph"/>
              <w:spacing w:before="6"/>
              <w:rPr>
                <w:rFonts w:ascii="Times New Roman"/>
                <w:sz w:val="10"/>
              </w:rPr>
            </w:pPr>
          </w:p>
          <w:p w14:paraId="24751D5C" w14:textId="04208075" w:rsidR="006F1C89" w:rsidRDefault="00C85944">
            <w:pPr>
              <w:pStyle w:val="TableParagraph"/>
              <w:spacing w:line="20" w:lineRule="exact"/>
              <w:ind w:left="-1" w:right="-87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BA32211" wp14:editId="59329239">
                      <wp:extent cx="77470" cy="5715"/>
                      <wp:effectExtent l="10160" t="4445" r="7620" b="8890"/>
                      <wp:docPr id="902" name="Group 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7470" cy="5715"/>
                                <a:chOff x="0" y="0"/>
                                <a:chExt cx="122" cy="9"/>
                              </a:xfrm>
                            </wpg:grpSpPr>
                            <wps:wsp>
                              <wps:cNvPr id="903" name="Line 8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"/>
                                  <a:ext cx="12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453">
                                  <a:solidFill>
                                    <a:srgbClr val="EBEBEB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A6599E" id="Group 892" o:spid="_x0000_s1026" style="width:6.1pt;height:.45pt;mso-position-horizontal-relative:char;mso-position-vertical-relative:line" coordsize="12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">
                      <v:line id="Line 893" o:spid="_x0000_s1027" style="position:absolute;visibility:visible;mso-wrap-style:square" from="0,4" to="1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" strokecolor="#ebebeb" strokeweight=".15147mm"/>
                      <w10:anchorlock/>
                    </v:group>
                  </w:pict>
                </mc:Fallback>
              </mc:AlternateContent>
            </w:r>
          </w:p>
          <w:p w14:paraId="3BF42285" w14:textId="77777777" w:rsidR="006F1C89" w:rsidRDefault="006F1C89"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 w14:paraId="1FDD28D4" w14:textId="3B5111E3" w:rsidR="006F1C89" w:rsidRDefault="00C85944">
            <w:pPr>
              <w:pStyle w:val="TableParagraph"/>
              <w:spacing w:line="20" w:lineRule="exact"/>
              <w:ind w:left="1" w:right="-101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8BFD939" wp14:editId="40D4B5D9">
                      <wp:extent cx="77470" cy="3175"/>
                      <wp:effectExtent l="10160" t="12065" r="7620" b="3810"/>
                      <wp:docPr id="900" name="Group 8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7470" cy="3175"/>
                                <a:chOff x="0" y="0"/>
                                <a:chExt cx="122" cy="5"/>
                              </a:xfrm>
                            </wpg:grpSpPr>
                            <wps:wsp>
                              <wps:cNvPr id="901" name="Line 8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2"/>
                                  <a:ext cx="12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698">
                                  <a:solidFill>
                                    <a:srgbClr val="EBEBEB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61FD52" id="Group 890" o:spid="_x0000_s1026" style="width:6.1pt;height:.25pt;mso-position-horizontal-relative:char;mso-position-vertical-relative:line" coordsize="122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">
                      <v:line id="Line 891" o:spid="_x0000_s1027" style="position:absolute;visibility:visible;mso-wrap-style:square" from="0,2" to="121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" strokecolor="#ebebeb" strokeweight=".07494mm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single" w:sz="48" w:space="0" w:color="C33D80"/>
            </w:tcBorders>
          </w:tcPr>
          <w:p w14:paraId="0273FEB2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single" w:sz="48" w:space="0" w:color="C33D80"/>
            </w:tcBorders>
          </w:tcPr>
          <w:p w14:paraId="36FEB68D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single" w:sz="48" w:space="0" w:color="C33D80"/>
            </w:tcBorders>
          </w:tcPr>
          <w:p w14:paraId="64AE086E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single" w:sz="48" w:space="0" w:color="C33D80"/>
            </w:tcBorders>
          </w:tcPr>
          <w:p w14:paraId="03864034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single" w:sz="48" w:space="0" w:color="C33D80"/>
            </w:tcBorders>
          </w:tcPr>
          <w:p w14:paraId="5059AF01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single" w:sz="48" w:space="0" w:color="C33D80"/>
            </w:tcBorders>
          </w:tcPr>
          <w:p w14:paraId="1B9BA856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single" w:sz="48" w:space="0" w:color="C33D80"/>
            </w:tcBorders>
          </w:tcPr>
          <w:p w14:paraId="3D959F18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single" w:sz="48" w:space="0" w:color="C33D80"/>
            </w:tcBorders>
          </w:tcPr>
          <w:p w14:paraId="300529DF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single" w:sz="48" w:space="0" w:color="C33D80"/>
            </w:tcBorders>
          </w:tcPr>
          <w:p w14:paraId="512414CC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single" w:sz="48" w:space="0" w:color="C33D80"/>
            </w:tcBorders>
          </w:tcPr>
          <w:p w14:paraId="703EA635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5" w:type="dxa"/>
            <w:tcBorders>
              <w:top w:val="single" w:sz="4" w:space="0" w:color="EBEBEB"/>
              <w:left w:val="single" w:sz="48" w:space="0" w:color="C33D80"/>
              <w:bottom w:val="single" w:sz="4" w:space="0" w:color="EBEBEB"/>
              <w:right w:val="nil"/>
            </w:tcBorders>
          </w:tcPr>
          <w:p w14:paraId="2E7B1FC3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  <w:p w14:paraId="447E53E1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  <w:p w14:paraId="3D64C8FD" w14:textId="77777777" w:rsidR="006F1C89" w:rsidRDefault="006F1C89">
            <w:pPr>
              <w:pStyle w:val="TableParagraph"/>
              <w:spacing w:before="6"/>
              <w:rPr>
                <w:rFonts w:ascii="Times New Roman"/>
                <w:sz w:val="10"/>
              </w:rPr>
            </w:pPr>
          </w:p>
          <w:p w14:paraId="5E7F5B1D" w14:textId="212945EF" w:rsidR="006F1C89" w:rsidRDefault="00C85944">
            <w:pPr>
              <w:pStyle w:val="TableParagraph"/>
              <w:spacing w:line="20" w:lineRule="exact"/>
              <w:ind w:left="-11" w:right="-72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5D7F594" wp14:editId="765E77DD">
                      <wp:extent cx="77470" cy="5715"/>
                      <wp:effectExtent l="6985" t="4445" r="10795" b="8890"/>
                      <wp:docPr id="898" name="Group 8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7470" cy="5715"/>
                                <a:chOff x="0" y="0"/>
                                <a:chExt cx="122" cy="9"/>
                              </a:xfrm>
                            </wpg:grpSpPr>
                            <wps:wsp>
                              <wps:cNvPr id="899" name="Line 8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"/>
                                  <a:ext cx="12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453">
                                  <a:solidFill>
                                    <a:srgbClr val="EBEBEB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4C228E" id="Group 888" o:spid="_x0000_s1026" style="width:6.1pt;height:.45pt;mso-position-horizontal-relative:char;mso-position-vertical-relative:line" coordsize="12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">
                      <v:line id="Line 889" o:spid="_x0000_s1027" style="position:absolute;visibility:visible;mso-wrap-style:square" from="0,4" to="121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" strokecolor="#ebebeb" strokeweight=".15147mm"/>
                      <w10:anchorlock/>
                    </v:group>
                  </w:pict>
                </mc:Fallback>
              </mc:AlternateContent>
            </w:r>
          </w:p>
          <w:p w14:paraId="56D75322" w14:textId="77777777" w:rsidR="006F1C89" w:rsidRDefault="006F1C89"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 w14:paraId="1D9D12E6" w14:textId="1F52FE2E" w:rsidR="006F1C89" w:rsidRDefault="00C85944">
            <w:pPr>
              <w:pStyle w:val="TableParagraph"/>
              <w:spacing w:line="20" w:lineRule="exact"/>
              <w:ind w:left="-9" w:right="-87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94442E9" wp14:editId="0F071F93">
                      <wp:extent cx="77470" cy="3175"/>
                      <wp:effectExtent l="6985" t="12065" r="10795" b="3810"/>
                      <wp:docPr id="896" name="Group 8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7470" cy="3175"/>
                                <a:chOff x="0" y="0"/>
                                <a:chExt cx="122" cy="5"/>
                              </a:xfrm>
                            </wpg:grpSpPr>
                            <wps:wsp>
                              <wps:cNvPr id="897" name="Line 8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2"/>
                                  <a:ext cx="12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698">
                                  <a:solidFill>
                                    <a:srgbClr val="EBEBEB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A207F7" id="Group 886" o:spid="_x0000_s1026" style="width:6.1pt;height:.25pt;mso-position-horizontal-relative:char;mso-position-vertical-relative:line" coordsize="122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">
                      <v:line id="Line 887" o:spid="_x0000_s1027" style="position:absolute;visibility:visible;mso-wrap-style:square" from="0,2" to="121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" strokecolor="#ebebeb" strokeweight=".07494mm"/>
                      <w10:anchorlock/>
                    </v:group>
                  </w:pict>
                </mc:Fallback>
              </mc:AlternateContent>
            </w:r>
          </w:p>
        </w:tc>
      </w:tr>
    </w:tbl>
    <w:p w14:paraId="233AC288" w14:textId="77777777" w:rsidR="006F1C89" w:rsidRDefault="005D3991">
      <w:pPr>
        <w:pStyle w:val="BodyText"/>
        <w:rPr>
          <w:rFonts w:ascii="Times New Roman"/>
          <w:sz w:val="8"/>
        </w:rPr>
      </w:pPr>
      <w:r>
        <w:br w:type="column"/>
      </w:r>
    </w:p>
    <w:p w14:paraId="2045B087" w14:textId="77777777" w:rsidR="006F1C89" w:rsidRDefault="006F1C89">
      <w:pPr>
        <w:pStyle w:val="BodyText"/>
        <w:rPr>
          <w:rFonts w:ascii="Times New Roman"/>
          <w:sz w:val="8"/>
        </w:rPr>
      </w:pPr>
    </w:p>
    <w:p w14:paraId="2C91EBB5" w14:textId="77777777" w:rsidR="006F1C89" w:rsidRDefault="006F1C89">
      <w:pPr>
        <w:pStyle w:val="BodyText"/>
        <w:rPr>
          <w:rFonts w:ascii="Times New Roman"/>
          <w:sz w:val="8"/>
        </w:rPr>
      </w:pPr>
    </w:p>
    <w:p w14:paraId="750C4F39" w14:textId="77777777" w:rsidR="006F1C89" w:rsidRDefault="006F1C89">
      <w:pPr>
        <w:pStyle w:val="BodyText"/>
        <w:rPr>
          <w:rFonts w:ascii="Times New Roman"/>
          <w:sz w:val="8"/>
        </w:rPr>
      </w:pPr>
    </w:p>
    <w:p w14:paraId="7448410E" w14:textId="77777777" w:rsidR="006F1C89" w:rsidRDefault="006F1C89">
      <w:pPr>
        <w:pStyle w:val="BodyText"/>
        <w:rPr>
          <w:rFonts w:ascii="Times New Roman"/>
          <w:sz w:val="8"/>
        </w:rPr>
      </w:pPr>
    </w:p>
    <w:p w14:paraId="12F49FF6" w14:textId="77777777" w:rsidR="006F1C89" w:rsidRDefault="006F1C89">
      <w:pPr>
        <w:pStyle w:val="BodyText"/>
        <w:rPr>
          <w:rFonts w:ascii="Times New Roman"/>
          <w:sz w:val="8"/>
        </w:rPr>
      </w:pPr>
    </w:p>
    <w:p w14:paraId="4DA96D2B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77CDEB6D" w14:textId="77777777" w:rsidR="006F1C89" w:rsidRDefault="005D3991">
      <w:pPr>
        <w:jc w:val="right"/>
        <w:rPr>
          <w:rFonts w:ascii="Times New Roman"/>
          <w:sz w:val="7"/>
        </w:rPr>
      </w:pPr>
      <w:r>
        <w:rPr>
          <w:rFonts w:ascii="Times New Roman"/>
          <w:color w:val="4D4D4D"/>
          <w:sz w:val="7"/>
        </w:rPr>
        <w:t>6000</w:t>
      </w:r>
    </w:p>
    <w:p w14:paraId="31CDA883" w14:textId="77777777" w:rsidR="006F1C89" w:rsidRDefault="006F1C89">
      <w:pPr>
        <w:pStyle w:val="BodyText"/>
        <w:rPr>
          <w:rFonts w:ascii="Times New Roman"/>
          <w:sz w:val="8"/>
        </w:rPr>
      </w:pPr>
    </w:p>
    <w:p w14:paraId="39C6836E" w14:textId="77777777" w:rsidR="006F1C89" w:rsidRDefault="006F1C89">
      <w:pPr>
        <w:pStyle w:val="BodyText"/>
        <w:rPr>
          <w:rFonts w:ascii="Times New Roman"/>
          <w:sz w:val="8"/>
        </w:rPr>
      </w:pPr>
    </w:p>
    <w:p w14:paraId="0FACE4A3" w14:textId="77777777" w:rsidR="006F1C89" w:rsidRDefault="006F1C89">
      <w:pPr>
        <w:pStyle w:val="BodyText"/>
        <w:rPr>
          <w:rFonts w:ascii="Times New Roman"/>
          <w:sz w:val="8"/>
        </w:rPr>
      </w:pPr>
    </w:p>
    <w:p w14:paraId="76CBF43D" w14:textId="77777777" w:rsidR="006F1C89" w:rsidRDefault="006F1C89">
      <w:pPr>
        <w:pStyle w:val="BodyText"/>
        <w:rPr>
          <w:rFonts w:ascii="Times New Roman"/>
          <w:sz w:val="8"/>
        </w:rPr>
      </w:pPr>
    </w:p>
    <w:p w14:paraId="0965BCC1" w14:textId="77777777" w:rsidR="006F1C89" w:rsidRDefault="006F1C89">
      <w:pPr>
        <w:pStyle w:val="BodyText"/>
        <w:rPr>
          <w:rFonts w:ascii="Times New Roman"/>
          <w:sz w:val="8"/>
        </w:rPr>
      </w:pPr>
    </w:p>
    <w:p w14:paraId="1F06DD81" w14:textId="30CD4328" w:rsidR="006F1C89" w:rsidRDefault="00C85944">
      <w:pPr>
        <w:spacing w:before="51"/>
        <w:jc w:val="right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22912" behindDoc="1" locked="0" layoutInCell="1" allowOverlap="1" wp14:anchorId="29BB858D" wp14:editId="43AF228D">
                <wp:simplePos x="0" y="0"/>
                <wp:positionH relativeFrom="page">
                  <wp:posOffset>2180590</wp:posOffset>
                </wp:positionH>
                <wp:positionV relativeFrom="paragraph">
                  <wp:posOffset>-570865</wp:posOffset>
                </wp:positionV>
                <wp:extent cx="105410" cy="817245"/>
                <wp:effectExtent l="0" t="0" r="0" b="0"/>
                <wp:wrapNone/>
                <wp:docPr id="895" name="AutoShape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410" cy="817245"/>
                        </a:xfrm>
                        <a:custGeom>
                          <a:avLst/>
                          <a:gdLst>
                            <a:gd name="T0" fmla="+- 0 3478 3434"/>
                            <a:gd name="T1" fmla="*/ T0 w 166"/>
                            <a:gd name="T2" fmla="+- 0 388 -899"/>
                            <a:gd name="T3" fmla="*/ 388 h 1287"/>
                            <a:gd name="T4" fmla="+- 0 3599 3434"/>
                            <a:gd name="T5" fmla="*/ T4 w 166"/>
                            <a:gd name="T6" fmla="+- 0 388 -899"/>
                            <a:gd name="T7" fmla="*/ 388 h 1287"/>
                            <a:gd name="T8" fmla="+- 0 3434 3434"/>
                            <a:gd name="T9" fmla="*/ T8 w 166"/>
                            <a:gd name="T10" fmla="+- 0 -899 -899"/>
                            <a:gd name="T11" fmla="*/ -899 h 1287"/>
                            <a:gd name="T12" fmla="+- 0 3434 3434"/>
                            <a:gd name="T13" fmla="*/ T12 w 166"/>
                            <a:gd name="T14" fmla="+- 0 351 -899"/>
                            <a:gd name="T15" fmla="*/ 351 h 12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66" h="1287">
                              <a:moveTo>
                                <a:pt x="44" y="1287"/>
                              </a:moveTo>
                              <a:lnTo>
                                <a:pt x="165" y="1287"/>
                              </a:lnTo>
                              <a:moveTo>
                                <a:pt x="0" y="0"/>
                              </a:moveTo>
                              <a:lnTo>
                                <a:pt x="0" y="1250"/>
                              </a:lnTo>
                            </a:path>
                          </a:pathLst>
                        </a:cu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203DB" id="AutoShape 885" o:spid="_x0000_s1026" style="position:absolute;margin-left:171.7pt;margin-top:-44.95pt;width:8.3pt;height:64.35pt;z-index:-180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6,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" path="m44,1287r121,m,l,1250e" filled="f" strokecolor="#ebebeb" strokeweight=".07494mm">
                <v:path arrowok="t" o:connecttype="custom" o:connectlocs="27940,246380;104775,246380;0,-570865;0,222885" o:connectangles="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27520" behindDoc="1" locked="0" layoutInCell="1" allowOverlap="1" wp14:anchorId="19FF3D3B" wp14:editId="2C2A7527">
                <wp:simplePos x="0" y="0"/>
                <wp:positionH relativeFrom="page">
                  <wp:posOffset>1957705</wp:posOffset>
                </wp:positionH>
                <wp:positionV relativeFrom="paragraph">
                  <wp:posOffset>-570865</wp:posOffset>
                </wp:positionV>
                <wp:extent cx="0" cy="793750"/>
                <wp:effectExtent l="0" t="0" r="0" b="0"/>
                <wp:wrapNone/>
                <wp:docPr id="894" name="Line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3750"/>
                        </a:xfrm>
                        <a:prstGeom prst="line">
                          <a:avLst/>
                        </a:pr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FCD542" id="Line 884" o:spid="_x0000_s1026" style="position:absolute;z-index:-180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15pt,-44.95pt" to="154.1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" strokecolor="#ebebeb" strokeweight=".0749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6FDCAD17" wp14:editId="0893F2CF">
                <wp:simplePos x="0" y="0"/>
                <wp:positionH relativeFrom="page">
                  <wp:posOffset>2320925</wp:posOffset>
                </wp:positionH>
                <wp:positionV relativeFrom="paragraph">
                  <wp:posOffset>-101600</wp:posOffset>
                </wp:positionV>
                <wp:extent cx="88265" cy="515620"/>
                <wp:effectExtent l="0" t="0" r="0" b="0"/>
                <wp:wrapNone/>
                <wp:docPr id="893" name="Text Box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" cy="51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53564" w14:textId="77777777" w:rsidR="006F1C89" w:rsidRDefault="005D3991">
                            <w:pPr>
                              <w:spacing w:before="15"/>
                              <w:ind w:left="20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sz w:val="9"/>
                              </w:rPr>
                              <w:t>Resource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9"/>
                              </w:rPr>
                              <w:t>abundance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CAD17" id="Text Box 883" o:spid="_x0000_s1037" type="#_x0000_t202" style="position:absolute;left:0;text-align:left;margin-left:182.75pt;margin-top:-8pt;width:6.95pt;height:40.6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09753564" w14:textId="77777777" w:rsidR="006F1C89" w:rsidRDefault="005D3991">
                      <w:pPr>
                        <w:spacing w:before="15"/>
                        <w:ind w:left="20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sz w:val="9"/>
                        </w:rPr>
                        <w:t>Resource</w:t>
                      </w:r>
                      <w:r>
                        <w:rPr>
                          <w:rFonts w:ascii="Times New Roman"/>
                          <w:spacing w:val="18"/>
                          <w:sz w:val="9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9"/>
                        </w:rPr>
                        <w:t>abundance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7"/>
        </w:rPr>
        <w:t>4000</w:t>
      </w:r>
    </w:p>
    <w:p w14:paraId="656C69D7" w14:textId="77777777" w:rsidR="006F1C89" w:rsidRDefault="006F1C89">
      <w:pPr>
        <w:pStyle w:val="BodyText"/>
        <w:rPr>
          <w:rFonts w:ascii="Times New Roman"/>
          <w:sz w:val="8"/>
        </w:rPr>
      </w:pPr>
    </w:p>
    <w:p w14:paraId="0B253DFE" w14:textId="77777777" w:rsidR="006F1C89" w:rsidRDefault="006F1C89">
      <w:pPr>
        <w:pStyle w:val="BodyText"/>
        <w:rPr>
          <w:rFonts w:ascii="Times New Roman"/>
          <w:sz w:val="8"/>
        </w:rPr>
      </w:pPr>
    </w:p>
    <w:p w14:paraId="2EC7E76E" w14:textId="77777777" w:rsidR="006F1C89" w:rsidRDefault="006F1C89">
      <w:pPr>
        <w:pStyle w:val="BodyText"/>
        <w:rPr>
          <w:rFonts w:ascii="Times New Roman"/>
          <w:sz w:val="8"/>
        </w:rPr>
      </w:pPr>
    </w:p>
    <w:p w14:paraId="46063C9B" w14:textId="77777777" w:rsidR="006F1C89" w:rsidRDefault="006F1C89">
      <w:pPr>
        <w:pStyle w:val="BodyText"/>
        <w:rPr>
          <w:rFonts w:ascii="Times New Roman"/>
          <w:sz w:val="8"/>
        </w:rPr>
      </w:pPr>
    </w:p>
    <w:p w14:paraId="784FD162" w14:textId="77777777" w:rsidR="006F1C89" w:rsidRDefault="006F1C89">
      <w:pPr>
        <w:pStyle w:val="BodyText"/>
        <w:rPr>
          <w:rFonts w:ascii="Times New Roman"/>
          <w:sz w:val="8"/>
        </w:rPr>
      </w:pPr>
    </w:p>
    <w:p w14:paraId="29209CF5" w14:textId="77777777" w:rsidR="006F1C89" w:rsidRDefault="005D3991">
      <w:pPr>
        <w:spacing w:before="51"/>
        <w:jc w:val="right"/>
        <w:rPr>
          <w:rFonts w:ascii="Times New Roman"/>
          <w:sz w:val="7"/>
        </w:rPr>
      </w:pPr>
      <w:r>
        <w:rPr>
          <w:rFonts w:ascii="Times New Roman"/>
          <w:color w:val="4D4D4D"/>
          <w:sz w:val="7"/>
        </w:rPr>
        <w:t>2000</w:t>
      </w:r>
    </w:p>
    <w:p w14:paraId="63321C52" w14:textId="77777777" w:rsidR="006F1C89" w:rsidRDefault="006F1C89">
      <w:pPr>
        <w:pStyle w:val="BodyText"/>
        <w:rPr>
          <w:rFonts w:ascii="Times New Roman"/>
          <w:sz w:val="8"/>
        </w:rPr>
      </w:pPr>
    </w:p>
    <w:p w14:paraId="14757445" w14:textId="77777777" w:rsidR="006F1C89" w:rsidRDefault="006F1C89">
      <w:pPr>
        <w:pStyle w:val="BodyText"/>
        <w:rPr>
          <w:rFonts w:ascii="Times New Roman"/>
          <w:sz w:val="8"/>
        </w:rPr>
      </w:pPr>
    </w:p>
    <w:p w14:paraId="78FA45EB" w14:textId="77777777" w:rsidR="006F1C89" w:rsidRDefault="006F1C89">
      <w:pPr>
        <w:pStyle w:val="BodyText"/>
        <w:rPr>
          <w:rFonts w:ascii="Times New Roman"/>
          <w:sz w:val="8"/>
        </w:rPr>
      </w:pPr>
    </w:p>
    <w:p w14:paraId="345933D2" w14:textId="77777777" w:rsidR="006F1C89" w:rsidRDefault="006F1C89">
      <w:pPr>
        <w:pStyle w:val="BodyText"/>
        <w:rPr>
          <w:rFonts w:ascii="Times New Roman"/>
          <w:sz w:val="8"/>
        </w:rPr>
      </w:pPr>
    </w:p>
    <w:p w14:paraId="5D25C50C" w14:textId="77777777" w:rsidR="006F1C89" w:rsidRDefault="006F1C89">
      <w:pPr>
        <w:pStyle w:val="BodyText"/>
        <w:rPr>
          <w:rFonts w:ascii="Times New Roman"/>
          <w:sz w:val="8"/>
        </w:rPr>
      </w:pPr>
    </w:p>
    <w:p w14:paraId="0D053B53" w14:textId="77777777" w:rsidR="006F1C89" w:rsidRDefault="005D3991">
      <w:pPr>
        <w:spacing w:before="51"/>
        <w:jc w:val="right"/>
        <w:rPr>
          <w:rFonts w:ascii="Times New Roman"/>
          <w:sz w:val="7"/>
        </w:rPr>
      </w:pPr>
      <w:r>
        <w:rPr>
          <w:rFonts w:ascii="Times New Roman"/>
          <w:color w:val="4D4D4D"/>
          <w:w w:val="101"/>
          <w:sz w:val="7"/>
        </w:rPr>
        <w:t>0</w:t>
      </w:r>
    </w:p>
    <w:p w14:paraId="1CC18A17" w14:textId="77777777" w:rsidR="006F1C89" w:rsidRDefault="005D3991">
      <w:pPr>
        <w:spacing w:before="93"/>
        <w:ind w:left="1"/>
        <w:rPr>
          <w:rFonts w:ascii="Times New Roman"/>
          <w:sz w:val="16"/>
        </w:rPr>
      </w:pPr>
      <w:r>
        <w:br w:type="column"/>
      </w:r>
      <w:r>
        <w:rPr>
          <w:rFonts w:ascii="Times New Roman"/>
          <w:sz w:val="16"/>
        </w:rPr>
        <w:t xml:space="preserve">Normal  </w:t>
      </w:r>
      <w:r>
        <w:rPr>
          <w:rFonts w:ascii="Times New Roman"/>
          <w:spacing w:val="16"/>
          <w:sz w:val="16"/>
        </w:rPr>
        <w:t xml:space="preserve"> </w:t>
      </w:r>
      <w:r>
        <w:rPr>
          <w:rFonts w:ascii="Times New Roman"/>
          <w:sz w:val="16"/>
        </w:rPr>
        <w:t>Distribution</w:t>
      </w:r>
    </w:p>
    <w:p w14:paraId="47DB4AE7" w14:textId="77777777" w:rsidR="006F1C89" w:rsidRDefault="005D3991">
      <w:pPr>
        <w:pStyle w:val="BodyText"/>
        <w:rPr>
          <w:rFonts w:ascii="Times New Roman"/>
          <w:sz w:val="8"/>
        </w:rPr>
      </w:pPr>
      <w:r>
        <w:br w:type="column"/>
      </w:r>
    </w:p>
    <w:p w14:paraId="42D562C0" w14:textId="77777777" w:rsidR="006F1C89" w:rsidRDefault="006F1C89">
      <w:pPr>
        <w:pStyle w:val="BodyText"/>
        <w:rPr>
          <w:rFonts w:ascii="Times New Roman"/>
          <w:sz w:val="8"/>
        </w:rPr>
      </w:pPr>
    </w:p>
    <w:p w14:paraId="0F3A29A2" w14:textId="77777777" w:rsidR="006F1C89" w:rsidRDefault="006F1C89">
      <w:pPr>
        <w:pStyle w:val="BodyText"/>
        <w:rPr>
          <w:rFonts w:ascii="Times New Roman"/>
          <w:sz w:val="8"/>
        </w:rPr>
      </w:pPr>
    </w:p>
    <w:p w14:paraId="455BE313" w14:textId="77777777" w:rsidR="006F1C89" w:rsidRDefault="006F1C89">
      <w:pPr>
        <w:pStyle w:val="BodyText"/>
        <w:rPr>
          <w:rFonts w:ascii="Times New Roman"/>
          <w:sz w:val="8"/>
        </w:rPr>
      </w:pPr>
    </w:p>
    <w:p w14:paraId="712324B8" w14:textId="77777777" w:rsidR="006F1C89" w:rsidRDefault="006F1C89">
      <w:pPr>
        <w:pStyle w:val="BodyText"/>
        <w:rPr>
          <w:rFonts w:ascii="Times New Roman"/>
          <w:sz w:val="8"/>
        </w:rPr>
      </w:pPr>
    </w:p>
    <w:p w14:paraId="6C44985C" w14:textId="77777777" w:rsidR="006F1C89" w:rsidRDefault="006F1C89">
      <w:pPr>
        <w:pStyle w:val="BodyText"/>
        <w:rPr>
          <w:rFonts w:ascii="Times New Roman"/>
          <w:sz w:val="8"/>
        </w:rPr>
      </w:pPr>
    </w:p>
    <w:p w14:paraId="1E95E275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771D5EAB" w14:textId="483FA974" w:rsidR="006F1C89" w:rsidRDefault="00C85944">
      <w:pPr>
        <w:jc w:val="right"/>
        <w:rPr>
          <w:rFonts w:ascii="Times New Roman"/>
          <w:sz w:val="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608" behindDoc="0" locked="0" layoutInCell="1" allowOverlap="1" wp14:anchorId="7FE92F15" wp14:editId="452C1C1F">
                <wp:simplePos x="0" y="0"/>
                <wp:positionH relativeFrom="page">
                  <wp:posOffset>2535555</wp:posOffset>
                </wp:positionH>
                <wp:positionV relativeFrom="paragraph">
                  <wp:posOffset>-227330</wp:posOffset>
                </wp:positionV>
                <wp:extent cx="1325245" cy="1446530"/>
                <wp:effectExtent l="0" t="0" r="0" b="0"/>
                <wp:wrapNone/>
                <wp:docPr id="851" name="Group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5245" cy="1446530"/>
                          <a:chOff x="3993" y="-358"/>
                          <a:chExt cx="2087" cy="2278"/>
                        </a:xfrm>
                      </wpg:grpSpPr>
                      <wps:wsp>
                        <wps:cNvPr id="852" name="AutoShape 882"/>
                        <wps:cNvSpPr>
                          <a:spLocks/>
                        </wps:cNvSpPr>
                        <wps:spPr bwMode="auto">
                          <a:xfrm>
                            <a:off x="3993" y="337"/>
                            <a:ext cx="824" cy="1184"/>
                          </a:xfrm>
                          <a:custGeom>
                            <a:avLst/>
                            <a:gdLst>
                              <a:gd name="T0" fmla="+- 0 3993 3993"/>
                              <a:gd name="T1" fmla="*/ T0 w 824"/>
                              <a:gd name="T2" fmla="+- 0 1520 337"/>
                              <a:gd name="T3" fmla="*/ 1520 h 1184"/>
                              <a:gd name="T4" fmla="+- 0 4349 3993"/>
                              <a:gd name="T5" fmla="*/ T4 w 824"/>
                              <a:gd name="T6" fmla="+- 0 1520 337"/>
                              <a:gd name="T7" fmla="*/ 1520 h 1184"/>
                              <a:gd name="T8" fmla="+- 0 3993 3993"/>
                              <a:gd name="T9" fmla="*/ T8 w 824"/>
                              <a:gd name="T10" fmla="+- 0 929 337"/>
                              <a:gd name="T11" fmla="*/ 929 h 1184"/>
                              <a:gd name="T12" fmla="+- 0 4583 3993"/>
                              <a:gd name="T13" fmla="*/ T12 w 824"/>
                              <a:gd name="T14" fmla="+- 0 929 337"/>
                              <a:gd name="T15" fmla="*/ 929 h 1184"/>
                              <a:gd name="T16" fmla="+- 0 3993 3993"/>
                              <a:gd name="T17" fmla="*/ T16 w 824"/>
                              <a:gd name="T18" fmla="+- 0 337 337"/>
                              <a:gd name="T19" fmla="*/ 337 h 1184"/>
                              <a:gd name="T20" fmla="+- 0 4817 3993"/>
                              <a:gd name="T21" fmla="*/ T20 w 824"/>
                              <a:gd name="T22" fmla="+- 0 337 337"/>
                              <a:gd name="T23" fmla="*/ 337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24" h="1184">
                                <a:moveTo>
                                  <a:pt x="0" y="1183"/>
                                </a:moveTo>
                                <a:lnTo>
                                  <a:pt x="356" y="1183"/>
                                </a:lnTo>
                                <a:moveTo>
                                  <a:pt x="0" y="592"/>
                                </a:moveTo>
                                <a:lnTo>
                                  <a:pt x="590" y="592"/>
                                </a:lnTo>
                                <a:moveTo>
                                  <a:pt x="0" y="0"/>
                                </a:moveTo>
                                <a:lnTo>
                                  <a:pt x="824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Line 881"/>
                        <wps:cNvCnPr>
                          <a:cxnSpLocks noChangeShapeType="1"/>
                        </wps:cNvCnPr>
                        <wps:spPr bwMode="auto">
                          <a:xfrm>
                            <a:off x="3993" y="-255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AutoShape 880"/>
                        <wps:cNvSpPr>
                          <a:spLocks/>
                        </wps:cNvSpPr>
                        <wps:spPr bwMode="auto">
                          <a:xfrm>
                            <a:off x="4158" y="-359"/>
                            <a:ext cx="1921" cy="2029"/>
                          </a:xfrm>
                          <a:custGeom>
                            <a:avLst/>
                            <a:gdLst>
                              <a:gd name="T0" fmla="+- 0 4158 4158"/>
                              <a:gd name="T1" fmla="*/ T0 w 1921"/>
                              <a:gd name="T2" fmla="+- 0 -358 -358"/>
                              <a:gd name="T3" fmla="*/ -358 h 2029"/>
                              <a:gd name="T4" fmla="+- 0 4158 4158"/>
                              <a:gd name="T5" fmla="*/ T4 w 1921"/>
                              <a:gd name="T6" fmla="+- 0 1671 -358"/>
                              <a:gd name="T7" fmla="*/ 1671 h 2029"/>
                              <a:gd name="T8" fmla="+- 0 4509 4158"/>
                              <a:gd name="T9" fmla="*/ T8 w 1921"/>
                              <a:gd name="T10" fmla="+- 0 -358 -358"/>
                              <a:gd name="T11" fmla="*/ -358 h 2029"/>
                              <a:gd name="T12" fmla="+- 0 4509 4158"/>
                              <a:gd name="T13" fmla="*/ T12 w 1921"/>
                              <a:gd name="T14" fmla="+- 0 1174 -358"/>
                              <a:gd name="T15" fmla="*/ 1174 h 2029"/>
                              <a:gd name="T16" fmla="+- 0 4861 4158"/>
                              <a:gd name="T17" fmla="*/ T16 w 1921"/>
                              <a:gd name="T18" fmla="+- 0 -358 -358"/>
                              <a:gd name="T19" fmla="*/ -358 h 2029"/>
                              <a:gd name="T20" fmla="+- 0 4861 4158"/>
                              <a:gd name="T21" fmla="*/ T20 w 1921"/>
                              <a:gd name="T22" fmla="+- 0 86 -358"/>
                              <a:gd name="T23" fmla="*/ 86 h 2029"/>
                              <a:gd name="T24" fmla="+- 0 5212 4158"/>
                              <a:gd name="T25" fmla="*/ T24 w 1921"/>
                              <a:gd name="T26" fmla="+- 0 -358 -358"/>
                              <a:gd name="T27" fmla="*/ -358 h 2029"/>
                              <a:gd name="T28" fmla="+- 0 5212 4158"/>
                              <a:gd name="T29" fmla="*/ T28 w 1921"/>
                              <a:gd name="T30" fmla="+- 0 86 -358"/>
                              <a:gd name="T31" fmla="*/ 86 h 2029"/>
                              <a:gd name="T32" fmla="+- 0 5490 4158"/>
                              <a:gd name="T33" fmla="*/ T32 w 1921"/>
                              <a:gd name="T34" fmla="+- 0 929 -358"/>
                              <a:gd name="T35" fmla="*/ 929 h 2029"/>
                              <a:gd name="T36" fmla="+- 0 6079 4158"/>
                              <a:gd name="T37" fmla="*/ T36 w 1921"/>
                              <a:gd name="T38" fmla="+- 0 929 -358"/>
                              <a:gd name="T39" fmla="*/ 929 h 2029"/>
                              <a:gd name="T40" fmla="+- 0 5256 4158"/>
                              <a:gd name="T41" fmla="*/ T40 w 1921"/>
                              <a:gd name="T42" fmla="+- 0 337 -358"/>
                              <a:gd name="T43" fmla="*/ 337 h 2029"/>
                              <a:gd name="T44" fmla="+- 0 6079 4158"/>
                              <a:gd name="T45" fmla="*/ T44 w 1921"/>
                              <a:gd name="T46" fmla="+- 0 337 -358"/>
                              <a:gd name="T47" fmla="*/ 337 h 2029"/>
                              <a:gd name="T48" fmla="+- 0 5563 4158"/>
                              <a:gd name="T49" fmla="*/ T48 w 1921"/>
                              <a:gd name="T50" fmla="+- 0 -358 -358"/>
                              <a:gd name="T51" fmla="*/ -358 h 2029"/>
                              <a:gd name="T52" fmla="+- 0 5563 4158"/>
                              <a:gd name="T53" fmla="*/ T52 w 1921"/>
                              <a:gd name="T54" fmla="+- 0 1174 -358"/>
                              <a:gd name="T55" fmla="*/ 1174 h 2029"/>
                              <a:gd name="T56" fmla="+- 0 5724 4158"/>
                              <a:gd name="T57" fmla="*/ T56 w 1921"/>
                              <a:gd name="T58" fmla="+- 0 1520 -358"/>
                              <a:gd name="T59" fmla="*/ 1520 h 2029"/>
                              <a:gd name="T60" fmla="+- 0 6079 4158"/>
                              <a:gd name="T61" fmla="*/ T60 w 1921"/>
                              <a:gd name="T62" fmla="+- 0 1520 -358"/>
                              <a:gd name="T63" fmla="*/ 1520 h 2029"/>
                              <a:gd name="T64" fmla="+- 0 5914 4158"/>
                              <a:gd name="T65" fmla="*/ T64 w 1921"/>
                              <a:gd name="T66" fmla="+- 0 -358 -358"/>
                              <a:gd name="T67" fmla="*/ -358 h 2029"/>
                              <a:gd name="T68" fmla="+- 0 5914 4158"/>
                              <a:gd name="T69" fmla="*/ T68 w 1921"/>
                              <a:gd name="T70" fmla="+- 0 1671 -358"/>
                              <a:gd name="T71" fmla="*/ 1671 h 2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921" h="2029">
                                <a:moveTo>
                                  <a:pt x="0" y="0"/>
                                </a:moveTo>
                                <a:lnTo>
                                  <a:pt x="0" y="2029"/>
                                </a:lnTo>
                                <a:moveTo>
                                  <a:pt x="351" y="0"/>
                                </a:moveTo>
                                <a:lnTo>
                                  <a:pt x="351" y="1532"/>
                                </a:lnTo>
                                <a:moveTo>
                                  <a:pt x="703" y="0"/>
                                </a:moveTo>
                                <a:lnTo>
                                  <a:pt x="703" y="444"/>
                                </a:lnTo>
                                <a:moveTo>
                                  <a:pt x="1054" y="0"/>
                                </a:moveTo>
                                <a:lnTo>
                                  <a:pt x="1054" y="444"/>
                                </a:lnTo>
                                <a:moveTo>
                                  <a:pt x="1332" y="1287"/>
                                </a:moveTo>
                                <a:lnTo>
                                  <a:pt x="1921" y="1287"/>
                                </a:lnTo>
                                <a:moveTo>
                                  <a:pt x="1098" y="695"/>
                                </a:moveTo>
                                <a:lnTo>
                                  <a:pt x="1921" y="695"/>
                                </a:lnTo>
                                <a:moveTo>
                                  <a:pt x="1405" y="0"/>
                                </a:moveTo>
                                <a:lnTo>
                                  <a:pt x="1405" y="1532"/>
                                </a:lnTo>
                                <a:moveTo>
                                  <a:pt x="1566" y="1878"/>
                                </a:moveTo>
                                <a:lnTo>
                                  <a:pt x="1921" y="1878"/>
                                </a:lnTo>
                                <a:moveTo>
                                  <a:pt x="1756" y="0"/>
                                </a:moveTo>
                                <a:lnTo>
                                  <a:pt x="1756" y="2029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AutoShape 879"/>
                        <wps:cNvSpPr>
                          <a:spLocks/>
                        </wps:cNvSpPr>
                        <wps:spPr bwMode="auto">
                          <a:xfrm>
                            <a:off x="3993" y="41"/>
                            <a:ext cx="2087" cy="1184"/>
                          </a:xfrm>
                          <a:custGeom>
                            <a:avLst/>
                            <a:gdLst>
                              <a:gd name="T0" fmla="+- 0 3993 3993"/>
                              <a:gd name="T1" fmla="*/ T0 w 2087"/>
                              <a:gd name="T2" fmla="+- 0 1224 41"/>
                              <a:gd name="T3" fmla="*/ 1224 h 1184"/>
                              <a:gd name="T4" fmla="+- 0 4466 3993"/>
                              <a:gd name="T5" fmla="*/ T4 w 2087"/>
                              <a:gd name="T6" fmla="+- 0 1224 41"/>
                              <a:gd name="T7" fmla="*/ 1224 h 1184"/>
                              <a:gd name="T8" fmla="+- 0 4553 3993"/>
                              <a:gd name="T9" fmla="*/ T8 w 2087"/>
                              <a:gd name="T10" fmla="+- 0 1224 41"/>
                              <a:gd name="T11" fmla="*/ 1224 h 1184"/>
                              <a:gd name="T12" fmla="+- 0 4583 3993"/>
                              <a:gd name="T13" fmla="*/ T12 w 2087"/>
                              <a:gd name="T14" fmla="+- 0 1224 41"/>
                              <a:gd name="T15" fmla="*/ 1224 h 1184"/>
                              <a:gd name="T16" fmla="+- 0 4671 3993"/>
                              <a:gd name="T17" fmla="*/ T16 w 2087"/>
                              <a:gd name="T18" fmla="+- 0 1224 41"/>
                              <a:gd name="T19" fmla="*/ 1224 h 1184"/>
                              <a:gd name="T20" fmla="+- 0 4700 3993"/>
                              <a:gd name="T21" fmla="*/ T20 w 2087"/>
                              <a:gd name="T22" fmla="+- 0 1224 41"/>
                              <a:gd name="T23" fmla="*/ 1224 h 1184"/>
                              <a:gd name="T24" fmla="+- 0 4788 3993"/>
                              <a:gd name="T25" fmla="*/ T24 w 2087"/>
                              <a:gd name="T26" fmla="+- 0 1224 41"/>
                              <a:gd name="T27" fmla="*/ 1224 h 1184"/>
                              <a:gd name="T28" fmla="+- 0 4817 3993"/>
                              <a:gd name="T29" fmla="*/ T28 w 2087"/>
                              <a:gd name="T30" fmla="+- 0 1224 41"/>
                              <a:gd name="T31" fmla="*/ 1224 h 1184"/>
                              <a:gd name="T32" fmla="+- 0 4905 3993"/>
                              <a:gd name="T33" fmla="*/ T32 w 2087"/>
                              <a:gd name="T34" fmla="+- 0 1224 41"/>
                              <a:gd name="T35" fmla="*/ 1224 h 1184"/>
                              <a:gd name="T36" fmla="+- 0 4934 3993"/>
                              <a:gd name="T37" fmla="*/ T36 w 2087"/>
                              <a:gd name="T38" fmla="+- 0 1224 41"/>
                              <a:gd name="T39" fmla="*/ 1224 h 1184"/>
                              <a:gd name="T40" fmla="+- 0 5022 3993"/>
                              <a:gd name="T41" fmla="*/ T40 w 2087"/>
                              <a:gd name="T42" fmla="+- 0 1224 41"/>
                              <a:gd name="T43" fmla="*/ 1224 h 1184"/>
                              <a:gd name="T44" fmla="+- 0 5051 3993"/>
                              <a:gd name="T45" fmla="*/ T44 w 2087"/>
                              <a:gd name="T46" fmla="+- 0 1224 41"/>
                              <a:gd name="T47" fmla="*/ 1224 h 1184"/>
                              <a:gd name="T48" fmla="+- 0 5139 3993"/>
                              <a:gd name="T49" fmla="*/ T48 w 2087"/>
                              <a:gd name="T50" fmla="+- 0 1224 41"/>
                              <a:gd name="T51" fmla="*/ 1224 h 1184"/>
                              <a:gd name="T52" fmla="+- 0 5168 3993"/>
                              <a:gd name="T53" fmla="*/ T52 w 2087"/>
                              <a:gd name="T54" fmla="+- 0 1224 41"/>
                              <a:gd name="T55" fmla="*/ 1224 h 1184"/>
                              <a:gd name="T56" fmla="+- 0 5256 3993"/>
                              <a:gd name="T57" fmla="*/ T56 w 2087"/>
                              <a:gd name="T58" fmla="+- 0 1224 41"/>
                              <a:gd name="T59" fmla="*/ 1224 h 1184"/>
                              <a:gd name="T60" fmla="+- 0 5285 3993"/>
                              <a:gd name="T61" fmla="*/ T60 w 2087"/>
                              <a:gd name="T62" fmla="+- 0 1224 41"/>
                              <a:gd name="T63" fmla="*/ 1224 h 1184"/>
                              <a:gd name="T64" fmla="+- 0 5373 3993"/>
                              <a:gd name="T65" fmla="*/ T64 w 2087"/>
                              <a:gd name="T66" fmla="+- 0 1224 41"/>
                              <a:gd name="T67" fmla="*/ 1224 h 1184"/>
                              <a:gd name="T68" fmla="+- 0 5402 3993"/>
                              <a:gd name="T69" fmla="*/ T68 w 2087"/>
                              <a:gd name="T70" fmla="+- 0 1224 41"/>
                              <a:gd name="T71" fmla="*/ 1224 h 1184"/>
                              <a:gd name="T72" fmla="+- 0 5490 3993"/>
                              <a:gd name="T73" fmla="*/ T72 w 2087"/>
                              <a:gd name="T74" fmla="+- 0 1224 41"/>
                              <a:gd name="T75" fmla="*/ 1224 h 1184"/>
                              <a:gd name="T76" fmla="+- 0 5519 3993"/>
                              <a:gd name="T77" fmla="*/ T76 w 2087"/>
                              <a:gd name="T78" fmla="+- 0 1224 41"/>
                              <a:gd name="T79" fmla="*/ 1224 h 1184"/>
                              <a:gd name="T80" fmla="+- 0 5607 3993"/>
                              <a:gd name="T81" fmla="*/ T80 w 2087"/>
                              <a:gd name="T82" fmla="+- 0 1224 41"/>
                              <a:gd name="T83" fmla="*/ 1224 h 1184"/>
                              <a:gd name="T84" fmla="+- 0 6079 3993"/>
                              <a:gd name="T85" fmla="*/ T84 w 2087"/>
                              <a:gd name="T86" fmla="+- 0 1224 41"/>
                              <a:gd name="T87" fmla="*/ 1224 h 1184"/>
                              <a:gd name="T88" fmla="+- 0 3993 3993"/>
                              <a:gd name="T89" fmla="*/ T88 w 2087"/>
                              <a:gd name="T90" fmla="+- 0 633 41"/>
                              <a:gd name="T91" fmla="*/ 633 h 1184"/>
                              <a:gd name="T92" fmla="+- 0 4700 3993"/>
                              <a:gd name="T93" fmla="*/ T92 w 2087"/>
                              <a:gd name="T94" fmla="+- 0 633 41"/>
                              <a:gd name="T95" fmla="*/ 633 h 1184"/>
                              <a:gd name="T96" fmla="+- 0 4788 3993"/>
                              <a:gd name="T97" fmla="*/ T96 w 2087"/>
                              <a:gd name="T98" fmla="+- 0 633 41"/>
                              <a:gd name="T99" fmla="*/ 633 h 1184"/>
                              <a:gd name="T100" fmla="+- 0 4817 3993"/>
                              <a:gd name="T101" fmla="*/ T100 w 2087"/>
                              <a:gd name="T102" fmla="+- 0 633 41"/>
                              <a:gd name="T103" fmla="*/ 633 h 1184"/>
                              <a:gd name="T104" fmla="+- 0 4905 3993"/>
                              <a:gd name="T105" fmla="*/ T104 w 2087"/>
                              <a:gd name="T106" fmla="+- 0 633 41"/>
                              <a:gd name="T107" fmla="*/ 633 h 1184"/>
                              <a:gd name="T108" fmla="+- 0 4934 3993"/>
                              <a:gd name="T109" fmla="*/ T108 w 2087"/>
                              <a:gd name="T110" fmla="+- 0 633 41"/>
                              <a:gd name="T111" fmla="*/ 633 h 1184"/>
                              <a:gd name="T112" fmla="+- 0 5022 3993"/>
                              <a:gd name="T113" fmla="*/ T112 w 2087"/>
                              <a:gd name="T114" fmla="+- 0 633 41"/>
                              <a:gd name="T115" fmla="*/ 633 h 1184"/>
                              <a:gd name="T116" fmla="+- 0 5051 3993"/>
                              <a:gd name="T117" fmla="*/ T116 w 2087"/>
                              <a:gd name="T118" fmla="+- 0 633 41"/>
                              <a:gd name="T119" fmla="*/ 633 h 1184"/>
                              <a:gd name="T120" fmla="+- 0 5139 3993"/>
                              <a:gd name="T121" fmla="*/ T120 w 2087"/>
                              <a:gd name="T122" fmla="+- 0 633 41"/>
                              <a:gd name="T123" fmla="*/ 633 h 1184"/>
                              <a:gd name="T124" fmla="+- 0 5168 3993"/>
                              <a:gd name="T125" fmla="*/ T124 w 2087"/>
                              <a:gd name="T126" fmla="+- 0 633 41"/>
                              <a:gd name="T127" fmla="*/ 633 h 1184"/>
                              <a:gd name="T128" fmla="+- 0 5256 3993"/>
                              <a:gd name="T129" fmla="*/ T128 w 2087"/>
                              <a:gd name="T130" fmla="+- 0 633 41"/>
                              <a:gd name="T131" fmla="*/ 633 h 1184"/>
                              <a:gd name="T132" fmla="+- 0 5285 3993"/>
                              <a:gd name="T133" fmla="*/ T132 w 2087"/>
                              <a:gd name="T134" fmla="+- 0 633 41"/>
                              <a:gd name="T135" fmla="*/ 633 h 1184"/>
                              <a:gd name="T136" fmla="+- 0 5373 3993"/>
                              <a:gd name="T137" fmla="*/ T136 w 2087"/>
                              <a:gd name="T138" fmla="+- 0 633 41"/>
                              <a:gd name="T139" fmla="*/ 633 h 1184"/>
                              <a:gd name="T140" fmla="+- 0 6079 3993"/>
                              <a:gd name="T141" fmla="*/ T140 w 2087"/>
                              <a:gd name="T142" fmla="+- 0 633 41"/>
                              <a:gd name="T143" fmla="*/ 633 h 1184"/>
                              <a:gd name="T144" fmla="+- 0 3993 3993"/>
                              <a:gd name="T145" fmla="*/ T144 w 2087"/>
                              <a:gd name="T146" fmla="+- 0 41 41"/>
                              <a:gd name="T147" fmla="*/ 41 h 1184"/>
                              <a:gd name="T148" fmla="+- 0 4934 3993"/>
                              <a:gd name="T149" fmla="*/ T148 w 2087"/>
                              <a:gd name="T150" fmla="+- 0 41 41"/>
                              <a:gd name="T151" fmla="*/ 41 h 1184"/>
                              <a:gd name="T152" fmla="+- 0 5022 3993"/>
                              <a:gd name="T153" fmla="*/ T152 w 2087"/>
                              <a:gd name="T154" fmla="+- 0 41 41"/>
                              <a:gd name="T155" fmla="*/ 41 h 1184"/>
                              <a:gd name="T156" fmla="+- 0 5051 3993"/>
                              <a:gd name="T157" fmla="*/ T156 w 2087"/>
                              <a:gd name="T158" fmla="+- 0 41 41"/>
                              <a:gd name="T159" fmla="*/ 41 h 1184"/>
                              <a:gd name="T160" fmla="+- 0 5139 3993"/>
                              <a:gd name="T161" fmla="*/ T160 w 2087"/>
                              <a:gd name="T162" fmla="+- 0 41 41"/>
                              <a:gd name="T163" fmla="*/ 41 h 1184"/>
                              <a:gd name="T164" fmla="+- 0 6079 3993"/>
                              <a:gd name="T165" fmla="*/ T164 w 2087"/>
                              <a:gd name="T166" fmla="+- 0 41 41"/>
                              <a:gd name="T167" fmla="*/ 41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87" h="1184">
                                <a:moveTo>
                                  <a:pt x="0" y="1183"/>
                                </a:moveTo>
                                <a:lnTo>
                                  <a:pt x="473" y="1183"/>
                                </a:lnTo>
                                <a:moveTo>
                                  <a:pt x="560" y="1183"/>
                                </a:moveTo>
                                <a:lnTo>
                                  <a:pt x="590" y="1183"/>
                                </a:lnTo>
                                <a:moveTo>
                                  <a:pt x="678" y="1183"/>
                                </a:moveTo>
                                <a:lnTo>
                                  <a:pt x="707" y="1183"/>
                                </a:lnTo>
                                <a:moveTo>
                                  <a:pt x="795" y="1183"/>
                                </a:moveTo>
                                <a:lnTo>
                                  <a:pt x="824" y="1183"/>
                                </a:lnTo>
                                <a:moveTo>
                                  <a:pt x="912" y="1183"/>
                                </a:moveTo>
                                <a:lnTo>
                                  <a:pt x="941" y="1183"/>
                                </a:lnTo>
                                <a:moveTo>
                                  <a:pt x="1029" y="1183"/>
                                </a:moveTo>
                                <a:lnTo>
                                  <a:pt x="1058" y="1183"/>
                                </a:lnTo>
                                <a:moveTo>
                                  <a:pt x="1146" y="1183"/>
                                </a:moveTo>
                                <a:lnTo>
                                  <a:pt x="1175" y="1183"/>
                                </a:lnTo>
                                <a:moveTo>
                                  <a:pt x="1263" y="1183"/>
                                </a:moveTo>
                                <a:lnTo>
                                  <a:pt x="1292" y="1183"/>
                                </a:lnTo>
                                <a:moveTo>
                                  <a:pt x="1380" y="1183"/>
                                </a:moveTo>
                                <a:lnTo>
                                  <a:pt x="1409" y="1183"/>
                                </a:lnTo>
                                <a:moveTo>
                                  <a:pt x="1497" y="1183"/>
                                </a:moveTo>
                                <a:lnTo>
                                  <a:pt x="1526" y="1183"/>
                                </a:lnTo>
                                <a:moveTo>
                                  <a:pt x="1614" y="1183"/>
                                </a:moveTo>
                                <a:lnTo>
                                  <a:pt x="2086" y="1183"/>
                                </a:lnTo>
                                <a:moveTo>
                                  <a:pt x="0" y="592"/>
                                </a:moveTo>
                                <a:lnTo>
                                  <a:pt x="707" y="592"/>
                                </a:lnTo>
                                <a:moveTo>
                                  <a:pt x="795" y="592"/>
                                </a:moveTo>
                                <a:lnTo>
                                  <a:pt x="824" y="592"/>
                                </a:lnTo>
                                <a:moveTo>
                                  <a:pt x="912" y="592"/>
                                </a:moveTo>
                                <a:lnTo>
                                  <a:pt x="941" y="592"/>
                                </a:lnTo>
                                <a:moveTo>
                                  <a:pt x="1029" y="592"/>
                                </a:moveTo>
                                <a:lnTo>
                                  <a:pt x="1058" y="592"/>
                                </a:lnTo>
                                <a:moveTo>
                                  <a:pt x="1146" y="592"/>
                                </a:moveTo>
                                <a:lnTo>
                                  <a:pt x="1175" y="592"/>
                                </a:lnTo>
                                <a:moveTo>
                                  <a:pt x="1263" y="592"/>
                                </a:moveTo>
                                <a:lnTo>
                                  <a:pt x="1292" y="592"/>
                                </a:lnTo>
                                <a:moveTo>
                                  <a:pt x="1380" y="592"/>
                                </a:moveTo>
                                <a:lnTo>
                                  <a:pt x="2086" y="592"/>
                                </a:lnTo>
                                <a:moveTo>
                                  <a:pt x="0" y="0"/>
                                </a:moveTo>
                                <a:lnTo>
                                  <a:pt x="941" y="0"/>
                                </a:lnTo>
                                <a:moveTo>
                                  <a:pt x="1029" y="0"/>
                                </a:moveTo>
                                <a:lnTo>
                                  <a:pt x="1058" y="0"/>
                                </a:lnTo>
                                <a:moveTo>
                                  <a:pt x="1146" y="0"/>
                                </a:moveTo>
                                <a:lnTo>
                                  <a:pt x="2086" y="0"/>
                                </a:lnTo>
                              </a:path>
                            </a:pathLst>
                          </a:cu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4158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77"/>
                        <wps:cNvCnPr>
                          <a:cxnSpLocks noChangeShapeType="1"/>
                        </wps:cNvCnPr>
                        <wps:spPr bwMode="auto">
                          <a:xfrm>
                            <a:off x="3993" y="1814"/>
                            <a:ext cx="239" cy="0"/>
                          </a:xfrm>
                          <a:prstGeom prst="line">
                            <a:avLst/>
                          </a:pr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876"/>
                        <wps:cNvCnPr>
                          <a:cxnSpLocks noChangeShapeType="1"/>
                        </wps:cNvCnPr>
                        <wps:spPr bwMode="auto">
                          <a:xfrm>
                            <a:off x="4509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AutoShape 875"/>
                        <wps:cNvSpPr>
                          <a:spLocks/>
                        </wps:cNvSpPr>
                        <wps:spPr bwMode="auto">
                          <a:xfrm>
                            <a:off x="4436" y="1813"/>
                            <a:ext cx="147" cy="2"/>
                          </a:xfrm>
                          <a:custGeom>
                            <a:avLst/>
                            <a:gdLst>
                              <a:gd name="T0" fmla="+- 0 4436 4436"/>
                              <a:gd name="T1" fmla="*/ T0 w 147"/>
                              <a:gd name="T2" fmla="+- 0 4466 4436"/>
                              <a:gd name="T3" fmla="*/ T2 w 147"/>
                              <a:gd name="T4" fmla="+- 0 4553 4436"/>
                              <a:gd name="T5" fmla="*/ T4 w 147"/>
                              <a:gd name="T6" fmla="+- 0 4583 4436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7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Line 874"/>
                        <wps:cNvCnPr>
                          <a:cxnSpLocks noChangeShapeType="1"/>
                        </wps:cNvCnPr>
                        <wps:spPr bwMode="auto">
                          <a:xfrm>
                            <a:off x="4861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AutoShape 873"/>
                        <wps:cNvSpPr>
                          <a:spLocks/>
                        </wps:cNvSpPr>
                        <wps:spPr bwMode="auto">
                          <a:xfrm>
                            <a:off x="4787" y="1813"/>
                            <a:ext cx="147" cy="2"/>
                          </a:xfrm>
                          <a:custGeom>
                            <a:avLst/>
                            <a:gdLst>
                              <a:gd name="T0" fmla="+- 0 4788 4788"/>
                              <a:gd name="T1" fmla="*/ T0 w 147"/>
                              <a:gd name="T2" fmla="+- 0 4817 4788"/>
                              <a:gd name="T3" fmla="*/ T2 w 147"/>
                              <a:gd name="T4" fmla="+- 0 4905 4788"/>
                              <a:gd name="T5" fmla="*/ T4 w 147"/>
                              <a:gd name="T6" fmla="+- 0 4934 4788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Line 872"/>
                        <wps:cNvCnPr>
                          <a:cxnSpLocks noChangeShapeType="1"/>
                        </wps:cNvCnPr>
                        <wps:spPr bwMode="auto">
                          <a:xfrm>
                            <a:off x="5212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AutoShape 871"/>
                        <wps:cNvSpPr>
                          <a:spLocks/>
                        </wps:cNvSpPr>
                        <wps:spPr bwMode="auto">
                          <a:xfrm>
                            <a:off x="5138" y="1813"/>
                            <a:ext cx="147" cy="2"/>
                          </a:xfrm>
                          <a:custGeom>
                            <a:avLst/>
                            <a:gdLst>
                              <a:gd name="T0" fmla="+- 0 5139 5139"/>
                              <a:gd name="T1" fmla="*/ T0 w 147"/>
                              <a:gd name="T2" fmla="+- 0 5168 5139"/>
                              <a:gd name="T3" fmla="*/ T2 w 147"/>
                              <a:gd name="T4" fmla="+- 0 5256 5139"/>
                              <a:gd name="T5" fmla="*/ T4 w 147"/>
                              <a:gd name="T6" fmla="+- 0 5285 5139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Line 870"/>
                        <wps:cNvCnPr>
                          <a:cxnSpLocks noChangeShapeType="1"/>
                        </wps:cNvCnPr>
                        <wps:spPr bwMode="auto">
                          <a:xfrm>
                            <a:off x="5563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5" name="AutoShape 869"/>
                        <wps:cNvSpPr>
                          <a:spLocks/>
                        </wps:cNvSpPr>
                        <wps:spPr bwMode="auto">
                          <a:xfrm>
                            <a:off x="5489" y="1813"/>
                            <a:ext cx="147" cy="2"/>
                          </a:xfrm>
                          <a:custGeom>
                            <a:avLst/>
                            <a:gdLst>
                              <a:gd name="T0" fmla="+- 0 5490 5490"/>
                              <a:gd name="T1" fmla="*/ T0 w 147"/>
                              <a:gd name="T2" fmla="+- 0 5519 5490"/>
                              <a:gd name="T3" fmla="*/ T2 w 147"/>
                              <a:gd name="T4" fmla="+- 0 5607 5490"/>
                              <a:gd name="T5" fmla="*/ T4 w 147"/>
                              <a:gd name="T6" fmla="+- 0 5636 5490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Line 868"/>
                        <wps:cNvCnPr>
                          <a:cxnSpLocks noChangeShapeType="1"/>
                        </wps:cNvCnPr>
                        <wps:spPr bwMode="auto">
                          <a:xfrm>
                            <a:off x="5914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AutoShape 867"/>
                        <wps:cNvSpPr>
                          <a:spLocks/>
                        </wps:cNvSpPr>
                        <wps:spPr bwMode="auto">
                          <a:xfrm>
                            <a:off x="4319" y="1813"/>
                            <a:ext cx="1760" cy="2"/>
                          </a:xfrm>
                          <a:custGeom>
                            <a:avLst/>
                            <a:gdLst>
                              <a:gd name="T0" fmla="+- 0 5841 4319"/>
                              <a:gd name="T1" fmla="*/ T0 w 1760"/>
                              <a:gd name="T2" fmla="+- 0 5870 4319"/>
                              <a:gd name="T3" fmla="*/ T2 w 1760"/>
                              <a:gd name="T4" fmla="+- 0 5958 4319"/>
                              <a:gd name="T5" fmla="*/ T4 w 1760"/>
                              <a:gd name="T6" fmla="+- 0 6079 4319"/>
                              <a:gd name="T7" fmla="*/ T6 w 1760"/>
                              <a:gd name="T8" fmla="+- 0 4319 4319"/>
                              <a:gd name="T9" fmla="*/ T8 w 1760"/>
                              <a:gd name="T10" fmla="+- 0 4349 4319"/>
                              <a:gd name="T11" fmla="*/ T10 w 1760"/>
                              <a:gd name="T12" fmla="+- 0 4671 4319"/>
                              <a:gd name="T13" fmla="*/ T12 w 1760"/>
                              <a:gd name="T14" fmla="+- 0 4700 4319"/>
                              <a:gd name="T15" fmla="*/ T14 w 1760"/>
                              <a:gd name="T16" fmla="+- 0 5022 4319"/>
                              <a:gd name="T17" fmla="*/ T16 w 1760"/>
                              <a:gd name="T18" fmla="+- 0 5051 4319"/>
                              <a:gd name="T19" fmla="*/ T18 w 1760"/>
                              <a:gd name="T20" fmla="+- 0 5373 4319"/>
                              <a:gd name="T21" fmla="*/ T20 w 1760"/>
                              <a:gd name="T22" fmla="+- 0 5402 4319"/>
                              <a:gd name="T23" fmla="*/ T22 w 1760"/>
                              <a:gd name="T24" fmla="+- 0 5724 4319"/>
                              <a:gd name="T25" fmla="*/ T24 w 1760"/>
                              <a:gd name="T26" fmla="+- 0 5753 4319"/>
                              <a:gd name="T27" fmla="*/ T26 w 1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</a:cxnLst>
                            <a:rect l="0" t="0" r="r" b="b"/>
                            <a:pathLst>
                              <a:path w="1760">
                                <a:moveTo>
                                  <a:pt x="1522" y="0"/>
                                </a:moveTo>
                                <a:lnTo>
                                  <a:pt x="1551" y="0"/>
                                </a:lnTo>
                                <a:moveTo>
                                  <a:pt x="1639" y="0"/>
                                </a:moveTo>
                                <a:lnTo>
                                  <a:pt x="1760" y="0"/>
                                </a:lnTo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  <a:moveTo>
                                  <a:pt x="352" y="0"/>
                                </a:moveTo>
                                <a:lnTo>
                                  <a:pt x="381" y="0"/>
                                </a:lnTo>
                                <a:moveTo>
                                  <a:pt x="703" y="0"/>
                                </a:moveTo>
                                <a:lnTo>
                                  <a:pt x="732" y="0"/>
                                </a:lnTo>
                                <a:moveTo>
                                  <a:pt x="1054" y="0"/>
                                </a:moveTo>
                                <a:lnTo>
                                  <a:pt x="1083" y="0"/>
                                </a:lnTo>
                                <a:moveTo>
                                  <a:pt x="1405" y="0"/>
                                </a:moveTo>
                                <a:lnTo>
                                  <a:pt x="1434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Line 866"/>
                        <wps:cNvCnPr>
                          <a:cxnSpLocks noChangeShapeType="1"/>
                        </wps:cNvCnPr>
                        <wps:spPr bwMode="auto">
                          <a:xfrm>
                            <a:off x="3993" y="1818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865"/>
                        <wps:cNvCnPr>
                          <a:cxnSpLocks noChangeShapeType="1"/>
                        </wps:cNvCnPr>
                        <wps:spPr bwMode="auto">
                          <a:xfrm>
                            <a:off x="4334" y="19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AutoShape 864"/>
                        <wps:cNvSpPr>
                          <a:spLocks/>
                        </wps:cNvSpPr>
                        <wps:spPr bwMode="auto">
                          <a:xfrm>
                            <a:off x="4670" y="928"/>
                            <a:ext cx="30" cy="592"/>
                          </a:xfrm>
                          <a:custGeom>
                            <a:avLst/>
                            <a:gdLst>
                              <a:gd name="T0" fmla="+- 0 4671 4671"/>
                              <a:gd name="T1" fmla="*/ T0 w 30"/>
                              <a:gd name="T2" fmla="+- 0 1520 929"/>
                              <a:gd name="T3" fmla="*/ 1520 h 592"/>
                              <a:gd name="T4" fmla="+- 0 4700 4671"/>
                              <a:gd name="T5" fmla="*/ T4 w 30"/>
                              <a:gd name="T6" fmla="+- 0 1520 929"/>
                              <a:gd name="T7" fmla="*/ 1520 h 592"/>
                              <a:gd name="T8" fmla="+- 0 4671 4671"/>
                              <a:gd name="T9" fmla="*/ T8 w 30"/>
                              <a:gd name="T10" fmla="+- 0 929 929"/>
                              <a:gd name="T11" fmla="*/ 929 h 592"/>
                              <a:gd name="T12" fmla="+- 0 4700 4671"/>
                              <a:gd name="T13" fmla="*/ T12 w 30"/>
                              <a:gd name="T14" fmla="+- 0 929 929"/>
                              <a:gd name="T15" fmla="*/ 929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1"/>
                                </a:moveTo>
                                <a:lnTo>
                                  <a:pt x="29" y="591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Line 863"/>
                        <wps:cNvCnPr>
                          <a:cxnSpLocks noChangeShapeType="1"/>
                        </wps:cNvCnPr>
                        <wps:spPr bwMode="auto">
                          <a:xfrm>
                            <a:off x="4685" y="19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AutoShape 862"/>
                        <wps:cNvSpPr>
                          <a:spLocks/>
                        </wps:cNvSpPr>
                        <wps:spPr bwMode="auto">
                          <a:xfrm>
                            <a:off x="5021" y="337"/>
                            <a:ext cx="30" cy="1184"/>
                          </a:xfrm>
                          <a:custGeom>
                            <a:avLst/>
                            <a:gdLst>
                              <a:gd name="T0" fmla="+- 0 5022 5022"/>
                              <a:gd name="T1" fmla="*/ T0 w 30"/>
                              <a:gd name="T2" fmla="+- 0 1520 337"/>
                              <a:gd name="T3" fmla="*/ 1520 h 1184"/>
                              <a:gd name="T4" fmla="+- 0 5051 5022"/>
                              <a:gd name="T5" fmla="*/ T4 w 30"/>
                              <a:gd name="T6" fmla="+- 0 1520 337"/>
                              <a:gd name="T7" fmla="*/ 1520 h 1184"/>
                              <a:gd name="T8" fmla="+- 0 5022 5022"/>
                              <a:gd name="T9" fmla="*/ T8 w 30"/>
                              <a:gd name="T10" fmla="+- 0 929 337"/>
                              <a:gd name="T11" fmla="*/ 929 h 1184"/>
                              <a:gd name="T12" fmla="+- 0 5051 5022"/>
                              <a:gd name="T13" fmla="*/ T12 w 30"/>
                              <a:gd name="T14" fmla="+- 0 929 337"/>
                              <a:gd name="T15" fmla="*/ 929 h 1184"/>
                              <a:gd name="T16" fmla="+- 0 5022 5022"/>
                              <a:gd name="T17" fmla="*/ T16 w 30"/>
                              <a:gd name="T18" fmla="+- 0 337 337"/>
                              <a:gd name="T19" fmla="*/ 337 h 1184"/>
                              <a:gd name="T20" fmla="+- 0 5051 5022"/>
                              <a:gd name="T21" fmla="*/ T20 w 30"/>
                              <a:gd name="T22" fmla="+- 0 337 337"/>
                              <a:gd name="T23" fmla="*/ 337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1184">
                                <a:moveTo>
                                  <a:pt x="0" y="1183"/>
                                </a:moveTo>
                                <a:lnTo>
                                  <a:pt x="29" y="1183"/>
                                </a:lnTo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Line 861"/>
                        <wps:cNvCnPr>
                          <a:cxnSpLocks noChangeShapeType="1"/>
                        </wps:cNvCnPr>
                        <wps:spPr bwMode="auto">
                          <a:xfrm>
                            <a:off x="5036" y="19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4" name="AutoShape 860"/>
                        <wps:cNvSpPr>
                          <a:spLocks/>
                        </wps:cNvSpPr>
                        <wps:spPr bwMode="auto">
                          <a:xfrm>
                            <a:off x="5372" y="928"/>
                            <a:ext cx="30" cy="592"/>
                          </a:xfrm>
                          <a:custGeom>
                            <a:avLst/>
                            <a:gdLst>
                              <a:gd name="T0" fmla="+- 0 5373 5373"/>
                              <a:gd name="T1" fmla="*/ T0 w 30"/>
                              <a:gd name="T2" fmla="+- 0 1520 929"/>
                              <a:gd name="T3" fmla="*/ 1520 h 592"/>
                              <a:gd name="T4" fmla="+- 0 5402 5373"/>
                              <a:gd name="T5" fmla="*/ T4 w 30"/>
                              <a:gd name="T6" fmla="+- 0 1520 929"/>
                              <a:gd name="T7" fmla="*/ 1520 h 592"/>
                              <a:gd name="T8" fmla="+- 0 5373 5373"/>
                              <a:gd name="T9" fmla="*/ T8 w 30"/>
                              <a:gd name="T10" fmla="+- 0 929 929"/>
                              <a:gd name="T11" fmla="*/ 929 h 592"/>
                              <a:gd name="T12" fmla="+- 0 5402 5373"/>
                              <a:gd name="T13" fmla="*/ T12 w 30"/>
                              <a:gd name="T14" fmla="+- 0 929 929"/>
                              <a:gd name="T15" fmla="*/ 929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1"/>
                                </a:moveTo>
                                <a:lnTo>
                                  <a:pt x="29" y="591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AutoShape 859"/>
                        <wps:cNvSpPr>
                          <a:spLocks/>
                        </wps:cNvSpPr>
                        <wps:spPr bwMode="auto">
                          <a:xfrm>
                            <a:off x="5387" y="-359"/>
                            <a:ext cx="352" cy="2278"/>
                          </a:xfrm>
                          <a:custGeom>
                            <a:avLst/>
                            <a:gdLst>
                              <a:gd name="T0" fmla="+- 0 5387 5387"/>
                              <a:gd name="T1" fmla="*/ T0 w 352"/>
                              <a:gd name="T2" fmla="+- 0 1920 -358"/>
                              <a:gd name="T3" fmla="*/ 1920 h 2278"/>
                              <a:gd name="T4" fmla="+- 0 5387 5387"/>
                              <a:gd name="T5" fmla="*/ T4 w 352"/>
                              <a:gd name="T6" fmla="+- 0 -358 -358"/>
                              <a:gd name="T7" fmla="*/ -358 h 2278"/>
                              <a:gd name="T8" fmla="+- 0 5739 5387"/>
                              <a:gd name="T9" fmla="*/ T8 w 352"/>
                              <a:gd name="T10" fmla="+- 0 1920 -358"/>
                              <a:gd name="T11" fmla="*/ 1920 h 2278"/>
                              <a:gd name="T12" fmla="+- 0 5739 5387"/>
                              <a:gd name="T13" fmla="*/ T12 w 352"/>
                              <a:gd name="T14" fmla="+- 0 -358 -358"/>
                              <a:gd name="T15" fmla="*/ -358 h 22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2" h="2278">
                                <a:moveTo>
                                  <a:pt x="0" y="2278"/>
                                </a:moveTo>
                                <a:lnTo>
                                  <a:pt x="0" y="0"/>
                                </a:lnTo>
                                <a:moveTo>
                                  <a:pt x="352" y="2278"/>
                                </a:moveTo>
                                <a:lnTo>
                                  <a:pt x="352" y="0"/>
                                </a:lnTo>
                              </a:path>
                            </a:pathLst>
                          </a:cu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AutoShape 858"/>
                        <wps:cNvSpPr>
                          <a:spLocks/>
                        </wps:cNvSpPr>
                        <wps:spPr bwMode="auto">
                          <a:xfrm>
                            <a:off x="4114" y="1624"/>
                            <a:ext cx="205" cy="192"/>
                          </a:xfrm>
                          <a:custGeom>
                            <a:avLst/>
                            <a:gdLst>
                              <a:gd name="T0" fmla="+- 0 4202 4114"/>
                              <a:gd name="T1" fmla="*/ T0 w 205"/>
                              <a:gd name="T2" fmla="+- 0 1671 1625"/>
                              <a:gd name="T3" fmla="*/ 1671 h 192"/>
                              <a:gd name="T4" fmla="+- 0 4114 4114"/>
                              <a:gd name="T5" fmla="*/ T4 w 205"/>
                              <a:gd name="T6" fmla="+- 0 1671 1625"/>
                              <a:gd name="T7" fmla="*/ 1671 h 192"/>
                              <a:gd name="T8" fmla="+- 0 4114 4114"/>
                              <a:gd name="T9" fmla="*/ T8 w 205"/>
                              <a:gd name="T10" fmla="+- 0 1816 1625"/>
                              <a:gd name="T11" fmla="*/ 1816 h 192"/>
                              <a:gd name="T12" fmla="+- 0 4202 4114"/>
                              <a:gd name="T13" fmla="*/ T12 w 205"/>
                              <a:gd name="T14" fmla="+- 0 1816 1625"/>
                              <a:gd name="T15" fmla="*/ 1816 h 192"/>
                              <a:gd name="T16" fmla="+- 0 4202 4114"/>
                              <a:gd name="T17" fmla="*/ T16 w 205"/>
                              <a:gd name="T18" fmla="+- 0 1671 1625"/>
                              <a:gd name="T19" fmla="*/ 1671 h 192"/>
                              <a:gd name="T20" fmla="+- 0 4319 4114"/>
                              <a:gd name="T21" fmla="*/ T20 w 205"/>
                              <a:gd name="T22" fmla="+- 0 1625 1625"/>
                              <a:gd name="T23" fmla="*/ 1625 h 192"/>
                              <a:gd name="T24" fmla="+- 0 4232 4114"/>
                              <a:gd name="T25" fmla="*/ T24 w 205"/>
                              <a:gd name="T26" fmla="+- 0 1625 1625"/>
                              <a:gd name="T27" fmla="*/ 1625 h 192"/>
                              <a:gd name="T28" fmla="+- 0 4232 4114"/>
                              <a:gd name="T29" fmla="*/ T28 w 205"/>
                              <a:gd name="T30" fmla="+- 0 1816 1625"/>
                              <a:gd name="T31" fmla="*/ 1816 h 192"/>
                              <a:gd name="T32" fmla="+- 0 4319 4114"/>
                              <a:gd name="T33" fmla="*/ T32 w 205"/>
                              <a:gd name="T34" fmla="+- 0 1816 1625"/>
                              <a:gd name="T35" fmla="*/ 1816 h 192"/>
                              <a:gd name="T36" fmla="+- 0 4319 4114"/>
                              <a:gd name="T37" fmla="*/ T36 w 205"/>
                              <a:gd name="T38" fmla="+- 0 1625 1625"/>
                              <a:gd name="T39" fmla="*/ 1625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192">
                                <a:moveTo>
                                  <a:pt x="88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91"/>
                                </a:lnTo>
                                <a:lnTo>
                                  <a:pt x="88" y="191"/>
                                </a:lnTo>
                                <a:lnTo>
                                  <a:pt x="88" y="46"/>
                                </a:lnTo>
                                <a:close/>
                                <a:moveTo>
                                  <a:pt x="205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91"/>
                                </a:lnTo>
                                <a:lnTo>
                                  <a:pt x="205" y="191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51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Line 857"/>
                        <wps:cNvCnPr>
                          <a:cxnSpLocks noChangeShapeType="1"/>
                        </wps:cNvCnPr>
                        <wps:spPr bwMode="auto">
                          <a:xfrm>
                            <a:off x="4436" y="1520"/>
                            <a:ext cx="30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4348" y="1445"/>
                            <a:ext cx="88" cy="371"/>
                          </a:xfrm>
                          <a:prstGeom prst="rect">
                            <a:avLst/>
                          </a:prstGeom>
                          <a:solidFill>
                            <a:srgbClr val="D351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Line 855"/>
                        <wps:cNvCnPr>
                          <a:cxnSpLocks noChangeShapeType="1"/>
                        </wps:cNvCnPr>
                        <wps:spPr bwMode="auto">
                          <a:xfrm>
                            <a:off x="4553" y="1520"/>
                            <a:ext cx="30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AutoShape 854"/>
                        <wps:cNvSpPr>
                          <a:spLocks/>
                        </wps:cNvSpPr>
                        <wps:spPr bwMode="auto">
                          <a:xfrm>
                            <a:off x="4465" y="818"/>
                            <a:ext cx="205" cy="998"/>
                          </a:xfrm>
                          <a:custGeom>
                            <a:avLst/>
                            <a:gdLst>
                              <a:gd name="T0" fmla="+- 0 4553 4466"/>
                              <a:gd name="T1" fmla="*/ T0 w 205"/>
                              <a:gd name="T2" fmla="+- 0 1174 818"/>
                              <a:gd name="T3" fmla="*/ 1174 h 998"/>
                              <a:gd name="T4" fmla="+- 0 4466 4466"/>
                              <a:gd name="T5" fmla="*/ T4 w 205"/>
                              <a:gd name="T6" fmla="+- 0 1174 818"/>
                              <a:gd name="T7" fmla="*/ 1174 h 998"/>
                              <a:gd name="T8" fmla="+- 0 4466 4466"/>
                              <a:gd name="T9" fmla="*/ T8 w 205"/>
                              <a:gd name="T10" fmla="+- 0 1816 818"/>
                              <a:gd name="T11" fmla="*/ 1816 h 998"/>
                              <a:gd name="T12" fmla="+- 0 4553 4466"/>
                              <a:gd name="T13" fmla="*/ T12 w 205"/>
                              <a:gd name="T14" fmla="+- 0 1816 818"/>
                              <a:gd name="T15" fmla="*/ 1816 h 998"/>
                              <a:gd name="T16" fmla="+- 0 4553 4466"/>
                              <a:gd name="T17" fmla="*/ T16 w 205"/>
                              <a:gd name="T18" fmla="+- 0 1174 818"/>
                              <a:gd name="T19" fmla="*/ 1174 h 998"/>
                              <a:gd name="T20" fmla="+- 0 4671 4466"/>
                              <a:gd name="T21" fmla="*/ T20 w 205"/>
                              <a:gd name="T22" fmla="+- 0 818 818"/>
                              <a:gd name="T23" fmla="*/ 818 h 998"/>
                              <a:gd name="T24" fmla="+- 0 4583 4466"/>
                              <a:gd name="T25" fmla="*/ T24 w 205"/>
                              <a:gd name="T26" fmla="+- 0 818 818"/>
                              <a:gd name="T27" fmla="*/ 818 h 998"/>
                              <a:gd name="T28" fmla="+- 0 4583 4466"/>
                              <a:gd name="T29" fmla="*/ T28 w 205"/>
                              <a:gd name="T30" fmla="+- 0 1816 818"/>
                              <a:gd name="T31" fmla="*/ 1816 h 998"/>
                              <a:gd name="T32" fmla="+- 0 4671 4466"/>
                              <a:gd name="T33" fmla="*/ T32 w 205"/>
                              <a:gd name="T34" fmla="+- 0 1816 818"/>
                              <a:gd name="T35" fmla="*/ 1816 h 998"/>
                              <a:gd name="T36" fmla="+- 0 4671 4466"/>
                              <a:gd name="T37" fmla="*/ T36 w 205"/>
                              <a:gd name="T38" fmla="+- 0 818 818"/>
                              <a:gd name="T39" fmla="*/ 818 h 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998">
                                <a:moveTo>
                                  <a:pt x="87" y="356"/>
                                </a:moveTo>
                                <a:lnTo>
                                  <a:pt x="0" y="356"/>
                                </a:lnTo>
                                <a:lnTo>
                                  <a:pt x="0" y="998"/>
                                </a:lnTo>
                                <a:lnTo>
                                  <a:pt x="87" y="998"/>
                                </a:lnTo>
                                <a:lnTo>
                                  <a:pt x="87" y="356"/>
                                </a:lnTo>
                                <a:close/>
                                <a:moveTo>
                                  <a:pt x="205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998"/>
                                </a:lnTo>
                                <a:lnTo>
                                  <a:pt x="205" y="998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51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AutoShape 853"/>
                        <wps:cNvSpPr>
                          <a:spLocks/>
                        </wps:cNvSpPr>
                        <wps:spPr bwMode="auto">
                          <a:xfrm>
                            <a:off x="4787" y="928"/>
                            <a:ext cx="30" cy="592"/>
                          </a:xfrm>
                          <a:custGeom>
                            <a:avLst/>
                            <a:gdLst>
                              <a:gd name="T0" fmla="+- 0 4788 4788"/>
                              <a:gd name="T1" fmla="*/ T0 w 30"/>
                              <a:gd name="T2" fmla="+- 0 1520 929"/>
                              <a:gd name="T3" fmla="*/ 1520 h 592"/>
                              <a:gd name="T4" fmla="+- 0 4817 4788"/>
                              <a:gd name="T5" fmla="*/ T4 w 30"/>
                              <a:gd name="T6" fmla="+- 0 1520 929"/>
                              <a:gd name="T7" fmla="*/ 1520 h 592"/>
                              <a:gd name="T8" fmla="+- 0 4788 4788"/>
                              <a:gd name="T9" fmla="*/ T8 w 30"/>
                              <a:gd name="T10" fmla="+- 0 929 929"/>
                              <a:gd name="T11" fmla="*/ 929 h 592"/>
                              <a:gd name="T12" fmla="+- 0 4817 4788"/>
                              <a:gd name="T13" fmla="*/ T12 w 30"/>
                              <a:gd name="T14" fmla="+- 0 929 929"/>
                              <a:gd name="T15" fmla="*/ 929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1"/>
                                </a:moveTo>
                                <a:lnTo>
                                  <a:pt x="29" y="591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Rectangle 852"/>
                        <wps:cNvSpPr>
                          <a:spLocks noChangeArrowheads="1"/>
                        </wps:cNvSpPr>
                        <wps:spPr bwMode="auto">
                          <a:xfrm>
                            <a:off x="4699" y="428"/>
                            <a:ext cx="88" cy="1388"/>
                          </a:xfrm>
                          <a:prstGeom prst="rect">
                            <a:avLst/>
                          </a:prstGeom>
                          <a:solidFill>
                            <a:srgbClr val="D351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AutoShape 851"/>
                        <wps:cNvSpPr>
                          <a:spLocks/>
                        </wps:cNvSpPr>
                        <wps:spPr bwMode="auto">
                          <a:xfrm>
                            <a:off x="4904" y="337"/>
                            <a:ext cx="30" cy="1184"/>
                          </a:xfrm>
                          <a:custGeom>
                            <a:avLst/>
                            <a:gdLst>
                              <a:gd name="T0" fmla="+- 0 4905 4905"/>
                              <a:gd name="T1" fmla="*/ T0 w 30"/>
                              <a:gd name="T2" fmla="+- 0 1520 337"/>
                              <a:gd name="T3" fmla="*/ 1520 h 1184"/>
                              <a:gd name="T4" fmla="+- 0 4934 4905"/>
                              <a:gd name="T5" fmla="*/ T4 w 30"/>
                              <a:gd name="T6" fmla="+- 0 1520 337"/>
                              <a:gd name="T7" fmla="*/ 1520 h 1184"/>
                              <a:gd name="T8" fmla="+- 0 4905 4905"/>
                              <a:gd name="T9" fmla="*/ T8 w 30"/>
                              <a:gd name="T10" fmla="+- 0 929 337"/>
                              <a:gd name="T11" fmla="*/ 929 h 1184"/>
                              <a:gd name="T12" fmla="+- 0 4934 4905"/>
                              <a:gd name="T13" fmla="*/ T12 w 30"/>
                              <a:gd name="T14" fmla="+- 0 929 337"/>
                              <a:gd name="T15" fmla="*/ 929 h 1184"/>
                              <a:gd name="T16" fmla="+- 0 4905 4905"/>
                              <a:gd name="T17" fmla="*/ T16 w 30"/>
                              <a:gd name="T18" fmla="+- 0 337 337"/>
                              <a:gd name="T19" fmla="*/ 337 h 1184"/>
                              <a:gd name="T20" fmla="+- 0 4934 4905"/>
                              <a:gd name="T21" fmla="*/ T20 w 30"/>
                              <a:gd name="T22" fmla="+- 0 337 337"/>
                              <a:gd name="T23" fmla="*/ 337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1184">
                                <a:moveTo>
                                  <a:pt x="0" y="1183"/>
                                </a:moveTo>
                                <a:lnTo>
                                  <a:pt x="29" y="1183"/>
                                </a:lnTo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AutoShape 850"/>
                        <wps:cNvSpPr>
                          <a:spLocks/>
                        </wps:cNvSpPr>
                        <wps:spPr bwMode="auto">
                          <a:xfrm>
                            <a:off x="4816" y="-115"/>
                            <a:ext cx="205" cy="1931"/>
                          </a:xfrm>
                          <a:custGeom>
                            <a:avLst/>
                            <a:gdLst>
                              <a:gd name="T0" fmla="+- 0 4905 4817"/>
                              <a:gd name="T1" fmla="*/ T0 w 205"/>
                              <a:gd name="T2" fmla="+- 0 86 -115"/>
                              <a:gd name="T3" fmla="*/ 86 h 1931"/>
                              <a:gd name="T4" fmla="+- 0 4817 4817"/>
                              <a:gd name="T5" fmla="*/ T4 w 205"/>
                              <a:gd name="T6" fmla="+- 0 86 -115"/>
                              <a:gd name="T7" fmla="*/ 86 h 1931"/>
                              <a:gd name="T8" fmla="+- 0 4817 4817"/>
                              <a:gd name="T9" fmla="*/ T8 w 205"/>
                              <a:gd name="T10" fmla="+- 0 1816 -115"/>
                              <a:gd name="T11" fmla="*/ 1816 h 1931"/>
                              <a:gd name="T12" fmla="+- 0 4905 4817"/>
                              <a:gd name="T13" fmla="*/ T12 w 205"/>
                              <a:gd name="T14" fmla="+- 0 1816 -115"/>
                              <a:gd name="T15" fmla="*/ 1816 h 1931"/>
                              <a:gd name="T16" fmla="+- 0 4905 4817"/>
                              <a:gd name="T17" fmla="*/ T16 w 205"/>
                              <a:gd name="T18" fmla="+- 0 86 -115"/>
                              <a:gd name="T19" fmla="*/ 86 h 1931"/>
                              <a:gd name="T20" fmla="+- 0 5022 4817"/>
                              <a:gd name="T21" fmla="*/ T20 w 205"/>
                              <a:gd name="T22" fmla="+- 0 -115 -115"/>
                              <a:gd name="T23" fmla="*/ -115 h 1931"/>
                              <a:gd name="T24" fmla="+- 0 4934 4817"/>
                              <a:gd name="T25" fmla="*/ T24 w 205"/>
                              <a:gd name="T26" fmla="+- 0 -115 -115"/>
                              <a:gd name="T27" fmla="*/ -115 h 1931"/>
                              <a:gd name="T28" fmla="+- 0 4934 4817"/>
                              <a:gd name="T29" fmla="*/ T28 w 205"/>
                              <a:gd name="T30" fmla="+- 0 1816 -115"/>
                              <a:gd name="T31" fmla="*/ 1816 h 1931"/>
                              <a:gd name="T32" fmla="+- 0 5022 4817"/>
                              <a:gd name="T33" fmla="*/ T32 w 205"/>
                              <a:gd name="T34" fmla="+- 0 1816 -115"/>
                              <a:gd name="T35" fmla="*/ 1816 h 1931"/>
                              <a:gd name="T36" fmla="+- 0 5022 4817"/>
                              <a:gd name="T37" fmla="*/ T36 w 205"/>
                              <a:gd name="T38" fmla="+- 0 -115 -115"/>
                              <a:gd name="T39" fmla="*/ -115 h 1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1931">
                                <a:moveTo>
                                  <a:pt x="88" y="201"/>
                                </a:moveTo>
                                <a:lnTo>
                                  <a:pt x="0" y="201"/>
                                </a:lnTo>
                                <a:lnTo>
                                  <a:pt x="0" y="1931"/>
                                </a:lnTo>
                                <a:lnTo>
                                  <a:pt x="88" y="1931"/>
                                </a:lnTo>
                                <a:lnTo>
                                  <a:pt x="88" y="201"/>
                                </a:lnTo>
                                <a:close/>
                                <a:moveTo>
                                  <a:pt x="205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1931"/>
                                </a:lnTo>
                                <a:lnTo>
                                  <a:pt x="205" y="1931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51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AutoShape 849"/>
                        <wps:cNvSpPr>
                          <a:spLocks/>
                        </wps:cNvSpPr>
                        <wps:spPr bwMode="auto">
                          <a:xfrm>
                            <a:off x="5138" y="337"/>
                            <a:ext cx="30" cy="1184"/>
                          </a:xfrm>
                          <a:custGeom>
                            <a:avLst/>
                            <a:gdLst>
                              <a:gd name="T0" fmla="+- 0 5139 5139"/>
                              <a:gd name="T1" fmla="*/ T0 w 30"/>
                              <a:gd name="T2" fmla="+- 0 1520 337"/>
                              <a:gd name="T3" fmla="*/ 1520 h 1184"/>
                              <a:gd name="T4" fmla="+- 0 5168 5139"/>
                              <a:gd name="T5" fmla="*/ T4 w 30"/>
                              <a:gd name="T6" fmla="+- 0 1520 337"/>
                              <a:gd name="T7" fmla="*/ 1520 h 1184"/>
                              <a:gd name="T8" fmla="+- 0 5139 5139"/>
                              <a:gd name="T9" fmla="*/ T8 w 30"/>
                              <a:gd name="T10" fmla="+- 0 929 337"/>
                              <a:gd name="T11" fmla="*/ 929 h 1184"/>
                              <a:gd name="T12" fmla="+- 0 5168 5139"/>
                              <a:gd name="T13" fmla="*/ T12 w 30"/>
                              <a:gd name="T14" fmla="+- 0 929 337"/>
                              <a:gd name="T15" fmla="*/ 929 h 1184"/>
                              <a:gd name="T16" fmla="+- 0 5139 5139"/>
                              <a:gd name="T17" fmla="*/ T16 w 30"/>
                              <a:gd name="T18" fmla="+- 0 337 337"/>
                              <a:gd name="T19" fmla="*/ 337 h 1184"/>
                              <a:gd name="T20" fmla="+- 0 5168 5139"/>
                              <a:gd name="T21" fmla="*/ T20 w 30"/>
                              <a:gd name="T22" fmla="+- 0 337 337"/>
                              <a:gd name="T23" fmla="*/ 337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1184">
                                <a:moveTo>
                                  <a:pt x="0" y="1183"/>
                                </a:moveTo>
                                <a:lnTo>
                                  <a:pt x="29" y="1183"/>
                                </a:lnTo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5050" y="-115"/>
                            <a:ext cx="88" cy="1931"/>
                          </a:xfrm>
                          <a:prstGeom prst="rect">
                            <a:avLst/>
                          </a:prstGeom>
                          <a:solidFill>
                            <a:srgbClr val="D351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AutoShape 847"/>
                        <wps:cNvSpPr>
                          <a:spLocks/>
                        </wps:cNvSpPr>
                        <wps:spPr bwMode="auto">
                          <a:xfrm>
                            <a:off x="5255" y="928"/>
                            <a:ext cx="30" cy="592"/>
                          </a:xfrm>
                          <a:custGeom>
                            <a:avLst/>
                            <a:gdLst>
                              <a:gd name="T0" fmla="+- 0 5256 5256"/>
                              <a:gd name="T1" fmla="*/ T0 w 30"/>
                              <a:gd name="T2" fmla="+- 0 1520 929"/>
                              <a:gd name="T3" fmla="*/ 1520 h 592"/>
                              <a:gd name="T4" fmla="+- 0 5285 5256"/>
                              <a:gd name="T5" fmla="*/ T4 w 30"/>
                              <a:gd name="T6" fmla="+- 0 1520 929"/>
                              <a:gd name="T7" fmla="*/ 1520 h 592"/>
                              <a:gd name="T8" fmla="+- 0 5256 5256"/>
                              <a:gd name="T9" fmla="*/ T8 w 30"/>
                              <a:gd name="T10" fmla="+- 0 929 929"/>
                              <a:gd name="T11" fmla="*/ 929 h 592"/>
                              <a:gd name="T12" fmla="+- 0 5285 5256"/>
                              <a:gd name="T13" fmla="*/ T12 w 30"/>
                              <a:gd name="T14" fmla="+- 0 929 929"/>
                              <a:gd name="T15" fmla="*/ 929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1"/>
                                </a:moveTo>
                                <a:lnTo>
                                  <a:pt x="29" y="591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AutoShape 846"/>
                        <wps:cNvSpPr>
                          <a:spLocks/>
                        </wps:cNvSpPr>
                        <wps:spPr bwMode="auto">
                          <a:xfrm>
                            <a:off x="5167" y="86"/>
                            <a:ext cx="205" cy="1730"/>
                          </a:xfrm>
                          <a:custGeom>
                            <a:avLst/>
                            <a:gdLst>
                              <a:gd name="T0" fmla="+- 0 5256 5168"/>
                              <a:gd name="T1" fmla="*/ T0 w 205"/>
                              <a:gd name="T2" fmla="+- 0 86 86"/>
                              <a:gd name="T3" fmla="*/ 86 h 1730"/>
                              <a:gd name="T4" fmla="+- 0 5168 5168"/>
                              <a:gd name="T5" fmla="*/ T4 w 205"/>
                              <a:gd name="T6" fmla="+- 0 86 86"/>
                              <a:gd name="T7" fmla="*/ 86 h 1730"/>
                              <a:gd name="T8" fmla="+- 0 5168 5168"/>
                              <a:gd name="T9" fmla="*/ T8 w 205"/>
                              <a:gd name="T10" fmla="+- 0 1816 86"/>
                              <a:gd name="T11" fmla="*/ 1816 h 1730"/>
                              <a:gd name="T12" fmla="+- 0 5256 5168"/>
                              <a:gd name="T13" fmla="*/ T12 w 205"/>
                              <a:gd name="T14" fmla="+- 0 1816 86"/>
                              <a:gd name="T15" fmla="*/ 1816 h 1730"/>
                              <a:gd name="T16" fmla="+- 0 5256 5168"/>
                              <a:gd name="T17" fmla="*/ T16 w 205"/>
                              <a:gd name="T18" fmla="+- 0 86 86"/>
                              <a:gd name="T19" fmla="*/ 86 h 1730"/>
                              <a:gd name="T20" fmla="+- 0 5373 5168"/>
                              <a:gd name="T21" fmla="*/ T20 w 205"/>
                              <a:gd name="T22" fmla="+- 0 428 86"/>
                              <a:gd name="T23" fmla="*/ 428 h 1730"/>
                              <a:gd name="T24" fmla="+- 0 5285 5168"/>
                              <a:gd name="T25" fmla="*/ T24 w 205"/>
                              <a:gd name="T26" fmla="+- 0 428 86"/>
                              <a:gd name="T27" fmla="*/ 428 h 1730"/>
                              <a:gd name="T28" fmla="+- 0 5285 5168"/>
                              <a:gd name="T29" fmla="*/ T28 w 205"/>
                              <a:gd name="T30" fmla="+- 0 1816 86"/>
                              <a:gd name="T31" fmla="*/ 1816 h 1730"/>
                              <a:gd name="T32" fmla="+- 0 5373 5168"/>
                              <a:gd name="T33" fmla="*/ T32 w 205"/>
                              <a:gd name="T34" fmla="+- 0 1816 86"/>
                              <a:gd name="T35" fmla="*/ 1816 h 1730"/>
                              <a:gd name="T36" fmla="+- 0 5373 5168"/>
                              <a:gd name="T37" fmla="*/ T36 w 205"/>
                              <a:gd name="T38" fmla="+- 0 428 86"/>
                              <a:gd name="T39" fmla="*/ 428 h 1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1730">
                                <a:moveTo>
                                  <a:pt x="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0"/>
                                </a:lnTo>
                                <a:lnTo>
                                  <a:pt x="88" y="1730"/>
                                </a:lnTo>
                                <a:lnTo>
                                  <a:pt x="88" y="0"/>
                                </a:lnTo>
                                <a:close/>
                                <a:moveTo>
                                  <a:pt x="205" y="342"/>
                                </a:moveTo>
                                <a:lnTo>
                                  <a:pt x="117" y="342"/>
                                </a:lnTo>
                                <a:lnTo>
                                  <a:pt x="117" y="1730"/>
                                </a:lnTo>
                                <a:lnTo>
                                  <a:pt x="205" y="1730"/>
                                </a:lnTo>
                                <a:lnTo>
                                  <a:pt x="205" y="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51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5490" y="152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5402" y="818"/>
                            <a:ext cx="88" cy="998"/>
                          </a:xfrm>
                          <a:prstGeom prst="rect">
                            <a:avLst/>
                          </a:prstGeom>
                          <a:solidFill>
                            <a:srgbClr val="D351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Line 843"/>
                        <wps:cNvCnPr>
                          <a:cxnSpLocks noChangeShapeType="1"/>
                        </wps:cNvCnPr>
                        <wps:spPr bwMode="auto">
                          <a:xfrm>
                            <a:off x="5607" y="152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AutoShape 842"/>
                        <wps:cNvSpPr>
                          <a:spLocks/>
                        </wps:cNvSpPr>
                        <wps:spPr bwMode="auto">
                          <a:xfrm>
                            <a:off x="5519" y="1173"/>
                            <a:ext cx="439" cy="643"/>
                          </a:xfrm>
                          <a:custGeom>
                            <a:avLst/>
                            <a:gdLst>
                              <a:gd name="T0" fmla="+- 0 5607 5519"/>
                              <a:gd name="T1" fmla="*/ T0 w 439"/>
                              <a:gd name="T2" fmla="+- 0 1174 1174"/>
                              <a:gd name="T3" fmla="*/ 1174 h 643"/>
                              <a:gd name="T4" fmla="+- 0 5519 5519"/>
                              <a:gd name="T5" fmla="*/ T4 w 439"/>
                              <a:gd name="T6" fmla="+- 0 1174 1174"/>
                              <a:gd name="T7" fmla="*/ 1174 h 643"/>
                              <a:gd name="T8" fmla="+- 0 5519 5519"/>
                              <a:gd name="T9" fmla="*/ T8 w 439"/>
                              <a:gd name="T10" fmla="+- 0 1816 1174"/>
                              <a:gd name="T11" fmla="*/ 1816 h 643"/>
                              <a:gd name="T12" fmla="+- 0 5607 5519"/>
                              <a:gd name="T13" fmla="*/ T12 w 439"/>
                              <a:gd name="T14" fmla="+- 0 1816 1174"/>
                              <a:gd name="T15" fmla="*/ 1816 h 643"/>
                              <a:gd name="T16" fmla="+- 0 5607 5519"/>
                              <a:gd name="T17" fmla="*/ T16 w 439"/>
                              <a:gd name="T18" fmla="+- 0 1174 1174"/>
                              <a:gd name="T19" fmla="*/ 1174 h 643"/>
                              <a:gd name="T20" fmla="+- 0 5724 5519"/>
                              <a:gd name="T21" fmla="*/ T20 w 439"/>
                              <a:gd name="T22" fmla="+- 0 1446 1174"/>
                              <a:gd name="T23" fmla="*/ 1446 h 643"/>
                              <a:gd name="T24" fmla="+- 0 5636 5519"/>
                              <a:gd name="T25" fmla="*/ T24 w 439"/>
                              <a:gd name="T26" fmla="+- 0 1446 1174"/>
                              <a:gd name="T27" fmla="*/ 1446 h 643"/>
                              <a:gd name="T28" fmla="+- 0 5636 5519"/>
                              <a:gd name="T29" fmla="*/ T28 w 439"/>
                              <a:gd name="T30" fmla="+- 0 1816 1174"/>
                              <a:gd name="T31" fmla="*/ 1816 h 643"/>
                              <a:gd name="T32" fmla="+- 0 5724 5519"/>
                              <a:gd name="T33" fmla="*/ T32 w 439"/>
                              <a:gd name="T34" fmla="+- 0 1816 1174"/>
                              <a:gd name="T35" fmla="*/ 1816 h 643"/>
                              <a:gd name="T36" fmla="+- 0 5724 5519"/>
                              <a:gd name="T37" fmla="*/ T36 w 439"/>
                              <a:gd name="T38" fmla="+- 0 1446 1174"/>
                              <a:gd name="T39" fmla="*/ 1446 h 643"/>
                              <a:gd name="T40" fmla="+- 0 5841 5519"/>
                              <a:gd name="T41" fmla="*/ T40 w 439"/>
                              <a:gd name="T42" fmla="+- 0 1625 1174"/>
                              <a:gd name="T43" fmla="*/ 1625 h 643"/>
                              <a:gd name="T44" fmla="+- 0 5753 5519"/>
                              <a:gd name="T45" fmla="*/ T44 w 439"/>
                              <a:gd name="T46" fmla="+- 0 1625 1174"/>
                              <a:gd name="T47" fmla="*/ 1625 h 643"/>
                              <a:gd name="T48" fmla="+- 0 5753 5519"/>
                              <a:gd name="T49" fmla="*/ T48 w 439"/>
                              <a:gd name="T50" fmla="+- 0 1816 1174"/>
                              <a:gd name="T51" fmla="*/ 1816 h 643"/>
                              <a:gd name="T52" fmla="+- 0 5841 5519"/>
                              <a:gd name="T53" fmla="*/ T52 w 439"/>
                              <a:gd name="T54" fmla="+- 0 1816 1174"/>
                              <a:gd name="T55" fmla="*/ 1816 h 643"/>
                              <a:gd name="T56" fmla="+- 0 5841 5519"/>
                              <a:gd name="T57" fmla="*/ T56 w 439"/>
                              <a:gd name="T58" fmla="+- 0 1625 1174"/>
                              <a:gd name="T59" fmla="*/ 1625 h 643"/>
                              <a:gd name="T60" fmla="+- 0 5958 5519"/>
                              <a:gd name="T61" fmla="*/ T60 w 439"/>
                              <a:gd name="T62" fmla="+- 0 1671 1174"/>
                              <a:gd name="T63" fmla="*/ 1671 h 643"/>
                              <a:gd name="T64" fmla="+- 0 5870 5519"/>
                              <a:gd name="T65" fmla="*/ T64 w 439"/>
                              <a:gd name="T66" fmla="+- 0 1671 1174"/>
                              <a:gd name="T67" fmla="*/ 1671 h 643"/>
                              <a:gd name="T68" fmla="+- 0 5870 5519"/>
                              <a:gd name="T69" fmla="*/ T68 w 439"/>
                              <a:gd name="T70" fmla="+- 0 1816 1174"/>
                              <a:gd name="T71" fmla="*/ 1816 h 643"/>
                              <a:gd name="T72" fmla="+- 0 5958 5519"/>
                              <a:gd name="T73" fmla="*/ T72 w 439"/>
                              <a:gd name="T74" fmla="+- 0 1816 1174"/>
                              <a:gd name="T75" fmla="*/ 1816 h 643"/>
                              <a:gd name="T76" fmla="+- 0 5958 5519"/>
                              <a:gd name="T77" fmla="*/ T76 w 439"/>
                              <a:gd name="T78" fmla="+- 0 1671 1174"/>
                              <a:gd name="T79" fmla="*/ 1671 h 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39" h="643">
                                <a:moveTo>
                                  <a:pt x="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2"/>
                                </a:lnTo>
                                <a:lnTo>
                                  <a:pt x="88" y="642"/>
                                </a:lnTo>
                                <a:lnTo>
                                  <a:pt x="88" y="0"/>
                                </a:lnTo>
                                <a:close/>
                                <a:moveTo>
                                  <a:pt x="205" y="272"/>
                                </a:moveTo>
                                <a:lnTo>
                                  <a:pt x="117" y="272"/>
                                </a:lnTo>
                                <a:lnTo>
                                  <a:pt x="117" y="642"/>
                                </a:lnTo>
                                <a:lnTo>
                                  <a:pt x="205" y="642"/>
                                </a:lnTo>
                                <a:lnTo>
                                  <a:pt x="205" y="272"/>
                                </a:lnTo>
                                <a:close/>
                                <a:moveTo>
                                  <a:pt x="322" y="451"/>
                                </a:moveTo>
                                <a:lnTo>
                                  <a:pt x="234" y="451"/>
                                </a:lnTo>
                                <a:lnTo>
                                  <a:pt x="234" y="642"/>
                                </a:lnTo>
                                <a:lnTo>
                                  <a:pt x="322" y="642"/>
                                </a:lnTo>
                                <a:lnTo>
                                  <a:pt x="322" y="451"/>
                                </a:lnTo>
                                <a:close/>
                                <a:moveTo>
                                  <a:pt x="439" y="497"/>
                                </a:moveTo>
                                <a:lnTo>
                                  <a:pt x="351" y="497"/>
                                </a:lnTo>
                                <a:lnTo>
                                  <a:pt x="351" y="642"/>
                                </a:lnTo>
                                <a:lnTo>
                                  <a:pt x="439" y="642"/>
                                </a:lnTo>
                                <a:lnTo>
                                  <a:pt x="439" y="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51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BF2257" id="Group 841" o:spid="_x0000_s1026" style="position:absolute;margin-left:199.65pt;margin-top:-17.9pt;width:104.35pt;height:113.9pt;z-index:15748608;mso-position-horizontal-relative:page" coordorigin="3993,-358" coordsize="2087,2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">
                <v:shape id="AutoShape 882" o:spid="_x0000_s1027" style="position:absolute;left:3993;top:337;width:824;height:1184;visibility:visible;mso-wrap-style:square;v-text-anchor:top" coordsize="824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" path="m,1183r356,m,592r590,m,l824,e" filled="f" strokecolor="#ebebeb" strokeweight=".07494mm">
                  <v:path arrowok="t" o:connecttype="custom" o:connectlocs="0,1520;356,1520;0,929;590,929;0,337;824,337" o:connectangles="0,0,0,0,0,0"/>
                </v:shape>
                <v:line id="Line 881" o:spid="_x0000_s1028" style="position:absolute;visibility:visible;mso-wrap-style:square" from="3993,-255" to="6079,-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" strokecolor="#ebebeb" strokeweight=".07494mm"/>
                <v:shape id="AutoShape 880" o:spid="_x0000_s1029" style="position:absolute;left:4158;top:-359;width:1921;height:2029;visibility:visible;mso-wrap-style:square;v-text-anchor:top" coordsize="1921,2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" path="m,l,2029m351,r,1532m703,r,444m1054,r,444m1332,1287r589,m1098,695r823,m1405,r,1532m1566,1878r355,m1756,r,2029e" filled="f" strokecolor="#ebebeb" strokeweight=".07494mm">
                  <v:path arrowok="t" o:connecttype="custom" o:connectlocs="0,-358;0,1671;351,-358;351,1174;703,-358;703,86;1054,-358;1054,86;1332,929;1921,929;1098,337;1921,337;1405,-358;1405,1174;1566,1520;1921,1520;1756,-358;1756,1671" o:connectangles="0,0,0,0,0,0,0,0,0,0,0,0,0,0,0,0,0,0"/>
                </v:shape>
                <v:shape id="AutoShape 879" o:spid="_x0000_s1030" style="position:absolute;left:3993;top:41;width:2087;height:1184;visibility:visible;mso-wrap-style:square;v-text-anchor:top" coordsize="2087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" path="m,1183r473,m560,1183r30,m678,1183r29,m795,1183r29,m912,1183r29,m1029,1183r29,m1146,1183r29,m1263,1183r29,m1380,1183r29,m1497,1183r29,m1614,1183r472,m,592r707,m795,592r29,m912,592r29,m1029,592r29,m1146,592r29,m1263,592r29,m1380,592r706,m,l941,t88,l1058,t88,l2086,e" filled="f" strokecolor="#ebebeb" strokeweight=".15147mm">
                  <v:path arrowok="t" o:connecttype="custom" o:connectlocs="0,1224;473,1224;560,1224;590,1224;678,1224;707,1224;795,1224;824,1224;912,1224;941,1224;1029,1224;1058,1224;1146,1224;1175,1224;1263,1224;1292,1224;1380,1224;1409,1224;1497,1224;1526,1224;1614,1224;2086,1224;0,633;707,633;795,633;824,633;912,633;941,633;1029,633;1058,633;1146,633;1175,633;1263,633;1292,633;1380,633;2086,633;0,41;941,41;1029,41;1058,41;1146,41;2086,41" o:connectangles="0,0,0,0,0,0,0,0,0,0,0,0,0,0,0,0,0,0,0,0,0,0,0,0,0,0,0,0,0,0,0,0,0,0,0,0,0,0,0,0,0,0"/>
                </v:shape>
                <v:line id="Line 878" o:spid="_x0000_s1031" style="position:absolute;visibility:visible;mso-wrap-style:square" from="4158,1816" to="4158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" strokecolor="#ebebeb" strokeweight=".07494mm"/>
                <v:line id="Line 877" o:spid="_x0000_s1032" style="position:absolute;visibility:visible;mso-wrap-style:square" from="3993,1814" to="4232,1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" strokecolor="#ebebeb" strokeweight=".07572mm"/>
                <v:line id="Line 876" o:spid="_x0000_s1033" style="position:absolute;visibility:visible;mso-wrap-style:square" from="4509,1816" to="4509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" strokecolor="#ebebeb" strokeweight=".07494mm"/>
                <v:shape id="AutoShape 875" o:spid="_x0000_s1034" style="position:absolute;left:4436;top:1813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" path="m,l30,t87,l147,e" filled="f" strokecolor="#ebebeb" strokeweight=".07572mm">
                  <v:path arrowok="t" o:connecttype="custom" o:connectlocs="0,0;30,0;117,0;147,0" o:connectangles="0,0,0,0"/>
                </v:shape>
                <v:line id="Line 874" o:spid="_x0000_s1035" style="position:absolute;visibility:visible;mso-wrap-style:square" from="4861,1816" to="4861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" strokecolor="#ebebeb" strokeweight=".07494mm"/>
                <v:shape id="AutoShape 873" o:spid="_x0000_s1036" style="position:absolute;left:4787;top:1813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" path="m,l29,t88,l146,e" filled="f" strokecolor="#ebebeb" strokeweight=".07572mm">
                  <v:path arrowok="t" o:connecttype="custom" o:connectlocs="0,0;29,0;117,0;146,0" o:connectangles="0,0,0,0"/>
                </v:shape>
                <v:line id="Line 872" o:spid="_x0000_s1037" style="position:absolute;visibility:visible;mso-wrap-style:square" from="5212,1816" to="5212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" strokecolor="#ebebeb" strokeweight=".07494mm"/>
                <v:shape id="AutoShape 871" o:spid="_x0000_s1038" style="position:absolute;left:5138;top:1813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" path="m,l29,t88,l146,e" filled="f" strokecolor="#ebebeb" strokeweight=".07572mm">
                  <v:path arrowok="t" o:connecttype="custom" o:connectlocs="0,0;29,0;117,0;146,0" o:connectangles="0,0,0,0"/>
                </v:shape>
                <v:line id="Line 870" o:spid="_x0000_s1039" style="position:absolute;visibility:visible;mso-wrap-style:square" from="5563,1816" to="5563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" strokecolor="#ebebeb" strokeweight=".07494mm"/>
                <v:shape id="AutoShape 869" o:spid="_x0000_s1040" style="position:absolute;left:5489;top:1813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" path="m,l29,t88,l146,e" filled="f" strokecolor="#ebebeb" strokeweight=".07572mm">
                  <v:path arrowok="t" o:connecttype="custom" o:connectlocs="0,0;29,0;117,0;146,0" o:connectangles="0,0,0,0"/>
                </v:shape>
                <v:line id="Line 868" o:spid="_x0000_s1041" style="position:absolute;visibility:visible;mso-wrap-style:square" from="5914,1816" to="5914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" strokecolor="#ebebeb" strokeweight=".07494mm"/>
                <v:shape id="AutoShape 867" o:spid="_x0000_s1042" style="position:absolute;left:4319;top:1813;width:1760;height:2;visibility:visible;mso-wrap-style:square;v-text-anchor:top" coordsize="17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" path="m1522,r29,m1639,r121,m,l30,m352,r29,m703,r29,m1054,r29,m1405,r29,e" filled="f" strokecolor="#ebebeb" strokeweight=".07572mm">
                  <v:path arrowok="t" o:connecttype="custom" o:connectlocs="1522,0;1551,0;1639,0;1760,0;0,0;30,0;352,0;381,0;703,0;732,0;1054,0;1083,0;1405,0;1434,0" o:connectangles="0,0,0,0,0,0,0,0,0,0,0,0,0,0"/>
                </v:shape>
                <v:line id="Line 866" o:spid="_x0000_s1043" style="position:absolute;visibility:visible;mso-wrap-style:square" from="3993,1818" to="6079,1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" strokecolor="#ebebeb" strokeweight=".07572mm"/>
                <v:line id="Line 865" o:spid="_x0000_s1044" style="position:absolute;visibility:visible;mso-wrap-style:square" from="4334,1920" to="4334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" strokecolor="#ebebeb" strokeweight=".15147mm"/>
                <v:shape id="AutoShape 864" o:spid="_x0000_s1045" style="position:absolute;left:4670;top:928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" path="m,591r29,m,l29,e" filled="f" strokecolor="#ebebeb" strokeweight=".07494mm">
                  <v:path arrowok="t" o:connecttype="custom" o:connectlocs="0,1520;29,1520;0,929;29,929" o:connectangles="0,0,0,0"/>
                </v:shape>
                <v:line id="Line 863" o:spid="_x0000_s1046" style="position:absolute;visibility:visible;mso-wrap-style:square" from="4685,1920" to="4685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" strokecolor="#ebebeb" strokeweight=".15147mm"/>
                <v:shape id="AutoShape 862" o:spid="_x0000_s1047" style="position:absolute;left:5021;top:337;width:30;height:1184;visibility:visible;mso-wrap-style:square;v-text-anchor:top" coordsize="30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" path="m,1183r29,m,592r29,m,l29,e" filled="f" strokecolor="#ebebeb" strokeweight=".07494mm">
                  <v:path arrowok="t" o:connecttype="custom" o:connectlocs="0,1520;29,1520;0,929;29,929;0,337;29,337" o:connectangles="0,0,0,0,0,0"/>
                </v:shape>
                <v:line id="Line 861" o:spid="_x0000_s1048" style="position:absolute;visibility:visible;mso-wrap-style:square" from="5036,1920" to="5036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" strokecolor="#ebebeb" strokeweight=".15147mm"/>
                <v:shape id="AutoShape 860" o:spid="_x0000_s1049" style="position:absolute;left:5372;top:928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" path="m,591r29,m,l29,e" filled="f" strokecolor="#ebebeb" strokeweight=".07494mm">
                  <v:path arrowok="t" o:connecttype="custom" o:connectlocs="0,1520;29,1520;0,929;29,929" o:connectangles="0,0,0,0"/>
                </v:shape>
                <v:shape id="AutoShape 859" o:spid="_x0000_s1050" style="position:absolute;left:5387;top:-359;width:352;height:2278;visibility:visible;mso-wrap-style:square;v-text-anchor:top" coordsize="352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" path="m,2278l,m352,2278l352,e" filled="f" strokecolor="#ebebeb" strokeweight=".15147mm">
                  <v:path arrowok="t" o:connecttype="custom" o:connectlocs="0,1920;0,-358;352,1920;352,-358" o:connectangles="0,0,0,0"/>
                </v:shape>
                <v:shape id="AutoShape 858" o:spid="_x0000_s1051" style="position:absolute;left:4114;top:1624;width:205;height:192;visibility:visible;mso-wrap-style:square;v-text-anchor:top" coordsize="20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" path="m88,46l,46,,191r88,l88,46xm205,l118,r,191l205,191,205,xe" fillcolor="#d35171" stroked="f">
                  <v:path arrowok="t" o:connecttype="custom" o:connectlocs="88,1671;0,1671;0,1816;88,1816;88,1671;205,1625;118,1625;118,1816;205,1816;205,1625" o:connectangles="0,0,0,0,0,0,0,0,0,0"/>
                </v:shape>
                <v:line id="Line 857" o:spid="_x0000_s1052" style="position:absolute;visibility:visible;mso-wrap-style:square" from="4436,1520" to="4466,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" strokecolor="#ebebeb" strokeweight=".07494mm"/>
                <v:rect id="Rectangle 856" o:spid="_x0000_s1053" style="position:absolute;left:4348;top:1445;width:88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" fillcolor="#d35171" stroked="f"/>
                <v:line id="Line 855" o:spid="_x0000_s1054" style="position:absolute;visibility:visible;mso-wrap-style:square" from="4553,1520" to="4583,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" strokecolor="#ebebeb" strokeweight=".07494mm"/>
                <v:shape id="AutoShape 854" o:spid="_x0000_s1055" style="position:absolute;left:4465;top:818;width:205;height:998;visibility:visible;mso-wrap-style:square;v-text-anchor:top" coordsize="205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" path="m87,356l,356,,998r87,l87,356xm205,l117,r,998l205,998,205,xe" fillcolor="#d35171" stroked="f">
                  <v:path arrowok="t" o:connecttype="custom" o:connectlocs="87,1174;0,1174;0,1816;87,1816;87,1174;205,818;117,818;117,1816;205,1816;205,818" o:connectangles="0,0,0,0,0,0,0,0,0,0"/>
                </v:shape>
                <v:shape id="AutoShape 853" o:spid="_x0000_s1056" style="position:absolute;left:4787;top:928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" path="m,591r29,m,l29,e" filled="f" strokecolor="#ebebeb" strokeweight=".07494mm">
                  <v:path arrowok="t" o:connecttype="custom" o:connectlocs="0,1520;29,1520;0,929;29,929" o:connectangles="0,0,0,0"/>
                </v:shape>
                <v:rect id="Rectangle 852" o:spid="_x0000_s1057" style="position:absolute;left:4699;top:428;width:88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" fillcolor="#d35171" stroked="f"/>
                <v:shape id="AutoShape 851" o:spid="_x0000_s1058" style="position:absolute;left:4904;top:337;width:30;height:1184;visibility:visible;mso-wrap-style:square;v-text-anchor:top" coordsize="30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" path="m,1183r29,m,592r29,m,l29,e" filled="f" strokecolor="#ebebeb" strokeweight=".07494mm">
                  <v:path arrowok="t" o:connecttype="custom" o:connectlocs="0,1520;29,1520;0,929;29,929;0,337;29,337" o:connectangles="0,0,0,0,0,0"/>
                </v:shape>
                <v:shape id="AutoShape 850" o:spid="_x0000_s1059" style="position:absolute;left:4816;top:-115;width:205;height:1931;visibility:visible;mso-wrap-style:square;v-text-anchor:top" coordsize="205,1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" path="m88,201l,201,,1931r88,l88,201xm205,l117,r,1931l205,1931,205,xe" fillcolor="#d35171" stroked="f">
                  <v:path arrowok="t" o:connecttype="custom" o:connectlocs="88,86;0,86;0,1816;88,1816;88,86;205,-115;117,-115;117,1816;205,1816;205,-115" o:connectangles="0,0,0,0,0,0,0,0,0,0"/>
                </v:shape>
                <v:shape id="AutoShape 849" o:spid="_x0000_s1060" style="position:absolute;left:5138;top:337;width:30;height:1184;visibility:visible;mso-wrap-style:square;v-text-anchor:top" coordsize="30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" path="m,1183r29,m,592r29,m,l29,e" filled="f" strokecolor="#ebebeb" strokeweight=".07494mm">
                  <v:path arrowok="t" o:connecttype="custom" o:connectlocs="0,1520;29,1520;0,929;29,929;0,337;29,337" o:connectangles="0,0,0,0,0,0"/>
                </v:shape>
                <v:rect id="Rectangle 848" o:spid="_x0000_s1061" style="position:absolute;left:5050;top:-115;width:88;height:1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" fillcolor="#d35171" stroked="f"/>
                <v:shape id="AutoShape 847" o:spid="_x0000_s1062" style="position:absolute;left:5255;top:928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" path="m,591r29,m,l29,e" filled="f" strokecolor="#ebebeb" strokeweight=".07494mm">
                  <v:path arrowok="t" o:connecttype="custom" o:connectlocs="0,1520;29,1520;0,929;29,929" o:connectangles="0,0,0,0"/>
                </v:shape>
                <v:shape id="AutoShape 846" o:spid="_x0000_s1063" style="position:absolute;left:5167;top:86;width:205;height:1730;visibility:visible;mso-wrap-style:square;v-text-anchor:top" coordsize="205,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" path="m88,l,,,1730r88,l88,xm205,342r-88,l117,1730r88,l205,342xe" fillcolor="#d35171" stroked="f">
                  <v:path arrowok="t" o:connecttype="custom" o:connectlocs="88,86;0,86;0,1816;88,1816;88,86;205,428;117,428;117,1816;205,1816;205,428" o:connectangles="0,0,0,0,0,0,0,0,0,0"/>
                </v:shape>
                <v:line id="Line 845" o:spid="_x0000_s1064" style="position:absolute;visibility:visible;mso-wrap-style:square" from="5490,1520" to="5519,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" strokecolor="#ebebeb" strokeweight=".07494mm"/>
                <v:rect id="Rectangle 844" o:spid="_x0000_s1065" style="position:absolute;left:5402;top:818;width:88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" fillcolor="#d35171" stroked="f"/>
                <v:line id="Line 843" o:spid="_x0000_s1066" style="position:absolute;visibility:visible;mso-wrap-style:square" from="5607,1520" to="5636,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" strokecolor="#ebebeb" strokeweight=".07494mm"/>
                <v:shape id="AutoShape 842" o:spid="_x0000_s1067" style="position:absolute;left:5519;top:1173;width:439;height:643;visibility:visible;mso-wrap-style:square;v-text-anchor:top" coordsize="439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" path="m88,l,,,642r88,l88,xm205,272r-88,l117,642r88,l205,272xm322,451r-88,l234,642r88,l322,451xm439,497r-88,l351,642r88,l439,497xe" fillcolor="#d35171" stroked="f">
                  <v:path arrowok="t" o:connecttype="custom" o:connectlocs="88,1174;0,1174;0,1816;88,1816;88,1174;205,1446;117,1446;117,1816;205,1816;205,1446;322,1625;234,1625;234,1816;322,1816;322,1625;439,1671;351,1671;351,1816;439,1816;439,1671" o:connectangles="0,0,0,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7"/>
        </w:rPr>
        <w:t>6000</w:t>
      </w:r>
    </w:p>
    <w:p w14:paraId="3CC5C0DB" w14:textId="77777777" w:rsidR="006F1C89" w:rsidRDefault="006F1C89">
      <w:pPr>
        <w:pStyle w:val="BodyText"/>
        <w:rPr>
          <w:rFonts w:ascii="Times New Roman"/>
          <w:sz w:val="8"/>
        </w:rPr>
      </w:pPr>
    </w:p>
    <w:p w14:paraId="0984596B" w14:textId="77777777" w:rsidR="006F1C89" w:rsidRDefault="006F1C89">
      <w:pPr>
        <w:pStyle w:val="BodyText"/>
        <w:rPr>
          <w:rFonts w:ascii="Times New Roman"/>
          <w:sz w:val="8"/>
        </w:rPr>
      </w:pPr>
    </w:p>
    <w:p w14:paraId="356718C4" w14:textId="77777777" w:rsidR="006F1C89" w:rsidRDefault="006F1C89">
      <w:pPr>
        <w:pStyle w:val="BodyText"/>
        <w:rPr>
          <w:rFonts w:ascii="Times New Roman"/>
          <w:sz w:val="8"/>
        </w:rPr>
      </w:pPr>
    </w:p>
    <w:p w14:paraId="4F2DE833" w14:textId="77777777" w:rsidR="006F1C89" w:rsidRDefault="006F1C89">
      <w:pPr>
        <w:pStyle w:val="BodyText"/>
        <w:rPr>
          <w:rFonts w:ascii="Times New Roman"/>
          <w:sz w:val="8"/>
        </w:rPr>
      </w:pPr>
    </w:p>
    <w:p w14:paraId="2F31D3EE" w14:textId="77777777" w:rsidR="006F1C89" w:rsidRDefault="006F1C89">
      <w:pPr>
        <w:pStyle w:val="BodyText"/>
        <w:rPr>
          <w:rFonts w:ascii="Times New Roman"/>
          <w:sz w:val="8"/>
        </w:rPr>
      </w:pPr>
    </w:p>
    <w:p w14:paraId="259C1E6A" w14:textId="3F640C05" w:rsidR="006F1C89" w:rsidRDefault="00C85944">
      <w:pPr>
        <w:spacing w:before="51"/>
        <w:jc w:val="right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2FC02FD7" wp14:editId="138DBBA3">
                <wp:simplePos x="0" y="0"/>
                <wp:positionH relativeFrom="page">
                  <wp:posOffset>3896360</wp:posOffset>
                </wp:positionH>
                <wp:positionV relativeFrom="paragraph">
                  <wp:posOffset>-101600</wp:posOffset>
                </wp:positionV>
                <wp:extent cx="88265" cy="515620"/>
                <wp:effectExtent l="0" t="0" r="0" b="0"/>
                <wp:wrapNone/>
                <wp:docPr id="850" name="Text Box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" cy="51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9876C" w14:textId="77777777" w:rsidR="006F1C89" w:rsidRDefault="005D3991">
                            <w:pPr>
                              <w:spacing w:before="15"/>
                              <w:ind w:left="20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sz w:val="9"/>
                              </w:rPr>
                              <w:t>Resource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9"/>
                              </w:rPr>
                              <w:t>abundance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02FD7" id="Text Box 840" o:spid="_x0000_s1038" type="#_x0000_t202" style="position:absolute;left:0;text-align:left;margin-left:306.8pt;margin-top:-8pt;width:6.95pt;height:40.6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1289876C" w14:textId="77777777" w:rsidR="006F1C89" w:rsidRDefault="005D3991">
                      <w:pPr>
                        <w:spacing w:before="15"/>
                        <w:ind w:left="20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sz w:val="9"/>
                        </w:rPr>
                        <w:t>Resource</w:t>
                      </w:r>
                      <w:r>
                        <w:rPr>
                          <w:rFonts w:ascii="Times New Roman"/>
                          <w:spacing w:val="18"/>
                          <w:sz w:val="9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9"/>
                        </w:rPr>
                        <w:t>abundance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7"/>
        </w:rPr>
        <w:t>4000</w:t>
      </w:r>
    </w:p>
    <w:p w14:paraId="714790E3" w14:textId="77777777" w:rsidR="006F1C89" w:rsidRDefault="006F1C89">
      <w:pPr>
        <w:pStyle w:val="BodyText"/>
        <w:rPr>
          <w:rFonts w:ascii="Times New Roman"/>
          <w:sz w:val="8"/>
        </w:rPr>
      </w:pPr>
    </w:p>
    <w:p w14:paraId="618E4023" w14:textId="77777777" w:rsidR="006F1C89" w:rsidRDefault="006F1C89">
      <w:pPr>
        <w:pStyle w:val="BodyText"/>
        <w:rPr>
          <w:rFonts w:ascii="Times New Roman"/>
          <w:sz w:val="8"/>
        </w:rPr>
      </w:pPr>
    </w:p>
    <w:p w14:paraId="293F594E" w14:textId="77777777" w:rsidR="006F1C89" w:rsidRDefault="006F1C89">
      <w:pPr>
        <w:pStyle w:val="BodyText"/>
        <w:rPr>
          <w:rFonts w:ascii="Times New Roman"/>
          <w:sz w:val="8"/>
        </w:rPr>
      </w:pPr>
    </w:p>
    <w:p w14:paraId="7E51CFF6" w14:textId="77777777" w:rsidR="006F1C89" w:rsidRDefault="006F1C89">
      <w:pPr>
        <w:pStyle w:val="BodyText"/>
        <w:rPr>
          <w:rFonts w:ascii="Times New Roman"/>
          <w:sz w:val="8"/>
        </w:rPr>
      </w:pPr>
    </w:p>
    <w:p w14:paraId="23A40D46" w14:textId="77777777" w:rsidR="006F1C89" w:rsidRDefault="006F1C89">
      <w:pPr>
        <w:pStyle w:val="BodyText"/>
        <w:rPr>
          <w:rFonts w:ascii="Times New Roman"/>
          <w:sz w:val="8"/>
        </w:rPr>
      </w:pPr>
    </w:p>
    <w:p w14:paraId="679E0879" w14:textId="77777777" w:rsidR="006F1C89" w:rsidRDefault="005D3991">
      <w:pPr>
        <w:spacing w:before="51"/>
        <w:jc w:val="right"/>
        <w:rPr>
          <w:rFonts w:ascii="Times New Roman"/>
          <w:sz w:val="7"/>
        </w:rPr>
      </w:pPr>
      <w:r>
        <w:rPr>
          <w:rFonts w:ascii="Times New Roman"/>
          <w:color w:val="4D4D4D"/>
          <w:sz w:val="7"/>
        </w:rPr>
        <w:t>2000</w:t>
      </w:r>
    </w:p>
    <w:p w14:paraId="34B80630" w14:textId="77777777" w:rsidR="006F1C89" w:rsidRDefault="006F1C89">
      <w:pPr>
        <w:pStyle w:val="BodyText"/>
        <w:rPr>
          <w:rFonts w:ascii="Times New Roman"/>
          <w:sz w:val="8"/>
        </w:rPr>
      </w:pPr>
    </w:p>
    <w:p w14:paraId="12D23F6C" w14:textId="77777777" w:rsidR="006F1C89" w:rsidRDefault="006F1C89">
      <w:pPr>
        <w:pStyle w:val="BodyText"/>
        <w:rPr>
          <w:rFonts w:ascii="Times New Roman"/>
          <w:sz w:val="8"/>
        </w:rPr>
      </w:pPr>
    </w:p>
    <w:p w14:paraId="26D7DFDD" w14:textId="77777777" w:rsidR="006F1C89" w:rsidRDefault="006F1C89">
      <w:pPr>
        <w:pStyle w:val="BodyText"/>
        <w:rPr>
          <w:rFonts w:ascii="Times New Roman"/>
          <w:sz w:val="8"/>
        </w:rPr>
      </w:pPr>
    </w:p>
    <w:p w14:paraId="42B3DBA8" w14:textId="77777777" w:rsidR="006F1C89" w:rsidRDefault="006F1C89">
      <w:pPr>
        <w:pStyle w:val="BodyText"/>
        <w:rPr>
          <w:rFonts w:ascii="Times New Roman"/>
          <w:sz w:val="8"/>
        </w:rPr>
      </w:pPr>
    </w:p>
    <w:p w14:paraId="08FE829E" w14:textId="77777777" w:rsidR="006F1C89" w:rsidRDefault="006F1C89">
      <w:pPr>
        <w:pStyle w:val="BodyText"/>
        <w:rPr>
          <w:rFonts w:ascii="Times New Roman"/>
          <w:sz w:val="8"/>
        </w:rPr>
      </w:pPr>
    </w:p>
    <w:p w14:paraId="26E59EEC" w14:textId="77777777" w:rsidR="006F1C89" w:rsidRDefault="005D3991">
      <w:pPr>
        <w:spacing w:before="51"/>
        <w:jc w:val="right"/>
        <w:rPr>
          <w:rFonts w:ascii="Times New Roman"/>
          <w:sz w:val="7"/>
        </w:rPr>
      </w:pPr>
      <w:r>
        <w:rPr>
          <w:rFonts w:ascii="Times New Roman"/>
          <w:color w:val="4D4D4D"/>
          <w:w w:val="101"/>
          <w:sz w:val="7"/>
        </w:rPr>
        <w:t>0</w:t>
      </w:r>
    </w:p>
    <w:p w14:paraId="520E8E10" w14:textId="77777777" w:rsidR="006F1C89" w:rsidRDefault="005D3991">
      <w:pPr>
        <w:spacing w:before="93"/>
        <w:ind w:left="-1"/>
        <w:rPr>
          <w:rFonts w:ascii="Times New Roman"/>
          <w:sz w:val="16"/>
        </w:rPr>
      </w:pPr>
      <w:r>
        <w:br w:type="column"/>
      </w:r>
      <w:r>
        <w:rPr>
          <w:rFonts w:ascii="Times New Roman"/>
          <w:sz w:val="16"/>
        </w:rPr>
        <w:t xml:space="preserve">Skewed   </w:t>
      </w:r>
      <w:r>
        <w:rPr>
          <w:rFonts w:ascii="Times New Roman"/>
          <w:spacing w:val="30"/>
          <w:sz w:val="16"/>
        </w:rPr>
        <w:t xml:space="preserve"> </w:t>
      </w:r>
      <w:r>
        <w:rPr>
          <w:rFonts w:ascii="Times New Roman"/>
          <w:sz w:val="16"/>
        </w:rPr>
        <w:t>Distribution</w:t>
      </w:r>
    </w:p>
    <w:p w14:paraId="136CDCD9" w14:textId="77777777" w:rsidR="006F1C89" w:rsidRDefault="005D3991">
      <w:pPr>
        <w:pStyle w:val="BodyText"/>
        <w:rPr>
          <w:rFonts w:ascii="Times New Roman"/>
          <w:sz w:val="8"/>
        </w:rPr>
      </w:pPr>
      <w:r>
        <w:br w:type="column"/>
      </w:r>
    </w:p>
    <w:p w14:paraId="52612CEC" w14:textId="77777777" w:rsidR="006F1C89" w:rsidRDefault="006F1C89">
      <w:pPr>
        <w:pStyle w:val="BodyText"/>
        <w:rPr>
          <w:rFonts w:ascii="Times New Roman"/>
          <w:sz w:val="8"/>
        </w:rPr>
      </w:pPr>
    </w:p>
    <w:p w14:paraId="75054D7F" w14:textId="77777777" w:rsidR="006F1C89" w:rsidRDefault="006F1C89">
      <w:pPr>
        <w:pStyle w:val="BodyText"/>
        <w:rPr>
          <w:rFonts w:ascii="Times New Roman"/>
          <w:sz w:val="8"/>
        </w:rPr>
      </w:pPr>
    </w:p>
    <w:p w14:paraId="677AF353" w14:textId="77777777" w:rsidR="006F1C89" w:rsidRDefault="006F1C89">
      <w:pPr>
        <w:pStyle w:val="BodyText"/>
        <w:rPr>
          <w:rFonts w:ascii="Times New Roman"/>
          <w:sz w:val="8"/>
        </w:rPr>
      </w:pPr>
    </w:p>
    <w:p w14:paraId="72D5B075" w14:textId="77777777" w:rsidR="006F1C89" w:rsidRDefault="006F1C89">
      <w:pPr>
        <w:pStyle w:val="BodyText"/>
        <w:rPr>
          <w:rFonts w:ascii="Times New Roman"/>
          <w:sz w:val="8"/>
        </w:rPr>
      </w:pPr>
    </w:p>
    <w:p w14:paraId="0ADF7BA2" w14:textId="77777777" w:rsidR="006F1C89" w:rsidRDefault="006F1C89">
      <w:pPr>
        <w:pStyle w:val="BodyText"/>
        <w:rPr>
          <w:rFonts w:ascii="Times New Roman"/>
          <w:sz w:val="8"/>
        </w:rPr>
      </w:pPr>
    </w:p>
    <w:p w14:paraId="3A96A488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4032D577" w14:textId="13875A51" w:rsidR="006F1C89" w:rsidRDefault="00C85944">
      <w:pPr>
        <w:jc w:val="right"/>
        <w:rPr>
          <w:rFonts w:ascii="Times New Roman"/>
          <w:sz w:val="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9120" behindDoc="0" locked="0" layoutInCell="1" allowOverlap="1" wp14:anchorId="7AF824A4" wp14:editId="4CCDF045">
                <wp:simplePos x="0" y="0"/>
                <wp:positionH relativeFrom="page">
                  <wp:posOffset>4110990</wp:posOffset>
                </wp:positionH>
                <wp:positionV relativeFrom="paragraph">
                  <wp:posOffset>-227330</wp:posOffset>
                </wp:positionV>
                <wp:extent cx="1324610" cy="1446530"/>
                <wp:effectExtent l="0" t="0" r="0" b="0"/>
                <wp:wrapNone/>
                <wp:docPr id="801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4610" cy="1446530"/>
                          <a:chOff x="6474" y="-358"/>
                          <a:chExt cx="2086" cy="2278"/>
                        </a:xfrm>
                      </wpg:grpSpPr>
                      <wps:wsp>
                        <wps:cNvPr id="802" name="AutoShape 839"/>
                        <wps:cNvSpPr>
                          <a:spLocks/>
                        </wps:cNvSpPr>
                        <wps:spPr bwMode="auto">
                          <a:xfrm>
                            <a:off x="6473" y="337"/>
                            <a:ext cx="1643" cy="1184"/>
                          </a:xfrm>
                          <a:custGeom>
                            <a:avLst/>
                            <a:gdLst>
                              <a:gd name="T0" fmla="+- 0 6474 6474"/>
                              <a:gd name="T1" fmla="*/ T0 w 1643"/>
                              <a:gd name="T2" fmla="+- 0 1520 337"/>
                              <a:gd name="T3" fmla="*/ 1520 h 1184"/>
                              <a:gd name="T4" fmla="+- 0 6829 6474"/>
                              <a:gd name="T5" fmla="*/ T4 w 1643"/>
                              <a:gd name="T6" fmla="+- 0 1520 337"/>
                              <a:gd name="T7" fmla="*/ 1520 h 1184"/>
                              <a:gd name="T8" fmla="+- 0 6474 6474"/>
                              <a:gd name="T9" fmla="*/ T8 w 1643"/>
                              <a:gd name="T10" fmla="+- 0 929 337"/>
                              <a:gd name="T11" fmla="*/ 929 h 1184"/>
                              <a:gd name="T12" fmla="+- 0 7531 6474"/>
                              <a:gd name="T13" fmla="*/ T12 w 1643"/>
                              <a:gd name="T14" fmla="+- 0 929 337"/>
                              <a:gd name="T15" fmla="*/ 929 h 1184"/>
                              <a:gd name="T16" fmla="+- 0 6474 6474"/>
                              <a:gd name="T17" fmla="*/ T16 w 1643"/>
                              <a:gd name="T18" fmla="+- 0 337 337"/>
                              <a:gd name="T19" fmla="*/ 337 h 1184"/>
                              <a:gd name="T20" fmla="+- 0 8117 6474"/>
                              <a:gd name="T21" fmla="*/ T20 w 1643"/>
                              <a:gd name="T22" fmla="+- 0 337 337"/>
                              <a:gd name="T23" fmla="*/ 337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43" h="1184">
                                <a:moveTo>
                                  <a:pt x="0" y="1183"/>
                                </a:moveTo>
                                <a:lnTo>
                                  <a:pt x="355" y="1183"/>
                                </a:lnTo>
                                <a:moveTo>
                                  <a:pt x="0" y="592"/>
                                </a:moveTo>
                                <a:lnTo>
                                  <a:pt x="1057" y="592"/>
                                </a:lnTo>
                                <a:moveTo>
                                  <a:pt x="0" y="0"/>
                                </a:moveTo>
                                <a:lnTo>
                                  <a:pt x="1643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Line 838"/>
                        <wps:cNvCnPr>
                          <a:cxnSpLocks noChangeShapeType="1"/>
                        </wps:cNvCnPr>
                        <wps:spPr bwMode="auto">
                          <a:xfrm>
                            <a:off x="6474" y="-255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AutoShape 837"/>
                        <wps:cNvSpPr>
                          <a:spLocks/>
                        </wps:cNvSpPr>
                        <wps:spPr bwMode="auto">
                          <a:xfrm>
                            <a:off x="6638" y="-359"/>
                            <a:ext cx="1756" cy="2066"/>
                          </a:xfrm>
                          <a:custGeom>
                            <a:avLst/>
                            <a:gdLst>
                              <a:gd name="T0" fmla="+- 0 6639 6639"/>
                              <a:gd name="T1" fmla="*/ T0 w 1756"/>
                              <a:gd name="T2" fmla="+- 0 -358 -358"/>
                              <a:gd name="T3" fmla="*/ -358 h 2066"/>
                              <a:gd name="T4" fmla="+- 0 6639 6639"/>
                              <a:gd name="T5" fmla="*/ T4 w 1756"/>
                              <a:gd name="T6" fmla="+- 0 1707 -358"/>
                              <a:gd name="T7" fmla="*/ 1707 h 2066"/>
                              <a:gd name="T8" fmla="+- 0 6990 6639"/>
                              <a:gd name="T9" fmla="*/ T8 w 1756"/>
                              <a:gd name="T10" fmla="+- 0 -358 -358"/>
                              <a:gd name="T11" fmla="*/ -358 h 2066"/>
                              <a:gd name="T12" fmla="+- 0 6990 6639"/>
                              <a:gd name="T13" fmla="*/ T12 w 1756"/>
                              <a:gd name="T14" fmla="+- 0 1381 -358"/>
                              <a:gd name="T15" fmla="*/ 1381 h 2066"/>
                              <a:gd name="T16" fmla="+- 0 7341 6639"/>
                              <a:gd name="T17" fmla="*/ T16 w 1756"/>
                              <a:gd name="T18" fmla="+- 0 -358 -358"/>
                              <a:gd name="T19" fmla="*/ -358 h 2066"/>
                              <a:gd name="T20" fmla="+- 0 7341 6639"/>
                              <a:gd name="T21" fmla="*/ T20 w 1756"/>
                              <a:gd name="T22" fmla="+- 0 1055 -358"/>
                              <a:gd name="T23" fmla="*/ 1055 h 2066"/>
                              <a:gd name="T24" fmla="+- 0 7692 6639"/>
                              <a:gd name="T25" fmla="*/ T24 w 1756"/>
                              <a:gd name="T26" fmla="+- 0 -358 -358"/>
                              <a:gd name="T27" fmla="*/ -358 h 2066"/>
                              <a:gd name="T28" fmla="+- 0 7692 6639"/>
                              <a:gd name="T29" fmla="*/ T28 w 1756"/>
                              <a:gd name="T30" fmla="+- 0 729 -358"/>
                              <a:gd name="T31" fmla="*/ 729 h 2066"/>
                              <a:gd name="T32" fmla="+- 0 8044 6639"/>
                              <a:gd name="T33" fmla="*/ T32 w 1756"/>
                              <a:gd name="T34" fmla="+- 0 -358 -358"/>
                              <a:gd name="T35" fmla="*/ -358 h 2066"/>
                              <a:gd name="T36" fmla="+- 0 8044 6639"/>
                              <a:gd name="T37" fmla="*/ T36 w 1756"/>
                              <a:gd name="T38" fmla="+- 0 402 -358"/>
                              <a:gd name="T39" fmla="*/ 402 h 2066"/>
                              <a:gd name="T40" fmla="+- 0 8395 6639"/>
                              <a:gd name="T41" fmla="*/ T40 w 1756"/>
                              <a:gd name="T42" fmla="+- 0 -358 -358"/>
                              <a:gd name="T43" fmla="*/ -358 h 2066"/>
                              <a:gd name="T44" fmla="+- 0 8395 6639"/>
                              <a:gd name="T45" fmla="*/ T44 w 1756"/>
                              <a:gd name="T46" fmla="+- 0 76 -358"/>
                              <a:gd name="T47" fmla="*/ 76 h 2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56" h="2066">
                                <a:moveTo>
                                  <a:pt x="0" y="0"/>
                                </a:moveTo>
                                <a:lnTo>
                                  <a:pt x="0" y="2065"/>
                                </a:lnTo>
                                <a:moveTo>
                                  <a:pt x="351" y="0"/>
                                </a:moveTo>
                                <a:lnTo>
                                  <a:pt x="351" y="1739"/>
                                </a:lnTo>
                                <a:moveTo>
                                  <a:pt x="702" y="0"/>
                                </a:moveTo>
                                <a:lnTo>
                                  <a:pt x="702" y="1413"/>
                                </a:lnTo>
                                <a:moveTo>
                                  <a:pt x="1053" y="0"/>
                                </a:moveTo>
                                <a:lnTo>
                                  <a:pt x="1053" y="1087"/>
                                </a:lnTo>
                                <a:moveTo>
                                  <a:pt x="1405" y="0"/>
                                </a:moveTo>
                                <a:lnTo>
                                  <a:pt x="1405" y="760"/>
                                </a:lnTo>
                                <a:moveTo>
                                  <a:pt x="1756" y="0"/>
                                </a:moveTo>
                                <a:lnTo>
                                  <a:pt x="1756" y="434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AutoShape 836"/>
                        <wps:cNvSpPr>
                          <a:spLocks/>
                        </wps:cNvSpPr>
                        <wps:spPr bwMode="auto">
                          <a:xfrm>
                            <a:off x="6473" y="632"/>
                            <a:ext cx="2086" cy="592"/>
                          </a:xfrm>
                          <a:custGeom>
                            <a:avLst/>
                            <a:gdLst>
                              <a:gd name="T0" fmla="+- 0 6474 6474"/>
                              <a:gd name="T1" fmla="*/ T0 w 2086"/>
                              <a:gd name="T2" fmla="+- 0 1224 633"/>
                              <a:gd name="T3" fmla="*/ 1224 h 592"/>
                              <a:gd name="T4" fmla="+- 0 7180 6474"/>
                              <a:gd name="T5" fmla="*/ T4 w 2086"/>
                              <a:gd name="T6" fmla="+- 0 1224 633"/>
                              <a:gd name="T7" fmla="*/ 1224 h 592"/>
                              <a:gd name="T8" fmla="+- 0 7268 6474"/>
                              <a:gd name="T9" fmla="*/ T8 w 2086"/>
                              <a:gd name="T10" fmla="+- 0 1224 633"/>
                              <a:gd name="T11" fmla="*/ 1224 h 592"/>
                              <a:gd name="T12" fmla="+- 0 7297 6474"/>
                              <a:gd name="T13" fmla="*/ T12 w 2086"/>
                              <a:gd name="T14" fmla="+- 0 1224 633"/>
                              <a:gd name="T15" fmla="*/ 1224 h 592"/>
                              <a:gd name="T16" fmla="+- 0 7385 6474"/>
                              <a:gd name="T17" fmla="*/ T16 w 2086"/>
                              <a:gd name="T18" fmla="+- 0 1224 633"/>
                              <a:gd name="T19" fmla="*/ 1224 h 592"/>
                              <a:gd name="T20" fmla="+- 0 7414 6474"/>
                              <a:gd name="T21" fmla="*/ T20 w 2086"/>
                              <a:gd name="T22" fmla="+- 0 1224 633"/>
                              <a:gd name="T23" fmla="*/ 1224 h 592"/>
                              <a:gd name="T24" fmla="+- 0 7502 6474"/>
                              <a:gd name="T25" fmla="*/ T24 w 2086"/>
                              <a:gd name="T26" fmla="+- 0 1224 633"/>
                              <a:gd name="T27" fmla="*/ 1224 h 592"/>
                              <a:gd name="T28" fmla="+- 0 7531 6474"/>
                              <a:gd name="T29" fmla="*/ T28 w 2086"/>
                              <a:gd name="T30" fmla="+- 0 1224 633"/>
                              <a:gd name="T31" fmla="*/ 1224 h 592"/>
                              <a:gd name="T32" fmla="+- 0 7619 6474"/>
                              <a:gd name="T33" fmla="*/ T32 w 2086"/>
                              <a:gd name="T34" fmla="+- 0 1224 633"/>
                              <a:gd name="T35" fmla="*/ 1224 h 592"/>
                              <a:gd name="T36" fmla="+- 0 7648 6474"/>
                              <a:gd name="T37" fmla="*/ T36 w 2086"/>
                              <a:gd name="T38" fmla="+- 0 1224 633"/>
                              <a:gd name="T39" fmla="*/ 1224 h 592"/>
                              <a:gd name="T40" fmla="+- 0 7736 6474"/>
                              <a:gd name="T41" fmla="*/ T40 w 2086"/>
                              <a:gd name="T42" fmla="+- 0 1224 633"/>
                              <a:gd name="T43" fmla="*/ 1224 h 592"/>
                              <a:gd name="T44" fmla="+- 0 7766 6474"/>
                              <a:gd name="T45" fmla="*/ T44 w 2086"/>
                              <a:gd name="T46" fmla="+- 0 1224 633"/>
                              <a:gd name="T47" fmla="*/ 1224 h 592"/>
                              <a:gd name="T48" fmla="+- 0 7853 6474"/>
                              <a:gd name="T49" fmla="*/ T48 w 2086"/>
                              <a:gd name="T50" fmla="+- 0 1224 633"/>
                              <a:gd name="T51" fmla="*/ 1224 h 592"/>
                              <a:gd name="T52" fmla="+- 0 7883 6474"/>
                              <a:gd name="T53" fmla="*/ T52 w 2086"/>
                              <a:gd name="T54" fmla="+- 0 1224 633"/>
                              <a:gd name="T55" fmla="*/ 1224 h 592"/>
                              <a:gd name="T56" fmla="+- 0 7970 6474"/>
                              <a:gd name="T57" fmla="*/ T56 w 2086"/>
                              <a:gd name="T58" fmla="+- 0 1224 633"/>
                              <a:gd name="T59" fmla="*/ 1224 h 592"/>
                              <a:gd name="T60" fmla="+- 0 8000 6474"/>
                              <a:gd name="T61" fmla="*/ T60 w 2086"/>
                              <a:gd name="T62" fmla="+- 0 1224 633"/>
                              <a:gd name="T63" fmla="*/ 1224 h 592"/>
                              <a:gd name="T64" fmla="+- 0 8087 6474"/>
                              <a:gd name="T65" fmla="*/ T64 w 2086"/>
                              <a:gd name="T66" fmla="+- 0 1224 633"/>
                              <a:gd name="T67" fmla="*/ 1224 h 592"/>
                              <a:gd name="T68" fmla="+- 0 8117 6474"/>
                              <a:gd name="T69" fmla="*/ T68 w 2086"/>
                              <a:gd name="T70" fmla="+- 0 1224 633"/>
                              <a:gd name="T71" fmla="*/ 1224 h 592"/>
                              <a:gd name="T72" fmla="+- 0 8205 6474"/>
                              <a:gd name="T73" fmla="*/ T72 w 2086"/>
                              <a:gd name="T74" fmla="+- 0 1224 633"/>
                              <a:gd name="T75" fmla="*/ 1224 h 592"/>
                              <a:gd name="T76" fmla="+- 0 8234 6474"/>
                              <a:gd name="T77" fmla="*/ T76 w 2086"/>
                              <a:gd name="T78" fmla="+- 0 1224 633"/>
                              <a:gd name="T79" fmla="*/ 1224 h 592"/>
                              <a:gd name="T80" fmla="+- 0 8322 6474"/>
                              <a:gd name="T81" fmla="*/ T80 w 2086"/>
                              <a:gd name="T82" fmla="+- 0 1224 633"/>
                              <a:gd name="T83" fmla="*/ 1224 h 592"/>
                              <a:gd name="T84" fmla="+- 0 8351 6474"/>
                              <a:gd name="T85" fmla="*/ T84 w 2086"/>
                              <a:gd name="T86" fmla="+- 0 1224 633"/>
                              <a:gd name="T87" fmla="*/ 1224 h 592"/>
                              <a:gd name="T88" fmla="+- 0 8439 6474"/>
                              <a:gd name="T89" fmla="*/ T88 w 2086"/>
                              <a:gd name="T90" fmla="+- 0 1224 633"/>
                              <a:gd name="T91" fmla="*/ 1224 h 592"/>
                              <a:gd name="T92" fmla="+- 0 8560 6474"/>
                              <a:gd name="T93" fmla="*/ T92 w 2086"/>
                              <a:gd name="T94" fmla="+- 0 1224 633"/>
                              <a:gd name="T95" fmla="*/ 1224 h 592"/>
                              <a:gd name="T96" fmla="+- 0 6474 6474"/>
                              <a:gd name="T97" fmla="*/ T96 w 2086"/>
                              <a:gd name="T98" fmla="+- 0 633 633"/>
                              <a:gd name="T99" fmla="*/ 633 h 592"/>
                              <a:gd name="T100" fmla="+- 0 7766 6474"/>
                              <a:gd name="T101" fmla="*/ T100 w 2086"/>
                              <a:gd name="T102" fmla="+- 0 633 633"/>
                              <a:gd name="T103" fmla="*/ 633 h 592"/>
                              <a:gd name="T104" fmla="+- 0 7853 6474"/>
                              <a:gd name="T105" fmla="*/ T104 w 2086"/>
                              <a:gd name="T106" fmla="+- 0 633 633"/>
                              <a:gd name="T107" fmla="*/ 633 h 592"/>
                              <a:gd name="T108" fmla="+- 0 7883 6474"/>
                              <a:gd name="T109" fmla="*/ T108 w 2086"/>
                              <a:gd name="T110" fmla="+- 0 633 633"/>
                              <a:gd name="T111" fmla="*/ 633 h 592"/>
                              <a:gd name="T112" fmla="+- 0 7970 6474"/>
                              <a:gd name="T113" fmla="*/ T112 w 2086"/>
                              <a:gd name="T114" fmla="+- 0 633 633"/>
                              <a:gd name="T115" fmla="*/ 633 h 592"/>
                              <a:gd name="T116" fmla="+- 0 8000 6474"/>
                              <a:gd name="T117" fmla="*/ T116 w 2086"/>
                              <a:gd name="T118" fmla="+- 0 633 633"/>
                              <a:gd name="T119" fmla="*/ 633 h 592"/>
                              <a:gd name="T120" fmla="+- 0 8087 6474"/>
                              <a:gd name="T121" fmla="*/ T120 w 2086"/>
                              <a:gd name="T122" fmla="+- 0 633 633"/>
                              <a:gd name="T123" fmla="*/ 633 h 592"/>
                              <a:gd name="T124" fmla="+- 0 8117 6474"/>
                              <a:gd name="T125" fmla="*/ T124 w 2086"/>
                              <a:gd name="T126" fmla="+- 0 633 633"/>
                              <a:gd name="T127" fmla="*/ 633 h 592"/>
                              <a:gd name="T128" fmla="+- 0 8205 6474"/>
                              <a:gd name="T129" fmla="*/ T128 w 2086"/>
                              <a:gd name="T130" fmla="+- 0 633 633"/>
                              <a:gd name="T131" fmla="*/ 633 h 592"/>
                              <a:gd name="T132" fmla="+- 0 8234 6474"/>
                              <a:gd name="T133" fmla="*/ T132 w 2086"/>
                              <a:gd name="T134" fmla="+- 0 633 633"/>
                              <a:gd name="T135" fmla="*/ 633 h 592"/>
                              <a:gd name="T136" fmla="+- 0 8322 6474"/>
                              <a:gd name="T137" fmla="*/ T136 w 2086"/>
                              <a:gd name="T138" fmla="+- 0 633 633"/>
                              <a:gd name="T139" fmla="*/ 633 h 592"/>
                              <a:gd name="T140" fmla="+- 0 8351 6474"/>
                              <a:gd name="T141" fmla="*/ T140 w 2086"/>
                              <a:gd name="T142" fmla="+- 0 633 633"/>
                              <a:gd name="T143" fmla="*/ 633 h 592"/>
                              <a:gd name="T144" fmla="+- 0 8439 6474"/>
                              <a:gd name="T145" fmla="*/ T144 w 2086"/>
                              <a:gd name="T146" fmla="+- 0 633 633"/>
                              <a:gd name="T147" fmla="*/ 633 h 592"/>
                              <a:gd name="T148" fmla="+- 0 8560 6474"/>
                              <a:gd name="T149" fmla="*/ T148 w 2086"/>
                              <a:gd name="T150" fmla="+- 0 633 633"/>
                              <a:gd name="T151" fmla="*/ 63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086" h="592">
                                <a:moveTo>
                                  <a:pt x="0" y="591"/>
                                </a:moveTo>
                                <a:lnTo>
                                  <a:pt x="706" y="591"/>
                                </a:lnTo>
                                <a:moveTo>
                                  <a:pt x="794" y="591"/>
                                </a:moveTo>
                                <a:lnTo>
                                  <a:pt x="823" y="591"/>
                                </a:lnTo>
                                <a:moveTo>
                                  <a:pt x="911" y="591"/>
                                </a:moveTo>
                                <a:lnTo>
                                  <a:pt x="940" y="591"/>
                                </a:lnTo>
                                <a:moveTo>
                                  <a:pt x="1028" y="591"/>
                                </a:moveTo>
                                <a:lnTo>
                                  <a:pt x="1057" y="591"/>
                                </a:lnTo>
                                <a:moveTo>
                                  <a:pt x="1145" y="591"/>
                                </a:moveTo>
                                <a:lnTo>
                                  <a:pt x="1174" y="591"/>
                                </a:lnTo>
                                <a:moveTo>
                                  <a:pt x="1262" y="591"/>
                                </a:moveTo>
                                <a:lnTo>
                                  <a:pt x="1292" y="591"/>
                                </a:lnTo>
                                <a:moveTo>
                                  <a:pt x="1379" y="591"/>
                                </a:moveTo>
                                <a:lnTo>
                                  <a:pt x="1409" y="591"/>
                                </a:lnTo>
                                <a:moveTo>
                                  <a:pt x="1496" y="591"/>
                                </a:moveTo>
                                <a:lnTo>
                                  <a:pt x="1526" y="591"/>
                                </a:lnTo>
                                <a:moveTo>
                                  <a:pt x="1613" y="591"/>
                                </a:moveTo>
                                <a:lnTo>
                                  <a:pt x="1643" y="591"/>
                                </a:lnTo>
                                <a:moveTo>
                                  <a:pt x="1731" y="591"/>
                                </a:moveTo>
                                <a:lnTo>
                                  <a:pt x="1760" y="591"/>
                                </a:lnTo>
                                <a:moveTo>
                                  <a:pt x="1848" y="591"/>
                                </a:moveTo>
                                <a:lnTo>
                                  <a:pt x="1877" y="591"/>
                                </a:lnTo>
                                <a:moveTo>
                                  <a:pt x="1965" y="591"/>
                                </a:moveTo>
                                <a:lnTo>
                                  <a:pt x="2086" y="591"/>
                                </a:lnTo>
                                <a:moveTo>
                                  <a:pt x="0" y="0"/>
                                </a:moveTo>
                                <a:lnTo>
                                  <a:pt x="1292" y="0"/>
                                </a:lnTo>
                                <a:moveTo>
                                  <a:pt x="1379" y="0"/>
                                </a:moveTo>
                                <a:lnTo>
                                  <a:pt x="1409" y="0"/>
                                </a:lnTo>
                                <a:moveTo>
                                  <a:pt x="1496" y="0"/>
                                </a:moveTo>
                                <a:lnTo>
                                  <a:pt x="1526" y="0"/>
                                </a:lnTo>
                                <a:moveTo>
                                  <a:pt x="1613" y="0"/>
                                </a:moveTo>
                                <a:lnTo>
                                  <a:pt x="1643" y="0"/>
                                </a:lnTo>
                                <a:moveTo>
                                  <a:pt x="1731" y="0"/>
                                </a:moveTo>
                                <a:lnTo>
                                  <a:pt x="1760" y="0"/>
                                </a:lnTo>
                                <a:moveTo>
                                  <a:pt x="1848" y="0"/>
                                </a:moveTo>
                                <a:lnTo>
                                  <a:pt x="1877" y="0"/>
                                </a:lnTo>
                                <a:moveTo>
                                  <a:pt x="1965" y="0"/>
                                </a:moveTo>
                                <a:lnTo>
                                  <a:pt x="2086" y="0"/>
                                </a:lnTo>
                              </a:path>
                            </a:pathLst>
                          </a:cu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6474" y="41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834"/>
                        <wps:cNvCnPr>
                          <a:cxnSpLocks noChangeShapeType="1"/>
                        </wps:cNvCnPr>
                        <wps:spPr bwMode="auto">
                          <a:xfrm>
                            <a:off x="6639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6474" y="1814"/>
                            <a:ext cx="238" cy="0"/>
                          </a:xfrm>
                          <a:prstGeom prst="line">
                            <a:avLst/>
                          </a:pr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6990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AutoShape 831"/>
                        <wps:cNvSpPr>
                          <a:spLocks/>
                        </wps:cNvSpPr>
                        <wps:spPr bwMode="auto">
                          <a:xfrm>
                            <a:off x="6916" y="1813"/>
                            <a:ext cx="147" cy="2"/>
                          </a:xfrm>
                          <a:custGeom>
                            <a:avLst/>
                            <a:gdLst>
                              <a:gd name="T0" fmla="+- 0 6917 6917"/>
                              <a:gd name="T1" fmla="*/ T0 w 147"/>
                              <a:gd name="T2" fmla="+- 0 6946 6917"/>
                              <a:gd name="T3" fmla="*/ T2 w 147"/>
                              <a:gd name="T4" fmla="+- 0 7034 6917"/>
                              <a:gd name="T5" fmla="*/ T4 w 147"/>
                              <a:gd name="T6" fmla="+- 0 7063 6917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7341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AutoShape 829"/>
                        <wps:cNvSpPr>
                          <a:spLocks/>
                        </wps:cNvSpPr>
                        <wps:spPr bwMode="auto">
                          <a:xfrm>
                            <a:off x="7268" y="1813"/>
                            <a:ext cx="147" cy="2"/>
                          </a:xfrm>
                          <a:custGeom>
                            <a:avLst/>
                            <a:gdLst>
                              <a:gd name="T0" fmla="+- 0 7268 7268"/>
                              <a:gd name="T1" fmla="*/ T0 w 147"/>
                              <a:gd name="T2" fmla="+- 0 7297 7268"/>
                              <a:gd name="T3" fmla="*/ T2 w 147"/>
                              <a:gd name="T4" fmla="+- 0 7385 7268"/>
                              <a:gd name="T5" fmla="*/ T4 w 147"/>
                              <a:gd name="T6" fmla="+- 0 7414 7268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Line 828"/>
                        <wps:cNvCnPr>
                          <a:cxnSpLocks noChangeShapeType="1"/>
                        </wps:cNvCnPr>
                        <wps:spPr bwMode="auto">
                          <a:xfrm>
                            <a:off x="7692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AutoShape 827"/>
                        <wps:cNvSpPr>
                          <a:spLocks/>
                        </wps:cNvSpPr>
                        <wps:spPr bwMode="auto">
                          <a:xfrm>
                            <a:off x="7619" y="1813"/>
                            <a:ext cx="147" cy="2"/>
                          </a:xfrm>
                          <a:custGeom>
                            <a:avLst/>
                            <a:gdLst>
                              <a:gd name="T0" fmla="+- 0 7619 7619"/>
                              <a:gd name="T1" fmla="*/ T0 w 147"/>
                              <a:gd name="T2" fmla="+- 0 7648 7619"/>
                              <a:gd name="T3" fmla="*/ T2 w 147"/>
                              <a:gd name="T4" fmla="+- 0 7736 7619"/>
                              <a:gd name="T5" fmla="*/ T4 w 147"/>
                              <a:gd name="T6" fmla="+- 0 7766 7619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7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8044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AutoShape 825"/>
                        <wps:cNvSpPr>
                          <a:spLocks/>
                        </wps:cNvSpPr>
                        <wps:spPr bwMode="auto">
                          <a:xfrm>
                            <a:off x="7970" y="1813"/>
                            <a:ext cx="147" cy="2"/>
                          </a:xfrm>
                          <a:custGeom>
                            <a:avLst/>
                            <a:gdLst>
                              <a:gd name="T0" fmla="+- 0 7970 7970"/>
                              <a:gd name="T1" fmla="*/ T0 w 147"/>
                              <a:gd name="T2" fmla="+- 0 8000 7970"/>
                              <a:gd name="T3" fmla="*/ T2 w 147"/>
                              <a:gd name="T4" fmla="+- 0 8087 7970"/>
                              <a:gd name="T5" fmla="*/ T4 w 147"/>
                              <a:gd name="T6" fmla="+- 0 8117 7970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7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8395" y="1816"/>
                            <a:ext cx="0" cy="104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AutoShape 823"/>
                        <wps:cNvSpPr>
                          <a:spLocks/>
                        </wps:cNvSpPr>
                        <wps:spPr bwMode="auto">
                          <a:xfrm>
                            <a:off x="6799" y="1813"/>
                            <a:ext cx="1760" cy="2"/>
                          </a:xfrm>
                          <a:custGeom>
                            <a:avLst/>
                            <a:gdLst>
                              <a:gd name="T0" fmla="+- 0 8322 6800"/>
                              <a:gd name="T1" fmla="*/ T0 w 1760"/>
                              <a:gd name="T2" fmla="+- 0 8351 6800"/>
                              <a:gd name="T3" fmla="*/ T2 w 1760"/>
                              <a:gd name="T4" fmla="+- 0 8439 6800"/>
                              <a:gd name="T5" fmla="*/ T4 w 1760"/>
                              <a:gd name="T6" fmla="+- 0 8560 6800"/>
                              <a:gd name="T7" fmla="*/ T6 w 1760"/>
                              <a:gd name="T8" fmla="+- 0 6800 6800"/>
                              <a:gd name="T9" fmla="*/ T8 w 1760"/>
                              <a:gd name="T10" fmla="+- 0 6829 6800"/>
                              <a:gd name="T11" fmla="*/ T10 w 1760"/>
                              <a:gd name="T12" fmla="+- 0 7151 6800"/>
                              <a:gd name="T13" fmla="*/ T12 w 1760"/>
                              <a:gd name="T14" fmla="+- 0 7180 6800"/>
                              <a:gd name="T15" fmla="*/ T14 w 1760"/>
                              <a:gd name="T16" fmla="+- 0 7502 6800"/>
                              <a:gd name="T17" fmla="*/ T16 w 1760"/>
                              <a:gd name="T18" fmla="+- 0 7531 6800"/>
                              <a:gd name="T19" fmla="*/ T18 w 1760"/>
                              <a:gd name="T20" fmla="+- 0 7853 6800"/>
                              <a:gd name="T21" fmla="*/ T20 w 1760"/>
                              <a:gd name="T22" fmla="+- 0 7883 6800"/>
                              <a:gd name="T23" fmla="*/ T22 w 1760"/>
                              <a:gd name="T24" fmla="+- 0 8205 6800"/>
                              <a:gd name="T25" fmla="*/ T24 w 1760"/>
                              <a:gd name="T26" fmla="+- 0 8234 6800"/>
                              <a:gd name="T27" fmla="*/ T26 w 1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</a:cxnLst>
                            <a:rect l="0" t="0" r="r" b="b"/>
                            <a:pathLst>
                              <a:path w="1760">
                                <a:moveTo>
                                  <a:pt x="1522" y="0"/>
                                </a:moveTo>
                                <a:lnTo>
                                  <a:pt x="1551" y="0"/>
                                </a:lnTo>
                                <a:moveTo>
                                  <a:pt x="1639" y="0"/>
                                </a:moveTo>
                                <a:lnTo>
                                  <a:pt x="1760" y="0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351" y="0"/>
                                </a:moveTo>
                                <a:lnTo>
                                  <a:pt x="380" y="0"/>
                                </a:lnTo>
                                <a:moveTo>
                                  <a:pt x="702" y="0"/>
                                </a:moveTo>
                                <a:lnTo>
                                  <a:pt x="731" y="0"/>
                                </a:lnTo>
                                <a:moveTo>
                                  <a:pt x="1053" y="0"/>
                                </a:moveTo>
                                <a:lnTo>
                                  <a:pt x="1083" y="0"/>
                                </a:lnTo>
                                <a:moveTo>
                                  <a:pt x="1405" y="0"/>
                                </a:moveTo>
                                <a:lnTo>
                                  <a:pt x="1434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Line 822"/>
                        <wps:cNvCnPr>
                          <a:cxnSpLocks noChangeShapeType="1"/>
                        </wps:cNvCnPr>
                        <wps:spPr bwMode="auto">
                          <a:xfrm>
                            <a:off x="6474" y="1818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6814" y="19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820"/>
                        <wps:cNvCnPr>
                          <a:cxnSpLocks noChangeShapeType="1"/>
                        </wps:cNvCnPr>
                        <wps:spPr bwMode="auto">
                          <a:xfrm>
                            <a:off x="7151" y="152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7166" y="19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Line 818"/>
                        <wps:cNvCnPr>
                          <a:cxnSpLocks noChangeShapeType="1"/>
                        </wps:cNvCnPr>
                        <wps:spPr bwMode="auto">
                          <a:xfrm>
                            <a:off x="7502" y="152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Line 817"/>
                        <wps:cNvCnPr>
                          <a:cxnSpLocks noChangeShapeType="1"/>
                        </wps:cNvCnPr>
                        <wps:spPr bwMode="auto">
                          <a:xfrm>
                            <a:off x="7517" y="19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AutoShape 816"/>
                        <wps:cNvSpPr>
                          <a:spLocks/>
                        </wps:cNvSpPr>
                        <wps:spPr bwMode="auto">
                          <a:xfrm>
                            <a:off x="7853" y="928"/>
                            <a:ext cx="30" cy="592"/>
                          </a:xfrm>
                          <a:custGeom>
                            <a:avLst/>
                            <a:gdLst>
                              <a:gd name="T0" fmla="+- 0 7853 7853"/>
                              <a:gd name="T1" fmla="*/ T0 w 30"/>
                              <a:gd name="T2" fmla="+- 0 1520 929"/>
                              <a:gd name="T3" fmla="*/ 1520 h 592"/>
                              <a:gd name="T4" fmla="+- 0 7883 7853"/>
                              <a:gd name="T5" fmla="*/ T4 w 30"/>
                              <a:gd name="T6" fmla="+- 0 1520 929"/>
                              <a:gd name="T7" fmla="*/ 1520 h 592"/>
                              <a:gd name="T8" fmla="+- 0 7853 7853"/>
                              <a:gd name="T9" fmla="*/ T8 w 30"/>
                              <a:gd name="T10" fmla="+- 0 929 929"/>
                              <a:gd name="T11" fmla="*/ 929 h 592"/>
                              <a:gd name="T12" fmla="+- 0 7883 7853"/>
                              <a:gd name="T13" fmla="*/ T12 w 30"/>
                              <a:gd name="T14" fmla="+- 0 929 929"/>
                              <a:gd name="T15" fmla="*/ 929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1"/>
                                </a:moveTo>
                                <a:lnTo>
                                  <a:pt x="30" y="591"/>
                                </a:lnTo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7868" y="19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" name="AutoShape 814"/>
                        <wps:cNvSpPr>
                          <a:spLocks/>
                        </wps:cNvSpPr>
                        <wps:spPr bwMode="auto">
                          <a:xfrm>
                            <a:off x="8204" y="337"/>
                            <a:ext cx="30" cy="1184"/>
                          </a:xfrm>
                          <a:custGeom>
                            <a:avLst/>
                            <a:gdLst>
                              <a:gd name="T0" fmla="+- 0 8205 8205"/>
                              <a:gd name="T1" fmla="*/ T0 w 30"/>
                              <a:gd name="T2" fmla="+- 0 1520 337"/>
                              <a:gd name="T3" fmla="*/ 1520 h 1184"/>
                              <a:gd name="T4" fmla="+- 0 8234 8205"/>
                              <a:gd name="T5" fmla="*/ T4 w 30"/>
                              <a:gd name="T6" fmla="+- 0 1520 337"/>
                              <a:gd name="T7" fmla="*/ 1520 h 1184"/>
                              <a:gd name="T8" fmla="+- 0 8205 8205"/>
                              <a:gd name="T9" fmla="*/ T8 w 30"/>
                              <a:gd name="T10" fmla="+- 0 929 337"/>
                              <a:gd name="T11" fmla="*/ 929 h 1184"/>
                              <a:gd name="T12" fmla="+- 0 8234 8205"/>
                              <a:gd name="T13" fmla="*/ T12 w 30"/>
                              <a:gd name="T14" fmla="+- 0 929 337"/>
                              <a:gd name="T15" fmla="*/ 929 h 1184"/>
                              <a:gd name="T16" fmla="+- 0 8205 8205"/>
                              <a:gd name="T17" fmla="*/ T16 w 30"/>
                              <a:gd name="T18" fmla="+- 0 337 337"/>
                              <a:gd name="T19" fmla="*/ 337 h 1184"/>
                              <a:gd name="T20" fmla="+- 0 8234 8205"/>
                              <a:gd name="T21" fmla="*/ T20 w 30"/>
                              <a:gd name="T22" fmla="+- 0 337 337"/>
                              <a:gd name="T23" fmla="*/ 337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1184">
                                <a:moveTo>
                                  <a:pt x="0" y="1183"/>
                                </a:moveTo>
                                <a:lnTo>
                                  <a:pt x="29" y="1183"/>
                                </a:lnTo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8219" y="19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" name="AutoShape 812"/>
                        <wps:cNvSpPr>
                          <a:spLocks/>
                        </wps:cNvSpPr>
                        <wps:spPr bwMode="auto">
                          <a:xfrm>
                            <a:off x="6594" y="1598"/>
                            <a:ext cx="205" cy="218"/>
                          </a:xfrm>
                          <a:custGeom>
                            <a:avLst/>
                            <a:gdLst>
                              <a:gd name="T0" fmla="+- 0 6683 6595"/>
                              <a:gd name="T1" fmla="*/ T0 w 205"/>
                              <a:gd name="T2" fmla="+- 0 1707 1598"/>
                              <a:gd name="T3" fmla="*/ 1707 h 218"/>
                              <a:gd name="T4" fmla="+- 0 6595 6595"/>
                              <a:gd name="T5" fmla="*/ T4 w 205"/>
                              <a:gd name="T6" fmla="+- 0 1707 1598"/>
                              <a:gd name="T7" fmla="*/ 1707 h 218"/>
                              <a:gd name="T8" fmla="+- 0 6595 6595"/>
                              <a:gd name="T9" fmla="*/ T8 w 205"/>
                              <a:gd name="T10" fmla="+- 0 1816 1598"/>
                              <a:gd name="T11" fmla="*/ 1816 h 218"/>
                              <a:gd name="T12" fmla="+- 0 6683 6595"/>
                              <a:gd name="T13" fmla="*/ T12 w 205"/>
                              <a:gd name="T14" fmla="+- 0 1816 1598"/>
                              <a:gd name="T15" fmla="*/ 1816 h 218"/>
                              <a:gd name="T16" fmla="+- 0 6683 6595"/>
                              <a:gd name="T17" fmla="*/ T16 w 205"/>
                              <a:gd name="T18" fmla="+- 0 1707 1598"/>
                              <a:gd name="T19" fmla="*/ 1707 h 218"/>
                              <a:gd name="T20" fmla="+- 0 6800 6595"/>
                              <a:gd name="T21" fmla="*/ T20 w 205"/>
                              <a:gd name="T22" fmla="+- 0 1598 1598"/>
                              <a:gd name="T23" fmla="*/ 1598 h 218"/>
                              <a:gd name="T24" fmla="+- 0 6712 6595"/>
                              <a:gd name="T25" fmla="*/ T24 w 205"/>
                              <a:gd name="T26" fmla="+- 0 1598 1598"/>
                              <a:gd name="T27" fmla="*/ 1598 h 218"/>
                              <a:gd name="T28" fmla="+- 0 6712 6595"/>
                              <a:gd name="T29" fmla="*/ T28 w 205"/>
                              <a:gd name="T30" fmla="+- 0 1816 1598"/>
                              <a:gd name="T31" fmla="*/ 1816 h 218"/>
                              <a:gd name="T32" fmla="+- 0 6800 6595"/>
                              <a:gd name="T33" fmla="*/ T32 w 205"/>
                              <a:gd name="T34" fmla="+- 0 1816 1598"/>
                              <a:gd name="T35" fmla="*/ 1816 h 218"/>
                              <a:gd name="T36" fmla="+- 0 6800 6595"/>
                              <a:gd name="T37" fmla="*/ T36 w 205"/>
                              <a:gd name="T38" fmla="+- 0 1598 1598"/>
                              <a:gd name="T39" fmla="*/ 1598 h 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218">
                                <a:moveTo>
                                  <a:pt x="88" y="109"/>
                                </a:moveTo>
                                <a:lnTo>
                                  <a:pt x="0" y="109"/>
                                </a:lnTo>
                                <a:lnTo>
                                  <a:pt x="0" y="218"/>
                                </a:lnTo>
                                <a:lnTo>
                                  <a:pt x="88" y="218"/>
                                </a:lnTo>
                                <a:lnTo>
                                  <a:pt x="88" y="109"/>
                                </a:lnTo>
                                <a:close/>
                                <a:moveTo>
                                  <a:pt x="205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218"/>
                                </a:lnTo>
                                <a:lnTo>
                                  <a:pt x="205" y="218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6917" y="152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Rectangle 810"/>
                        <wps:cNvSpPr>
                          <a:spLocks noChangeArrowheads="1"/>
                        </wps:cNvSpPr>
                        <wps:spPr bwMode="auto">
                          <a:xfrm>
                            <a:off x="6829" y="1489"/>
                            <a:ext cx="88" cy="327"/>
                          </a:xfrm>
                          <a:prstGeom prst="rect">
                            <a:avLst/>
                          </a:pr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7034" y="152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AutoShape 808"/>
                        <wps:cNvSpPr>
                          <a:spLocks/>
                        </wps:cNvSpPr>
                        <wps:spPr bwMode="auto">
                          <a:xfrm>
                            <a:off x="6946" y="1272"/>
                            <a:ext cx="205" cy="544"/>
                          </a:xfrm>
                          <a:custGeom>
                            <a:avLst/>
                            <a:gdLst>
                              <a:gd name="T0" fmla="+- 0 7034 6946"/>
                              <a:gd name="T1" fmla="*/ T0 w 205"/>
                              <a:gd name="T2" fmla="+- 0 1381 1272"/>
                              <a:gd name="T3" fmla="*/ 1381 h 544"/>
                              <a:gd name="T4" fmla="+- 0 6946 6946"/>
                              <a:gd name="T5" fmla="*/ T4 w 205"/>
                              <a:gd name="T6" fmla="+- 0 1381 1272"/>
                              <a:gd name="T7" fmla="*/ 1381 h 544"/>
                              <a:gd name="T8" fmla="+- 0 6946 6946"/>
                              <a:gd name="T9" fmla="*/ T8 w 205"/>
                              <a:gd name="T10" fmla="+- 0 1816 1272"/>
                              <a:gd name="T11" fmla="*/ 1816 h 544"/>
                              <a:gd name="T12" fmla="+- 0 7034 6946"/>
                              <a:gd name="T13" fmla="*/ T12 w 205"/>
                              <a:gd name="T14" fmla="+- 0 1816 1272"/>
                              <a:gd name="T15" fmla="*/ 1816 h 544"/>
                              <a:gd name="T16" fmla="+- 0 7034 6946"/>
                              <a:gd name="T17" fmla="*/ T16 w 205"/>
                              <a:gd name="T18" fmla="+- 0 1381 1272"/>
                              <a:gd name="T19" fmla="*/ 1381 h 544"/>
                              <a:gd name="T20" fmla="+- 0 7151 6946"/>
                              <a:gd name="T21" fmla="*/ T20 w 205"/>
                              <a:gd name="T22" fmla="+- 0 1272 1272"/>
                              <a:gd name="T23" fmla="*/ 1272 h 544"/>
                              <a:gd name="T24" fmla="+- 0 7063 6946"/>
                              <a:gd name="T25" fmla="*/ T24 w 205"/>
                              <a:gd name="T26" fmla="+- 0 1272 1272"/>
                              <a:gd name="T27" fmla="*/ 1272 h 544"/>
                              <a:gd name="T28" fmla="+- 0 7063 6946"/>
                              <a:gd name="T29" fmla="*/ T28 w 205"/>
                              <a:gd name="T30" fmla="+- 0 1816 1272"/>
                              <a:gd name="T31" fmla="*/ 1816 h 544"/>
                              <a:gd name="T32" fmla="+- 0 7151 6946"/>
                              <a:gd name="T33" fmla="*/ T32 w 205"/>
                              <a:gd name="T34" fmla="+- 0 1816 1272"/>
                              <a:gd name="T35" fmla="*/ 1816 h 544"/>
                              <a:gd name="T36" fmla="+- 0 7151 6946"/>
                              <a:gd name="T37" fmla="*/ T36 w 205"/>
                              <a:gd name="T38" fmla="+- 0 1272 1272"/>
                              <a:gd name="T39" fmla="*/ 1272 h 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544">
                                <a:moveTo>
                                  <a:pt x="88" y="109"/>
                                </a:moveTo>
                                <a:lnTo>
                                  <a:pt x="0" y="109"/>
                                </a:lnTo>
                                <a:lnTo>
                                  <a:pt x="0" y="544"/>
                                </a:lnTo>
                                <a:lnTo>
                                  <a:pt x="88" y="544"/>
                                </a:lnTo>
                                <a:lnTo>
                                  <a:pt x="88" y="109"/>
                                </a:lnTo>
                                <a:close/>
                                <a:moveTo>
                                  <a:pt x="205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544"/>
                                </a:lnTo>
                                <a:lnTo>
                                  <a:pt x="205" y="544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7268" y="152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7180" y="1163"/>
                            <a:ext cx="88" cy="653"/>
                          </a:xfrm>
                          <a:prstGeom prst="rect">
                            <a:avLst/>
                          </a:pr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Line 805"/>
                        <wps:cNvCnPr>
                          <a:cxnSpLocks noChangeShapeType="1"/>
                        </wps:cNvCnPr>
                        <wps:spPr bwMode="auto">
                          <a:xfrm>
                            <a:off x="7385" y="152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AutoShape 804"/>
                        <wps:cNvSpPr>
                          <a:spLocks/>
                        </wps:cNvSpPr>
                        <wps:spPr bwMode="auto">
                          <a:xfrm>
                            <a:off x="7297" y="945"/>
                            <a:ext cx="205" cy="871"/>
                          </a:xfrm>
                          <a:custGeom>
                            <a:avLst/>
                            <a:gdLst>
                              <a:gd name="T0" fmla="+- 0 7385 7297"/>
                              <a:gd name="T1" fmla="*/ T0 w 205"/>
                              <a:gd name="T2" fmla="+- 0 1055 946"/>
                              <a:gd name="T3" fmla="*/ 1055 h 871"/>
                              <a:gd name="T4" fmla="+- 0 7297 7297"/>
                              <a:gd name="T5" fmla="*/ T4 w 205"/>
                              <a:gd name="T6" fmla="+- 0 1055 946"/>
                              <a:gd name="T7" fmla="*/ 1055 h 871"/>
                              <a:gd name="T8" fmla="+- 0 7297 7297"/>
                              <a:gd name="T9" fmla="*/ T8 w 205"/>
                              <a:gd name="T10" fmla="+- 0 1816 946"/>
                              <a:gd name="T11" fmla="*/ 1816 h 871"/>
                              <a:gd name="T12" fmla="+- 0 7385 7297"/>
                              <a:gd name="T13" fmla="*/ T12 w 205"/>
                              <a:gd name="T14" fmla="+- 0 1816 946"/>
                              <a:gd name="T15" fmla="*/ 1816 h 871"/>
                              <a:gd name="T16" fmla="+- 0 7385 7297"/>
                              <a:gd name="T17" fmla="*/ T16 w 205"/>
                              <a:gd name="T18" fmla="+- 0 1055 946"/>
                              <a:gd name="T19" fmla="*/ 1055 h 871"/>
                              <a:gd name="T20" fmla="+- 0 7502 7297"/>
                              <a:gd name="T21" fmla="*/ T20 w 205"/>
                              <a:gd name="T22" fmla="+- 0 946 946"/>
                              <a:gd name="T23" fmla="*/ 946 h 871"/>
                              <a:gd name="T24" fmla="+- 0 7414 7297"/>
                              <a:gd name="T25" fmla="*/ T24 w 205"/>
                              <a:gd name="T26" fmla="+- 0 946 946"/>
                              <a:gd name="T27" fmla="*/ 946 h 871"/>
                              <a:gd name="T28" fmla="+- 0 7414 7297"/>
                              <a:gd name="T29" fmla="*/ T28 w 205"/>
                              <a:gd name="T30" fmla="+- 0 1816 946"/>
                              <a:gd name="T31" fmla="*/ 1816 h 871"/>
                              <a:gd name="T32" fmla="+- 0 7502 7297"/>
                              <a:gd name="T33" fmla="*/ T32 w 205"/>
                              <a:gd name="T34" fmla="+- 0 1816 946"/>
                              <a:gd name="T35" fmla="*/ 1816 h 871"/>
                              <a:gd name="T36" fmla="+- 0 7502 7297"/>
                              <a:gd name="T37" fmla="*/ T36 w 205"/>
                              <a:gd name="T38" fmla="+- 0 946 946"/>
                              <a:gd name="T39" fmla="*/ 946 h 8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871">
                                <a:moveTo>
                                  <a:pt x="88" y="109"/>
                                </a:moveTo>
                                <a:lnTo>
                                  <a:pt x="0" y="109"/>
                                </a:lnTo>
                                <a:lnTo>
                                  <a:pt x="0" y="870"/>
                                </a:lnTo>
                                <a:lnTo>
                                  <a:pt x="88" y="870"/>
                                </a:lnTo>
                                <a:lnTo>
                                  <a:pt x="88" y="109"/>
                                </a:lnTo>
                                <a:close/>
                                <a:moveTo>
                                  <a:pt x="205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870"/>
                                </a:lnTo>
                                <a:lnTo>
                                  <a:pt x="205" y="870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AutoShape 803"/>
                        <wps:cNvSpPr>
                          <a:spLocks/>
                        </wps:cNvSpPr>
                        <wps:spPr bwMode="auto">
                          <a:xfrm>
                            <a:off x="7619" y="928"/>
                            <a:ext cx="30" cy="592"/>
                          </a:xfrm>
                          <a:custGeom>
                            <a:avLst/>
                            <a:gdLst>
                              <a:gd name="T0" fmla="+- 0 7619 7619"/>
                              <a:gd name="T1" fmla="*/ T0 w 30"/>
                              <a:gd name="T2" fmla="+- 0 1520 929"/>
                              <a:gd name="T3" fmla="*/ 1520 h 592"/>
                              <a:gd name="T4" fmla="+- 0 7648 7619"/>
                              <a:gd name="T5" fmla="*/ T4 w 30"/>
                              <a:gd name="T6" fmla="+- 0 1520 929"/>
                              <a:gd name="T7" fmla="*/ 1520 h 592"/>
                              <a:gd name="T8" fmla="+- 0 7619 7619"/>
                              <a:gd name="T9" fmla="*/ T8 w 30"/>
                              <a:gd name="T10" fmla="+- 0 929 929"/>
                              <a:gd name="T11" fmla="*/ 929 h 592"/>
                              <a:gd name="T12" fmla="+- 0 7648 7619"/>
                              <a:gd name="T13" fmla="*/ T12 w 30"/>
                              <a:gd name="T14" fmla="+- 0 929 929"/>
                              <a:gd name="T15" fmla="*/ 929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1"/>
                                </a:moveTo>
                                <a:lnTo>
                                  <a:pt x="29" y="591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7531" y="837"/>
                            <a:ext cx="88" cy="979"/>
                          </a:xfrm>
                          <a:prstGeom prst="rect">
                            <a:avLst/>
                          </a:pr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AutoShape 801"/>
                        <wps:cNvSpPr>
                          <a:spLocks/>
                        </wps:cNvSpPr>
                        <wps:spPr bwMode="auto">
                          <a:xfrm>
                            <a:off x="7736" y="928"/>
                            <a:ext cx="30" cy="592"/>
                          </a:xfrm>
                          <a:custGeom>
                            <a:avLst/>
                            <a:gdLst>
                              <a:gd name="T0" fmla="+- 0 7736 7736"/>
                              <a:gd name="T1" fmla="*/ T0 w 30"/>
                              <a:gd name="T2" fmla="+- 0 1520 929"/>
                              <a:gd name="T3" fmla="*/ 1520 h 592"/>
                              <a:gd name="T4" fmla="+- 0 7766 7736"/>
                              <a:gd name="T5" fmla="*/ T4 w 30"/>
                              <a:gd name="T6" fmla="+- 0 1520 929"/>
                              <a:gd name="T7" fmla="*/ 1520 h 592"/>
                              <a:gd name="T8" fmla="+- 0 7736 7736"/>
                              <a:gd name="T9" fmla="*/ T8 w 30"/>
                              <a:gd name="T10" fmla="+- 0 929 929"/>
                              <a:gd name="T11" fmla="*/ 929 h 592"/>
                              <a:gd name="T12" fmla="+- 0 7766 7736"/>
                              <a:gd name="T13" fmla="*/ T12 w 30"/>
                              <a:gd name="T14" fmla="+- 0 929 929"/>
                              <a:gd name="T15" fmla="*/ 929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1"/>
                                </a:moveTo>
                                <a:lnTo>
                                  <a:pt x="30" y="591"/>
                                </a:lnTo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AutoShape 800"/>
                        <wps:cNvSpPr>
                          <a:spLocks/>
                        </wps:cNvSpPr>
                        <wps:spPr bwMode="auto">
                          <a:xfrm>
                            <a:off x="7648" y="619"/>
                            <a:ext cx="205" cy="1197"/>
                          </a:xfrm>
                          <a:custGeom>
                            <a:avLst/>
                            <a:gdLst>
                              <a:gd name="T0" fmla="+- 0 7736 7648"/>
                              <a:gd name="T1" fmla="*/ T0 w 205"/>
                              <a:gd name="T2" fmla="+- 0 729 620"/>
                              <a:gd name="T3" fmla="*/ 729 h 1197"/>
                              <a:gd name="T4" fmla="+- 0 7648 7648"/>
                              <a:gd name="T5" fmla="*/ T4 w 205"/>
                              <a:gd name="T6" fmla="+- 0 729 620"/>
                              <a:gd name="T7" fmla="*/ 729 h 1197"/>
                              <a:gd name="T8" fmla="+- 0 7648 7648"/>
                              <a:gd name="T9" fmla="*/ T8 w 205"/>
                              <a:gd name="T10" fmla="+- 0 1816 620"/>
                              <a:gd name="T11" fmla="*/ 1816 h 1197"/>
                              <a:gd name="T12" fmla="+- 0 7736 7648"/>
                              <a:gd name="T13" fmla="*/ T12 w 205"/>
                              <a:gd name="T14" fmla="+- 0 1816 620"/>
                              <a:gd name="T15" fmla="*/ 1816 h 1197"/>
                              <a:gd name="T16" fmla="+- 0 7736 7648"/>
                              <a:gd name="T17" fmla="*/ T16 w 205"/>
                              <a:gd name="T18" fmla="+- 0 729 620"/>
                              <a:gd name="T19" fmla="*/ 729 h 1197"/>
                              <a:gd name="T20" fmla="+- 0 7853 7648"/>
                              <a:gd name="T21" fmla="*/ T20 w 205"/>
                              <a:gd name="T22" fmla="+- 0 620 620"/>
                              <a:gd name="T23" fmla="*/ 620 h 1197"/>
                              <a:gd name="T24" fmla="+- 0 7766 7648"/>
                              <a:gd name="T25" fmla="*/ T24 w 205"/>
                              <a:gd name="T26" fmla="+- 0 620 620"/>
                              <a:gd name="T27" fmla="*/ 620 h 1197"/>
                              <a:gd name="T28" fmla="+- 0 7766 7648"/>
                              <a:gd name="T29" fmla="*/ T28 w 205"/>
                              <a:gd name="T30" fmla="+- 0 1816 620"/>
                              <a:gd name="T31" fmla="*/ 1816 h 1197"/>
                              <a:gd name="T32" fmla="+- 0 7853 7648"/>
                              <a:gd name="T33" fmla="*/ T32 w 205"/>
                              <a:gd name="T34" fmla="+- 0 1816 620"/>
                              <a:gd name="T35" fmla="*/ 1816 h 1197"/>
                              <a:gd name="T36" fmla="+- 0 7853 7648"/>
                              <a:gd name="T37" fmla="*/ T36 w 205"/>
                              <a:gd name="T38" fmla="+- 0 620 620"/>
                              <a:gd name="T39" fmla="*/ 620 h 1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1197">
                                <a:moveTo>
                                  <a:pt x="88" y="109"/>
                                </a:moveTo>
                                <a:lnTo>
                                  <a:pt x="0" y="109"/>
                                </a:lnTo>
                                <a:lnTo>
                                  <a:pt x="0" y="1196"/>
                                </a:lnTo>
                                <a:lnTo>
                                  <a:pt x="88" y="1196"/>
                                </a:lnTo>
                                <a:lnTo>
                                  <a:pt x="88" y="109"/>
                                </a:lnTo>
                                <a:close/>
                                <a:moveTo>
                                  <a:pt x="205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196"/>
                                </a:lnTo>
                                <a:lnTo>
                                  <a:pt x="205" y="1196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AutoShape 799"/>
                        <wps:cNvSpPr>
                          <a:spLocks/>
                        </wps:cNvSpPr>
                        <wps:spPr bwMode="auto">
                          <a:xfrm>
                            <a:off x="7970" y="928"/>
                            <a:ext cx="30" cy="592"/>
                          </a:xfrm>
                          <a:custGeom>
                            <a:avLst/>
                            <a:gdLst>
                              <a:gd name="T0" fmla="+- 0 7970 7970"/>
                              <a:gd name="T1" fmla="*/ T0 w 30"/>
                              <a:gd name="T2" fmla="+- 0 1520 929"/>
                              <a:gd name="T3" fmla="*/ 1520 h 592"/>
                              <a:gd name="T4" fmla="+- 0 8000 7970"/>
                              <a:gd name="T5" fmla="*/ T4 w 30"/>
                              <a:gd name="T6" fmla="+- 0 1520 929"/>
                              <a:gd name="T7" fmla="*/ 1520 h 592"/>
                              <a:gd name="T8" fmla="+- 0 7970 7970"/>
                              <a:gd name="T9" fmla="*/ T8 w 30"/>
                              <a:gd name="T10" fmla="+- 0 929 929"/>
                              <a:gd name="T11" fmla="*/ 929 h 592"/>
                              <a:gd name="T12" fmla="+- 0 8000 7970"/>
                              <a:gd name="T13" fmla="*/ T12 w 30"/>
                              <a:gd name="T14" fmla="+- 0 929 929"/>
                              <a:gd name="T15" fmla="*/ 929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1"/>
                                </a:moveTo>
                                <a:lnTo>
                                  <a:pt x="30" y="591"/>
                                </a:lnTo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798"/>
                        <wps:cNvSpPr>
                          <a:spLocks noChangeArrowheads="1"/>
                        </wps:cNvSpPr>
                        <wps:spPr bwMode="auto">
                          <a:xfrm>
                            <a:off x="7882" y="511"/>
                            <a:ext cx="88" cy="1305"/>
                          </a:xfrm>
                          <a:prstGeom prst="rect">
                            <a:avLst/>
                          </a:pr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AutoShape 797"/>
                        <wps:cNvSpPr>
                          <a:spLocks/>
                        </wps:cNvSpPr>
                        <wps:spPr bwMode="auto">
                          <a:xfrm>
                            <a:off x="8087" y="928"/>
                            <a:ext cx="30" cy="592"/>
                          </a:xfrm>
                          <a:custGeom>
                            <a:avLst/>
                            <a:gdLst>
                              <a:gd name="T0" fmla="+- 0 8087 8087"/>
                              <a:gd name="T1" fmla="*/ T0 w 30"/>
                              <a:gd name="T2" fmla="+- 0 1520 929"/>
                              <a:gd name="T3" fmla="*/ 1520 h 592"/>
                              <a:gd name="T4" fmla="+- 0 8117 8087"/>
                              <a:gd name="T5" fmla="*/ T4 w 30"/>
                              <a:gd name="T6" fmla="+- 0 1520 929"/>
                              <a:gd name="T7" fmla="*/ 1520 h 592"/>
                              <a:gd name="T8" fmla="+- 0 8087 8087"/>
                              <a:gd name="T9" fmla="*/ T8 w 30"/>
                              <a:gd name="T10" fmla="+- 0 929 929"/>
                              <a:gd name="T11" fmla="*/ 929 h 592"/>
                              <a:gd name="T12" fmla="+- 0 8117 8087"/>
                              <a:gd name="T13" fmla="*/ T12 w 30"/>
                              <a:gd name="T14" fmla="+- 0 929 929"/>
                              <a:gd name="T15" fmla="*/ 929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1"/>
                                </a:moveTo>
                                <a:lnTo>
                                  <a:pt x="30" y="591"/>
                                </a:lnTo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AutoShape 796"/>
                        <wps:cNvSpPr>
                          <a:spLocks/>
                        </wps:cNvSpPr>
                        <wps:spPr bwMode="auto">
                          <a:xfrm>
                            <a:off x="7999" y="293"/>
                            <a:ext cx="205" cy="1523"/>
                          </a:xfrm>
                          <a:custGeom>
                            <a:avLst/>
                            <a:gdLst>
                              <a:gd name="T0" fmla="+- 0 8087 8000"/>
                              <a:gd name="T1" fmla="*/ T0 w 205"/>
                              <a:gd name="T2" fmla="+- 0 402 293"/>
                              <a:gd name="T3" fmla="*/ 402 h 1523"/>
                              <a:gd name="T4" fmla="+- 0 8000 8000"/>
                              <a:gd name="T5" fmla="*/ T4 w 205"/>
                              <a:gd name="T6" fmla="+- 0 402 293"/>
                              <a:gd name="T7" fmla="*/ 402 h 1523"/>
                              <a:gd name="T8" fmla="+- 0 8000 8000"/>
                              <a:gd name="T9" fmla="*/ T8 w 205"/>
                              <a:gd name="T10" fmla="+- 0 1816 293"/>
                              <a:gd name="T11" fmla="*/ 1816 h 1523"/>
                              <a:gd name="T12" fmla="+- 0 8087 8000"/>
                              <a:gd name="T13" fmla="*/ T12 w 205"/>
                              <a:gd name="T14" fmla="+- 0 1816 293"/>
                              <a:gd name="T15" fmla="*/ 1816 h 1523"/>
                              <a:gd name="T16" fmla="+- 0 8087 8000"/>
                              <a:gd name="T17" fmla="*/ T16 w 205"/>
                              <a:gd name="T18" fmla="+- 0 402 293"/>
                              <a:gd name="T19" fmla="*/ 402 h 1523"/>
                              <a:gd name="T20" fmla="+- 0 8205 8000"/>
                              <a:gd name="T21" fmla="*/ T20 w 205"/>
                              <a:gd name="T22" fmla="+- 0 293 293"/>
                              <a:gd name="T23" fmla="*/ 293 h 1523"/>
                              <a:gd name="T24" fmla="+- 0 8117 8000"/>
                              <a:gd name="T25" fmla="*/ T24 w 205"/>
                              <a:gd name="T26" fmla="+- 0 293 293"/>
                              <a:gd name="T27" fmla="*/ 293 h 1523"/>
                              <a:gd name="T28" fmla="+- 0 8117 8000"/>
                              <a:gd name="T29" fmla="*/ T28 w 205"/>
                              <a:gd name="T30" fmla="+- 0 1816 293"/>
                              <a:gd name="T31" fmla="*/ 1816 h 1523"/>
                              <a:gd name="T32" fmla="+- 0 8205 8000"/>
                              <a:gd name="T33" fmla="*/ T32 w 205"/>
                              <a:gd name="T34" fmla="+- 0 1816 293"/>
                              <a:gd name="T35" fmla="*/ 1816 h 1523"/>
                              <a:gd name="T36" fmla="+- 0 8205 8000"/>
                              <a:gd name="T37" fmla="*/ T36 w 205"/>
                              <a:gd name="T38" fmla="+- 0 293 293"/>
                              <a:gd name="T39" fmla="*/ 293 h 1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1523">
                                <a:moveTo>
                                  <a:pt x="87" y="109"/>
                                </a:moveTo>
                                <a:lnTo>
                                  <a:pt x="0" y="109"/>
                                </a:lnTo>
                                <a:lnTo>
                                  <a:pt x="0" y="1523"/>
                                </a:lnTo>
                                <a:lnTo>
                                  <a:pt x="87" y="1523"/>
                                </a:lnTo>
                                <a:lnTo>
                                  <a:pt x="87" y="109"/>
                                </a:lnTo>
                                <a:close/>
                                <a:moveTo>
                                  <a:pt x="205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1523"/>
                                </a:lnTo>
                                <a:lnTo>
                                  <a:pt x="205" y="1523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AutoShape 795"/>
                        <wps:cNvSpPr>
                          <a:spLocks/>
                        </wps:cNvSpPr>
                        <wps:spPr bwMode="auto">
                          <a:xfrm>
                            <a:off x="8321" y="337"/>
                            <a:ext cx="30" cy="1184"/>
                          </a:xfrm>
                          <a:custGeom>
                            <a:avLst/>
                            <a:gdLst>
                              <a:gd name="T0" fmla="+- 0 8322 8322"/>
                              <a:gd name="T1" fmla="*/ T0 w 30"/>
                              <a:gd name="T2" fmla="+- 0 1520 337"/>
                              <a:gd name="T3" fmla="*/ 1520 h 1184"/>
                              <a:gd name="T4" fmla="+- 0 8351 8322"/>
                              <a:gd name="T5" fmla="*/ T4 w 30"/>
                              <a:gd name="T6" fmla="+- 0 1520 337"/>
                              <a:gd name="T7" fmla="*/ 1520 h 1184"/>
                              <a:gd name="T8" fmla="+- 0 8322 8322"/>
                              <a:gd name="T9" fmla="*/ T8 w 30"/>
                              <a:gd name="T10" fmla="+- 0 929 337"/>
                              <a:gd name="T11" fmla="*/ 929 h 1184"/>
                              <a:gd name="T12" fmla="+- 0 8351 8322"/>
                              <a:gd name="T13" fmla="*/ T12 w 30"/>
                              <a:gd name="T14" fmla="+- 0 929 337"/>
                              <a:gd name="T15" fmla="*/ 929 h 1184"/>
                              <a:gd name="T16" fmla="+- 0 8322 8322"/>
                              <a:gd name="T17" fmla="*/ T16 w 30"/>
                              <a:gd name="T18" fmla="+- 0 337 337"/>
                              <a:gd name="T19" fmla="*/ 337 h 1184"/>
                              <a:gd name="T20" fmla="+- 0 8351 8322"/>
                              <a:gd name="T21" fmla="*/ T20 w 30"/>
                              <a:gd name="T22" fmla="+- 0 337 337"/>
                              <a:gd name="T23" fmla="*/ 337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1184">
                                <a:moveTo>
                                  <a:pt x="0" y="1183"/>
                                </a:moveTo>
                                <a:lnTo>
                                  <a:pt x="29" y="1183"/>
                                </a:lnTo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8233" y="184"/>
                            <a:ext cx="88" cy="1632"/>
                          </a:xfrm>
                          <a:prstGeom prst="rect">
                            <a:avLst/>
                          </a:pr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AutoShape 793"/>
                        <wps:cNvSpPr>
                          <a:spLocks/>
                        </wps:cNvSpPr>
                        <wps:spPr bwMode="auto">
                          <a:xfrm>
                            <a:off x="8438" y="337"/>
                            <a:ext cx="122" cy="1184"/>
                          </a:xfrm>
                          <a:custGeom>
                            <a:avLst/>
                            <a:gdLst>
                              <a:gd name="T0" fmla="+- 0 8439 8439"/>
                              <a:gd name="T1" fmla="*/ T0 w 122"/>
                              <a:gd name="T2" fmla="+- 0 1520 337"/>
                              <a:gd name="T3" fmla="*/ 1520 h 1184"/>
                              <a:gd name="T4" fmla="+- 0 8560 8439"/>
                              <a:gd name="T5" fmla="*/ T4 w 122"/>
                              <a:gd name="T6" fmla="+- 0 1520 337"/>
                              <a:gd name="T7" fmla="*/ 1520 h 1184"/>
                              <a:gd name="T8" fmla="+- 0 8439 8439"/>
                              <a:gd name="T9" fmla="*/ T8 w 122"/>
                              <a:gd name="T10" fmla="+- 0 929 337"/>
                              <a:gd name="T11" fmla="*/ 929 h 1184"/>
                              <a:gd name="T12" fmla="+- 0 8560 8439"/>
                              <a:gd name="T13" fmla="*/ T12 w 122"/>
                              <a:gd name="T14" fmla="+- 0 929 337"/>
                              <a:gd name="T15" fmla="*/ 929 h 1184"/>
                              <a:gd name="T16" fmla="+- 0 8439 8439"/>
                              <a:gd name="T17" fmla="*/ T16 w 122"/>
                              <a:gd name="T18" fmla="+- 0 337 337"/>
                              <a:gd name="T19" fmla="*/ 337 h 1184"/>
                              <a:gd name="T20" fmla="+- 0 8560 8439"/>
                              <a:gd name="T21" fmla="*/ T20 w 122"/>
                              <a:gd name="T22" fmla="+- 0 337 337"/>
                              <a:gd name="T23" fmla="*/ 337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2" h="1184">
                                <a:moveTo>
                                  <a:pt x="0" y="1183"/>
                                </a:moveTo>
                                <a:lnTo>
                                  <a:pt x="121" y="1183"/>
                                </a:lnTo>
                                <a:moveTo>
                                  <a:pt x="0" y="592"/>
                                </a:moveTo>
                                <a:lnTo>
                                  <a:pt x="121" y="592"/>
                                </a:lnTo>
                                <a:moveTo>
                                  <a:pt x="0" y="0"/>
                                </a:moveTo>
                                <a:lnTo>
                                  <a:pt x="121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792"/>
                        <wps:cNvSpPr>
                          <a:spLocks noChangeArrowheads="1"/>
                        </wps:cNvSpPr>
                        <wps:spPr bwMode="auto">
                          <a:xfrm>
                            <a:off x="8350" y="75"/>
                            <a:ext cx="88" cy="1740"/>
                          </a:xfrm>
                          <a:prstGeom prst="rect">
                            <a:avLst/>
                          </a:prstGeom>
                          <a:solidFill>
                            <a:srgbClr val="E164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045CE" id="Group 791" o:spid="_x0000_s1026" style="position:absolute;margin-left:323.7pt;margin-top:-17.9pt;width:104.3pt;height:113.9pt;z-index:15749120;mso-position-horizontal-relative:page" coordorigin="6474,-358" coordsize="2086,2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">
                <v:shape id="AutoShape 839" o:spid="_x0000_s1027" style="position:absolute;left:6473;top:337;width:1643;height:1184;visibility:visible;mso-wrap-style:square;v-text-anchor:top" coordsize="164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" path="m,1183r355,m,592r1057,m,l1643,e" filled="f" strokecolor="#ebebeb" strokeweight=".07494mm">
                  <v:path arrowok="t" o:connecttype="custom" o:connectlocs="0,1520;355,1520;0,929;1057,929;0,337;1643,337" o:connectangles="0,0,0,0,0,0"/>
                </v:shape>
                <v:line id="Line 838" o:spid="_x0000_s1028" style="position:absolute;visibility:visible;mso-wrap-style:square" from="6474,-255" to="8560,-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" strokecolor="#ebebeb" strokeweight=".07494mm"/>
                <v:shape id="AutoShape 837" o:spid="_x0000_s1029" style="position:absolute;left:6638;top:-359;width:1756;height:2066;visibility:visible;mso-wrap-style:square;v-text-anchor:top" coordsize="1756,2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" path="m,l,2065m351,r,1739m702,r,1413m1053,r,1087m1405,r,760m1756,r,434e" filled="f" strokecolor="#ebebeb" strokeweight=".07494mm">
                  <v:path arrowok="t" o:connecttype="custom" o:connectlocs="0,-358;0,1707;351,-358;351,1381;702,-358;702,1055;1053,-358;1053,729;1405,-358;1405,402;1756,-358;1756,76" o:connectangles="0,0,0,0,0,0,0,0,0,0,0,0"/>
                </v:shape>
                <v:shape id="AutoShape 836" o:spid="_x0000_s1030" style="position:absolute;left:6473;top:632;width:2086;height:592;visibility:visible;mso-wrap-style:square;v-text-anchor:top" coordsize="2086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" path="m,591r706,m794,591r29,m911,591r29,m1028,591r29,m1145,591r29,m1262,591r30,m1379,591r30,m1496,591r30,m1613,591r30,m1731,591r29,m1848,591r29,m1965,591r121,m,l1292,t87,l1409,t87,l1526,t87,l1643,t88,l1760,t88,l1877,t88,l2086,e" filled="f" strokecolor="#ebebeb" strokeweight=".15147mm">
                  <v:path arrowok="t" o:connecttype="custom" o:connectlocs="0,1224;706,1224;794,1224;823,1224;911,1224;940,1224;1028,1224;1057,1224;1145,1224;1174,1224;1262,1224;1292,1224;1379,1224;1409,1224;1496,1224;1526,1224;1613,1224;1643,1224;1731,1224;1760,1224;1848,1224;1877,1224;1965,1224;2086,1224;0,633;1292,633;1379,633;1409,633;1496,633;1526,633;1613,633;1643,633;1731,633;1760,633;1848,633;1877,633;1965,633;2086,633" o:connectangles="0,0,0,0,0,0,0,0,0,0,0,0,0,0,0,0,0,0,0,0,0,0,0,0,0,0,0,0,0,0,0,0,0,0,0,0,0,0"/>
                </v:shape>
                <v:line id="Line 835" o:spid="_x0000_s1031" style="position:absolute;visibility:visible;mso-wrap-style:square" from="6474,41" to="8560,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" strokecolor="#ebebeb" strokeweight=".15147mm"/>
                <v:line id="Line 834" o:spid="_x0000_s1032" style="position:absolute;visibility:visible;mso-wrap-style:square" from="6639,1816" to="6639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" strokecolor="#ebebeb" strokeweight=".07494mm"/>
                <v:line id="Line 833" o:spid="_x0000_s1033" style="position:absolute;visibility:visible;mso-wrap-style:square" from="6474,1814" to="6712,1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" strokecolor="#ebebeb" strokeweight=".07572mm"/>
                <v:line id="Line 832" o:spid="_x0000_s1034" style="position:absolute;visibility:visible;mso-wrap-style:square" from="6990,1816" to="6990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" strokecolor="#ebebeb" strokeweight=".07494mm"/>
                <v:shape id="AutoShape 831" o:spid="_x0000_s1035" style="position:absolute;left:6916;top:1813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" path="m,l29,t88,l146,e" filled="f" strokecolor="#ebebeb" strokeweight=".07572mm">
                  <v:path arrowok="t" o:connecttype="custom" o:connectlocs="0,0;29,0;117,0;146,0" o:connectangles="0,0,0,0"/>
                </v:shape>
                <v:line id="Line 830" o:spid="_x0000_s1036" style="position:absolute;visibility:visible;mso-wrap-style:square" from="7341,1816" to="7341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" strokecolor="#ebebeb" strokeweight=".07494mm"/>
                <v:shape id="AutoShape 829" o:spid="_x0000_s1037" style="position:absolute;left:7268;top:1813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" path="m,l29,t88,l146,e" filled="f" strokecolor="#ebebeb" strokeweight=".07572mm">
                  <v:path arrowok="t" o:connecttype="custom" o:connectlocs="0,0;29,0;117,0;146,0" o:connectangles="0,0,0,0"/>
                </v:shape>
                <v:line id="Line 828" o:spid="_x0000_s1038" style="position:absolute;visibility:visible;mso-wrap-style:square" from="7692,1816" to="7692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" strokecolor="#ebebeb" strokeweight=".07494mm"/>
                <v:shape id="AutoShape 827" o:spid="_x0000_s1039" style="position:absolute;left:7619;top:1813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" path="m,l29,t88,l147,e" filled="f" strokecolor="#ebebeb" strokeweight=".07572mm">
                  <v:path arrowok="t" o:connecttype="custom" o:connectlocs="0,0;29,0;117,0;147,0" o:connectangles="0,0,0,0"/>
                </v:shape>
                <v:line id="Line 826" o:spid="_x0000_s1040" style="position:absolute;visibility:visible;mso-wrap-style:square" from="8044,1816" to="8044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" strokecolor="#ebebeb" strokeweight=".07494mm"/>
                <v:shape id="AutoShape 825" o:spid="_x0000_s1041" style="position:absolute;left:7970;top:1813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" path="m,l30,t87,l147,e" filled="f" strokecolor="#ebebeb" strokeweight=".07572mm">
                  <v:path arrowok="t" o:connecttype="custom" o:connectlocs="0,0;30,0;117,0;147,0" o:connectangles="0,0,0,0"/>
                </v:shape>
                <v:line id="Line 824" o:spid="_x0000_s1042" style="position:absolute;visibility:visible;mso-wrap-style:square" from="8395,1816" to="8395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" strokecolor="#ebebeb" strokeweight=".07494mm"/>
                <v:shape id="AutoShape 823" o:spid="_x0000_s1043" style="position:absolute;left:6799;top:1813;width:1760;height:2;visibility:visible;mso-wrap-style:square;v-text-anchor:top" coordsize="17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" path="m1522,r29,m1639,r121,m,l29,m351,r29,m702,r29,m1053,r30,m1405,r29,e" filled="f" strokecolor="#ebebeb" strokeweight=".07572mm">
                  <v:path arrowok="t" o:connecttype="custom" o:connectlocs="1522,0;1551,0;1639,0;1760,0;0,0;29,0;351,0;380,0;702,0;731,0;1053,0;1083,0;1405,0;1434,0" o:connectangles="0,0,0,0,0,0,0,0,0,0,0,0,0,0"/>
                </v:shape>
                <v:line id="Line 822" o:spid="_x0000_s1044" style="position:absolute;visibility:visible;mso-wrap-style:square" from="6474,1818" to="8560,1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" strokecolor="#ebebeb" strokeweight=".07572mm"/>
                <v:line id="Line 821" o:spid="_x0000_s1045" style="position:absolute;visibility:visible;mso-wrap-style:square" from="6814,1920" to="6814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" strokecolor="#ebebeb" strokeweight=".15147mm"/>
                <v:line id="Line 820" o:spid="_x0000_s1046" style="position:absolute;visibility:visible;mso-wrap-style:square" from="7151,1520" to="7180,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" strokecolor="#ebebeb" strokeweight=".07494mm"/>
                <v:line id="Line 819" o:spid="_x0000_s1047" style="position:absolute;visibility:visible;mso-wrap-style:square" from="7166,1920" to="7166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" strokecolor="#ebebeb" strokeweight=".15147mm"/>
                <v:line id="Line 818" o:spid="_x0000_s1048" style="position:absolute;visibility:visible;mso-wrap-style:square" from="7502,1520" to="7531,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" strokecolor="#ebebeb" strokeweight=".07494mm"/>
                <v:line id="Line 817" o:spid="_x0000_s1049" style="position:absolute;visibility:visible;mso-wrap-style:square" from="7517,1920" to="7517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" strokecolor="#ebebeb" strokeweight=".15147mm"/>
                <v:shape id="AutoShape 816" o:spid="_x0000_s1050" style="position:absolute;left:7853;top:928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" path="m,591r30,m,l30,e" filled="f" strokecolor="#ebebeb" strokeweight=".07494mm">
                  <v:path arrowok="t" o:connecttype="custom" o:connectlocs="0,1520;30,1520;0,929;30,929" o:connectangles="0,0,0,0"/>
                </v:shape>
                <v:line id="Line 815" o:spid="_x0000_s1051" style="position:absolute;visibility:visible;mso-wrap-style:square" from="7868,1920" to="7868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" strokecolor="#ebebeb" strokeweight=".15147mm"/>
                <v:shape id="AutoShape 814" o:spid="_x0000_s1052" style="position:absolute;left:8204;top:337;width:30;height:1184;visibility:visible;mso-wrap-style:square;v-text-anchor:top" coordsize="30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" path="m,1183r29,m,592r29,m,l29,e" filled="f" strokecolor="#ebebeb" strokeweight=".07494mm">
                  <v:path arrowok="t" o:connecttype="custom" o:connectlocs="0,1520;29,1520;0,929;29,929;0,337;29,337" o:connectangles="0,0,0,0,0,0"/>
                </v:shape>
                <v:line id="Line 813" o:spid="_x0000_s1053" style="position:absolute;visibility:visible;mso-wrap-style:square" from="8219,1920" to="8219,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" strokecolor="#ebebeb" strokeweight=".15147mm"/>
                <v:shape id="AutoShape 812" o:spid="_x0000_s1054" style="position:absolute;left:6594;top:1598;width:205;height:218;visibility:visible;mso-wrap-style:square;v-text-anchor:top" coordsize="205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" path="m88,109l,109,,218r88,l88,109xm205,l117,r,218l205,218,205,xe" fillcolor="#e16462" stroked="f">
                  <v:path arrowok="t" o:connecttype="custom" o:connectlocs="88,1707;0,1707;0,1816;88,1816;88,1707;205,1598;117,1598;117,1816;205,1816;205,1598" o:connectangles="0,0,0,0,0,0,0,0,0,0"/>
                </v:shape>
                <v:line id="Line 811" o:spid="_x0000_s1055" style="position:absolute;visibility:visible;mso-wrap-style:square" from="6917,1520" to="6946,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" strokecolor="#ebebeb" strokeweight=".07494mm"/>
                <v:rect id="Rectangle 810" o:spid="_x0000_s1056" style="position:absolute;left:6829;top:1489;width:88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" fillcolor="#e16462" stroked="f"/>
                <v:line id="Line 809" o:spid="_x0000_s1057" style="position:absolute;visibility:visible;mso-wrap-style:square" from="7034,1520" to="7063,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" strokecolor="#ebebeb" strokeweight=".07494mm"/>
                <v:shape id="AutoShape 808" o:spid="_x0000_s1058" style="position:absolute;left:6946;top:1272;width:205;height:544;visibility:visible;mso-wrap-style:square;v-text-anchor:top" coordsize="205,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" path="m88,109l,109,,544r88,l88,109xm205,l117,r,544l205,544,205,xe" fillcolor="#e16462" stroked="f">
                  <v:path arrowok="t" o:connecttype="custom" o:connectlocs="88,1381;0,1381;0,1816;88,1816;88,1381;205,1272;117,1272;117,1816;205,1816;205,1272" o:connectangles="0,0,0,0,0,0,0,0,0,0"/>
                </v:shape>
                <v:line id="Line 807" o:spid="_x0000_s1059" style="position:absolute;visibility:visible;mso-wrap-style:square" from="7268,1520" to="7297,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" strokecolor="#ebebeb" strokeweight=".07494mm"/>
                <v:rect id="Rectangle 806" o:spid="_x0000_s1060" style="position:absolute;left:7180;top:1163;width:88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" fillcolor="#e16462" stroked="f"/>
                <v:line id="Line 805" o:spid="_x0000_s1061" style="position:absolute;visibility:visible;mso-wrap-style:square" from="7385,1520" to="7414,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" strokecolor="#ebebeb" strokeweight=".07494mm"/>
                <v:shape id="AutoShape 804" o:spid="_x0000_s1062" style="position:absolute;left:7297;top:945;width:205;height:871;visibility:visible;mso-wrap-style:square;v-text-anchor:top" coordsize="205,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" path="m88,109l,109,,870r88,l88,109xm205,l117,r,870l205,870,205,xe" fillcolor="#e16462" stroked="f">
                  <v:path arrowok="t" o:connecttype="custom" o:connectlocs="88,1055;0,1055;0,1816;88,1816;88,1055;205,946;117,946;117,1816;205,1816;205,946" o:connectangles="0,0,0,0,0,0,0,0,0,0"/>
                </v:shape>
                <v:shape id="AutoShape 803" o:spid="_x0000_s1063" style="position:absolute;left:7619;top:928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" path="m,591r29,m,l29,e" filled="f" strokecolor="#ebebeb" strokeweight=".07494mm">
                  <v:path arrowok="t" o:connecttype="custom" o:connectlocs="0,1520;29,1520;0,929;29,929" o:connectangles="0,0,0,0"/>
                </v:shape>
                <v:rect id="Rectangle 802" o:spid="_x0000_s1064" style="position:absolute;left:7531;top:837;width:88;height: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" fillcolor="#e16462" stroked="f"/>
                <v:shape id="AutoShape 801" o:spid="_x0000_s1065" style="position:absolute;left:7736;top:928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" path="m,591r30,m,l30,e" filled="f" strokecolor="#ebebeb" strokeweight=".07494mm">
                  <v:path arrowok="t" o:connecttype="custom" o:connectlocs="0,1520;30,1520;0,929;30,929" o:connectangles="0,0,0,0"/>
                </v:shape>
                <v:shape id="AutoShape 800" o:spid="_x0000_s1066" style="position:absolute;left:7648;top:619;width:205;height:1197;visibility:visible;mso-wrap-style:square;v-text-anchor:top" coordsize="205,1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" path="m88,109l,109,,1196r88,l88,109xm205,l118,r,1196l205,1196,205,xe" fillcolor="#e16462" stroked="f">
                  <v:path arrowok="t" o:connecttype="custom" o:connectlocs="88,729;0,729;0,1816;88,1816;88,729;205,620;118,620;118,1816;205,1816;205,620" o:connectangles="0,0,0,0,0,0,0,0,0,0"/>
                </v:shape>
                <v:shape id="AutoShape 799" o:spid="_x0000_s1067" style="position:absolute;left:7970;top:928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" path="m,591r30,m,l30,e" filled="f" strokecolor="#ebebeb" strokeweight=".07494mm">
                  <v:path arrowok="t" o:connecttype="custom" o:connectlocs="0,1520;30,1520;0,929;30,929" o:connectangles="0,0,0,0"/>
                </v:shape>
                <v:rect id="Rectangle 798" o:spid="_x0000_s1068" style="position:absolute;left:7882;top:511;width:88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" fillcolor="#e16462" stroked="f"/>
                <v:shape id="AutoShape 797" o:spid="_x0000_s1069" style="position:absolute;left:8087;top:928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" path="m,591r30,m,l30,e" filled="f" strokecolor="#ebebeb" strokeweight=".07494mm">
                  <v:path arrowok="t" o:connecttype="custom" o:connectlocs="0,1520;30,1520;0,929;30,929" o:connectangles="0,0,0,0"/>
                </v:shape>
                <v:shape id="AutoShape 796" o:spid="_x0000_s1070" style="position:absolute;left:7999;top:293;width:205;height:1523;visibility:visible;mso-wrap-style:square;v-text-anchor:top" coordsize="205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" path="m87,109l,109,,1523r87,l87,109xm205,l117,r,1523l205,1523,205,xe" fillcolor="#e16462" stroked="f">
                  <v:path arrowok="t" o:connecttype="custom" o:connectlocs="87,402;0,402;0,1816;87,1816;87,402;205,293;117,293;117,1816;205,1816;205,293" o:connectangles="0,0,0,0,0,0,0,0,0,0"/>
                </v:shape>
                <v:shape id="AutoShape 795" o:spid="_x0000_s1071" style="position:absolute;left:8321;top:337;width:30;height:1184;visibility:visible;mso-wrap-style:square;v-text-anchor:top" coordsize="30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" path="m,1183r29,m,592r29,m,l29,e" filled="f" strokecolor="#ebebeb" strokeweight=".07494mm">
                  <v:path arrowok="t" o:connecttype="custom" o:connectlocs="0,1520;29,1520;0,929;29,929;0,337;29,337" o:connectangles="0,0,0,0,0,0"/>
                </v:shape>
                <v:rect id="Rectangle 794" o:spid="_x0000_s1072" style="position:absolute;left:8233;top:184;width:88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" fillcolor="#e16462" stroked="f"/>
                <v:shape id="AutoShape 793" o:spid="_x0000_s1073" style="position:absolute;left:8438;top:337;width:122;height:1184;visibility:visible;mso-wrap-style:square;v-text-anchor:top" coordsize="122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" path="m,1183r121,m,592r121,m,l121,e" filled="f" strokecolor="#ebebeb" strokeweight=".07494mm">
                  <v:path arrowok="t" o:connecttype="custom" o:connectlocs="0,1520;121,1520;0,929;121,929;0,337;121,337" o:connectangles="0,0,0,0,0,0"/>
                </v:shape>
                <v:rect id="Rectangle 792" o:spid="_x0000_s1074" style="position:absolute;left:8350;top:75;width:88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" fillcolor="#e16462" stroked="f"/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7"/>
        </w:rPr>
        <w:t>6000</w:t>
      </w:r>
    </w:p>
    <w:p w14:paraId="79340AD2" w14:textId="77777777" w:rsidR="006F1C89" w:rsidRDefault="006F1C89">
      <w:pPr>
        <w:pStyle w:val="BodyText"/>
        <w:rPr>
          <w:rFonts w:ascii="Times New Roman"/>
          <w:sz w:val="8"/>
        </w:rPr>
      </w:pPr>
    </w:p>
    <w:p w14:paraId="5C901D43" w14:textId="77777777" w:rsidR="006F1C89" w:rsidRDefault="006F1C89">
      <w:pPr>
        <w:pStyle w:val="BodyText"/>
        <w:rPr>
          <w:rFonts w:ascii="Times New Roman"/>
          <w:sz w:val="8"/>
        </w:rPr>
      </w:pPr>
    </w:p>
    <w:p w14:paraId="1FBF80AA" w14:textId="77777777" w:rsidR="006F1C89" w:rsidRDefault="006F1C89">
      <w:pPr>
        <w:pStyle w:val="BodyText"/>
        <w:rPr>
          <w:rFonts w:ascii="Times New Roman"/>
          <w:sz w:val="8"/>
        </w:rPr>
      </w:pPr>
    </w:p>
    <w:p w14:paraId="10B7ADC3" w14:textId="77777777" w:rsidR="006F1C89" w:rsidRDefault="006F1C89">
      <w:pPr>
        <w:pStyle w:val="BodyText"/>
        <w:rPr>
          <w:rFonts w:ascii="Times New Roman"/>
          <w:sz w:val="8"/>
        </w:rPr>
      </w:pPr>
    </w:p>
    <w:p w14:paraId="7191C790" w14:textId="77777777" w:rsidR="006F1C89" w:rsidRDefault="006F1C89">
      <w:pPr>
        <w:pStyle w:val="BodyText"/>
        <w:rPr>
          <w:rFonts w:ascii="Times New Roman"/>
          <w:sz w:val="8"/>
        </w:rPr>
      </w:pPr>
    </w:p>
    <w:p w14:paraId="00A1C239" w14:textId="264DBE2B" w:rsidR="006F1C89" w:rsidRDefault="00C85944">
      <w:pPr>
        <w:spacing w:before="51"/>
        <w:jc w:val="right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1CA2AA1B" wp14:editId="63C56201">
                <wp:simplePos x="0" y="0"/>
                <wp:positionH relativeFrom="page">
                  <wp:posOffset>5471160</wp:posOffset>
                </wp:positionH>
                <wp:positionV relativeFrom="paragraph">
                  <wp:posOffset>-101600</wp:posOffset>
                </wp:positionV>
                <wp:extent cx="88265" cy="515620"/>
                <wp:effectExtent l="0" t="0" r="0" b="0"/>
                <wp:wrapNone/>
                <wp:docPr id="800" name="Text Box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" cy="51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B2A6F7" w14:textId="77777777" w:rsidR="006F1C89" w:rsidRDefault="005D3991">
                            <w:pPr>
                              <w:spacing w:before="15"/>
                              <w:ind w:left="20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sz w:val="9"/>
                              </w:rPr>
                              <w:t>Resource</w:t>
                            </w:r>
                            <w:r>
                              <w:rPr>
                                <w:rFonts w:ascii="Times New Roman"/>
                                <w:spacing w:val="18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9"/>
                              </w:rPr>
                              <w:t>abundance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2AA1B" id="Text Box 790" o:spid="_x0000_s1039" type="#_x0000_t202" style="position:absolute;left:0;text-align:left;margin-left:430.8pt;margin-top:-8pt;width:6.95pt;height:40.6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0EB2A6F7" w14:textId="77777777" w:rsidR="006F1C89" w:rsidRDefault="005D3991">
                      <w:pPr>
                        <w:spacing w:before="15"/>
                        <w:ind w:left="20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sz w:val="9"/>
                        </w:rPr>
                        <w:t>Resource</w:t>
                      </w:r>
                      <w:r>
                        <w:rPr>
                          <w:rFonts w:ascii="Times New Roman"/>
                          <w:spacing w:val="18"/>
                          <w:sz w:val="9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9"/>
                        </w:rPr>
                        <w:t>abundance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7"/>
        </w:rPr>
        <w:t>4000</w:t>
      </w:r>
    </w:p>
    <w:p w14:paraId="58A4AF31" w14:textId="77777777" w:rsidR="006F1C89" w:rsidRDefault="006F1C89">
      <w:pPr>
        <w:pStyle w:val="BodyText"/>
        <w:rPr>
          <w:rFonts w:ascii="Times New Roman"/>
          <w:sz w:val="8"/>
        </w:rPr>
      </w:pPr>
    </w:p>
    <w:p w14:paraId="40E1C444" w14:textId="77777777" w:rsidR="006F1C89" w:rsidRDefault="006F1C89">
      <w:pPr>
        <w:pStyle w:val="BodyText"/>
        <w:rPr>
          <w:rFonts w:ascii="Times New Roman"/>
          <w:sz w:val="8"/>
        </w:rPr>
      </w:pPr>
    </w:p>
    <w:p w14:paraId="3033455D" w14:textId="77777777" w:rsidR="006F1C89" w:rsidRDefault="006F1C89">
      <w:pPr>
        <w:pStyle w:val="BodyText"/>
        <w:rPr>
          <w:rFonts w:ascii="Times New Roman"/>
          <w:sz w:val="8"/>
        </w:rPr>
      </w:pPr>
    </w:p>
    <w:p w14:paraId="39F8C066" w14:textId="77777777" w:rsidR="006F1C89" w:rsidRDefault="006F1C89">
      <w:pPr>
        <w:pStyle w:val="BodyText"/>
        <w:rPr>
          <w:rFonts w:ascii="Times New Roman"/>
          <w:sz w:val="8"/>
        </w:rPr>
      </w:pPr>
    </w:p>
    <w:p w14:paraId="16F9EB10" w14:textId="77777777" w:rsidR="006F1C89" w:rsidRDefault="006F1C89">
      <w:pPr>
        <w:pStyle w:val="BodyText"/>
        <w:rPr>
          <w:rFonts w:ascii="Times New Roman"/>
          <w:sz w:val="8"/>
        </w:rPr>
      </w:pPr>
    </w:p>
    <w:p w14:paraId="0CBB8EC5" w14:textId="77777777" w:rsidR="006F1C89" w:rsidRDefault="005D3991">
      <w:pPr>
        <w:spacing w:before="51"/>
        <w:jc w:val="right"/>
        <w:rPr>
          <w:rFonts w:ascii="Times New Roman"/>
          <w:sz w:val="7"/>
        </w:rPr>
      </w:pPr>
      <w:r>
        <w:rPr>
          <w:rFonts w:ascii="Times New Roman"/>
          <w:color w:val="4D4D4D"/>
          <w:sz w:val="7"/>
        </w:rPr>
        <w:t>2000</w:t>
      </w:r>
    </w:p>
    <w:p w14:paraId="1260D9C3" w14:textId="77777777" w:rsidR="006F1C89" w:rsidRDefault="006F1C89">
      <w:pPr>
        <w:pStyle w:val="BodyText"/>
        <w:rPr>
          <w:rFonts w:ascii="Times New Roman"/>
          <w:sz w:val="8"/>
        </w:rPr>
      </w:pPr>
    </w:p>
    <w:p w14:paraId="288EB82D" w14:textId="77777777" w:rsidR="006F1C89" w:rsidRDefault="006F1C89">
      <w:pPr>
        <w:pStyle w:val="BodyText"/>
        <w:rPr>
          <w:rFonts w:ascii="Times New Roman"/>
          <w:sz w:val="8"/>
        </w:rPr>
      </w:pPr>
    </w:p>
    <w:p w14:paraId="063C61E1" w14:textId="77777777" w:rsidR="006F1C89" w:rsidRDefault="006F1C89">
      <w:pPr>
        <w:pStyle w:val="BodyText"/>
        <w:rPr>
          <w:rFonts w:ascii="Times New Roman"/>
          <w:sz w:val="8"/>
        </w:rPr>
      </w:pPr>
    </w:p>
    <w:p w14:paraId="5583ABCF" w14:textId="77777777" w:rsidR="006F1C89" w:rsidRDefault="006F1C89">
      <w:pPr>
        <w:pStyle w:val="BodyText"/>
        <w:rPr>
          <w:rFonts w:ascii="Times New Roman"/>
          <w:sz w:val="8"/>
        </w:rPr>
      </w:pPr>
    </w:p>
    <w:p w14:paraId="37631172" w14:textId="77777777" w:rsidR="006F1C89" w:rsidRDefault="006F1C89">
      <w:pPr>
        <w:pStyle w:val="BodyText"/>
        <w:rPr>
          <w:rFonts w:ascii="Times New Roman"/>
          <w:sz w:val="8"/>
        </w:rPr>
      </w:pPr>
    </w:p>
    <w:p w14:paraId="6EA115CF" w14:textId="77777777" w:rsidR="006F1C89" w:rsidRDefault="005D3991">
      <w:pPr>
        <w:spacing w:before="51"/>
        <w:jc w:val="right"/>
        <w:rPr>
          <w:rFonts w:ascii="Times New Roman"/>
          <w:sz w:val="7"/>
        </w:rPr>
      </w:pPr>
      <w:r>
        <w:rPr>
          <w:rFonts w:ascii="Times New Roman"/>
          <w:color w:val="4D4D4D"/>
          <w:w w:val="101"/>
          <w:sz w:val="7"/>
        </w:rPr>
        <w:t>0</w:t>
      </w:r>
    </w:p>
    <w:p w14:paraId="34CE8668" w14:textId="77777777" w:rsidR="006F1C89" w:rsidRDefault="005D3991">
      <w:pPr>
        <w:spacing w:before="93"/>
        <w:ind w:left="2"/>
        <w:rPr>
          <w:rFonts w:ascii="Times New Roman"/>
          <w:sz w:val="16"/>
        </w:rPr>
      </w:pPr>
      <w:r>
        <w:br w:type="column"/>
      </w:r>
      <w:r>
        <w:rPr>
          <w:rFonts w:ascii="Times New Roman"/>
          <w:sz w:val="16"/>
        </w:rPr>
        <w:t>Bimodal</w:t>
      </w:r>
      <w:r>
        <w:rPr>
          <w:rFonts w:ascii="Times New Roman"/>
          <w:spacing w:val="67"/>
          <w:sz w:val="16"/>
        </w:rPr>
        <w:t xml:space="preserve"> </w:t>
      </w:r>
      <w:r>
        <w:rPr>
          <w:rFonts w:ascii="Times New Roman"/>
          <w:sz w:val="16"/>
        </w:rPr>
        <w:t>Normal</w:t>
      </w:r>
      <w:r>
        <w:rPr>
          <w:rFonts w:ascii="Times New Roman"/>
          <w:spacing w:val="71"/>
          <w:sz w:val="16"/>
        </w:rPr>
        <w:t xml:space="preserve"> </w:t>
      </w:r>
      <w:r>
        <w:rPr>
          <w:rFonts w:ascii="Times New Roman"/>
          <w:sz w:val="16"/>
        </w:rPr>
        <w:t>Distribution</w:t>
      </w:r>
    </w:p>
    <w:p w14:paraId="7207264F" w14:textId="77777777" w:rsidR="006F1C89" w:rsidRDefault="006F1C89">
      <w:pPr>
        <w:rPr>
          <w:rFonts w:ascii="Times New Roman"/>
          <w:sz w:val="16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8" w:space="720" w:equalWidth="0">
            <w:col w:w="774" w:space="40"/>
            <w:col w:w="2086" w:space="39"/>
            <w:col w:w="315" w:space="39"/>
            <w:col w:w="1449" w:space="219"/>
            <w:col w:w="774" w:space="39"/>
            <w:col w:w="1517" w:space="150"/>
            <w:col w:w="774" w:space="40"/>
            <w:col w:w="2545"/>
          </w:cols>
        </w:sectPr>
      </w:pPr>
    </w:p>
    <w:p w14:paraId="17559F6F" w14:textId="77777777" w:rsidR="006F1C89" w:rsidRDefault="006F1C89">
      <w:pPr>
        <w:pStyle w:val="BodyText"/>
        <w:spacing w:before="6"/>
        <w:rPr>
          <w:rFonts w:ascii="Times New Roman"/>
          <w:sz w:val="7"/>
        </w:rPr>
      </w:pPr>
    </w:p>
    <w:p w14:paraId="4AD22D2E" w14:textId="24FAAD3A" w:rsidR="006F1C89" w:rsidRDefault="00C85944">
      <w:pPr>
        <w:tabs>
          <w:tab w:val="left" w:pos="1466"/>
          <w:tab w:val="left" w:pos="1837"/>
          <w:tab w:val="left" w:pos="2189"/>
          <w:tab w:val="left" w:pos="2540"/>
        </w:tabs>
        <w:spacing w:before="1"/>
        <w:ind w:left="1115"/>
        <w:jc w:val="center"/>
        <w:rPr>
          <w:rFonts w:ascii="Times New Roman" w:hAnsi="Times New Roman"/>
          <w:sz w:val="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19840" behindDoc="1" locked="0" layoutInCell="1" allowOverlap="1" wp14:anchorId="27649178" wp14:editId="55186C2C">
                <wp:simplePos x="0" y="0"/>
                <wp:positionH relativeFrom="page">
                  <wp:posOffset>1167765</wp:posOffset>
                </wp:positionH>
                <wp:positionV relativeFrom="paragraph">
                  <wp:posOffset>-1459865</wp:posOffset>
                </wp:positionV>
                <wp:extent cx="19050" cy="1446530"/>
                <wp:effectExtent l="0" t="0" r="0" b="0"/>
                <wp:wrapNone/>
                <wp:docPr id="796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" cy="1446530"/>
                          <a:chOff x="1839" y="-2299"/>
                          <a:chExt cx="30" cy="2278"/>
                        </a:xfrm>
                      </wpg:grpSpPr>
                      <wps:wsp>
                        <wps:cNvPr id="797" name="AutoShape 789"/>
                        <wps:cNvSpPr>
                          <a:spLocks/>
                        </wps:cNvSpPr>
                        <wps:spPr bwMode="auto">
                          <a:xfrm>
                            <a:off x="1838" y="-1013"/>
                            <a:ext cx="30" cy="592"/>
                          </a:xfrm>
                          <a:custGeom>
                            <a:avLst/>
                            <a:gdLst>
                              <a:gd name="T0" fmla="+- 0 1839 1839"/>
                              <a:gd name="T1" fmla="*/ T0 w 30"/>
                              <a:gd name="T2" fmla="+- 0 -421 -1013"/>
                              <a:gd name="T3" fmla="*/ -421 h 592"/>
                              <a:gd name="T4" fmla="+- 0 1868 1839"/>
                              <a:gd name="T5" fmla="*/ T4 w 30"/>
                              <a:gd name="T6" fmla="+- 0 -421 -1013"/>
                              <a:gd name="T7" fmla="*/ -421 h 592"/>
                              <a:gd name="T8" fmla="+- 0 1839 1839"/>
                              <a:gd name="T9" fmla="*/ T8 w 30"/>
                              <a:gd name="T10" fmla="+- 0 -1013 -1013"/>
                              <a:gd name="T11" fmla="*/ -1013 h 592"/>
                              <a:gd name="T12" fmla="+- 0 1868 1839"/>
                              <a:gd name="T13" fmla="*/ T12 w 30"/>
                              <a:gd name="T14" fmla="+- 0 -1013 -1013"/>
                              <a:gd name="T15" fmla="*/ -101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1839" y="-717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Line 787"/>
                        <wps:cNvCnPr>
                          <a:cxnSpLocks noChangeShapeType="1"/>
                        </wps:cNvCnPr>
                        <wps:spPr bwMode="auto">
                          <a:xfrm>
                            <a:off x="1853" y="-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6E310" id="Group 786" o:spid="_x0000_s1026" style="position:absolute;margin-left:91.95pt;margin-top:-114.95pt;width:1.5pt;height:113.9pt;z-index:-18096640;mso-position-horizontal-relative:page" coordorigin="1839,-2299" coordsize="30,2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">
                <v:shape id="AutoShape 789" o:spid="_x0000_s1027" style="position:absolute;left:1838;top:-1013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" path="m,592r29,m,l29,e" filled="f" strokecolor="#ebebeb" strokeweight=".07494mm">
                  <v:path arrowok="t" o:connecttype="custom" o:connectlocs="0,-421;29,-421;0,-1013;29,-1013" o:connectangles="0,0,0,0"/>
                </v:shape>
                <v:line id="Line 788" o:spid="_x0000_s1028" style="position:absolute;visibility:visible;mso-wrap-style:square" from="1839,-717" to="1868,-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" strokecolor="#ebebeb" strokeweight=".15147mm"/>
                <v:line id="Line 787" o:spid="_x0000_s1029" style="position:absolute;visibility:visible;mso-wrap-style:square" from="1853,-22" to="1853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" strokecolor="#ebebeb" strokeweight=".15147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220352" behindDoc="1" locked="0" layoutInCell="1" allowOverlap="1" wp14:anchorId="582D8341" wp14:editId="29467FC9">
                <wp:simplePos x="0" y="0"/>
                <wp:positionH relativeFrom="page">
                  <wp:posOffset>1390650</wp:posOffset>
                </wp:positionH>
                <wp:positionV relativeFrom="paragraph">
                  <wp:posOffset>-1459865</wp:posOffset>
                </wp:positionV>
                <wp:extent cx="19050" cy="1446530"/>
                <wp:effectExtent l="0" t="0" r="0" b="0"/>
                <wp:wrapNone/>
                <wp:docPr id="792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" cy="1446530"/>
                          <a:chOff x="2190" y="-2299"/>
                          <a:chExt cx="30" cy="2278"/>
                        </a:xfrm>
                      </wpg:grpSpPr>
                      <wps:wsp>
                        <wps:cNvPr id="793" name="AutoShape 785"/>
                        <wps:cNvSpPr>
                          <a:spLocks/>
                        </wps:cNvSpPr>
                        <wps:spPr bwMode="auto">
                          <a:xfrm>
                            <a:off x="2190" y="-1013"/>
                            <a:ext cx="30" cy="592"/>
                          </a:xfrm>
                          <a:custGeom>
                            <a:avLst/>
                            <a:gdLst>
                              <a:gd name="T0" fmla="+- 0 2190 2190"/>
                              <a:gd name="T1" fmla="*/ T0 w 30"/>
                              <a:gd name="T2" fmla="+- 0 -421 -1013"/>
                              <a:gd name="T3" fmla="*/ -421 h 592"/>
                              <a:gd name="T4" fmla="+- 0 2219 2190"/>
                              <a:gd name="T5" fmla="*/ T4 w 30"/>
                              <a:gd name="T6" fmla="+- 0 -421 -1013"/>
                              <a:gd name="T7" fmla="*/ -421 h 592"/>
                              <a:gd name="T8" fmla="+- 0 2190 2190"/>
                              <a:gd name="T9" fmla="*/ T8 w 30"/>
                              <a:gd name="T10" fmla="+- 0 -1013 -1013"/>
                              <a:gd name="T11" fmla="*/ -1013 h 592"/>
                              <a:gd name="T12" fmla="+- 0 2219 2190"/>
                              <a:gd name="T13" fmla="*/ T12 w 30"/>
                              <a:gd name="T14" fmla="+- 0 -1013 -1013"/>
                              <a:gd name="T15" fmla="*/ -101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Line 784"/>
                        <wps:cNvCnPr>
                          <a:cxnSpLocks noChangeShapeType="1"/>
                        </wps:cNvCnPr>
                        <wps:spPr bwMode="auto">
                          <a:xfrm>
                            <a:off x="2190" y="-717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783"/>
                        <wps:cNvCnPr>
                          <a:cxnSpLocks noChangeShapeType="1"/>
                        </wps:cNvCnPr>
                        <wps:spPr bwMode="auto">
                          <a:xfrm>
                            <a:off x="2205" y="-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E7F5B4" id="Group 782" o:spid="_x0000_s1026" style="position:absolute;margin-left:109.5pt;margin-top:-114.95pt;width:1.5pt;height:113.9pt;z-index:-18096128;mso-position-horizontal-relative:page" coordorigin="2190,-2299" coordsize="30,2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">
                <v:shape id="AutoShape 785" o:spid="_x0000_s1027" style="position:absolute;left:2190;top:-1013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" path="m,592r29,m,l29,e" filled="f" strokecolor="#ebebeb" strokeweight=".07494mm">
                  <v:path arrowok="t" o:connecttype="custom" o:connectlocs="0,-421;29,-421;0,-1013;29,-1013" o:connectangles="0,0,0,0"/>
                </v:shape>
                <v:line id="Line 784" o:spid="_x0000_s1028" style="position:absolute;visibility:visible;mso-wrap-style:square" from="2190,-717" to="2219,-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" strokecolor="#ebebeb" strokeweight=".15147mm"/>
                <v:line id="Line 783" o:spid="_x0000_s1029" style="position:absolute;visibility:visible;mso-wrap-style:square" from="2205,-22" to="2205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" strokecolor="#ebebeb" strokeweight=".15147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220864" behindDoc="1" locked="0" layoutInCell="1" allowOverlap="1" wp14:anchorId="65114C92" wp14:editId="4CC2A17D">
                <wp:simplePos x="0" y="0"/>
                <wp:positionH relativeFrom="page">
                  <wp:posOffset>1613535</wp:posOffset>
                </wp:positionH>
                <wp:positionV relativeFrom="paragraph">
                  <wp:posOffset>-1459865</wp:posOffset>
                </wp:positionV>
                <wp:extent cx="19050" cy="1446530"/>
                <wp:effectExtent l="0" t="0" r="0" b="0"/>
                <wp:wrapNone/>
                <wp:docPr id="788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" cy="1446530"/>
                          <a:chOff x="2541" y="-2299"/>
                          <a:chExt cx="30" cy="2278"/>
                        </a:xfrm>
                      </wpg:grpSpPr>
                      <wps:wsp>
                        <wps:cNvPr id="789" name="AutoShape 781"/>
                        <wps:cNvSpPr>
                          <a:spLocks/>
                        </wps:cNvSpPr>
                        <wps:spPr bwMode="auto">
                          <a:xfrm>
                            <a:off x="2541" y="-1013"/>
                            <a:ext cx="30" cy="592"/>
                          </a:xfrm>
                          <a:custGeom>
                            <a:avLst/>
                            <a:gdLst>
                              <a:gd name="T0" fmla="+- 0 2541 2541"/>
                              <a:gd name="T1" fmla="*/ T0 w 30"/>
                              <a:gd name="T2" fmla="+- 0 -421 -1013"/>
                              <a:gd name="T3" fmla="*/ -421 h 592"/>
                              <a:gd name="T4" fmla="+- 0 2570 2541"/>
                              <a:gd name="T5" fmla="*/ T4 w 30"/>
                              <a:gd name="T6" fmla="+- 0 -421 -1013"/>
                              <a:gd name="T7" fmla="*/ -421 h 592"/>
                              <a:gd name="T8" fmla="+- 0 2541 2541"/>
                              <a:gd name="T9" fmla="*/ T8 w 30"/>
                              <a:gd name="T10" fmla="+- 0 -1013 -1013"/>
                              <a:gd name="T11" fmla="*/ -1013 h 592"/>
                              <a:gd name="T12" fmla="+- 0 2570 2541"/>
                              <a:gd name="T13" fmla="*/ T12 w 30"/>
                              <a:gd name="T14" fmla="+- 0 -1013 -1013"/>
                              <a:gd name="T15" fmla="*/ -101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Line 780"/>
                        <wps:cNvCnPr>
                          <a:cxnSpLocks noChangeShapeType="1"/>
                        </wps:cNvCnPr>
                        <wps:spPr bwMode="auto">
                          <a:xfrm>
                            <a:off x="2541" y="-717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2556" y="-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7F4FAE" id="Group 778" o:spid="_x0000_s1026" style="position:absolute;margin-left:127.05pt;margin-top:-114.95pt;width:1.5pt;height:113.9pt;z-index:-18095616;mso-position-horizontal-relative:page" coordorigin="2541,-2299" coordsize="30,2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">
                <v:shape id="AutoShape 781" o:spid="_x0000_s1027" style="position:absolute;left:2541;top:-1013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" path="m,592r29,m,l29,e" filled="f" strokecolor="#ebebeb" strokeweight=".07494mm">
                  <v:path arrowok="t" o:connecttype="custom" o:connectlocs="0,-421;29,-421;0,-1013;29,-1013" o:connectangles="0,0,0,0"/>
                </v:shape>
                <v:line id="Line 780" o:spid="_x0000_s1028" style="position:absolute;visibility:visible;mso-wrap-style:square" from="2541,-717" to="2570,-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" strokecolor="#ebebeb" strokeweight=".15147mm"/>
                <v:line id="Line 779" o:spid="_x0000_s1029" style="position:absolute;visibility:visible;mso-wrap-style:square" from="2556,-22" to="2556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" strokecolor="#ebebeb" strokeweight=".15147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221376" behindDoc="1" locked="0" layoutInCell="1" allowOverlap="1" wp14:anchorId="63B375D2" wp14:editId="2EA7688F">
                <wp:simplePos x="0" y="0"/>
                <wp:positionH relativeFrom="page">
                  <wp:posOffset>1836420</wp:posOffset>
                </wp:positionH>
                <wp:positionV relativeFrom="paragraph">
                  <wp:posOffset>-1459865</wp:posOffset>
                </wp:positionV>
                <wp:extent cx="19050" cy="1446530"/>
                <wp:effectExtent l="0" t="0" r="0" b="0"/>
                <wp:wrapNone/>
                <wp:docPr id="784" name="Group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" cy="1446530"/>
                          <a:chOff x="2892" y="-2299"/>
                          <a:chExt cx="30" cy="2278"/>
                        </a:xfrm>
                      </wpg:grpSpPr>
                      <wps:wsp>
                        <wps:cNvPr id="785" name="AutoShape 777"/>
                        <wps:cNvSpPr>
                          <a:spLocks/>
                        </wps:cNvSpPr>
                        <wps:spPr bwMode="auto">
                          <a:xfrm>
                            <a:off x="2892" y="-1013"/>
                            <a:ext cx="30" cy="592"/>
                          </a:xfrm>
                          <a:custGeom>
                            <a:avLst/>
                            <a:gdLst>
                              <a:gd name="T0" fmla="+- 0 2892 2892"/>
                              <a:gd name="T1" fmla="*/ T0 w 30"/>
                              <a:gd name="T2" fmla="+- 0 -421 -1013"/>
                              <a:gd name="T3" fmla="*/ -421 h 592"/>
                              <a:gd name="T4" fmla="+- 0 2922 2892"/>
                              <a:gd name="T5" fmla="*/ T4 w 30"/>
                              <a:gd name="T6" fmla="+- 0 -421 -1013"/>
                              <a:gd name="T7" fmla="*/ -421 h 592"/>
                              <a:gd name="T8" fmla="+- 0 2892 2892"/>
                              <a:gd name="T9" fmla="*/ T8 w 30"/>
                              <a:gd name="T10" fmla="+- 0 -1013 -1013"/>
                              <a:gd name="T11" fmla="*/ -1013 h 592"/>
                              <a:gd name="T12" fmla="+- 0 2922 2892"/>
                              <a:gd name="T13" fmla="*/ T12 w 30"/>
                              <a:gd name="T14" fmla="+- 0 -1013 -1013"/>
                              <a:gd name="T15" fmla="*/ -101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2"/>
                                </a:moveTo>
                                <a:lnTo>
                                  <a:pt x="30" y="592"/>
                                </a:lnTo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Line 776"/>
                        <wps:cNvCnPr>
                          <a:cxnSpLocks noChangeShapeType="1"/>
                        </wps:cNvCnPr>
                        <wps:spPr bwMode="auto">
                          <a:xfrm>
                            <a:off x="2892" y="-717"/>
                            <a:ext cx="3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775"/>
                        <wps:cNvCnPr>
                          <a:cxnSpLocks noChangeShapeType="1"/>
                        </wps:cNvCnPr>
                        <wps:spPr bwMode="auto">
                          <a:xfrm>
                            <a:off x="2907" y="-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843BAD" id="Group 774" o:spid="_x0000_s1026" style="position:absolute;margin-left:144.6pt;margin-top:-114.95pt;width:1.5pt;height:113.9pt;z-index:-18095104;mso-position-horizontal-relative:page" coordorigin="2892,-2299" coordsize="30,2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">
                <v:shape id="AutoShape 777" o:spid="_x0000_s1027" style="position:absolute;left:2892;top:-1013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" path="m,592r30,m,l30,e" filled="f" strokecolor="#ebebeb" strokeweight=".07494mm">
                  <v:path arrowok="t" o:connecttype="custom" o:connectlocs="0,-421;30,-421;0,-1013;30,-1013" o:connectangles="0,0,0,0"/>
                </v:shape>
                <v:line id="Line 776" o:spid="_x0000_s1028" style="position:absolute;visibility:visible;mso-wrap-style:square" from="2892,-717" to="2922,-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" strokecolor="#ebebeb" strokeweight=".15147mm"/>
                <v:line id="Line 775" o:spid="_x0000_s1029" style="position:absolute;visibility:visible;mso-wrap-style:square" from="2907,-22" to="2907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" strokecolor="#ebebeb" strokeweight=".15147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221888" behindDoc="1" locked="0" layoutInCell="1" allowOverlap="1" wp14:anchorId="76BBF1FF" wp14:editId="7A351D08">
                <wp:simplePos x="0" y="0"/>
                <wp:positionH relativeFrom="page">
                  <wp:posOffset>2059940</wp:posOffset>
                </wp:positionH>
                <wp:positionV relativeFrom="paragraph">
                  <wp:posOffset>-1459865</wp:posOffset>
                </wp:positionV>
                <wp:extent cx="19050" cy="1446530"/>
                <wp:effectExtent l="0" t="0" r="0" b="0"/>
                <wp:wrapNone/>
                <wp:docPr id="780" name="Group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0" cy="1446530"/>
                          <a:chOff x="3244" y="-2299"/>
                          <a:chExt cx="30" cy="2278"/>
                        </a:xfrm>
                      </wpg:grpSpPr>
                      <wps:wsp>
                        <wps:cNvPr id="781" name="AutoShape 773"/>
                        <wps:cNvSpPr>
                          <a:spLocks/>
                        </wps:cNvSpPr>
                        <wps:spPr bwMode="auto">
                          <a:xfrm>
                            <a:off x="3243" y="-1013"/>
                            <a:ext cx="30" cy="592"/>
                          </a:xfrm>
                          <a:custGeom>
                            <a:avLst/>
                            <a:gdLst>
                              <a:gd name="T0" fmla="+- 0 3244 3244"/>
                              <a:gd name="T1" fmla="*/ T0 w 30"/>
                              <a:gd name="T2" fmla="+- 0 -421 -1013"/>
                              <a:gd name="T3" fmla="*/ -421 h 592"/>
                              <a:gd name="T4" fmla="+- 0 3273 3244"/>
                              <a:gd name="T5" fmla="*/ T4 w 30"/>
                              <a:gd name="T6" fmla="+- 0 -421 -1013"/>
                              <a:gd name="T7" fmla="*/ -421 h 592"/>
                              <a:gd name="T8" fmla="+- 0 3244 3244"/>
                              <a:gd name="T9" fmla="*/ T8 w 30"/>
                              <a:gd name="T10" fmla="+- 0 -1013 -1013"/>
                              <a:gd name="T11" fmla="*/ -1013 h 592"/>
                              <a:gd name="T12" fmla="+- 0 3273 3244"/>
                              <a:gd name="T13" fmla="*/ T12 w 30"/>
                              <a:gd name="T14" fmla="+- 0 -1013 -1013"/>
                              <a:gd name="T15" fmla="*/ -101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Line 772"/>
                        <wps:cNvCnPr>
                          <a:cxnSpLocks noChangeShapeType="1"/>
                        </wps:cNvCnPr>
                        <wps:spPr bwMode="auto">
                          <a:xfrm>
                            <a:off x="3244" y="-717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3258" y="-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F5746" id="Group 770" o:spid="_x0000_s1026" style="position:absolute;margin-left:162.2pt;margin-top:-114.95pt;width:1.5pt;height:113.9pt;z-index:-18094592;mso-position-horizontal-relative:page" coordorigin="3244,-2299" coordsize="30,2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">
                <v:shape id="AutoShape 773" o:spid="_x0000_s1027" style="position:absolute;left:3243;top:-1013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" path="m,592r29,m,l29,e" filled="f" strokecolor="#ebebeb" strokeweight=".07494mm">
                  <v:path arrowok="t" o:connecttype="custom" o:connectlocs="0,-421;29,-421;0,-1013;29,-1013" o:connectangles="0,0,0,0"/>
                </v:shape>
                <v:line id="Line 772" o:spid="_x0000_s1028" style="position:absolute;visibility:visible;mso-wrap-style:square" from="3244,-717" to="3273,-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" strokecolor="#ebebeb" strokeweight=".15147mm"/>
                <v:line id="Line 771" o:spid="_x0000_s1029" style="position:absolute;visibility:visible;mso-wrap-style:square" from="3258,-22" to="3258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" strokecolor="#ebebeb" strokeweight=".15147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233FB561" wp14:editId="319D191E">
                <wp:simplePos x="0" y="0"/>
                <wp:positionH relativeFrom="page">
                  <wp:posOffset>1065530</wp:posOffset>
                </wp:positionH>
                <wp:positionV relativeFrom="paragraph">
                  <wp:posOffset>-79375</wp:posOffset>
                </wp:positionV>
                <wp:extent cx="0" cy="65405"/>
                <wp:effectExtent l="0" t="0" r="0" b="0"/>
                <wp:wrapNone/>
                <wp:docPr id="779" name="Line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5405"/>
                        </a:xfrm>
                        <a:prstGeom prst="line">
                          <a:avLst/>
                        </a:pr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F4DACA" id="Line 769" o:spid="_x0000_s1026" style="position:absolute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3.9pt,-6.25pt" to="83.9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" strokecolor="#ebebeb" strokeweight=".0749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5E1E19E3" wp14:editId="07080DC5">
                <wp:simplePos x="0" y="0"/>
                <wp:positionH relativeFrom="page">
                  <wp:posOffset>1288415</wp:posOffset>
                </wp:positionH>
                <wp:positionV relativeFrom="paragraph">
                  <wp:posOffset>-79375</wp:posOffset>
                </wp:positionV>
                <wp:extent cx="0" cy="65405"/>
                <wp:effectExtent l="0" t="0" r="0" b="0"/>
                <wp:wrapNone/>
                <wp:docPr id="778" name="Line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5405"/>
                        </a:xfrm>
                        <a:prstGeom prst="line">
                          <a:avLst/>
                        </a:pr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7E47CF" id="Line 768" o:spid="_x0000_s1026" style="position:absolute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1.45pt,-6.25pt" to="101.4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" strokecolor="#ebebeb" strokeweight=".0749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43D3F687" wp14:editId="13AF4FFF">
                <wp:simplePos x="0" y="0"/>
                <wp:positionH relativeFrom="page">
                  <wp:posOffset>1511300</wp:posOffset>
                </wp:positionH>
                <wp:positionV relativeFrom="paragraph">
                  <wp:posOffset>-79375</wp:posOffset>
                </wp:positionV>
                <wp:extent cx="0" cy="65405"/>
                <wp:effectExtent l="0" t="0" r="0" b="0"/>
                <wp:wrapNone/>
                <wp:docPr id="777" name="Line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5405"/>
                        </a:xfrm>
                        <a:prstGeom prst="line">
                          <a:avLst/>
                        </a:pr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C94358" id="Line 767" o:spid="_x0000_s1026" style="position:absolute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9pt,-6.25pt" to="119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" strokecolor="#ebebeb" strokeweight=".0749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35A56373" wp14:editId="4CE242B8">
                <wp:simplePos x="0" y="0"/>
                <wp:positionH relativeFrom="page">
                  <wp:posOffset>1734185</wp:posOffset>
                </wp:positionH>
                <wp:positionV relativeFrom="paragraph">
                  <wp:posOffset>-79375</wp:posOffset>
                </wp:positionV>
                <wp:extent cx="0" cy="65405"/>
                <wp:effectExtent l="0" t="0" r="0" b="0"/>
                <wp:wrapNone/>
                <wp:docPr id="776" name="Line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5405"/>
                        </a:xfrm>
                        <a:prstGeom prst="line">
                          <a:avLst/>
                        </a:pr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12796B" id="Line 766" o:spid="_x0000_s1026" style="position:absolute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6.55pt,-6.25pt" to="136.5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" strokecolor="#ebebeb" strokeweight=".0749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26496" behindDoc="1" locked="0" layoutInCell="1" allowOverlap="1" wp14:anchorId="24E4F46B" wp14:editId="5D4A88DB">
                <wp:simplePos x="0" y="0"/>
                <wp:positionH relativeFrom="page">
                  <wp:posOffset>1734185</wp:posOffset>
                </wp:positionH>
                <wp:positionV relativeFrom="paragraph">
                  <wp:posOffset>-1459865</wp:posOffset>
                </wp:positionV>
                <wp:extent cx="0" cy="793115"/>
                <wp:effectExtent l="0" t="0" r="0" b="0"/>
                <wp:wrapNone/>
                <wp:docPr id="775" name="Line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3115"/>
                        </a:xfrm>
                        <a:prstGeom prst="line">
                          <a:avLst/>
                        </a:pr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60C27C" id="Line 765" o:spid="_x0000_s1026" style="position:absolute;z-index:-180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6.55pt,-114.95pt" to="136.55pt,-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" strokecolor="#ebebeb" strokeweight=".0749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7E8164D7" wp14:editId="3A5C3AFA">
                <wp:simplePos x="0" y="0"/>
                <wp:positionH relativeFrom="page">
                  <wp:posOffset>1957705</wp:posOffset>
                </wp:positionH>
                <wp:positionV relativeFrom="paragraph">
                  <wp:posOffset>-79375</wp:posOffset>
                </wp:positionV>
                <wp:extent cx="0" cy="65405"/>
                <wp:effectExtent l="0" t="0" r="0" b="0"/>
                <wp:wrapNone/>
                <wp:docPr id="774" name="Line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5405"/>
                        </a:xfrm>
                        <a:prstGeom prst="line">
                          <a:avLst/>
                        </a:pr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203B67" id="Line 764" o:spid="_x0000_s1026" style="position:absolute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15pt,-6.25pt" to="154.1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" strokecolor="#ebebeb" strokeweight=".07494mm">
                <w10:wrap anchorx="page"/>
              </v:line>
            </w:pict>
          </mc:Fallback>
        </mc:AlternateContent>
      </w:r>
      <w:r w:rsidR="005D3991">
        <w:rPr>
          <w:rFonts w:ascii="Times New Roman" w:hAnsi="Times New Roman"/>
          <w:color w:val="4D4D4D"/>
          <w:sz w:val="7"/>
        </w:rPr>
        <w:t>−</w:t>
      </w:r>
      <w:r w:rsidR="005D3991">
        <w:rPr>
          <w:rFonts w:ascii="Times New Roman" w:hAnsi="Times New Roman"/>
          <w:color w:val="4D4D4D"/>
          <w:spacing w:val="-10"/>
          <w:sz w:val="7"/>
        </w:rPr>
        <w:t xml:space="preserve"> </w:t>
      </w:r>
      <w:r w:rsidR="005D3991">
        <w:rPr>
          <w:rFonts w:ascii="Times New Roman" w:hAnsi="Times New Roman"/>
          <w:color w:val="4D4D4D"/>
          <w:sz w:val="7"/>
        </w:rPr>
        <w:t>2</w:t>
      </w:r>
      <w:r w:rsidR="005D3991">
        <w:rPr>
          <w:rFonts w:ascii="Times New Roman" w:hAnsi="Times New Roman"/>
          <w:color w:val="4D4D4D"/>
          <w:sz w:val="7"/>
        </w:rPr>
        <w:tab/>
        <w:t>−</w:t>
      </w:r>
      <w:r w:rsidR="005D3991">
        <w:rPr>
          <w:rFonts w:ascii="Times New Roman" w:hAnsi="Times New Roman"/>
          <w:color w:val="4D4D4D"/>
          <w:spacing w:val="-10"/>
          <w:sz w:val="7"/>
        </w:rPr>
        <w:t xml:space="preserve"> </w:t>
      </w:r>
      <w:r w:rsidR="005D3991">
        <w:rPr>
          <w:rFonts w:ascii="Times New Roman" w:hAnsi="Times New Roman"/>
          <w:color w:val="4D4D4D"/>
          <w:sz w:val="7"/>
        </w:rPr>
        <w:t>1</w:t>
      </w:r>
      <w:r w:rsidR="005D3991">
        <w:rPr>
          <w:rFonts w:ascii="Times New Roman" w:hAnsi="Times New Roman"/>
          <w:color w:val="4D4D4D"/>
          <w:sz w:val="7"/>
        </w:rPr>
        <w:tab/>
        <w:t>0</w:t>
      </w:r>
      <w:r w:rsidR="005D3991">
        <w:rPr>
          <w:rFonts w:ascii="Times New Roman" w:hAnsi="Times New Roman"/>
          <w:color w:val="4D4D4D"/>
          <w:sz w:val="7"/>
        </w:rPr>
        <w:tab/>
        <w:t>1</w:t>
      </w:r>
      <w:r w:rsidR="005D3991">
        <w:rPr>
          <w:rFonts w:ascii="Times New Roman" w:hAnsi="Times New Roman"/>
          <w:color w:val="4D4D4D"/>
          <w:sz w:val="7"/>
        </w:rPr>
        <w:tab/>
      </w:r>
      <w:r w:rsidR="005D3991">
        <w:rPr>
          <w:rFonts w:ascii="Times New Roman" w:hAnsi="Times New Roman"/>
          <w:color w:val="4D4D4D"/>
          <w:spacing w:val="-6"/>
          <w:sz w:val="7"/>
        </w:rPr>
        <w:t>2</w:t>
      </w:r>
    </w:p>
    <w:p w14:paraId="7C1C1EF7" w14:textId="77777777" w:rsidR="006F1C89" w:rsidRDefault="005D3991">
      <w:pPr>
        <w:spacing w:before="15"/>
        <w:ind w:left="1130"/>
        <w:jc w:val="center"/>
        <w:rPr>
          <w:rFonts w:ascii="Times New Roman"/>
          <w:sz w:val="9"/>
        </w:rPr>
      </w:pPr>
      <w:r>
        <w:rPr>
          <w:rFonts w:ascii="Times New Roman"/>
          <w:sz w:val="9"/>
        </w:rPr>
        <w:t>Resource</w:t>
      </w:r>
      <w:r>
        <w:rPr>
          <w:rFonts w:ascii="Times New Roman"/>
          <w:spacing w:val="23"/>
          <w:sz w:val="9"/>
        </w:rPr>
        <w:t xml:space="preserve"> </w:t>
      </w:r>
      <w:r>
        <w:rPr>
          <w:rFonts w:ascii="Times New Roman"/>
          <w:sz w:val="9"/>
        </w:rPr>
        <w:t>characteristic</w:t>
      </w:r>
    </w:p>
    <w:p w14:paraId="5DDCE117" w14:textId="77777777" w:rsidR="006F1C89" w:rsidRDefault="005D3991">
      <w:pPr>
        <w:pStyle w:val="BodyText"/>
        <w:spacing w:before="6"/>
        <w:rPr>
          <w:rFonts w:ascii="Times New Roman"/>
          <w:sz w:val="7"/>
        </w:rPr>
      </w:pPr>
      <w:r>
        <w:br w:type="column"/>
      </w:r>
    </w:p>
    <w:p w14:paraId="7DB416D4" w14:textId="023299DC" w:rsidR="006F1C89" w:rsidRDefault="00C85944">
      <w:pPr>
        <w:tabs>
          <w:tab w:val="left" w:pos="1331"/>
          <w:tab w:val="left" w:pos="1702"/>
          <w:tab w:val="left" w:pos="2053"/>
          <w:tab w:val="left" w:pos="2404"/>
        </w:tabs>
        <w:spacing w:before="1"/>
        <w:ind w:left="980"/>
        <w:jc w:val="center"/>
        <w:rPr>
          <w:rFonts w:ascii="Times New Roman" w:hAns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4506803F" wp14:editId="7C23BDBB">
                <wp:simplePos x="0" y="0"/>
                <wp:positionH relativeFrom="page">
                  <wp:posOffset>2180590</wp:posOffset>
                </wp:positionH>
                <wp:positionV relativeFrom="paragraph">
                  <wp:posOffset>-79375</wp:posOffset>
                </wp:positionV>
                <wp:extent cx="0" cy="65405"/>
                <wp:effectExtent l="0" t="0" r="0" b="0"/>
                <wp:wrapNone/>
                <wp:docPr id="773" name="Line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5405"/>
                        </a:xfrm>
                        <a:prstGeom prst="line">
                          <a:avLst/>
                        </a:prstGeom>
                        <a:noFill/>
                        <a:ln w="2698">
                          <a:solidFill>
                            <a:srgbClr val="EBEBEB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F43AD1" id="Line 763" o:spid="_x0000_s1026" style="position:absolute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1.7pt,-6.25pt" to="171.7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" strokecolor="#ebebeb" strokeweight=".07494mm">
                <w10:wrap anchorx="page"/>
              </v:line>
            </w:pict>
          </mc:Fallback>
        </mc:AlternateContent>
      </w:r>
      <w:r w:rsidR="005D3991">
        <w:rPr>
          <w:rFonts w:ascii="Times New Roman" w:hAnsi="Times New Roman"/>
          <w:color w:val="4D4D4D"/>
          <w:sz w:val="7"/>
        </w:rPr>
        <w:t>−</w:t>
      </w:r>
      <w:r w:rsidR="005D3991">
        <w:rPr>
          <w:rFonts w:ascii="Times New Roman" w:hAnsi="Times New Roman"/>
          <w:color w:val="4D4D4D"/>
          <w:spacing w:val="-10"/>
          <w:sz w:val="7"/>
        </w:rPr>
        <w:t xml:space="preserve"> </w:t>
      </w:r>
      <w:r w:rsidR="005D3991">
        <w:rPr>
          <w:rFonts w:ascii="Times New Roman" w:hAnsi="Times New Roman"/>
          <w:color w:val="4D4D4D"/>
          <w:sz w:val="7"/>
        </w:rPr>
        <w:t>2</w:t>
      </w:r>
      <w:r w:rsidR="005D3991">
        <w:rPr>
          <w:rFonts w:ascii="Times New Roman" w:hAnsi="Times New Roman"/>
          <w:color w:val="4D4D4D"/>
          <w:sz w:val="7"/>
        </w:rPr>
        <w:tab/>
        <w:t>−</w:t>
      </w:r>
      <w:r w:rsidR="005D3991">
        <w:rPr>
          <w:rFonts w:ascii="Times New Roman" w:hAnsi="Times New Roman"/>
          <w:color w:val="4D4D4D"/>
          <w:spacing w:val="-10"/>
          <w:sz w:val="7"/>
        </w:rPr>
        <w:t xml:space="preserve"> </w:t>
      </w:r>
      <w:r w:rsidR="005D3991">
        <w:rPr>
          <w:rFonts w:ascii="Times New Roman" w:hAnsi="Times New Roman"/>
          <w:color w:val="4D4D4D"/>
          <w:sz w:val="7"/>
        </w:rPr>
        <w:t>1</w:t>
      </w:r>
      <w:r w:rsidR="005D3991">
        <w:rPr>
          <w:rFonts w:ascii="Times New Roman" w:hAnsi="Times New Roman"/>
          <w:color w:val="4D4D4D"/>
          <w:sz w:val="7"/>
        </w:rPr>
        <w:tab/>
        <w:t>0</w:t>
      </w:r>
      <w:r w:rsidR="005D3991">
        <w:rPr>
          <w:rFonts w:ascii="Times New Roman" w:hAnsi="Times New Roman"/>
          <w:color w:val="4D4D4D"/>
          <w:sz w:val="7"/>
        </w:rPr>
        <w:tab/>
        <w:t>1</w:t>
      </w:r>
      <w:r w:rsidR="005D3991">
        <w:rPr>
          <w:rFonts w:ascii="Times New Roman" w:hAnsi="Times New Roman"/>
          <w:color w:val="4D4D4D"/>
          <w:sz w:val="7"/>
        </w:rPr>
        <w:tab/>
      </w:r>
      <w:r w:rsidR="005D3991">
        <w:rPr>
          <w:rFonts w:ascii="Times New Roman" w:hAnsi="Times New Roman"/>
          <w:color w:val="4D4D4D"/>
          <w:spacing w:val="-5"/>
          <w:sz w:val="7"/>
        </w:rPr>
        <w:t>2</w:t>
      </w:r>
    </w:p>
    <w:p w14:paraId="00DCBD4E" w14:textId="77777777" w:rsidR="006F1C89" w:rsidRDefault="005D3991">
      <w:pPr>
        <w:spacing w:before="15"/>
        <w:ind w:left="995"/>
        <w:jc w:val="center"/>
        <w:rPr>
          <w:rFonts w:ascii="Times New Roman"/>
          <w:sz w:val="9"/>
        </w:rPr>
      </w:pPr>
      <w:r>
        <w:rPr>
          <w:rFonts w:ascii="Times New Roman"/>
          <w:sz w:val="9"/>
        </w:rPr>
        <w:t>Resource</w:t>
      </w:r>
      <w:r>
        <w:rPr>
          <w:rFonts w:ascii="Times New Roman"/>
          <w:spacing w:val="23"/>
          <w:sz w:val="9"/>
        </w:rPr>
        <w:t xml:space="preserve"> </w:t>
      </w:r>
      <w:r>
        <w:rPr>
          <w:rFonts w:ascii="Times New Roman"/>
          <w:sz w:val="9"/>
        </w:rPr>
        <w:t>characteristic</w:t>
      </w:r>
    </w:p>
    <w:p w14:paraId="2F56F73C" w14:textId="77777777" w:rsidR="006F1C89" w:rsidRDefault="005D3991">
      <w:pPr>
        <w:pStyle w:val="BodyText"/>
        <w:spacing w:before="6"/>
        <w:rPr>
          <w:rFonts w:ascii="Times New Roman"/>
          <w:sz w:val="7"/>
        </w:rPr>
      </w:pPr>
      <w:r>
        <w:br w:type="column"/>
      </w:r>
    </w:p>
    <w:p w14:paraId="36577E7B" w14:textId="77777777" w:rsidR="006F1C89" w:rsidRDefault="005D3991">
      <w:pPr>
        <w:tabs>
          <w:tab w:val="left" w:pos="1331"/>
          <w:tab w:val="left" w:pos="1702"/>
          <w:tab w:val="left" w:pos="2053"/>
          <w:tab w:val="left" w:pos="2404"/>
        </w:tabs>
        <w:spacing w:before="1"/>
        <w:ind w:left="980"/>
        <w:jc w:val="center"/>
        <w:rPr>
          <w:rFonts w:ascii="Times New Roman" w:hAnsi="Times New Roman"/>
          <w:sz w:val="7"/>
        </w:rPr>
      </w:pPr>
      <w:r>
        <w:rPr>
          <w:rFonts w:ascii="Times New Roman" w:hAnsi="Times New Roman"/>
          <w:color w:val="4D4D4D"/>
          <w:sz w:val="7"/>
        </w:rPr>
        <w:t>−</w:t>
      </w:r>
      <w:r>
        <w:rPr>
          <w:rFonts w:ascii="Times New Roman" w:hAnsi="Times New Roman"/>
          <w:color w:val="4D4D4D"/>
          <w:spacing w:val="-10"/>
          <w:sz w:val="7"/>
        </w:rPr>
        <w:t xml:space="preserve"> </w:t>
      </w:r>
      <w:r>
        <w:rPr>
          <w:rFonts w:ascii="Times New Roman" w:hAnsi="Times New Roman"/>
          <w:color w:val="4D4D4D"/>
          <w:sz w:val="7"/>
        </w:rPr>
        <w:t>2</w:t>
      </w:r>
      <w:r>
        <w:rPr>
          <w:rFonts w:ascii="Times New Roman" w:hAnsi="Times New Roman"/>
          <w:color w:val="4D4D4D"/>
          <w:sz w:val="7"/>
        </w:rPr>
        <w:tab/>
        <w:t>−</w:t>
      </w:r>
      <w:r>
        <w:rPr>
          <w:rFonts w:ascii="Times New Roman" w:hAnsi="Times New Roman"/>
          <w:color w:val="4D4D4D"/>
          <w:spacing w:val="-10"/>
          <w:sz w:val="7"/>
        </w:rPr>
        <w:t xml:space="preserve"> </w:t>
      </w:r>
      <w:r>
        <w:rPr>
          <w:rFonts w:ascii="Times New Roman" w:hAnsi="Times New Roman"/>
          <w:color w:val="4D4D4D"/>
          <w:sz w:val="7"/>
        </w:rPr>
        <w:t>1</w:t>
      </w:r>
      <w:r>
        <w:rPr>
          <w:rFonts w:ascii="Times New Roman" w:hAnsi="Times New Roman"/>
          <w:color w:val="4D4D4D"/>
          <w:sz w:val="7"/>
        </w:rPr>
        <w:tab/>
        <w:t>0</w:t>
      </w:r>
      <w:r>
        <w:rPr>
          <w:rFonts w:ascii="Times New Roman" w:hAnsi="Times New Roman"/>
          <w:color w:val="4D4D4D"/>
          <w:sz w:val="7"/>
        </w:rPr>
        <w:tab/>
        <w:t>1</w:t>
      </w:r>
      <w:r>
        <w:rPr>
          <w:rFonts w:ascii="Times New Roman" w:hAnsi="Times New Roman"/>
          <w:color w:val="4D4D4D"/>
          <w:sz w:val="7"/>
        </w:rPr>
        <w:tab/>
      </w:r>
      <w:r>
        <w:rPr>
          <w:rFonts w:ascii="Times New Roman" w:hAnsi="Times New Roman"/>
          <w:color w:val="4D4D4D"/>
          <w:spacing w:val="-5"/>
          <w:sz w:val="7"/>
        </w:rPr>
        <w:t>2</w:t>
      </w:r>
    </w:p>
    <w:p w14:paraId="559C172D" w14:textId="77777777" w:rsidR="006F1C89" w:rsidRDefault="005D3991">
      <w:pPr>
        <w:spacing w:before="15"/>
        <w:ind w:left="995"/>
        <w:jc w:val="center"/>
        <w:rPr>
          <w:rFonts w:ascii="Times New Roman"/>
          <w:sz w:val="9"/>
        </w:rPr>
      </w:pPr>
      <w:r>
        <w:rPr>
          <w:rFonts w:ascii="Times New Roman"/>
          <w:sz w:val="9"/>
        </w:rPr>
        <w:t>Resource</w:t>
      </w:r>
      <w:r>
        <w:rPr>
          <w:rFonts w:ascii="Times New Roman"/>
          <w:spacing w:val="23"/>
          <w:sz w:val="9"/>
        </w:rPr>
        <w:t xml:space="preserve"> </w:t>
      </w:r>
      <w:r>
        <w:rPr>
          <w:rFonts w:ascii="Times New Roman"/>
          <w:sz w:val="9"/>
        </w:rPr>
        <w:t>characteristic</w:t>
      </w:r>
    </w:p>
    <w:p w14:paraId="6031FD73" w14:textId="77777777" w:rsidR="006F1C89" w:rsidRDefault="005D3991">
      <w:pPr>
        <w:pStyle w:val="BodyText"/>
        <w:spacing w:before="6"/>
        <w:rPr>
          <w:rFonts w:ascii="Times New Roman"/>
          <w:sz w:val="7"/>
        </w:rPr>
      </w:pPr>
      <w:r>
        <w:br w:type="column"/>
      </w:r>
    </w:p>
    <w:p w14:paraId="78D51863" w14:textId="153EF587" w:rsidR="006F1C89" w:rsidRDefault="00C85944">
      <w:pPr>
        <w:tabs>
          <w:tab w:val="left" w:pos="548"/>
          <w:tab w:val="left" w:pos="919"/>
          <w:tab w:val="left" w:pos="1270"/>
          <w:tab w:val="left" w:pos="1622"/>
        </w:tabs>
        <w:spacing w:before="1"/>
        <w:ind w:left="197"/>
        <w:jc w:val="center"/>
        <w:rPr>
          <w:rFonts w:ascii="Times New Roman" w:hAnsi="Times New Roman"/>
          <w:sz w:val="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 wp14:anchorId="2572B958" wp14:editId="6BA0DCAE">
                <wp:simplePos x="0" y="0"/>
                <wp:positionH relativeFrom="page">
                  <wp:posOffset>5685790</wp:posOffset>
                </wp:positionH>
                <wp:positionV relativeFrom="paragraph">
                  <wp:posOffset>-1459865</wp:posOffset>
                </wp:positionV>
                <wp:extent cx="1324610" cy="1446530"/>
                <wp:effectExtent l="0" t="0" r="0" b="0"/>
                <wp:wrapNone/>
                <wp:docPr id="733" name="Group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4610" cy="1446530"/>
                          <a:chOff x="8954" y="-2299"/>
                          <a:chExt cx="2086" cy="2278"/>
                        </a:xfrm>
                      </wpg:grpSpPr>
                      <wps:wsp>
                        <wps:cNvPr id="734" name="AutoShape 762"/>
                        <wps:cNvSpPr>
                          <a:spLocks/>
                        </wps:cNvSpPr>
                        <wps:spPr bwMode="auto">
                          <a:xfrm>
                            <a:off x="8954" y="-1605"/>
                            <a:ext cx="473" cy="1184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473"/>
                              <a:gd name="T2" fmla="+- 0 -421 -1604"/>
                              <a:gd name="T3" fmla="*/ -421 h 1184"/>
                              <a:gd name="T4" fmla="+- 0 9192 8954"/>
                              <a:gd name="T5" fmla="*/ T4 w 473"/>
                              <a:gd name="T6" fmla="+- 0 -421 -1604"/>
                              <a:gd name="T7" fmla="*/ -421 h 1184"/>
                              <a:gd name="T8" fmla="+- 0 8954 8954"/>
                              <a:gd name="T9" fmla="*/ T8 w 473"/>
                              <a:gd name="T10" fmla="+- 0 -1013 -1604"/>
                              <a:gd name="T11" fmla="*/ -1013 h 1184"/>
                              <a:gd name="T12" fmla="+- 0 9310 8954"/>
                              <a:gd name="T13" fmla="*/ T12 w 473"/>
                              <a:gd name="T14" fmla="+- 0 -1013 -1604"/>
                              <a:gd name="T15" fmla="*/ -1013 h 1184"/>
                              <a:gd name="T16" fmla="+- 0 8954 8954"/>
                              <a:gd name="T17" fmla="*/ T16 w 473"/>
                              <a:gd name="T18" fmla="+- 0 -1604 -1604"/>
                              <a:gd name="T19" fmla="*/ -1604 h 1184"/>
                              <a:gd name="T20" fmla="+- 0 9427 8954"/>
                              <a:gd name="T21" fmla="*/ T20 w 473"/>
                              <a:gd name="T22" fmla="+- 0 -1604 -1604"/>
                              <a:gd name="T23" fmla="*/ -1604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73" h="1184">
                                <a:moveTo>
                                  <a:pt x="0" y="1183"/>
                                </a:moveTo>
                                <a:lnTo>
                                  <a:pt x="238" y="1183"/>
                                </a:lnTo>
                                <a:moveTo>
                                  <a:pt x="0" y="591"/>
                                </a:moveTo>
                                <a:lnTo>
                                  <a:pt x="356" y="591"/>
                                </a:lnTo>
                                <a:moveTo>
                                  <a:pt x="0" y="0"/>
                                </a:moveTo>
                                <a:lnTo>
                                  <a:pt x="473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Line 761"/>
                        <wps:cNvCnPr>
                          <a:cxnSpLocks noChangeShapeType="1"/>
                        </wps:cNvCnPr>
                        <wps:spPr bwMode="auto">
                          <a:xfrm>
                            <a:off x="8954" y="-2196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AutoShape 760"/>
                        <wps:cNvSpPr>
                          <a:spLocks/>
                        </wps:cNvSpPr>
                        <wps:spPr bwMode="auto">
                          <a:xfrm>
                            <a:off x="9119" y="-2300"/>
                            <a:ext cx="1921" cy="2063"/>
                          </a:xfrm>
                          <a:custGeom>
                            <a:avLst/>
                            <a:gdLst>
                              <a:gd name="T0" fmla="+- 0 9119 9119"/>
                              <a:gd name="T1" fmla="*/ T0 w 1921"/>
                              <a:gd name="T2" fmla="+- 0 -2299 -2299"/>
                              <a:gd name="T3" fmla="*/ -2299 h 2063"/>
                              <a:gd name="T4" fmla="+- 0 9119 9119"/>
                              <a:gd name="T5" fmla="*/ T4 w 1921"/>
                              <a:gd name="T6" fmla="+- 0 -237 -2299"/>
                              <a:gd name="T7" fmla="*/ -237 h 2063"/>
                              <a:gd name="T8" fmla="+- 0 9470 9119"/>
                              <a:gd name="T9" fmla="*/ T8 w 1921"/>
                              <a:gd name="T10" fmla="+- 0 -2299 -2299"/>
                              <a:gd name="T11" fmla="*/ -2299 h 2063"/>
                              <a:gd name="T12" fmla="+- 0 9470 9119"/>
                              <a:gd name="T13" fmla="*/ T12 w 1921"/>
                              <a:gd name="T14" fmla="+- 0 -1837 -2299"/>
                              <a:gd name="T15" fmla="*/ -1837 h 2063"/>
                              <a:gd name="T16" fmla="+- 0 9749 9119"/>
                              <a:gd name="T17" fmla="*/ T16 w 1921"/>
                              <a:gd name="T18" fmla="+- 0 -1013 -2299"/>
                              <a:gd name="T19" fmla="*/ -1013 h 2063"/>
                              <a:gd name="T20" fmla="+- 0 10246 9119"/>
                              <a:gd name="T21" fmla="*/ T20 w 1921"/>
                              <a:gd name="T22" fmla="+- 0 -1013 -2299"/>
                              <a:gd name="T23" fmla="*/ -1013 h 2063"/>
                              <a:gd name="T24" fmla="+- 0 9631 9119"/>
                              <a:gd name="T25" fmla="*/ T24 w 1921"/>
                              <a:gd name="T26" fmla="+- 0 -1604 -2299"/>
                              <a:gd name="T27" fmla="*/ -1604 h 2063"/>
                              <a:gd name="T28" fmla="+- 0 10363 9119"/>
                              <a:gd name="T29" fmla="*/ T28 w 1921"/>
                              <a:gd name="T30" fmla="+- 0 -1604 -2299"/>
                              <a:gd name="T31" fmla="*/ -1604 h 2063"/>
                              <a:gd name="T32" fmla="+- 0 9822 9119"/>
                              <a:gd name="T33" fmla="*/ T32 w 1921"/>
                              <a:gd name="T34" fmla="+- 0 -2299 -2299"/>
                              <a:gd name="T35" fmla="*/ -2299 h 2063"/>
                              <a:gd name="T36" fmla="+- 0 9822 9119"/>
                              <a:gd name="T37" fmla="*/ T36 w 1921"/>
                              <a:gd name="T38" fmla="+- 0 -778 -2299"/>
                              <a:gd name="T39" fmla="*/ -778 h 2063"/>
                              <a:gd name="T40" fmla="+- 0 10173 9119"/>
                              <a:gd name="T41" fmla="*/ T40 w 1921"/>
                              <a:gd name="T42" fmla="+- 0 -2299 -2299"/>
                              <a:gd name="T43" fmla="*/ -2299 h 2063"/>
                              <a:gd name="T44" fmla="+- 0 10173 9119"/>
                              <a:gd name="T45" fmla="*/ T44 w 1921"/>
                              <a:gd name="T46" fmla="+- 0 -778 -2299"/>
                              <a:gd name="T47" fmla="*/ -778 h 2063"/>
                              <a:gd name="T48" fmla="+- 0 10524 9119"/>
                              <a:gd name="T49" fmla="*/ T48 w 1921"/>
                              <a:gd name="T50" fmla="+- 0 -2299 -2299"/>
                              <a:gd name="T51" fmla="*/ -2299 h 2063"/>
                              <a:gd name="T52" fmla="+- 0 10524 9119"/>
                              <a:gd name="T53" fmla="*/ T52 w 1921"/>
                              <a:gd name="T54" fmla="+- 0 -1837 -2299"/>
                              <a:gd name="T55" fmla="*/ -1837 h 2063"/>
                              <a:gd name="T56" fmla="+- 0 10802 9119"/>
                              <a:gd name="T57" fmla="*/ T56 w 1921"/>
                              <a:gd name="T58" fmla="+- 0 -421 -2299"/>
                              <a:gd name="T59" fmla="*/ -421 h 2063"/>
                              <a:gd name="T60" fmla="+- 0 11040 9119"/>
                              <a:gd name="T61" fmla="*/ T60 w 1921"/>
                              <a:gd name="T62" fmla="+- 0 -421 -2299"/>
                              <a:gd name="T63" fmla="*/ -421 h 2063"/>
                              <a:gd name="T64" fmla="+- 0 10685 9119"/>
                              <a:gd name="T65" fmla="*/ T64 w 1921"/>
                              <a:gd name="T66" fmla="+- 0 -1013 -2299"/>
                              <a:gd name="T67" fmla="*/ -1013 h 2063"/>
                              <a:gd name="T68" fmla="+- 0 11040 9119"/>
                              <a:gd name="T69" fmla="*/ T68 w 1921"/>
                              <a:gd name="T70" fmla="+- 0 -1013 -2299"/>
                              <a:gd name="T71" fmla="*/ -1013 h 2063"/>
                              <a:gd name="T72" fmla="+- 0 10568 9119"/>
                              <a:gd name="T73" fmla="*/ T72 w 1921"/>
                              <a:gd name="T74" fmla="+- 0 -1604 -2299"/>
                              <a:gd name="T75" fmla="*/ -1604 h 2063"/>
                              <a:gd name="T76" fmla="+- 0 11040 9119"/>
                              <a:gd name="T77" fmla="*/ T76 w 1921"/>
                              <a:gd name="T78" fmla="+- 0 -1604 -2299"/>
                              <a:gd name="T79" fmla="*/ -1604 h 2063"/>
                              <a:gd name="T80" fmla="+- 0 10875 9119"/>
                              <a:gd name="T81" fmla="*/ T80 w 1921"/>
                              <a:gd name="T82" fmla="+- 0 -2299 -2299"/>
                              <a:gd name="T83" fmla="*/ -2299 h 2063"/>
                              <a:gd name="T84" fmla="+- 0 10875 9119"/>
                              <a:gd name="T85" fmla="*/ T84 w 1921"/>
                              <a:gd name="T86" fmla="+- 0 -349 -2299"/>
                              <a:gd name="T87" fmla="*/ -349 h 2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921" h="2063">
                                <a:moveTo>
                                  <a:pt x="0" y="0"/>
                                </a:moveTo>
                                <a:lnTo>
                                  <a:pt x="0" y="2062"/>
                                </a:lnTo>
                                <a:moveTo>
                                  <a:pt x="351" y="0"/>
                                </a:moveTo>
                                <a:lnTo>
                                  <a:pt x="351" y="462"/>
                                </a:lnTo>
                                <a:moveTo>
                                  <a:pt x="630" y="1286"/>
                                </a:moveTo>
                                <a:lnTo>
                                  <a:pt x="1127" y="1286"/>
                                </a:lnTo>
                                <a:moveTo>
                                  <a:pt x="512" y="695"/>
                                </a:moveTo>
                                <a:lnTo>
                                  <a:pt x="1244" y="695"/>
                                </a:lnTo>
                                <a:moveTo>
                                  <a:pt x="703" y="0"/>
                                </a:moveTo>
                                <a:lnTo>
                                  <a:pt x="703" y="1521"/>
                                </a:lnTo>
                                <a:moveTo>
                                  <a:pt x="1054" y="0"/>
                                </a:moveTo>
                                <a:lnTo>
                                  <a:pt x="1054" y="1521"/>
                                </a:lnTo>
                                <a:moveTo>
                                  <a:pt x="1405" y="0"/>
                                </a:moveTo>
                                <a:lnTo>
                                  <a:pt x="1405" y="462"/>
                                </a:lnTo>
                                <a:moveTo>
                                  <a:pt x="1683" y="1878"/>
                                </a:moveTo>
                                <a:lnTo>
                                  <a:pt x="1921" y="1878"/>
                                </a:lnTo>
                                <a:moveTo>
                                  <a:pt x="1566" y="1286"/>
                                </a:moveTo>
                                <a:lnTo>
                                  <a:pt x="1921" y="1286"/>
                                </a:lnTo>
                                <a:moveTo>
                                  <a:pt x="1449" y="695"/>
                                </a:moveTo>
                                <a:lnTo>
                                  <a:pt x="1921" y="695"/>
                                </a:lnTo>
                                <a:moveTo>
                                  <a:pt x="1756" y="0"/>
                                </a:moveTo>
                                <a:lnTo>
                                  <a:pt x="1756" y="195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AutoShape 759"/>
                        <wps:cNvSpPr>
                          <a:spLocks/>
                        </wps:cNvSpPr>
                        <wps:spPr bwMode="auto">
                          <a:xfrm>
                            <a:off x="8954" y="-1901"/>
                            <a:ext cx="2086" cy="1184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2086"/>
                              <a:gd name="T2" fmla="+- 0 -717 -1900"/>
                              <a:gd name="T3" fmla="*/ -717 h 1184"/>
                              <a:gd name="T4" fmla="+- 0 9310 8954"/>
                              <a:gd name="T5" fmla="*/ T4 w 2086"/>
                              <a:gd name="T6" fmla="+- 0 -717 -1900"/>
                              <a:gd name="T7" fmla="*/ -717 h 1184"/>
                              <a:gd name="T8" fmla="+- 0 9397 8954"/>
                              <a:gd name="T9" fmla="*/ T8 w 2086"/>
                              <a:gd name="T10" fmla="+- 0 -717 -1900"/>
                              <a:gd name="T11" fmla="*/ -717 h 1184"/>
                              <a:gd name="T12" fmla="+- 0 9427 8954"/>
                              <a:gd name="T13" fmla="*/ T12 w 2086"/>
                              <a:gd name="T14" fmla="+- 0 -717 -1900"/>
                              <a:gd name="T15" fmla="*/ -717 h 1184"/>
                              <a:gd name="T16" fmla="+- 0 9514 8954"/>
                              <a:gd name="T17" fmla="*/ T16 w 2086"/>
                              <a:gd name="T18" fmla="+- 0 -717 -1900"/>
                              <a:gd name="T19" fmla="*/ -717 h 1184"/>
                              <a:gd name="T20" fmla="+- 0 9544 8954"/>
                              <a:gd name="T21" fmla="*/ T20 w 2086"/>
                              <a:gd name="T22" fmla="+- 0 -717 -1900"/>
                              <a:gd name="T23" fmla="*/ -717 h 1184"/>
                              <a:gd name="T24" fmla="+- 0 9631 8954"/>
                              <a:gd name="T25" fmla="*/ T24 w 2086"/>
                              <a:gd name="T26" fmla="+- 0 -717 -1900"/>
                              <a:gd name="T27" fmla="*/ -717 h 1184"/>
                              <a:gd name="T28" fmla="+- 0 9661 8954"/>
                              <a:gd name="T29" fmla="*/ T28 w 2086"/>
                              <a:gd name="T30" fmla="+- 0 -717 -1900"/>
                              <a:gd name="T31" fmla="*/ -717 h 1184"/>
                              <a:gd name="T32" fmla="+- 0 9749 8954"/>
                              <a:gd name="T33" fmla="*/ T32 w 2086"/>
                              <a:gd name="T34" fmla="+- 0 -717 -1900"/>
                              <a:gd name="T35" fmla="*/ -717 h 1184"/>
                              <a:gd name="T36" fmla="+- 0 9778 8954"/>
                              <a:gd name="T37" fmla="*/ T36 w 2086"/>
                              <a:gd name="T38" fmla="+- 0 -717 -1900"/>
                              <a:gd name="T39" fmla="*/ -717 h 1184"/>
                              <a:gd name="T40" fmla="+- 0 9866 8954"/>
                              <a:gd name="T41" fmla="*/ T40 w 2086"/>
                              <a:gd name="T42" fmla="+- 0 -717 -1900"/>
                              <a:gd name="T43" fmla="*/ -717 h 1184"/>
                              <a:gd name="T44" fmla="+- 0 10129 8954"/>
                              <a:gd name="T45" fmla="*/ T44 w 2086"/>
                              <a:gd name="T46" fmla="+- 0 -717 -1900"/>
                              <a:gd name="T47" fmla="*/ -717 h 1184"/>
                              <a:gd name="T48" fmla="+- 0 10217 8954"/>
                              <a:gd name="T49" fmla="*/ T48 w 2086"/>
                              <a:gd name="T50" fmla="+- 0 -717 -1900"/>
                              <a:gd name="T51" fmla="*/ -717 h 1184"/>
                              <a:gd name="T52" fmla="+- 0 10246 8954"/>
                              <a:gd name="T53" fmla="*/ T52 w 2086"/>
                              <a:gd name="T54" fmla="+- 0 -717 -1900"/>
                              <a:gd name="T55" fmla="*/ -717 h 1184"/>
                              <a:gd name="T56" fmla="+- 0 10334 8954"/>
                              <a:gd name="T57" fmla="*/ T56 w 2086"/>
                              <a:gd name="T58" fmla="+- 0 -717 -1900"/>
                              <a:gd name="T59" fmla="*/ -717 h 1184"/>
                              <a:gd name="T60" fmla="+- 0 10363 8954"/>
                              <a:gd name="T61" fmla="*/ T60 w 2086"/>
                              <a:gd name="T62" fmla="+- 0 -717 -1900"/>
                              <a:gd name="T63" fmla="*/ -717 h 1184"/>
                              <a:gd name="T64" fmla="+- 0 10451 8954"/>
                              <a:gd name="T65" fmla="*/ T64 w 2086"/>
                              <a:gd name="T66" fmla="+- 0 -717 -1900"/>
                              <a:gd name="T67" fmla="*/ -717 h 1184"/>
                              <a:gd name="T68" fmla="+- 0 10480 8954"/>
                              <a:gd name="T69" fmla="*/ T68 w 2086"/>
                              <a:gd name="T70" fmla="+- 0 -717 -1900"/>
                              <a:gd name="T71" fmla="*/ -717 h 1184"/>
                              <a:gd name="T72" fmla="+- 0 10568 8954"/>
                              <a:gd name="T73" fmla="*/ T72 w 2086"/>
                              <a:gd name="T74" fmla="+- 0 -717 -1900"/>
                              <a:gd name="T75" fmla="*/ -717 h 1184"/>
                              <a:gd name="T76" fmla="+- 0 10597 8954"/>
                              <a:gd name="T77" fmla="*/ T76 w 2086"/>
                              <a:gd name="T78" fmla="+- 0 -717 -1900"/>
                              <a:gd name="T79" fmla="*/ -717 h 1184"/>
                              <a:gd name="T80" fmla="+- 0 10685 8954"/>
                              <a:gd name="T81" fmla="*/ T80 w 2086"/>
                              <a:gd name="T82" fmla="+- 0 -717 -1900"/>
                              <a:gd name="T83" fmla="*/ -717 h 1184"/>
                              <a:gd name="T84" fmla="+- 0 11040 8954"/>
                              <a:gd name="T85" fmla="*/ T84 w 2086"/>
                              <a:gd name="T86" fmla="+- 0 -717 -1900"/>
                              <a:gd name="T87" fmla="*/ -717 h 1184"/>
                              <a:gd name="T88" fmla="+- 0 8954 8954"/>
                              <a:gd name="T89" fmla="*/ T88 w 2086"/>
                              <a:gd name="T90" fmla="+- 0 -1308 -1900"/>
                              <a:gd name="T91" fmla="*/ -1308 h 1184"/>
                              <a:gd name="T92" fmla="+- 0 9427 8954"/>
                              <a:gd name="T93" fmla="*/ T92 w 2086"/>
                              <a:gd name="T94" fmla="+- 0 -1308 -1900"/>
                              <a:gd name="T95" fmla="*/ -1308 h 1184"/>
                              <a:gd name="T96" fmla="+- 0 9514 8954"/>
                              <a:gd name="T97" fmla="*/ T96 w 2086"/>
                              <a:gd name="T98" fmla="+- 0 -1308 -1900"/>
                              <a:gd name="T99" fmla="*/ -1308 h 1184"/>
                              <a:gd name="T100" fmla="+- 0 9544 8954"/>
                              <a:gd name="T101" fmla="*/ T100 w 2086"/>
                              <a:gd name="T102" fmla="+- 0 -1308 -1900"/>
                              <a:gd name="T103" fmla="*/ -1308 h 1184"/>
                              <a:gd name="T104" fmla="+- 0 9631 8954"/>
                              <a:gd name="T105" fmla="*/ T104 w 2086"/>
                              <a:gd name="T106" fmla="+- 0 -1308 -1900"/>
                              <a:gd name="T107" fmla="*/ -1308 h 1184"/>
                              <a:gd name="T108" fmla="+- 0 9661 8954"/>
                              <a:gd name="T109" fmla="*/ T108 w 2086"/>
                              <a:gd name="T110" fmla="+- 0 -1308 -1900"/>
                              <a:gd name="T111" fmla="*/ -1308 h 1184"/>
                              <a:gd name="T112" fmla="+- 0 9749 8954"/>
                              <a:gd name="T113" fmla="*/ T112 w 2086"/>
                              <a:gd name="T114" fmla="+- 0 -1308 -1900"/>
                              <a:gd name="T115" fmla="*/ -1308 h 1184"/>
                              <a:gd name="T116" fmla="+- 0 10246 8954"/>
                              <a:gd name="T117" fmla="*/ T116 w 2086"/>
                              <a:gd name="T118" fmla="+- 0 -1308 -1900"/>
                              <a:gd name="T119" fmla="*/ -1308 h 1184"/>
                              <a:gd name="T120" fmla="+- 0 10334 8954"/>
                              <a:gd name="T121" fmla="*/ T120 w 2086"/>
                              <a:gd name="T122" fmla="+- 0 -1308 -1900"/>
                              <a:gd name="T123" fmla="*/ -1308 h 1184"/>
                              <a:gd name="T124" fmla="+- 0 10363 8954"/>
                              <a:gd name="T125" fmla="*/ T124 w 2086"/>
                              <a:gd name="T126" fmla="+- 0 -1308 -1900"/>
                              <a:gd name="T127" fmla="*/ -1308 h 1184"/>
                              <a:gd name="T128" fmla="+- 0 10451 8954"/>
                              <a:gd name="T129" fmla="*/ T128 w 2086"/>
                              <a:gd name="T130" fmla="+- 0 -1308 -1900"/>
                              <a:gd name="T131" fmla="*/ -1308 h 1184"/>
                              <a:gd name="T132" fmla="+- 0 10480 8954"/>
                              <a:gd name="T133" fmla="*/ T132 w 2086"/>
                              <a:gd name="T134" fmla="+- 0 -1308 -1900"/>
                              <a:gd name="T135" fmla="*/ -1308 h 1184"/>
                              <a:gd name="T136" fmla="+- 0 10568 8954"/>
                              <a:gd name="T137" fmla="*/ T136 w 2086"/>
                              <a:gd name="T138" fmla="+- 0 -1308 -1900"/>
                              <a:gd name="T139" fmla="*/ -1308 h 1184"/>
                              <a:gd name="T140" fmla="+- 0 11040 8954"/>
                              <a:gd name="T141" fmla="*/ T140 w 2086"/>
                              <a:gd name="T142" fmla="+- 0 -1308 -1900"/>
                              <a:gd name="T143" fmla="*/ -1308 h 1184"/>
                              <a:gd name="T144" fmla="+- 0 8954 8954"/>
                              <a:gd name="T145" fmla="*/ T144 w 2086"/>
                              <a:gd name="T146" fmla="+- 0 -1900 -1900"/>
                              <a:gd name="T147" fmla="*/ -1900 h 1184"/>
                              <a:gd name="T148" fmla="+- 0 9544 8954"/>
                              <a:gd name="T149" fmla="*/ T148 w 2086"/>
                              <a:gd name="T150" fmla="+- 0 -1900 -1900"/>
                              <a:gd name="T151" fmla="*/ -1900 h 1184"/>
                              <a:gd name="T152" fmla="+- 0 9631 8954"/>
                              <a:gd name="T153" fmla="*/ T152 w 2086"/>
                              <a:gd name="T154" fmla="+- 0 -1900 -1900"/>
                              <a:gd name="T155" fmla="*/ -1900 h 1184"/>
                              <a:gd name="T156" fmla="+- 0 10363 8954"/>
                              <a:gd name="T157" fmla="*/ T156 w 2086"/>
                              <a:gd name="T158" fmla="+- 0 -1900 -1900"/>
                              <a:gd name="T159" fmla="*/ -1900 h 1184"/>
                              <a:gd name="T160" fmla="+- 0 10451 8954"/>
                              <a:gd name="T161" fmla="*/ T160 w 2086"/>
                              <a:gd name="T162" fmla="+- 0 -1900 -1900"/>
                              <a:gd name="T163" fmla="*/ -1900 h 1184"/>
                              <a:gd name="T164" fmla="+- 0 11040 8954"/>
                              <a:gd name="T165" fmla="*/ T164 w 2086"/>
                              <a:gd name="T166" fmla="+- 0 -1900 -1900"/>
                              <a:gd name="T167" fmla="*/ -1900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86" h="1184">
                                <a:moveTo>
                                  <a:pt x="0" y="1183"/>
                                </a:moveTo>
                                <a:lnTo>
                                  <a:pt x="356" y="1183"/>
                                </a:lnTo>
                                <a:moveTo>
                                  <a:pt x="443" y="1183"/>
                                </a:moveTo>
                                <a:lnTo>
                                  <a:pt x="473" y="1183"/>
                                </a:lnTo>
                                <a:moveTo>
                                  <a:pt x="560" y="1183"/>
                                </a:moveTo>
                                <a:lnTo>
                                  <a:pt x="590" y="1183"/>
                                </a:lnTo>
                                <a:moveTo>
                                  <a:pt x="677" y="1183"/>
                                </a:moveTo>
                                <a:lnTo>
                                  <a:pt x="707" y="1183"/>
                                </a:lnTo>
                                <a:moveTo>
                                  <a:pt x="795" y="1183"/>
                                </a:moveTo>
                                <a:lnTo>
                                  <a:pt x="824" y="1183"/>
                                </a:lnTo>
                                <a:moveTo>
                                  <a:pt x="912" y="1183"/>
                                </a:moveTo>
                                <a:lnTo>
                                  <a:pt x="1175" y="1183"/>
                                </a:lnTo>
                                <a:moveTo>
                                  <a:pt x="1263" y="1183"/>
                                </a:moveTo>
                                <a:lnTo>
                                  <a:pt x="1292" y="1183"/>
                                </a:lnTo>
                                <a:moveTo>
                                  <a:pt x="1380" y="1183"/>
                                </a:moveTo>
                                <a:lnTo>
                                  <a:pt x="1409" y="1183"/>
                                </a:lnTo>
                                <a:moveTo>
                                  <a:pt x="1497" y="1183"/>
                                </a:moveTo>
                                <a:lnTo>
                                  <a:pt x="1526" y="1183"/>
                                </a:lnTo>
                                <a:moveTo>
                                  <a:pt x="1614" y="1183"/>
                                </a:moveTo>
                                <a:lnTo>
                                  <a:pt x="1643" y="1183"/>
                                </a:lnTo>
                                <a:moveTo>
                                  <a:pt x="1731" y="1183"/>
                                </a:moveTo>
                                <a:lnTo>
                                  <a:pt x="2086" y="1183"/>
                                </a:lnTo>
                                <a:moveTo>
                                  <a:pt x="0" y="592"/>
                                </a:moveTo>
                                <a:lnTo>
                                  <a:pt x="473" y="592"/>
                                </a:lnTo>
                                <a:moveTo>
                                  <a:pt x="560" y="592"/>
                                </a:moveTo>
                                <a:lnTo>
                                  <a:pt x="590" y="592"/>
                                </a:lnTo>
                                <a:moveTo>
                                  <a:pt x="677" y="592"/>
                                </a:moveTo>
                                <a:lnTo>
                                  <a:pt x="707" y="592"/>
                                </a:lnTo>
                                <a:moveTo>
                                  <a:pt x="795" y="592"/>
                                </a:moveTo>
                                <a:lnTo>
                                  <a:pt x="1292" y="592"/>
                                </a:lnTo>
                                <a:moveTo>
                                  <a:pt x="1380" y="592"/>
                                </a:moveTo>
                                <a:lnTo>
                                  <a:pt x="1409" y="592"/>
                                </a:lnTo>
                                <a:moveTo>
                                  <a:pt x="1497" y="592"/>
                                </a:moveTo>
                                <a:lnTo>
                                  <a:pt x="1526" y="592"/>
                                </a:lnTo>
                                <a:moveTo>
                                  <a:pt x="1614" y="592"/>
                                </a:moveTo>
                                <a:lnTo>
                                  <a:pt x="2086" y="592"/>
                                </a:lnTo>
                                <a:moveTo>
                                  <a:pt x="0" y="0"/>
                                </a:moveTo>
                                <a:lnTo>
                                  <a:pt x="590" y="0"/>
                                </a:lnTo>
                                <a:moveTo>
                                  <a:pt x="677" y="0"/>
                                </a:moveTo>
                                <a:lnTo>
                                  <a:pt x="1409" y="0"/>
                                </a:lnTo>
                                <a:moveTo>
                                  <a:pt x="1497" y="0"/>
                                </a:moveTo>
                                <a:lnTo>
                                  <a:pt x="2086" y="0"/>
                                </a:lnTo>
                              </a:path>
                            </a:pathLst>
                          </a:cu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AutoShape 758"/>
                        <wps:cNvSpPr>
                          <a:spLocks/>
                        </wps:cNvSpPr>
                        <wps:spPr bwMode="auto">
                          <a:xfrm>
                            <a:off x="9119" y="-422"/>
                            <a:ext cx="191" cy="400"/>
                          </a:xfrm>
                          <a:custGeom>
                            <a:avLst/>
                            <a:gdLst>
                              <a:gd name="T0" fmla="+- 0 9280 9119"/>
                              <a:gd name="T1" fmla="*/ T0 w 191"/>
                              <a:gd name="T2" fmla="+- 0 -421 -421"/>
                              <a:gd name="T3" fmla="*/ -421 h 400"/>
                              <a:gd name="T4" fmla="+- 0 9310 9119"/>
                              <a:gd name="T5" fmla="*/ T4 w 191"/>
                              <a:gd name="T6" fmla="+- 0 -421 -421"/>
                              <a:gd name="T7" fmla="*/ -421 h 400"/>
                              <a:gd name="T8" fmla="+- 0 9119 9119"/>
                              <a:gd name="T9" fmla="*/ T8 w 191"/>
                              <a:gd name="T10" fmla="+- 0 -125 -421"/>
                              <a:gd name="T11" fmla="*/ -125 h 400"/>
                              <a:gd name="T12" fmla="+- 0 9119 9119"/>
                              <a:gd name="T13" fmla="*/ T12 w 191"/>
                              <a:gd name="T14" fmla="+- 0 -22 -421"/>
                              <a:gd name="T15" fmla="*/ -22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1" h="400">
                                <a:moveTo>
                                  <a:pt x="161" y="0"/>
                                </a:moveTo>
                                <a:lnTo>
                                  <a:pt x="191" y="0"/>
                                </a:lnTo>
                                <a:moveTo>
                                  <a:pt x="0" y="296"/>
                                </a:moveTo>
                                <a:lnTo>
                                  <a:pt x="0" y="399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Line 757"/>
                        <wps:cNvCnPr>
                          <a:cxnSpLocks noChangeShapeType="1"/>
                        </wps:cNvCnPr>
                        <wps:spPr bwMode="auto">
                          <a:xfrm>
                            <a:off x="8954" y="-127"/>
                            <a:ext cx="238" cy="0"/>
                          </a:xfrm>
                          <a:prstGeom prst="line">
                            <a:avLst/>
                          </a:pr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Line 756"/>
                        <wps:cNvCnPr>
                          <a:cxnSpLocks noChangeShapeType="1"/>
                        </wps:cNvCnPr>
                        <wps:spPr bwMode="auto">
                          <a:xfrm>
                            <a:off x="9470" y="-125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AutoShape 755"/>
                        <wps:cNvSpPr>
                          <a:spLocks/>
                        </wps:cNvSpPr>
                        <wps:spPr bwMode="auto">
                          <a:xfrm>
                            <a:off x="9397" y="-128"/>
                            <a:ext cx="147" cy="2"/>
                          </a:xfrm>
                          <a:custGeom>
                            <a:avLst/>
                            <a:gdLst>
                              <a:gd name="T0" fmla="+- 0 9397 9397"/>
                              <a:gd name="T1" fmla="*/ T0 w 147"/>
                              <a:gd name="T2" fmla="+- 0 9427 9397"/>
                              <a:gd name="T3" fmla="*/ T2 w 147"/>
                              <a:gd name="T4" fmla="+- 0 9514 9397"/>
                              <a:gd name="T5" fmla="*/ T4 w 147"/>
                              <a:gd name="T6" fmla="+- 0 9544 9397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7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9822" y="-125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AutoShape 753"/>
                        <wps:cNvSpPr>
                          <a:spLocks/>
                        </wps:cNvSpPr>
                        <wps:spPr bwMode="auto">
                          <a:xfrm>
                            <a:off x="9748" y="-128"/>
                            <a:ext cx="147" cy="2"/>
                          </a:xfrm>
                          <a:custGeom>
                            <a:avLst/>
                            <a:gdLst>
                              <a:gd name="T0" fmla="+- 0 9749 9749"/>
                              <a:gd name="T1" fmla="*/ T0 w 147"/>
                              <a:gd name="T2" fmla="+- 0 9778 9749"/>
                              <a:gd name="T3" fmla="*/ T2 w 147"/>
                              <a:gd name="T4" fmla="+- 0 9866 9749"/>
                              <a:gd name="T5" fmla="*/ T4 w 147"/>
                              <a:gd name="T6" fmla="+- 0 9895 9749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10173" y="-125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AutoShape 751"/>
                        <wps:cNvSpPr>
                          <a:spLocks/>
                        </wps:cNvSpPr>
                        <wps:spPr bwMode="auto">
                          <a:xfrm>
                            <a:off x="10099" y="-128"/>
                            <a:ext cx="147" cy="2"/>
                          </a:xfrm>
                          <a:custGeom>
                            <a:avLst/>
                            <a:gdLst>
                              <a:gd name="T0" fmla="+- 0 10100 10100"/>
                              <a:gd name="T1" fmla="*/ T0 w 147"/>
                              <a:gd name="T2" fmla="+- 0 10129 10100"/>
                              <a:gd name="T3" fmla="*/ T2 w 147"/>
                              <a:gd name="T4" fmla="+- 0 10217 10100"/>
                              <a:gd name="T5" fmla="*/ T4 w 147"/>
                              <a:gd name="T6" fmla="+- 0 10246 10100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10524" y="-125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AutoShape 749"/>
                        <wps:cNvSpPr>
                          <a:spLocks/>
                        </wps:cNvSpPr>
                        <wps:spPr bwMode="auto">
                          <a:xfrm>
                            <a:off x="10450" y="-128"/>
                            <a:ext cx="147" cy="2"/>
                          </a:xfrm>
                          <a:custGeom>
                            <a:avLst/>
                            <a:gdLst>
                              <a:gd name="T0" fmla="+- 0 10451 10451"/>
                              <a:gd name="T1" fmla="*/ T0 w 147"/>
                              <a:gd name="T2" fmla="+- 0 10480 10451"/>
                              <a:gd name="T3" fmla="*/ T2 w 147"/>
                              <a:gd name="T4" fmla="+- 0 10568 10451"/>
                              <a:gd name="T5" fmla="*/ T4 w 147"/>
                              <a:gd name="T6" fmla="+- 0 10597 10451"/>
                              <a:gd name="T7" fmla="*/ T6 w 1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47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117" y="0"/>
                                </a:move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Line 748"/>
                        <wps:cNvCnPr>
                          <a:cxnSpLocks noChangeShapeType="1"/>
                        </wps:cNvCnPr>
                        <wps:spPr bwMode="auto">
                          <a:xfrm>
                            <a:off x="10875" y="-125"/>
                            <a:ext cx="0" cy="103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AutoShape 747"/>
                        <wps:cNvSpPr>
                          <a:spLocks/>
                        </wps:cNvSpPr>
                        <wps:spPr bwMode="auto">
                          <a:xfrm>
                            <a:off x="9280" y="-128"/>
                            <a:ext cx="1760" cy="2"/>
                          </a:xfrm>
                          <a:custGeom>
                            <a:avLst/>
                            <a:gdLst>
                              <a:gd name="T0" fmla="+- 0 10802 9280"/>
                              <a:gd name="T1" fmla="*/ T0 w 1760"/>
                              <a:gd name="T2" fmla="+- 0 10831 9280"/>
                              <a:gd name="T3" fmla="*/ T2 w 1760"/>
                              <a:gd name="T4" fmla="+- 0 10919 9280"/>
                              <a:gd name="T5" fmla="*/ T4 w 1760"/>
                              <a:gd name="T6" fmla="+- 0 11040 9280"/>
                              <a:gd name="T7" fmla="*/ T6 w 1760"/>
                              <a:gd name="T8" fmla="+- 0 9280 9280"/>
                              <a:gd name="T9" fmla="*/ T8 w 1760"/>
                              <a:gd name="T10" fmla="+- 0 9310 9280"/>
                              <a:gd name="T11" fmla="*/ T10 w 1760"/>
                              <a:gd name="T12" fmla="+- 0 9631 9280"/>
                              <a:gd name="T13" fmla="*/ T12 w 1760"/>
                              <a:gd name="T14" fmla="+- 0 9661 9280"/>
                              <a:gd name="T15" fmla="*/ T14 w 1760"/>
                              <a:gd name="T16" fmla="+- 0 9983 9280"/>
                              <a:gd name="T17" fmla="*/ T16 w 1760"/>
                              <a:gd name="T18" fmla="+- 0 10012 9280"/>
                              <a:gd name="T19" fmla="*/ T18 w 1760"/>
                              <a:gd name="T20" fmla="+- 0 10334 9280"/>
                              <a:gd name="T21" fmla="*/ T20 w 1760"/>
                              <a:gd name="T22" fmla="+- 0 10363 9280"/>
                              <a:gd name="T23" fmla="*/ T22 w 1760"/>
                              <a:gd name="T24" fmla="+- 0 10685 9280"/>
                              <a:gd name="T25" fmla="*/ T24 w 1760"/>
                              <a:gd name="T26" fmla="+- 0 10714 9280"/>
                              <a:gd name="T27" fmla="*/ T26 w 17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</a:cxnLst>
                            <a:rect l="0" t="0" r="r" b="b"/>
                            <a:pathLst>
                              <a:path w="1760">
                                <a:moveTo>
                                  <a:pt x="1522" y="0"/>
                                </a:moveTo>
                                <a:lnTo>
                                  <a:pt x="1551" y="0"/>
                                </a:lnTo>
                                <a:moveTo>
                                  <a:pt x="1639" y="0"/>
                                </a:moveTo>
                                <a:lnTo>
                                  <a:pt x="1760" y="0"/>
                                </a:lnTo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  <a:moveTo>
                                  <a:pt x="351" y="0"/>
                                </a:moveTo>
                                <a:lnTo>
                                  <a:pt x="381" y="0"/>
                                </a:lnTo>
                                <a:moveTo>
                                  <a:pt x="703" y="0"/>
                                </a:moveTo>
                                <a:lnTo>
                                  <a:pt x="732" y="0"/>
                                </a:lnTo>
                                <a:moveTo>
                                  <a:pt x="1054" y="0"/>
                                </a:moveTo>
                                <a:lnTo>
                                  <a:pt x="1083" y="0"/>
                                </a:lnTo>
                                <a:moveTo>
                                  <a:pt x="1405" y="0"/>
                                </a:moveTo>
                                <a:lnTo>
                                  <a:pt x="1434" y="0"/>
                                </a:lnTo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8954" y="-123"/>
                            <a:ext cx="2086" cy="0"/>
                          </a:xfrm>
                          <a:prstGeom prst="line">
                            <a:avLst/>
                          </a:prstGeom>
                          <a:noFill/>
                          <a:ln w="272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745"/>
                        <wps:cNvCnPr>
                          <a:cxnSpLocks noChangeShapeType="1"/>
                        </wps:cNvCnPr>
                        <wps:spPr bwMode="auto">
                          <a:xfrm>
                            <a:off x="9295" y="-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AutoShape 744"/>
                        <wps:cNvSpPr>
                          <a:spLocks/>
                        </wps:cNvSpPr>
                        <wps:spPr bwMode="auto">
                          <a:xfrm>
                            <a:off x="9631" y="-1013"/>
                            <a:ext cx="30" cy="592"/>
                          </a:xfrm>
                          <a:custGeom>
                            <a:avLst/>
                            <a:gdLst>
                              <a:gd name="T0" fmla="+- 0 9631 9631"/>
                              <a:gd name="T1" fmla="*/ T0 w 30"/>
                              <a:gd name="T2" fmla="+- 0 -421 -1013"/>
                              <a:gd name="T3" fmla="*/ -421 h 592"/>
                              <a:gd name="T4" fmla="+- 0 9661 9631"/>
                              <a:gd name="T5" fmla="*/ T4 w 30"/>
                              <a:gd name="T6" fmla="+- 0 -421 -1013"/>
                              <a:gd name="T7" fmla="*/ -421 h 592"/>
                              <a:gd name="T8" fmla="+- 0 9631 9631"/>
                              <a:gd name="T9" fmla="*/ T8 w 30"/>
                              <a:gd name="T10" fmla="+- 0 -1013 -1013"/>
                              <a:gd name="T11" fmla="*/ -1013 h 592"/>
                              <a:gd name="T12" fmla="+- 0 9661 9631"/>
                              <a:gd name="T13" fmla="*/ T12 w 30"/>
                              <a:gd name="T14" fmla="+- 0 -1013 -1013"/>
                              <a:gd name="T15" fmla="*/ -101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2"/>
                                </a:moveTo>
                                <a:lnTo>
                                  <a:pt x="30" y="592"/>
                                </a:lnTo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Line 743"/>
                        <wps:cNvCnPr>
                          <a:cxnSpLocks noChangeShapeType="1"/>
                        </wps:cNvCnPr>
                        <wps:spPr bwMode="auto">
                          <a:xfrm>
                            <a:off x="9646" y="-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9866" y="-421"/>
                            <a:ext cx="263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741"/>
                        <wps:cNvCnPr>
                          <a:cxnSpLocks noChangeShapeType="1"/>
                        </wps:cNvCnPr>
                        <wps:spPr bwMode="auto">
                          <a:xfrm>
                            <a:off x="9997" y="-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AutoShape 740"/>
                        <wps:cNvSpPr>
                          <a:spLocks/>
                        </wps:cNvSpPr>
                        <wps:spPr bwMode="auto">
                          <a:xfrm>
                            <a:off x="10333" y="-1013"/>
                            <a:ext cx="30" cy="592"/>
                          </a:xfrm>
                          <a:custGeom>
                            <a:avLst/>
                            <a:gdLst>
                              <a:gd name="T0" fmla="+- 0 10334 10334"/>
                              <a:gd name="T1" fmla="*/ T0 w 30"/>
                              <a:gd name="T2" fmla="+- 0 -421 -1013"/>
                              <a:gd name="T3" fmla="*/ -421 h 592"/>
                              <a:gd name="T4" fmla="+- 0 10363 10334"/>
                              <a:gd name="T5" fmla="*/ T4 w 30"/>
                              <a:gd name="T6" fmla="+- 0 -421 -1013"/>
                              <a:gd name="T7" fmla="*/ -421 h 592"/>
                              <a:gd name="T8" fmla="+- 0 10334 10334"/>
                              <a:gd name="T9" fmla="*/ T8 w 30"/>
                              <a:gd name="T10" fmla="+- 0 -1013 -1013"/>
                              <a:gd name="T11" fmla="*/ -1013 h 592"/>
                              <a:gd name="T12" fmla="+- 0 10363 10334"/>
                              <a:gd name="T13" fmla="*/ T12 w 30"/>
                              <a:gd name="T14" fmla="+- 0 -1013 -1013"/>
                              <a:gd name="T15" fmla="*/ -101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Line 739"/>
                        <wps:cNvCnPr>
                          <a:cxnSpLocks noChangeShapeType="1"/>
                        </wps:cNvCnPr>
                        <wps:spPr bwMode="auto">
                          <a:xfrm>
                            <a:off x="10348" y="-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10685" y="-42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Line 737"/>
                        <wps:cNvCnPr>
                          <a:cxnSpLocks noChangeShapeType="1"/>
                        </wps:cNvCnPr>
                        <wps:spPr bwMode="auto">
                          <a:xfrm>
                            <a:off x="10700" y="-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5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AutoShape 736"/>
                        <wps:cNvSpPr>
                          <a:spLocks/>
                        </wps:cNvSpPr>
                        <wps:spPr bwMode="auto">
                          <a:xfrm>
                            <a:off x="9075" y="-508"/>
                            <a:ext cx="205" cy="383"/>
                          </a:xfrm>
                          <a:custGeom>
                            <a:avLst/>
                            <a:gdLst>
                              <a:gd name="T0" fmla="+- 0 9163 9075"/>
                              <a:gd name="T1" fmla="*/ T0 w 205"/>
                              <a:gd name="T2" fmla="+- 0 -237 -507"/>
                              <a:gd name="T3" fmla="*/ -237 h 383"/>
                              <a:gd name="T4" fmla="+- 0 9075 9075"/>
                              <a:gd name="T5" fmla="*/ T4 w 205"/>
                              <a:gd name="T6" fmla="+- 0 -237 -507"/>
                              <a:gd name="T7" fmla="*/ -237 h 383"/>
                              <a:gd name="T8" fmla="+- 0 9075 9075"/>
                              <a:gd name="T9" fmla="*/ T8 w 205"/>
                              <a:gd name="T10" fmla="+- 0 -125 -507"/>
                              <a:gd name="T11" fmla="*/ -125 h 383"/>
                              <a:gd name="T12" fmla="+- 0 9163 9075"/>
                              <a:gd name="T13" fmla="*/ T12 w 205"/>
                              <a:gd name="T14" fmla="+- 0 -125 -507"/>
                              <a:gd name="T15" fmla="*/ -125 h 383"/>
                              <a:gd name="T16" fmla="+- 0 9163 9075"/>
                              <a:gd name="T17" fmla="*/ T16 w 205"/>
                              <a:gd name="T18" fmla="+- 0 -237 -507"/>
                              <a:gd name="T19" fmla="*/ -237 h 383"/>
                              <a:gd name="T20" fmla="+- 0 9280 9075"/>
                              <a:gd name="T21" fmla="*/ T20 w 205"/>
                              <a:gd name="T22" fmla="+- 0 -507 -507"/>
                              <a:gd name="T23" fmla="*/ -507 h 383"/>
                              <a:gd name="T24" fmla="+- 0 9192 9075"/>
                              <a:gd name="T25" fmla="*/ T24 w 205"/>
                              <a:gd name="T26" fmla="+- 0 -507 -507"/>
                              <a:gd name="T27" fmla="*/ -507 h 383"/>
                              <a:gd name="T28" fmla="+- 0 9192 9075"/>
                              <a:gd name="T29" fmla="*/ T28 w 205"/>
                              <a:gd name="T30" fmla="+- 0 -125 -507"/>
                              <a:gd name="T31" fmla="*/ -125 h 383"/>
                              <a:gd name="T32" fmla="+- 0 9280 9075"/>
                              <a:gd name="T33" fmla="*/ T32 w 205"/>
                              <a:gd name="T34" fmla="+- 0 -125 -507"/>
                              <a:gd name="T35" fmla="*/ -125 h 383"/>
                              <a:gd name="T36" fmla="+- 0 9280 9075"/>
                              <a:gd name="T37" fmla="*/ T36 w 205"/>
                              <a:gd name="T38" fmla="+- 0 -507 -507"/>
                              <a:gd name="T39" fmla="*/ -507 h 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383">
                                <a:moveTo>
                                  <a:pt x="88" y="270"/>
                                </a:moveTo>
                                <a:lnTo>
                                  <a:pt x="0" y="270"/>
                                </a:lnTo>
                                <a:lnTo>
                                  <a:pt x="0" y="382"/>
                                </a:lnTo>
                                <a:lnTo>
                                  <a:pt x="88" y="382"/>
                                </a:lnTo>
                                <a:lnTo>
                                  <a:pt x="88" y="270"/>
                                </a:lnTo>
                                <a:close/>
                                <a:moveTo>
                                  <a:pt x="205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382"/>
                                </a:lnTo>
                                <a:lnTo>
                                  <a:pt x="205" y="38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9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AutoShape 735"/>
                        <wps:cNvSpPr>
                          <a:spLocks/>
                        </wps:cNvSpPr>
                        <wps:spPr bwMode="auto">
                          <a:xfrm>
                            <a:off x="9397" y="-1013"/>
                            <a:ext cx="30" cy="592"/>
                          </a:xfrm>
                          <a:custGeom>
                            <a:avLst/>
                            <a:gdLst>
                              <a:gd name="T0" fmla="+- 0 9397 9397"/>
                              <a:gd name="T1" fmla="*/ T0 w 30"/>
                              <a:gd name="T2" fmla="+- 0 -421 -1013"/>
                              <a:gd name="T3" fmla="*/ -421 h 592"/>
                              <a:gd name="T4" fmla="+- 0 9427 9397"/>
                              <a:gd name="T5" fmla="*/ T4 w 30"/>
                              <a:gd name="T6" fmla="+- 0 -421 -1013"/>
                              <a:gd name="T7" fmla="*/ -421 h 592"/>
                              <a:gd name="T8" fmla="+- 0 9397 9397"/>
                              <a:gd name="T9" fmla="*/ T8 w 30"/>
                              <a:gd name="T10" fmla="+- 0 -1013 -1013"/>
                              <a:gd name="T11" fmla="*/ -1013 h 592"/>
                              <a:gd name="T12" fmla="+- 0 9427 9397"/>
                              <a:gd name="T13" fmla="*/ T12 w 30"/>
                              <a:gd name="T14" fmla="+- 0 -1013 -1013"/>
                              <a:gd name="T15" fmla="*/ -101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2"/>
                                </a:moveTo>
                                <a:lnTo>
                                  <a:pt x="30" y="592"/>
                                </a:lnTo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734"/>
                        <wps:cNvSpPr>
                          <a:spLocks noChangeArrowheads="1"/>
                        </wps:cNvSpPr>
                        <wps:spPr bwMode="auto">
                          <a:xfrm>
                            <a:off x="9309" y="-1128"/>
                            <a:ext cx="88" cy="1003"/>
                          </a:xfrm>
                          <a:prstGeom prst="rect">
                            <a:avLst/>
                          </a:prstGeom>
                          <a:solidFill>
                            <a:srgbClr val="ED79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AutoShape 733"/>
                        <wps:cNvSpPr>
                          <a:spLocks/>
                        </wps:cNvSpPr>
                        <wps:spPr bwMode="auto">
                          <a:xfrm>
                            <a:off x="9514" y="-1605"/>
                            <a:ext cx="30" cy="1184"/>
                          </a:xfrm>
                          <a:custGeom>
                            <a:avLst/>
                            <a:gdLst>
                              <a:gd name="T0" fmla="+- 0 9514 9514"/>
                              <a:gd name="T1" fmla="*/ T0 w 30"/>
                              <a:gd name="T2" fmla="+- 0 -421 -1604"/>
                              <a:gd name="T3" fmla="*/ -421 h 1184"/>
                              <a:gd name="T4" fmla="+- 0 9544 9514"/>
                              <a:gd name="T5" fmla="*/ T4 w 30"/>
                              <a:gd name="T6" fmla="+- 0 -421 -1604"/>
                              <a:gd name="T7" fmla="*/ -421 h 1184"/>
                              <a:gd name="T8" fmla="+- 0 9514 9514"/>
                              <a:gd name="T9" fmla="*/ T8 w 30"/>
                              <a:gd name="T10" fmla="+- 0 -1013 -1604"/>
                              <a:gd name="T11" fmla="*/ -1013 h 1184"/>
                              <a:gd name="T12" fmla="+- 0 9544 9514"/>
                              <a:gd name="T13" fmla="*/ T12 w 30"/>
                              <a:gd name="T14" fmla="+- 0 -1013 -1604"/>
                              <a:gd name="T15" fmla="*/ -1013 h 1184"/>
                              <a:gd name="T16" fmla="+- 0 9514 9514"/>
                              <a:gd name="T17" fmla="*/ T16 w 30"/>
                              <a:gd name="T18" fmla="+- 0 -1604 -1604"/>
                              <a:gd name="T19" fmla="*/ -1604 h 1184"/>
                              <a:gd name="T20" fmla="+- 0 9544 9514"/>
                              <a:gd name="T21" fmla="*/ T20 w 30"/>
                              <a:gd name="T22" fmla="+- 0 -1604 -1604"/>
                              <a:gd name="T23" fmla="*/ -1604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1184">
                                <a:moveTo>
                                  <a:pt x="0" y="1183"/>
                                </a:moveTo>
                                <a:lnTo>
                                  <a:pt x="30" y="1183"/>
                                </a:lnTo>
                                <a:moveTo>
                                  <a:pt x="0" y="591"/>
                                </a:moveTo>
                                <a:lnTo>
                                  <a:pt x="30" y="591"/>
                                </a:lnTo>
                                <a:moveTo>
                                  <a:pt x="0" y="0"/>
                                </a:move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AutoShape 732"/>
                        <wps:cNvSpPr>
                          <a:spLocks/>
                        </wps:cNvSpPr>
                        <wps:spPr bwMode="auto">
                          <a:xfrm>
                            <a:off x="9426" y="-2031"/>
                            <a:ext cx="205" cy="1906"/>
                          </a:xfrm>
                          <a:custGeom>
                            <a:avLst/>
                            <a:gdLst>
                              <a:gd name="T0" fmla="+- 0 9514 9427"/>
                              <a:gd name="T1" fmla="*/ T0 w 205"/>
                              <a:gd name="T2" fmla="+- 0 -1837 -2031"/>
                              <a:gd name="T3" fmla="*/ -1837 h 1906"/>
                              <a:gd name="T4" fmla="+- 0 9427 9427"/>
                              <a:gd name="T5" fmla="*/ T4 w 205"/>
                              <a:gd name="T6" fmla="+- 0 -1837 -2031"/>
                              <a:gd name="T7" fmla="*/ -1837 h 1906"/>
                              <a:gd name="T8" fmla="+- 0 9427 9427"/>
                              <a:gd name="T9" fmla="*/ T8 w 205"/>
                              <a:gd name="T10" fmla="+- 0 -125 -2031"/>
                              <a:gd name="T11" fmla="*/ -125 h 1906"/>
                              <a:gd name="T12" fmla="+- 0 9514 9427"/>
                              <a:gd name="T13" fmla="*/ T12 w 205"/>
                              <a:gd name="T14" fmla="+- 0 -125 -2031"/>
                              <a:gd name="T15" fmla="*/ -125 h 1906"/>
                              <a:gd name="T16" fmla="+- 0 9514 9427"/>
                              <a:gd name="T17" fmla="*/ T16 w 205"/>
                              <a:gd name="T18" fmla="+- 0 -1837 -2031"/>
                              <a:gd name="T19" fmla="*/ -1837 h 1906"/>
                              <a:gd name="T20" fmla="+- 0 9631 9427"/>
                              <a:gd name="T21" fmla="*/ T20 w 205"/>
                              <a:gd name="T22" fmla="+- 0 -2031 -2031"/>
                              <a:gd name="T23" fmla="*/ -2031 h 1906"/>
                              <a:gd name="T24" fmla="+- 0 9544 9427"/>
                              <a:gd name="T25" fmla="*/ T24 w 205"/>
                              <a:gd name="T26" fmla="+- 0 -2031 -2031"/>
                              <a:gd name="T27" fmla="*/ -2031 h 1906"/>
                              <a:gd name="T28" fmla="+- 0 9544 9427"/>
                              <a:gd name="T29" fmla="*/ T28 w 205"/>
                              <a:gd name="T30" fmla="+- 0 -125 -2031"/>
                              <a:gd name="T31" fmla="*/ -125 h 1906"/>
                              <a:gd name="T32" fmla="+- 0 9631 9427"/>
                              <a:gd name="T33" fmla="*/ T32 w 205"/>
                              <a:gd name="T34" fmla="+- 0 -125 -2031"/>
                              <a:gd name="T35" fmla="*/ -125 h 1906"/>
                              <a:gd name="T36" fmla="+- 0 9631 9427"/>
                              <a:gd name="T37" fmla="*/ T36 w 205"/>
                              <a:gd name="T38" fmla="+- 0 -2031 -2031"/>
                              <a:gd name="T39" fmla="*/ -2031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1906">
                                <a:moveTo>
                                  <a:pt x="87" y="194"/>
                                </a:moveTo>
                                <a:lnTo>
                                  <a:pt x="0" y="194"/>
                                </a:lnTo>
                                <a:lnTo>
                                  <a:pt x="0" y="1906"/>
                                </a:lnTo>
                                <a:lnTo>
                                  <a:pt x="87" y="1906"/>
                                </a:lnTo>
                                <a:lnTo>
                                  <a:pt x="87" y="194"/>
                                </a:lnTo>
                                <a:close/>
                                <a:moveTo>
                                  <a:pt x="204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1906"/>
                                </a:lnTo>
                                <a:lnTo>
                                  <a:pt x="204" y="1906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9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Line 731"/>
                        <wps:cNvCnPr>
                          <a:cxnSpLocks noChangeShapeType="1"/>
                        </wps:cNvCnPr>
                        <wps:spPr bwMode="auto">
                          <a:xfrm>
                            <a:off x="9749" y="-42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AutoShape 730"/>
                        <wps:cNvSpPr>
                          <a:spLocks/>
                        </wps:cNvSpPr>
                        <wps:spPr bwMode="auto">
                          <a:xfrm>
                            <a:off x="9660" y="-1508"/>
                            <a:ext cx="439" cy="1382"/>
                          </a:xfrm>
                          <a:custGeom>
                            <a:avLst/>
                            <a:gdLst>
                              <a:gd name="T0" fmla="+- 0 9749 9661"/>
                              <a:gd name="T1" fmla="*/ T0 w 439"/>
                              <a:gd name="T2" fmla="+- 0 -1507 -1507"/>
                              <a:gd name="T3" fmla="*/ -1507 h 1382"/>
                              <a:gd name="T4" fmla="+- 0 9661 9661"/>
                              <a:gd name="T5" fmla="*/ T4 w 439"/>
                              <a:gd name="T6" fmla="+- 0 -1507 -1507"/>
                              <a:gd name="T7" fmla="*/ -1507 h 1382"/>
                              <a:gd name="T8" fmla="+- 0 9661 9661"/>
                              <a:gd name="T9" fmla="*/ T8 w 439"/>
                              <a:gd name="T10" fmla="+- 0 -125 -1507"/>
                              <a:gd name="T11" fmla="*/ -125 h 1382"/>
                              <a:gd name="T12" fmla="+- 0 9749 9661"/>
                              <a:gd name="T13" fmla="*/ T12 w 439"/>
                              <a:gd name="T14" fmla="+- 0 -125 -1507"/>
                              <a:gd name="T15" fmla="*/ -125 h 1382"/>
                              <a:gd name="T16" fmla="+- 0 9749 9661"/>
                              <a:gd name="T17" fmla="*/ T16 w 439"/>
                              <a:gd name="T18" fmla="+- 0 -1507 -1507"/>
                              <a:gd name="T19" fmla="*/ -1507 h 1382"/>
                              <a:gd name="T20" fmla="+- 0 9866 9661"/>
                              <a:gd name="T21" fmla="*/ T20 w 439"/>
                              <a:gd name="T22" fmla="+- 0 -778 -1507"/>
                              <a:gd name="T23" fmla="*/ -778 h 1382"/>
                              <a:gd name="T24" fmla="+- 0 9778 9661"/>
                              <a:gd name="T25" fmla="*/ T24 w 439"/>
                              <a:gd name="T26" fmla="+- 0 -778 -1507"/>
                              <a:gd name="T27" fmla="*/ -778 h 1382"/>
                              <a:gd name="T28" fmla="+- 0 9778 9661"/>
                              <a:gd name="T29" fmla="*/ T28 w 439"/>
                              <a:gd name="T30" fmla="+- 0 -125 -1507"/>
                              <a:gd name="T31" fmla="*/ -125 h 1382"/>
                              <a:gd name="T32" fmla="+- 0 9866 9661"/>
                              <a:gd name="T33" fmla="*/ T32 w 439"/>
                              <a:gd name="T34" fmla="+- 0 -125 -1507"/>
                              <a:gd name="T35" fmla="*/ -125 h 1382"/>
                              <a:gd name="T36" fmla="+- 0 9866 9661"/>
                              <a:gd name="T37" fmla="*/ T36 w 439"/>
                              <a:gd name="T38" fmla="+- 0 -778 -1507"/>
                              <a:gd name="T39" fmla="*/ -778 h 1382"/>
                              <a:gd name="T40" fmla="+- 0 9983 9661"/>
                              <a:gd name="T41" fmla="*/ T40 w 439"/>
                              <a:gd name="T42" fmla="+- 0 -326 -1507"/>
                              <a:gd name="T43" fmla="*/ -326 h 1382"/>
                              <a:gd name="T44" fmla="+- 0 9895 9661"/>
                              <a:gd name="T45" fmla="*/ T44 w 439"/>
                              <a:gd name="T46" fmla="+- 0 -326 -1507"/>
                              <a:gd name="T47" fmla="*/ -326 h 1382"/>
                              <a:gd name="T48" fmla="+- 0 9895 9661"/>
                              <a:gd name="T49" fmla="*/ T48 w 439"/>
                              <a:gd name="T50" fmla="+- 0 -125 -1507"/>
                              <a:gd name="T51" fmla="*/ -125 h 1382"/>
                              <a:gd name="T52" fmla="+- 0 9983 9661"/>
                              <a:gd name="T53" fmla="*/ T52 w 439"/>
                              <a:gd name="T54" fmla="+- 0 -125 -1507"/>
                              <a:gd name="T55" fmla="*/ -125 h 1382"/>
                              <a:gd name="T56" fmla="+- 0 9983 9661"/>
                              <a:gd name="T57" fmla="*/ T56 w 439"/>
                              <a:gd name="T58" fmla="+- 0 -326 -1507"/>
                              <a:gd name="T59" fmla="*/ -326 h 1382"/>
                              <a:gd name="T60" fmla="+- 0 10100 9661"/>
                              <a:gd name="T61" fmla="*/ T60 w 439"/>
                              <a:gd name="T62" fmla="+- 0 -326 -1507"/>
                              <a:gd name="T63" fmla="*/ -326 h 1382"/>
                              <a:gd name="T64" fmla="+- 0 10012 9661"/>
                              <a:gd name="T65" fmla="*/ T64 w 439"/>
                              <a:gd name="T66" fmla="+- 0 -326 -1507"/>
                              <a:gd name="T67" fmla="*/ -326 h 1382"/>
                              <a:gd name="T68" fmla="+- 0 10012 9661"/>
                              <a:gd name="T69" fmla="*/ T68 w 439"/>
                              <a:gd name="T70" fmla="+- 0 -125 -1507"/>
                              <a:gd name="T71" fmla="*/ -125 h 1382"/>
                              <a:gd name="T72" fmla="+- 0 10100 9661"/>
                              <a:gd name="T73" fmla="*/ T72 w 439"/>
                              <a:gd name="T74" fmla="+- 0 -125 -1507"/>
                              <a:gd name="T75" fmla="*/ -125 h 1382"/>
                              <a:gd name="T76" fmla="+- 0 10100 9661"/>
                              <a:gd name="T77" fmla="*/ T76 w 439"/>
                              <a:gd name="T78" fmla="+- 0 -326 -1507"/>
                              <a:gd name="T79" fmla="*/ -326 h 13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39" h="1382">
                                <a:moveTo>
                                  <a:pt x="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2"/>
                                </a:lnTo>
                                <a:lnTo>
                                  <a:pt x="88" y="1382"/>
                                </a:lnTo>
                                <a:lnTo>
                                  <a:pt x="88" y="0"/>
                                </a:lnTo>
                                <a:close/>
                                <a:moveTo>
                                  <a:pt x="205" y="729"/>
                                </a:moveTo>
                                <a:lnTo>
                                  <a:pt x="117" y="729"/>
                                </a:lnTo>
                                <a:lnTo>
                                  <a:pt x="117" y="1382"/>
                                </a:lnTo>
                                <a:lnTo>
                                  <a:pt x="205" y="1382"/>
                                </a:lnTo>
                                <a:lnTo>
                                  <a:pt x="205" y="729"/>
                                </a:lnTo>
                                <a:close/>
                                <a:moveTo>
                                  <a:pt x="322" y="1181"/>
                                </a:moveTo>
                                <a:lnTo>
                                  <a:pt x="234" y="1181"/>
                                </a:lnTo>
                                <a:lnTo>
                                  <a:pt x="234" y="1382"/>
                                </a:lnTo>
                                <a:lnTo>
                                  <a:pt x="322" y="1382"/>
                                </a:lnTo>
                                <a:lnTo>
                                  <a:pt x="322" y="1181"/>
                                </a:lnTo>
                                <a:close/>
                                <a:moveTo>
                                  <a:pt x="439" y="1181"/>
                                </a:moveTo>
                                <a:lnTo>
                                  <a:pt x="351" y="1181"/>
                                </a:lnTo>
                                <a:lnTo>
                                  <a:pt x="351" y="1382"/>
                                </a:lnTo>
                                <a:lnTo>
                                  <a:pt x="439" y="1382"/>
                                </a:lnTo>
                                <a:lnTo>
                                  <a:pt x="439" y="1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9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10217" y="-42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AutoShape 728"/>
                        <wps:cNvSpPr>
                          <a:spLocks/>
                        </wps:cNvSpPr>
                        <wps:spPr bwMode="auto">
                          <a:xfrm>
                            <a:off x="10128" y="-1508"/>
                            <a:ext cx="205" cy="1382"/>
                          </a:xfrm>
                          <a:custGeom>
                            <a:avLst/>
                            <a:gdLst>
                              <a:gd name="T0" fmla="+- 0 10217 10129"/>
                              <a:gd name="T1" fmla="*/ T0 w 205"/>
                              <a:gd name="T2" fmla="+- 0 -778 -1507"/>
                              <a:gd name="T3" fmla="*/ -778 h 1382"/>
                              <a:gd name="T4" fmla="+- 0 10129 10129"/>
                              <a:gd name="T5" fmla="*/ T4 w 205"/>
                              <a:gd name="T6" fmla="+- 0 -778 -1507"/>
                              <a:gd name="T7" fmla="*/ -778 h 1382"/>
                              <a:gd name="T8" fmla="+- 0 10129 10129"/>
                              <a:gd name="T9" fmla="*/ T8 w 205"/>
                              <a:gd name="T10" fmla="+- 0 -125 -1507"/>
                              <a:gd name="T11" fmla="*/ -125 h 1382"/>
                              <a:gd name="T12" fmla="+- 0 10217 10129"/>
                              <a:gd name="T13" fmla="*/ T12 w 205"/>
                              <a:gd name="T14" fmla="+- 0 -125 -1507"/>
                              <a:gd name="T15" fmla="*/ -125 h 1382"/>
                              <a:gd name="T16" fmla="+- 0 10217 10129"/>
                              <a:gd name="T17" fmla="*/ T16 w 205"/>
                              <a:gd name="T18" fmla="+- 0 -778 -1507"/>
                              <a:gd name="T19" fmla="*/ -778 h 1382"/>
                              <a:gd name="T20" fmla="+- 0 10334 10129"/>
                              <a:gd name="T21" fmla="*/ T20 w 205"/>
                              <a:gd name="T22" fmla="+- 0 -1507 -1507"/>
                              <a:gd name="T23" fmla="*/ -1507 h 1382"/>
                              <a:gd name="T24" fmla="+- 0 10246 10129"/>
                              <a:gd name="T25" fmla="*/ T24 w 205"/>
                              <a:gd name="T26" fmla="+- 0 -1507 -1507"/>
                              <a:gd name="T27" fmla="*/ -1507 h 1382"/>
                              <a:gd name="T28" fmla="+- 0 10246 10129"/>
                              <a:gd name="T29" fmla="*/ T28 w 205"/>
                              <a:gd name="T30" fmla="+- 0 -125 -1507"/>
                              <a:gd name="T31" fmla="*/ -125 h 1382"/>
                              <a:gd name="T32" fmla="+- 0 10334 10129"/>
                              <a:gd name="T33" fmla="*/ T32 w 205"/>
                              <a:gd name="T34" fmla="+- 0 -125 -1507"/>
                              <a:gd name="T35" fmla="*/ -125 h 1382"/>
                              <a:gd name="T36" fmla="+- 0 10334 10129"/>
                              <a:gd name="T37" fmla="*/ T36 w 205"/>
                              <a:gd name="T38" fmla="+- 0 -1507 -1507"/>
                              <a:gd name="T39" fmla="*/ -1507 h 13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5" h="1382">
                                <a:moveTo>
                                  <a:pt x="88" y="729"/>
                                </a:moveTo>
                                <a:lnTo>
                                  <a:pt x="0" y="729"/>
                                </a:lnTo>
                                <a:lnTo>
                                  <a:pt x="0" y="1382"/>
                                </a:lnTo>
                                <a:lnTo>
                                  <a:pt x="88" y="1382"/>
                                </a:lnTo>
                                <a:lnTo>
                                  <a:pt x="88" y="729"/>
                                </a:lnTo>
                                <a:close/>
                                <a:moveTo>
                                  <a:pt x="205" y="0"/>
                                </a:moveTo>
                                <a:lnTo>
                                  <a:pt x="117" y="0"/>
                                </a:lnTo>
                                <a:lnTo>
                                  <a:pt x="117" y="1382"/>
                                </a:lnTo>
                                <a:lnTo>
                                  <a:pt x="205" y="138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9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AutoShape 727"/>
                        <wps:cNvSpPr>
                          <a:spLocks/>
                        </wps:cNvSpPr>
                        <wps:spPr bwMode="auto">
                          <a:xfrm>
                            <a:off x="10450" y="-1605"/>
                            <a:ext cx="30" cy="1184"/>
                          </a:xfrm>
                          <a:custGeom>
                            <a:avLst/>
                            <a:gdLst>
                              <a:gd name="T0" fmla="+- 0 10451 10451"/>
                              <a:gd name="T1" fmla="*/ T0 w 30"/>
                              <a:gd name="T2" fmla="+- 0 -421 -1604"/>
                              <a:gd name="T3" fmla="*/ -421 h 1184"/>
                              <a:gd name="T4" fmla="+- 0 10480 10451"/>
                              <a:gd name="T5" fmla="*/ T4 w 30"/>
                              <a:gd name="T6" fmla="+- 0 -421 -1604"/>
                              <a:gd name="T7" fmla="*/ -421 h 1184"/>
                              <a:gd name="T8" fmla="+- 0 10451 10451"/>
                              <a:gd name="T9" fmla="*/ T8 w 30"/>
                              <a:gd name="T10" fmla="+- 0 -1013 -1604"/>
                              <a:gd name="T11" fmla="*/ -1013 h 1184"/>
                              <a:gd name="T12" fmla="+- 0 10480 10451"/>
                              <a:gd name="T13" fmla="*/ T12 w 30"/>
                              <a:gd name="T14" fmla="+- 0 -1013 -1604"/>
                              <a:gd name="T15" fmla="*/ -1013 h 1184"/>
                              <a:gd name="T16" fmla="+- 0 10451 10451"/>
                              <a:gd name="T17" fmla="*/ T16 w 30"/>
                              <a:gd name="T18" fmla="+- 0 -1604 -1604"/>
                              <a:gd name="T19" fmla="*/ -1604 h 1184"/>
                              <a:gd name="T20" fmla="+- 0 10480 10451"/>
                              <a:gd name="T21" fmla="*/ T20 w 30"/>
                              <a:gd name="T22" fmla="+- 0 -1604 -1604"/>
                              <a:gd name="T23" fmla="*/ -1604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" h="1184">
                                <a:moveTo>
                                  <a:pt x="0" y="1183"/>
                                </a:moveTo>
                                <a:lnTo>
                                  <a:pt x="29" y="1183"/>
                                </a:lnTo>
                                <a:moveTo>
                                  <a:pt x="0" y="591"/>
                                </a:moveTo>
                                <a:lnTo>
                                  <a:pt x="29" y="591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726"/>
                        <wps:cNvSpPr>
                          <a:spLocks noChangeArrowheads="1"/>
                        </wps:cNvSpPr>
                        <wps:spPr bwMode="auto">
                          <a:xfrm>
                            <a:off x="10363" y="-2031"/>
                            <a:ext cx="88" cy="1906"/>
                          </a:xfrm>
                          <a:prstGeom prst="rect">
                            <a:avLst/>
                          </a:prstGeom>
                          <a:solidFill>
                            <a:srgbClr val="ED79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AutoShape 725"/>
                        <wps:cNvSpPr>
                          <a:spLocks/>
                        </wps:cNvSpPr>
                        <wps:spPr bwMode="auto">
                          <a:xfrm>
                            <a:off x="10567" y="-1013"/>
                            <a:ext cx="30" cy="592"/>
                          </a:xfrm>
                          <a:custGeom>
                            <a:avLst/>
                            <a:gdLst>
                              <a:gd name="T0" fmla="+- 0 10568 10568"/>
                              <a:gd name="T1" fmla="*/ T0 w 30"/>
                              <a:gd name="T2" fmla="+- 0 -421 -1013"/>
                              <a:gd name="T3" fmla="*/ -421 h 592"/>
                              <a:gd name="T4" fmla="+- 0 10597 10568"/>
                              <a:gd name="T5" fmla="*/ T4 w 30"/>
                              <a:gd name="T6" fmla="+- 0 -421 -1013"/>
                              <a:gd name="T7" fmla="*/ -421 h 592"/>
                              <a:gd name="T8" fmla="+- 0 10568 10568"/>
                              <a:gd name="T9" fmla="*/ T8 w 30"/>
                              <a:gd name="T10" fmla="+- 0 -1013 -1013"/>
                              <a:gd name="T11" fmla="*/ -1013 h 592"/>
                              <a:gd name="T12" fmla="+- 0 10597 10568"/>
                              <a:gd name="T13" fmla="*/ T12 w 30"/>
                              <a:gd name="T14" fmla="+- 0 -1013 -1013"/>
                              <a:gd name="T15" fmla="*/ -101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" h="592">
                                <a:moveTo>
                                  <a:pt x="0" y="592"/>
                                </a:moveTo>
                                <a:lnTo>
                                  <a:pt x="29" y="592"/>
                                </a:lnTo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269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AutoShape 724"/>
                        <wps:cNvSpPr>
                          <a:spLocks/>
                        </wps:cNvSpPr>
                        <wps:spPr bwMode="auto">
                          <a:xfrm>
                            <a:off x="10480" y="-1838"/>
                            <a:ext cx="439" cy="1712"/>
                          </a:xfrm>
                          <a:custGeom>
                            <a:avLst/>
                            <a:gdLst>
                              <a:gd name="T0" fmla="+- 0 10568 10480"/>
                              <a:gd name="T1" fmla="*/ T0 w 439"/>
                              <a:gd name="T2" fmla="+- 0 -1837 -1837"/>
                              <a:gd name="T3" fmla="*/ -1837 h 1712"/>
                              <a:gd name="T4" fmla="+- 0 10480 10480"/>
                              <a:gd name="T5" fmla="*/ T4 w 439"/>
                              <a:gd name="T6" fmla="+- 0 -1837 -1837"/>
                              <a:gd name="T7" fmla="*/ -1837 h 1712"/>
                              <a:gd name="T8" fmla="+- 0 10480 10480"/>
                              <a:gd name="T9" fmla="*/ T8 w 439"/>
                              <a:gd name="T10" fmla="+- 0 -125 -1837"/>
                              <a:gd name="T11" fmla="*/ -125 h 1712"/>
                              <a:gd name="T12" fmla="+- 0 10568 10480"/>
                              <a:gd name="T13" fmla="*/ T12 w 439"/>
                              <a:gd name="T14" fmla="+- 0 -125 -1837"/>
                              <a:gd name="T15" fmla="*/ -125 h 1712"/>
                              <a:gd name="T16" fmla="+- 0 10568 10480"/>
                              <a:gd name="T17" fmla="*/ T16 w 439"/>
                              <a:gd name="T18" fmla="+- 0 -1837 -1837"/>
                              <a:gd name="T19" fmla="*/ -1837 h 1712"/>
                              <a:gd name="T20" fmla="+- 0 10685 10480"/>
                              <a:gd name="T21" fmla="*/ T20 w 439"/>
                              <a:gd name="T22" fmla="+- 0 -1128 -1837"/>
                              <a:gd name="T23" fmla="*/ -1128 h 1712"/>
                              <a:gd name="T24" fmla="+- 0 10597 10480"/>
                              <a:gd name="T25" fmla="*/ T24 w 439"/>
                              <a:gd name="T26" fmla="+- 0 -1128 -1837"/>
                              <a:gd name="T27" fmla="*/ -1128 h 1712"/>
                              <a:gd name="T28" fmla="+- 0 10597 10480"/>
                              <a:gd name="T29" fmla="*/ T28 w 439"/>
                              <a:gd name="T30" fmla="+- 0 -125 -1837"/>
                              <a:gd name="T31" fmla="*/ -125 h 1712"/>
                              <a:gd name="T32" fmla="+- 0 10685 10480"/>
                              <a:gd name="T33" fmla="*/ T32 w 439"/>
                              <a:gd name="T34" fmla="+- 0 -125 -1837"/>
                              <a:gd name="T35" fmla="*/ -125 h 1712"/>
                              <a:gd name="T36" fmla="+- 0 10685 10480"/>
                              <a:gd name="T37" fmla="*/ T36 w 439"/>
                              <a:gd name="T38" fmla="+- 0 -1128 -1837"/>
                              <a:gd name="T39" fmla="*/ -1128 h 1712"/>
                              <a:gd name="T40" fmla="+- 0 10802 10480"/>
                              <a:gd name="T41" fmla="*/ T40 w 439"/>
                              <a:gd name="T42" fmla="+- 0 -507 -1837"/>
                              <a:gd name="T43" fmla="*/ -507 h 1712"/>
                              <a:gd name="T44" fmla="+- 0 10714 10480"/>
                              <a:gd name="T45" fmla="*/ T44 w 439"/>
                              <a:gd name="T46" fmla="+- 0 -507 -1837"/>
                              <a:gd name="T47" fmla="*/ -507 h 1712"/>
                              <a:gd name="T48" fmla="+- 0 10714 10480"/>
                              <a:gd name="T49" fmla="*/ T48 w 439"/>
                              <a:gd name="T50" fmla="+- 0 -125 -1837"/>
                              <a:gd name="T51" fmla="*/ -125 h 1712"/>
                              <a:gd name="T52" fmla="+- 0 10802 10480"/>
                              <a:gd name="T53" fmla="*/ T52 w 439"/>
                              <a:gd name="T54" fmla="+- 0 -125 -1837"/>
                              <a:gd name="T55" fmla="*/ -125 h 1712"/>
                              <a:gd name="T56" fmla="+- 0 10802 10480"/>
                              <a:gd name="T57" fmla="*/ T56 w 439"/>
                              <a:gd name="T58" fmla="+- 0 -507 -1837"/>
                              <a:gd name="T59" fmla="*/ -507 h 1712"/>
                              <a:gd name="T60" fmla="+- 0 10919 10480"/>
                              <a:gd name="T61" fmla="*/ T60 w 439"/>
                              <a:gd name="T62" fmla="+- 0 -349 -1837"/>
                              <a:gd name="T63" fmla="*/ -349 h 1712"/>
                              <a:gd name="T64" fmla="+- 0 10831 10480"/>
                              <a:gd name="T65" fmla="*/ T64 w 439"/>
                              <a:gd name="T66" fmla="+- 0 -349 -1837"/>
                              <a:gd name="T67" fmla="*/ -349 h 1712"/>
                              <a:gd name="T68" fmla="+- 0 10831 10480"/>
                              <a:gd name="T69" fmla="*/ T68 w 439"/>
                              <a:gd name="T70" fmla="+- 0 -125 -1837"/>
                              <a:gd name="T71" fmla="*/ -125 h 1712"/>
                              <a:gd name="T72" fmla="+- 0 10919 10480"/>
                              <a:gd name="T73" fmla="*/ T72 w 439"/>
                              <a:gd name="T74" fmla="+- 0 -125 -1837"/>
                              <a:gd name="T75" fmla="*/ -125 h 1712"/>
                              <a:gd name="T76" fmla="+- 0 10919 10480"/>
                              <a:gd name="T77" fmla="*/ T76 w 439"/>
                              <a:gd name="T78" fmla="+- 0 -349 -1837"/>
                              <a:gd name="T79" fmla="*/ -349 h 1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39" h="1712">
                                <a:moveTo>
                                  <a:pt x="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2"/>
                                </a:lnTo>
                                <a:lnTo>
                                  <a:pt x="88" y="1712"/>
                                </a:lnTo>
                                <a:lnTo>
                                  <a:pt x="88" y="0"/>
                                </a:lnTo>
                                <a:close/>
                                <a:moveTo>
                                  <a:pt x="205" y="709"/>
                                </a:moveTo>
                                <a:lnTo>
                                  <a:pt x="117" y="709"/>
                                </a:lnTo>
                                <a:lnTo>
                                  <a:pt x="117" y="1712"/>
                                </a:lnTo>
                                <a:lnTo>
                                  <a:pt x="205" y="1712"/>
                                </a:lnTo>
                                <a:lnTo>
                                  <a:pt x="205" y="709"/>
                                </a:lnTo>
                                <a:close/>
                                <a:moveTo>
                                  <a:pt x="322" y="1330"/>
                                </a:moveTo>
                                <a:lnTo>
                                  <a:pt x="234" y="1330"/>
                                </a:lnTo>
                                <a:lnTo>
                                  <a:pt x="234" y="1712"/>
                                </a:lnTo>
                                <a:lnTo>
                                  <a:pt x="322" y="1712"/>
                                </a:lnTo>
                                <a:lnTo>
                                  <a:pt x="322" y="1330"/>
                                </a:lnTo>
                                <a:close/>
                                <a:moveTo>
                                  <a:pt x="439" y="1488"/>
                                </a:moveTo>
                                <a:lnTo>
                                  <a:pt x="351" y="1488"/>
                                </a:lnTo>
                                <a:lnTo>
                                  <a:pt x="351" y="1712"/>
                                </a:lnTo>
                                <a:lnTo>
                                  <a:pt x="439" y="1712"/>
                                </a:lnTo>
                                <a:lnTo>
                                  <a:pt x="439" y="14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9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F89B46" id="Group 723" o:spid="_x0000_s1026" style="position:absolute;margin-left:447.7pt;margin-top:-114.95pt;width:104.3pt;height:113.9pt;z-index:15749632;mso-position-horizontal-relative:page" coordorigin="8954,-2299" coordsize="2086,2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">
                <v:shape id="AutoShape 762" o:spid="_x0000_s1027" style="position:absolute;left:8954;top:-1605;width:473;height:1184;visibility:visible;mso-wrap-style:square;v-text-anchor:top" coordsize="473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" path="m,1183r238,m,591r356,m,l473,e" filled="f" strokecolor="#ebebeb" strokeweight=".07494mm">
                  <v:path arrowok="t" o:connecttype="custom" o:connectlocs="0,-421;238,-421;0,-1013;356,-1013;0,-1604;473,-1604" o:connectangles="0,0,0,0,0,0"/>
                </v:shape>
                <v:line id="Line 761" o:spid="_x0000_s1028" style="position:absolute;visibility:visible;mso-wrap-style:square" from="8954,-2196" to="11040,-2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" strokecolor="#ebebeb" strokeweight=".07494mm"/>
                <v:shape id="AutoShape 760" o:spid="_x0000_s1029" style="position:absolute;left:9119;top:-2300;width:1921;height:2063;visibility:visible;mso-wrap-style:square;v-text-anchor:top" coordsize="1921,2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" path="m,l,2062m351,r,462m630,1286r497,m512,695r732,m703,r,1521m1054,r,1521m1405,r,462m1683,1878r238,m1566,1286r355,m1449,695r472,m1756,r,1950e" filled="f" strokecolor="#ebebeb" strokeweight=".07494mm">
                  <v:path arrowok="t" o:connecttype="custom" o:connectlocs="0,-2299;0,-237;351,-2299;351,-1837;630,-1013;1127,-1013;512,-1604;1244,-1604;703,-2299;703,-778;1054,-2299;1054,-778;1405,-2299;1405,-1837;1683,-421;1921,-421;1566,-1013;1921,-1013;1449,-1604;1921,-1604;1756,-2299;1756,-349" o:connectangles="0,0,0,0,0,0,0,0,0,0,0,0,0,0,0,0,0,0,0,0,0,0"/>
                </v:shape>
                <v:shape id="AutoShape 759" o:spid="_x0000_s1030" style="position:absolute;left:8954;top:-1901;width:2086;height:1184;visibility:visible;mso-wrap-style:square;v-text-anchor:top" coordsize="2086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" path="m,1183r356,m443,1183r30,m560,1183r30,m677,1183r30,m795,1183r29,m912,1183r263,m1263,1183r29,m1380,1183r29,m1497,1183r29,m1614,1183r29,m1731,1183r355,m,592r473,m560,592r30,m677,592r30,m795,592r497,m1380,592r29,m1497,592r29,m1614,592r472,m,l590,t87,l1409,t88,l2086,e" filled="f" strokecolor="#ebebeb" strokeweight=".15147mm">
                  <v:path arrowok="t" o:connecttype="custom" o:connectlocs="0,-717;356,-717;443,-717;473,-717;560,-717;590,-717;677,-717;707,-717;795,-717;824,-717;912,-717;1175,-717;1263,-717;1292,-717;1380,-717;1409,-717;1497,-717;1526,-717;1614,-717;1643,-717;1731,-717;2086,-717;0,-1308;473,-1308;560,-1308;590,-1308;677,-1308;707,-1308;795,-1308;1292,-1308;1380,-1308;1409,-1308;1497,-1308;1526,-1308;1614,-1308;2086,-1308;0,-1900;590,-1900;677,-1900;1409,-1900;1497,-1900;2086,-1900" o:connectangles="0,0,0,0,0,0,0,0,0,0,0,0,0,0,0,0,0,0,0,0,0,0,0,0,0,0,0,0,0,0,0,0,0,0,0,0,0,0,0,0,0,0"/>
                </v:shape>
                <v:shape id="AutoShape 758" o:spid="_x0000_s1031" style="position:absolute;left:9119;top:-422;width:191;height:400;visibility:visible;mso-wrap-style:square;v-text-anchor:top" coordsize="191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" path="m161,r30,m,296l,399e" filled="f" strokecolor="#ebebeb" strokeweight=".07494mm">
                  <v:path arrowok="t" o:connecttype="custom" o:connectlocs="161,-421;191,-421;0,-125;0,-22" o:connectangles="0,0,0,0"/>
                </v:shape>
                <v:line id="Line 757" o:spid="_x0000_s1032" style="position:absolute;visibility:visible;mso-wrap-style:square" from="8954,-127" to="9192,-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" strokecolor="#ebebeb" strokeweight=".07572mm"/>
                <v:line id="Line 756" o:spid="_x0000_s1033" style="position:absolute;visibility:visible;mso-wrap-style:square" from="9470,-125" to="9470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" strokecolor="#ebebeb" strokeweight=".07494mm"/>
                <v:shape id="AutoShape 755" o:spid="_x0000_s1034" style="position:absolute;left:9397;top:-128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" path="m,l30,t87,l147,e" filled="f" strokecolor="#ebebeb" strokeweight=".07572mm">
                  <v:path arrowok="t" o:connecttype="custom" o:connectlocs="0,0;30,0;117,0;147,0" o:connectangles="0,0,0,0"/>
                </v:shape>
                <v:line id="Line 754" o:spid="_x0000_s1035" style="position:absolute;visibility:visible;mso-wrap-style:square" from="9822,-125" to="9822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" strokecolor="#ebebeb" strokeweight=".07494mm"/>
                <v:shape id="AutoShape 753" o:spid="_x0000_s1036" style="position:absolute;left:9748;top:-128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" path="m,l29,t88,l146,e" filled="f" strokecolor="#ebebeb" strokeweight=".07572mm">
                  <v:path arrowok="t" o:connecttype="custom" o:connectlocs="0,0;29,0;117,0;146,0" o:connectangles="0,0,0,0"/>
                </v:shape>
                <v:line id="Line 752" o:spid="_x0000_s1037" style="position:absolute;visibility:visible;mso-wrap-style:square" from="10173,-125" to="10173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" strokecolor="#ebebeb" strokeweight=".07494mm"/>
                <v:shape id="AutoShape 751" o:spid="_x0000_s1038" style="position:absolute;left:10099;top:-128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" path="m,l29,t88,l146,e" filled="f" strokecolor="#ebebeb" strokeweight=".07572mm">
                  <v:path arrowok="t" o:connecttype="custom" o:connectlocs="0,0;29,0;117,0;146,0" o:connectangles="0,0,0,0"/>
                </v:shape>
                <v:line id="Line 750" o:spid="_x0000_s1039" style="position:absolute;visibility:visible;mso-wrap-style:square" from="10524,-125" to="10524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" strokecolor="#ebebeb" strokeweight=".07494mm"/>
                <v:shape id="AutoShape 749" o:spid="_x0000_s1040" style="position:absolute;left:10450;top:-128;width:147;height:2;visibility:visible;mso-wrap-style:square;v-text-anchor:top" coordsize="1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" path="m,l29,t88,l146,e" filled="f" strokecolor="#ebebeb" strokeweight=".07572mm">
                  <v:path arrowok="t" o:connecttype="custom" o:connectlocs="0,0;29,0;117,0;146,0" o:connectangles="0,0,0,0"/>
                </v:shape>
                <v:line id="Line 748" o:spid="_x0000_s1041" style="position:absolute;visibility:visible;mso-wrap-style:square" from="10875,-125" to="10875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" strokecolor="#ebebeb" strokeweight=".07494mm"/>
                <v:shape id="AutoShape 747" o:spid="_x0000_s1042" style="position:absolute;left:9280;top:-128;width:1760;height:2;visibility:visible;mso-wrap-style:square;v-text-anchor:top" coordsize="17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" path="m1522,r29,m1639,r121,m,l30,m351,r30,m703,r29,m1054,r29,m1405,r29,e" filled="f" strokecolor="#ebebeb" strokeweight=".07572mm">
                  <v:path arrowok="t" o:connecttype="custom" o:connectlocs="1522,0;1551,0;1639,0;1760,0;0,0;30,0;351,0;381,0;703,0;732,0;1054,0;1083,0;1405,0;1434,0" o:connectangles="0,0,0,0,0,0,0,0,0,0,0,0,0,0"/>
                </v:shape>
                <v:line id="Line 746" o:spid="_x0000_s1043" style="position:absolute;visibility:visible;mso-wrap-style:square" from="8954,-123" to="11040,-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" strokecolor="#ebebeb" strokeweight=".07572mm"/>
                <v:line id="Line 745" o:spid="_x0000_s1044" style="position:absolute;visibility:visible;mso-wrap-style:square" from="9295,-22" to="9295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" strokecolor="#ebebeb" strokeweight=".15147mm"/>
                <v:shape id="AutoShape 744" o:spid="_x0000_s1045" style="position:absolute;left:9631;top:-1013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" path="m,592r30,m,l30,e" filled="f" strokecolor="#ebebeb" strokeweight=".07494mm">
                  <v:path arrowok="t" o:connecttype="custom" o:connectlocs="0,-421;30,-421;0,-1013;30,-1013" o:connectangles="0,0,0,0"/>
                </v:shape>
                <v:line id="Line 743" o:spid="_x0000_s1046" style="position:absolute;visibility:visible;mso-wrap-style:square" from="9646,-22" to="9646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" strokecolor="#ebebeb" strokeweight=".15147mm"/>
                <v:line id="Line 742" o:spid="_x0000_s1047" style="position:absolute;visibility:visible;mso-wrap-style:square" from="9866,-421" to="10129,-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" strokecolor="#ebebeb" strokeweight=".07494mm"/>
                <v:line id="Line 741" o:spid="_x0000_s1048" style="position:absolute;visibility:visible;mso-wrap-style:square" from="9997,-22" to="9997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" strokecolor="#ebebeb" strokeweight=".15147mm"/>
                <v:shape id="AutoShape 740" o:spid="_x0000_s1049" style="position:absolute;left:10333;top:-1013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" path="m,592r29,m,l29,e" filled="f" strokecolor="#ebebeb" strokeweight=".07494mm">
                  <v:path arrowok="t" o:connecttype="custom" o:connectlocs="0,-421;29,-421;0,-1013;29,-1013" o:connectangles="0,0,0,0"/>
                </v:shape>
                <v:line id="Line 739" o:spid="_x0000_s1050" style="position:absolute;visibility:visible;mso-wrap-style:square" from="10348,-22" to="10348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" strokecolor="#ebebeb" strokeweight=".15147mm"/>
                <v:line id="Line 738" o:spid="_x0000_s1051" style="position:absolute;visibility:visible;mso-wrap-style:square" from="10685,-421" to="10714,-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" strokecolor="#ebebeb" strokeweight=".07494mm"/>
                <v:line id="Line 737" o:spid="_x0000_s1052" style="position:absolute;visibility:visible;mso-wrap-style:square" from="10700,-22" to="10700,-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" strokecolor="#ebebeb" strokeweight=".15147mm"/>
                <v:shape id="AutoShape 736" o:spid="_x0000_s1053" style="position:absolute;left:9075;top:-508;width:205;height:383;visibility:visible;mso-wrap-style:square;v-text-anchor:top" coordsize="205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" path="m88,270l,270,,382r88,l88,270xm205,l117,r,382l205,382,205,xe" fillcolor="#ed7953" stroked="f">
                  <v:path arrowok="t" o:connecttype="custom" o:connectlocs="88,-237;0,-237;0,-125;88,-125;88,-237;205,-507;117,-507;117,-125;205,-125;205,-507" o:connectangles="0,0,0,0,0,0,0,0,0,0"/>
                </v:shape>
                <v:shape id="AutoShape 735" o:spid="_x0000_s1054" style="position:absolute;left:9397;top:-1013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" path="m,592r30,m,l30,e" filled="f" strokecolor="#ebebeb" strokeweight=".07494mm">
                  <v:path arrowok="t" o:connecttype="custom" o:connectlocs="0,-421;30,-421;0,-1013;30,-1013" o:connectangles="0,0,0,0"/>
                </v:shape>
                <v:rect id="Rectangle 734" o:spid="_x0000_s1055" style="position:absolute;left:9309;top:-1128;width:88;height:1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" fillcolor="#ed7953" stroked="f"/>
                <v:shape id="AutoShape 733" o:spid="_x0000_s1056" style="position:absolute;left:9514;top:-1605;width:30;height:1184;visibility:visible;mso-wrap-style:square;v-text-anchor:top" coordsize="30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" path="m,1183r30,m,591r30,m,l30,e" filled="f" strokecolor="#ebebeb" strokeweight=".07494mm">
                  <v:path arrowok="t" o:connecttype="custom" o:connectlocs="0,-421;30,-421;0,-1013;30,-1013;0,-1604;30,-1604" o:connectangles="0,0,0,0,0,0"/>
                </v:shape>
                <v:shape id="AutoShape 732" o:spid="_x0000_s1057" style="position:absolute;left:9426;top:-2031;width:205;height:1906;visibility:visible;mso-wrap-style:square;v-text-anchor:top" coordsize="205,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" path="m87,194l,194,,1906r87,l87,194xm204,l117,r,1906l204,1906,204,xe" fillcolor="#ed7953" stroked="f">
                  <v:path arrowok="t" o:connecttype="custom" o:connectlocs="87,-1837;0,-1837;0,-125;87,-125;87,-1837;204,-2031;117,-2031;117,-125;204,-125;204,-2031" o:connectangles="0,0,0,0,0,0,0,0,0,0"/>
                </v:shape>
                <v:line id="Line 731" o:spid="_x0000_s1058" style="position:absolute;visibility:visible;mso-wrap-style:square" from="9749,-421" to="9778,-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" strokecolor="#ebebeb" strokeweight=".07494mm"/>
                <v:shape id="AutoShape 730" o:spid="_x0000_s1059" style="position:absolute;left:9660;top:-1508;width:439;height:1382;visibility:visible;mso-wrap-style:square;v-text-anchor:top" coordsize="439,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" path="m88,l,,,1382r88,l88,xm205,729r-88,l117,1382r88,l205,729xm322,1181r-88,l234,1382r88,l322,1181xm439,1181r-88,l351,1382r88,l439,1181xe" fillcolor="#ed7953" stroked="f">
                  <v:path arrowok="t" o:connecttype="custom" o:connectlocs="88,-1507;0,-1507;0,-125;88,-125;88,-1507;205,-778;117,-778;117,-125;205,-125;205,-778;322,-326;234,-326;234,-125;322,-125;322,-326;439,-326;351,-326;351,-125;439,-125;439,-326" o:connectangles="0,0,0,0,0,0,0,0,0,0,0,0,0,0,0,0,0,0,0,0"/>
                </v:shape>
                <v:line id="Line 729" o:spid="_x0000_s1060" style="position:absolute;visibility:visible;mso-wrap-style:square" from="10217,-421" to="10246,-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" strokecolor="#ebebeb" strokeweight=".07494mm"/>
                <v:shape id="AutoShape 728" o:spid="_x0000_s1061" style="position:absolute;left:10128;top:-1508;width:205;height:1382;visibility:visible;mso-wrap-style:square;v-text-anchor:top" coordsize="205,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" path="m88,729l,729r,653l88,1382r,-653xm205,l117,r,1382l205,1382,205,xe" fillcolor="#ed7953" stroked="f">
                  <v:path arrowok="t" o:connecttype="custom" o:connectlocs="88,-778;0,-778;0,-125;88,-125;88,-778;205,-1507;117,-1507;117,-125;205,-125;205,-1507" o:connectangles="0,0,0,0,0,0,0,0,0,0"/>
                </v:shape>
                <v:shape id="AutoShape 727" o:spid="_x0000_s1062" style="position:absolute;left:10450;top:-1605;width:30;height:1184;visibility:visible;mso-wrap-style:square;v-text-anchor:top" coordsize="30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" path="m,1183r29,m,591r29,m,l29,e" filled="f" strokecolor="#ebebeb" strokeweight=".07494mm">
                  <v:path arrowok="t" o:connecttype="custom" o:connectlocs="0,-421;29,-421;0,-1013;29,-1013;0,-1604;29,-1604" o:connectangles="0,0,0,0,0,0"/>
                </v:shape>
                <v:rect id="Rectangle 726" o:spid="_x0000_s1063" style="position:absolute;left:10363;top:-2031;width:88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" fillcolor="#ed7953" stroked="f"/>
                <v:shape id="AutoShape 725" o:spid="_x0000_s1064" style="position:absolute;left:10567;top:-1013;width:30;height:592;visibility:visible;mso-wrap-style:square;v-text-anchor:top" coordsize="3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" path="m,592r29,m,l29,e" filled="f" strokecolor="#ebebeb" strokeweight=".07494mm">
                  <v:path arrowok="t" o:connecttype="custom" o:connectlocs="0,-421;29,-421;0,-1013;29,-1013" o:connectangles="0,0,0,0"/>
                </v:shape>
                <v:shape id="AutoShape 724" o:spid="_x0000_s1065" style="position:absolute;left:10480;top:-1838;width:439;height:1712;visibility:visible;mso-wrap-style:square;v-text-anchor:top" coordsize="439,1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" path="m88,l,,,1712r88,l88,xm205,709r-88,l117,1712r88,l205,709xm322,1330r-88,l234,1712r88,l322,1330xm439,1488r-88,l351,1712r88,l439,1488xe" fillcolor="#ed7953" stroked="f">
                  <v:path arrowok="t" o:connecttype="custom" o:connectlocs="88,-1837;0,-1837;0,-125;88,-125;88,-1837;205,-1128;117,-1128;117,-125;205,-125;205,-1128;322,-507;234,-507;234,-125;322,-125;322,-507;439,-349;351,-349;351,-125;439,-125;439,-349" o:connectangles="0,0,0,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 w:hAnsi="Times New Roman"/>
          <w:color w:val="4D4D4D"/>
          <w:sz w:val="7"/>
        </w:rPr>
        <w:t>−</w:t>
      </w:r>
      <w:r w:rsidR="005D3991">
        <w:rPr>
          <w:rFonts w:ascii="Times New Roman" w:hAnsi="Times New Roman"/>
          <w:color w:val="4D4D4D"/>
          <w:spacing w:val="-10"/>
          <w:sz w:val="7"/>
        </w:rPr>
        <w:t xml:space="preserve"> </w:t>
      </w:r>
      <w:r w:rsidR="005D3991">
        <w:rPr>
          <w:rFonts w:ascii="Times New Roman" w:hAnsi="Times New Roman"/>
          <w:color w:val="4D4D4D"/>
          <w:sz w:val="7"/>
        </w:rPr>
        <w:t>2</w:t>
      </w:r>
      <w:r w:rsidR="005D3991">
        <w:rPr>
          <w:rFonts w:ascii="Times New Roman" w:hAnsi="Times New Roman"/>
          <w:color w:val="4D4D4D"/>
          <w:sz w:val="7"/>
        </w:rPr>
        <w:tab/>
        <w:t>−</w:t>
      </w:r>
      <w:r w:rsidR="005D3991">
        <w:rPr>
          <w:rFonts w:ascii="Times New Roman" w:hAnsi="Times New Roman"/>
          <w:color w:val="4D4D4D"/>
          <w:spacing w:val="-10"/>
          <w:sz w:val="7"/>
        </w:rPr>
        <w:t xml:space="preserve"> </w:t>
      </w:r>
      <w:r w:rsidR="005D3991">
        <w:rPr>
          <w:rFonts w:ascii="Times New Roman" w:hAnsi="Times New Roman"/>
          <w:color w:val="4D4D4D"/>
          <w:sz w:val="7"/>
        </w:rPr>
        <w:t>1</w:t>
      </w:r>
      <w:r w:rsidR="005D3991">
        <w:rPr>
          <w:rFonts w:ascii="Times New Roman" w:hAnsi="Times New Roman"/>
          <w:color w:val="4D4D4D"/>
          <w:sz w:val="7"/>
        </w:rPr>
        <w:tab/>
        <w:t>0</w:t>
      </w:r>
      <w:r w:rsidR="005D3991">
        <w:rPr>
          <w:rFonts w:ascii="Times New Roman" w:hAnsi="Times New Roman"/>
          <w:color w:val="4D4D4D"/>
          <w:sz w:val="7"/>
        </w:rPr>
        <w:tab/>
        <w:t>1</w:t>
      </w:r>
      <w:r w:rsidR="005D3991">
        <w:rPr>
          <w:rFonts w:ascii="Times New Roman" w:hAnsi="Times New Roman"/>
          <w:color w:val="4D4D4D"/>
          <w:sz w:val="7"/>
        </w:rPr>
        <w:tab/>
        <w:t>2</w:t>
      </w:r>
    </w:p>
    <w:p w14:paraId="22159896" w14:textId="77777777" w:rsidR="006F1C89" w:rsidRDefault="005D3991">
      <w:pPr>
        <w:spacing w:before="15"/>
        <w:ind w:left="212"/>
        <w:jc w:val="center"/>
        <w:rPr>
          <w:rFonts w:ascii="Times New Roman"/>
          <w:sz w:val="9"/>
        </w:rPr>
      </w:pPr>
      <w:r>
        <w:rPr>
          <w:rFonts w:ascii="Times New Roman"/>
          <w:sz w:val="9"/>
        </w:rPr>
        <w:t>Resource</w:t>
      </w:r>
      <w:r>
        <w:rPr>
          <w:rFonts w:ascii="Times New Roman"/>
          <w:spacing w:val="23"/>
          <w:sz w:val="9"/>
        </w:rPr>
        <w:t xml:space="preserve"> </w:t>
      </w:r>
      <w:r>
        <w:rPr>
          <w:rFonts w:ascii="Times New Roman"/>
          <w:sz w:val="9"/>
        </w:rPr>
        <w:t>characteristic</w:t>
      </w:r>
    </w:p>
    <w:p w14:paraId="318B6778" w14:textId="77777777" w:rsidR="006F1C89" w:rsidRDefault="006F1C89">
      <w:pPr>
        <w:jc w:val="center"/>
        <w:rPr>
          <w:rFonts w:ascii="Times New Roman"/>
          <w:sz w:val="9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4" w:space="720" w:equalWidth="0">
            <w:col w:w="2576" w:space="40"/>
            <w:col w:w="2441" w:space="39"/>
            <w:col w:w="2441" w:space="40"/>
            <w:col w:w="3223"/>
          </w:cols>
        </w:sectPr>
      </w:pPr>
    </w:p>
    <w:p w14:paraId="4C0D2A2E" w14:textId="77777777" w:rsidR="006F1C89" w:rsidRDefault="006F1C89">
      <w:pPr>
        <w:pStyle w:val="BodyText"/>
        <w:spacing w:before="2"/>
        <w:rPr>
          <w:rFonts w:ascii="Times New Roman"/>
          <w:sz w:val="19"/>
        </w:rPr>
      </w:pPr>
    </w:p>
    <w:p w14:paraId="3017FA68" w14:textId="0E0FF0FB" w:rsidR="006F1C89" w:rsidRDefault="005D3991">
      <w:pPr>
        <w:spacing w:before="63"/>
        <w:ind w:left="150" w:right="105"/>
        <w:jc w:val="both"/>
        <w:rPr>
          <w:sz w:val="18"/>
        </w:rPr>
      </w:pPr>
      <w:commentRangeStart w:id="64"/>
      <w:r>
        <w:rPr>
          <w:b/>
          <w:w w:val="110"/>
          <w:sz w:val="18"/>
        </w:rPr>
        <w:t xml:space="preserve">Figure 3:  </w:t>
      </w:r>
      <w:commentRangeEnd w:id="64"/>
      <w:r w:rsidR="00360AB4">
        <w:rPr>
          <w:rStyle w:val="CommentReference"/>
        </w:rPr>
        <w:commentReference w:id="64"/>
      </w:r>
      <w:r>
        <w:rPr>
          <w:w w:val="110"/>
          <w:sz w:val="18"/>
        </w:rPr>
        <w:t>The four different resource distributions used in the model analysis.  From left to right, even, normal, skewed and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bimodal normal. There are 16 types of resources and their total abundance </w:t>
      </w:r>
      <w:proofErr w:type="gramStart"/>
      <w:r>
        <w:rPr>
          <w:w w:val="110"/>
          <w:sz w:val="18"/>
        </w:rPr>
        <w:t>50 000</w:t>
      </w:r>
      <w:proofErr w:type="gramEnd"/>
      <w:r>
        <w:rPr>
          <w:w w:val="110"/>
          <w:sz w:val="18"/>
        </w:rPr>
        <w:t>. The approximated normal distribution has a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mean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standard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deviation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1.</w:t>
      </w:r>
      <w:r>
        <w:rPr>
          <w:spacing w:val="38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approximated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bimodal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normal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distribution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consists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two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normal</w:t>
      </w:r>
      <w:r>
        <w:rPr>
          <w:spacing w:val="10"/>
          <w:w w:val="110"/>
          <w:sz w:val="18"/>
        </w:rPr>
        <w:t xml:space="preserve"> </w:t>
      </w:r>
      <w:proofErr w:type="gramStart"/>
      <w:r>
        <w:rPr>
          <w:w w:val="110"/>
          <w:sz w:val="18"/>
        </w:rPr>
        <w:t>distributions</w:t>
      </w:r>
      <w:proofErr w:type="gramEnd"/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have</w:t>
      </w:r>
      <w:r>
        <w:rPr>
          <w:spacing w:val="-42"/>
          <w:w w:val="110"/>
          <w:sz w:val="18"/>
        </w:rPr>
        <w:t xml:space="preserve"> </w:t>
      </w:r>
      <w:r>
        <w:rPr>
          <w:w w:val="110"/>
          <w:sz w:val="18"/>
        </w:rPr>
        <w:t>a mean of -1.25/1.25 and a standard deviation of 0.5. The bimodal normal distribution is halved when frequency of resources are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calculated,</w:t>
      </w:r>
      <w:r>
        <w:rPr>
          <w:spacing w:val="14"/>
          <w:w w:val="110"/>
          <w:sz w:val="18"/>
        </w:rPr>
        <w:t xml:space="preserve"> </w:t>
      </w:r>
      <w:r w:rsidR="00360AB4">
        <w:rPr>
          <w:w w:val="110"/>
          <w:sz w:val="18"/>
        </w:rPr>
        <w:t>thus,</w:t>
      </w:r>
      <w:r w:rsidR="00360AB4"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total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area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under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two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curves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still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equal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1.</w:t>
      </w:r>
    </w:p>
    <w:p w14:paraId="22EE3D80" w14:textId="77777777" w:rsidR="006F1C89" w:rsidRDefault="006F1C89">
      <w:pPr>
        <w:spacing w:before="5"/>
      </w:pPr>
    </w:p>
    <w:p w14:paraId="28BA298C" w14:textId="798560BB" w:rsidR="006F1C89" w:rsidRDefault="005D3991">
      <w:pPr>
        <w:pStyle w:val="BodyText"/>
        <w:spacing w:line="242" w:lineRule="auto"/>
        <w:ind w:left="150" w:right="106" w:firstLine="33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 xml:space="preserve">By varying the resource characteristic and resource distributions along with </w:t>
      </w:r>
      <w:proofErr w:type="spellStart"/>
      <w:r>
        <w:rPr>
          <w:rFonts w:ascii="Calibri" w:hAnsi="Calibri"/>
          <w:w w:val="105"/>
        </w:rPr>
        <w:t>generalism</w:t>
      </w:r>
      <w:proofErr w:type="spellEnd"/>
      <w:r>
        <w:rPr>
          <w:rFonts w:ascii="Calibri" w:hAnsi="Calibri"/>
          <w:w w:val="105"/>
        </w:rPr>
        <w:t xml:space="preserve"> of individuals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w w:val="105"/>
        </w:rPr>
        <w:t xml:space="preserve">, </w:t>
      </w:r>
      <w:r>
        <w:rPr>
          <w:rFonts w:ascii="Calibri" w:hAnsi="Calibri"/>
          <w:w w:val="115"/>
        </w:rPr>
        <w:t>I</w:t>
      </w:r>
      <w:r>
        <w:rPr>
          <w:rFonts w:ascii="Calibri" w:hAnsi="Calibri"/>
          <w:spacing w:val="1"/>
          <w:w w:val="115"/>
        </w:rPr>
        <w:t xml:space="preserve"> </w:t>
      </w:r>
      <w:r>
        <w:rPr>
          <w:rFonts w:ascii="Calibri" w:hAnsi="Calibri"/>
          <w:w w:val="105"/>
        </w:rPr>
        <w:t>explore how communities emerge and how the endpoint of a community depends on the different parameters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used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model.</w:t>
      </w:r>
      <w:r>
        <w:rPr>
          <w:rFonts w:ascii="Calibri" w:hAnsi="Calibri"/>
          <w:spacing w:val="1"/>
          <w:w w:val="105"/>
        </w:rPr>
        <w:t xml:space="preserve"> </w:t>
      </w:r>
      <w:r w:rsidR="00360AB4">
        <w:rPr>
          <w:rFonts w:ascii="Calibri" w:hAnsi="Calibri"/>
          <w:w w:val="105"/>
        </w:rPr>
        <w:t>An</w:t>
      </w:r>
      <w:r>
        <w:rPr>
          <w:rFonts w:ascii="Calibri" w:hAnsi="Calibri"/>
          <w:w w:val="105"/>
        </w:rPr>
        <w:t xml:space="preserve"> </w:t>
      </w:r>
      <w:del w:id="65" w:author="Frank Johansson" w:date="2024-07-25T14:10:00Z">
        <w:r w:rsidDel="00360AB4">
          <w:rPr>
            <w:rFonts w:ascii="Calibri" w:hAnsi="Calibri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 xml:space="preserve">overview </w:t>
      </w:r>
      <w:del w:id="66" w:author="Frank Johansson" w:date="2024-07-25T14:10:00Z">
        <w:r w:rsidDel="00360AB4">
          <w:rPr>
            <w:rFonts w:ascii="Calibri" w:hAnsi="Calibri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>and</w:t>
      </w:r>
      <w:del w:id="67" w:author="Frank Johansson" w:date="2024-07-25T14:10:00Z">
        <w:r w:rsidDel="00360AB4">
          <w:rPr>
            <w:rFonts w:ascii="Calibri" w:hAnsi="Calibri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 xml:space="preserve"> a </w:t>
      </w:r>
      <w:del w:id="68" w:author="Frank Johansson" w:date="2024-07-25T14:11:00Z">
        <w:r w:rsidDel="00360AB4">
          <w:rPr>
            <w:rFonts w:ascii="Calibri" w:hAnsi="Calibri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>summary</w:t>
      </w:r>
      <w:del w:id="69" w:author="Frank Johansson" w:date="2024-07-25T14:11:00Z">
        <w:r w:rsidDel="00360AB4">
          <w:rPr>
            <w:rFonts w:ascii="Calibri" w:hAnsi="Calibri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 xml:space="preserve"> over</w:t>
      </w:r>
      <w:del w:id="70" w:author="Frank Johansson" w:date="2024-07-25T14:11:00Z">
        <w:r w:rsidDel="00360AB4">
          <w:rPr>
            <w:rFonts w:ascii="Calibri" w:hAnsi="Calibri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 xml:space="preserve"> the</w:t>
      </w:r>
      <w:del w:id="71" w:author="Frank Johansson" w:date="2024-07-25T14:11:00Z">
        <w:r w:rsidDel="00360AB4">
          <w:rPr>
            <w:rFonts w:ascii="Calibri" w:hAnsi="Calibri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 xml:space="preserve"> model </w:t>
      </w:r>
      <w:del w:id="72" w:author="Frank Johansson" w:date="2024-07-25T14:11:00Z">
        <w:r w:rsidDel="00360AB4">
          <w:rPr>
            <w:rFonts w:ascii="Calibri" w:hAnsi="Calibri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 xml:space="preserve">analysis </w:t>
      </w:r>
      <w:r w:rsidR="00360AB4">
        <w:rPr>
          <w:rFonts w:ascii="Calibri" w:hAnsi="Calibri"/>
          <w:w w:val="105"/>
        </w:rPr>
        <w:t>is given in</w:t>
      </w:r>
      <w:r>
        <w:rPr>
          <w:rFonts w:ascii="Calibri" w:hAnsi="Calibri"/>
          <w:w w:val="105"/>
        </w:rPr>
        <w:t xml:space="preserve"> figure</w:t>
      </w:r>
      <w:del w:id="73" w:author="Frank Johansson" w:date="2024-07-25T14:11:00Z">
        <w:r w:rsidDel="00360AB4">
          <w:rPr>
            <w:rFonts w:ascii="Calibri" w:hAnsi="Calibri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 xml:space="preserve"> 2.</w:t>
      </w:r>
      <w:r>
        <w:rPr>
          <w:rFonts w:ascii="Calibri" w:hAnsi="Calibri"/>
          <w:spacing w:val="53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ins w:id="74" w:author="Frank Johansson" w:date="2024-07-25T14:11:00Z">
        <w:r w:rsidR="00360AB4">
          <w:rPr>
            <w:rFonts w:ascii="Calibri" w:hAnsi="Calibri"/>
            <w:w w:val="105"/>
          </w:rPr>
          <w:t xml:space="preserve"> </w:t>
        </w:r>
      </w:ins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effect of life cycle complexity on community assembly was explored by comparing the number of species that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evolved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coexist</w:t>
      </w:r>
      <w:r>
        <w:rPr>
          <w:rFonts w:ascii="Calibri" w:hAnsi="Calibri"/>
          <w:spacing w:val="-2"/>
          <w:w w:val="105"/>
        </w:rPr>
        <w:t xml:space="preserve"> </w:t>
      </w:r>
      <w:r>
        <w:rPr>
          <w:rFonts w:ascii="Calibri" w:hAnsi="Calibri"/>
          <w:w w:val="105"/>
        </w:rPr>
        <w:t>gradually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within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-2"/>
          <w:w w:val="105"/>
        </w:rPr>
        <w:t xml:space="preserve"> </w:t>
      </w:r>
      <w:r>
        <w:rPr>
          <w:rFonts w:ascii="Calibri" w:hAnsi="Calibri"/>
          <w:w w:val="105"/>
        </w:rPr>
        <w:t>community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-2"/>
          <w:w w:val="105"/>
        </w:rPr>
        <w:t xml:space="preserve"> </w:t>
      </w:r>
      <w:r>
        <w:rPr>
          <w:rFonts w:ascii="Calibri" w:hAnsi="Calibri"/>
          <w:w w:val="105"/>
        </w:rPr>
        <w:t>simple</w:t>
      </w:r>
      <w:r>
        <w:rPr>
          <w:rFonts w:ascii="Calibri" w:hAnsi="Calibri"/>
          <w:spacing w:val="-3"/>
          <w:w w:val="105"/>
        </w:rPr>
        <w:t xml:space="preserve"> </w:t>
      </w:r>
      <w:proofErr w:type="gramStart"/>
      <w:r>
        <w:rPr>
          <w:rFonts w:ascii="Calibri" w:hAnsi="Calibri"/>
          <w:w w:val="105"/>
        </w:rPr>
        <w:t>organisms</w:t>
      </w:r>
      <w:proofErr w:type="gramEnd"/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contra</w:t>
      </w:r>
      <w:r>
        <w:rPr>
          <w:rFonts w:ascii="Calibri" w:hAnsi="Calibri"/>
          <w:spacing w:val="-2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community</w:t>
      </w:r>
      <w:r>
        <w:rPr>
          <w:rFonts w:ascii="Calibri" w:hAnsi="Calibri"/>
          <w:spacing w:val="-2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complex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Calibri" w:hAnsi="Calibri"/>
          <w:w w:val="105"/>
        </w:rPr>
        <w:t>organisms.</w:t>
      </w:r>
      <w:r>
        <w:rPr>
          <w:rFonts w:ascii="Calibri" w:hAnsi="Calibri"/>
          <w:spacing w:val="-50"/>
          <w:w w:val="105"/>
        </w:rPr>
        <w:t xml:space="preserve"> </w:t>
      </w:r>
      <w:r w:rsidR="00360AB4">
        <w:rPr>
          <w:rFonts w:ascii="Calibri" w:hAnsi="Calibri"/>
          <w:w w:val="105"/>
        </w:rPr>
        <w:t xml:space="preserve"> F</w:t>
      </w:r>
      <w:r>
        <w:rPr>
          <w:rFonts w:ascii="Calibri" w:hAnsi="Calibri"/>
          <w:w w:val="105"/>
        </w:rPr>
        <w:t xml:space="preserve">urthermore, the position these species occupied within the niche space was </w:t>
      </w:r>
      <w:r w:rsidR="00360AB4">
        <w:rPr>
          <w:rFonts w:ascii="Calibri" w:hAnsi="Calibri"/>
          <w:w w:val="105"/>
        </w:rPr>
        <w:t>analyzed</w:t>
      </w:r>
      <w:r>
        <w:rPr>
          <w:rFonts w:ascii="Calibri" w:hAnsi="Calibri"/>
          <w:w w:val="105"/>
        </w:rPr>
        <w:t>.  The simulations were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run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50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000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generations.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This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number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was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compromise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between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having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long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enough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simulation</w:t>
      </w:r>
      <w:r w:rsidR="00360AB4">
        <w:rPr>
          <w:rFonts w:ascii="Calibri" w:hAnsi="Calibri"/>
          <w:spacing w:val="39"/>
          <w:w w:val="105"/>
        </w:rPr>
        <w:t xml:space="preserve"> </w:t>
      </w:r>
      <w:r>
        <w:rPr>
          <w:rFonts w:ascii="Calibri" w:hAnsi="Calibri"/>
          <w:w w:val="105"/>
        </w:rPr>
        <w:t>so</w:t>
      </w:r>
      <w:r>
        <w:rPr>
          <w:rFonts w:ascii="Calibri" w:hAnsi="Calibri"/>
          <w:spacing w:val="-50"/>
          <w:w w:val="105"/>
        </w:rPr>
        <w:t xml:space="preserve"> </w:t>
      </w:r>
      <w:r w:rsidR="00360AB4">
        <w:rPr>
          <w:rFonts w:ascii="Calibri" w:hAnsi="Calibri"/>
          <w:w w:val="105"/>
        </w:rPr>
        <w:t xml:space="preserve"> t</w:t>
      </w:r>
      <w:r>
        <w:rPr>
          <w:rFonts w:ascii="Calibri" w:hAnsi="Calibri"/>
          <w:w w:val="105"/>
        </w:rPr>
        <w:t>hat a form of equilibrium could be reached and the time the simulations take.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15"/>
        </w:rPr>
        <w:t xml:space="preserve">I </w:t>
      </w:r>
      <w:r>
        <w:rPr>
          <w:rFonts w:ascii="Calibri" w:hAnsi="Calibri"/>
          <w:w w:val="105"/>
        </w:rPr>
        <w:t xml:space="preserve">note that due to </w:t>
      </w:r>
      <w:proofErr w:type="gramStart"/>
      <w:r>
        <w:rPr>
          <w:rFonts w:ascii="Calibri" w:hAnsi="Calibri"/>
          <w:w w:val="105"/>
        </w:rPr>
        <w:t>stochastic</w:t>
      </w:r>
      <w:proofErr w:type="gramEnd"/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nature of the model the number of species and population size did undergo some fluctuations even after this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point (figures</w:t>
      </w:r>
      <w:ins w:id="75" w:author="Frank Johansson" w:date="2024-07-25T14:12:00Z">
        <w:r w:rsidR="00360AB4">
          <w:rPr>
            <w:rFonts w:ascii="Calibri" w:hAnsi="Calibri"/>
            <w:w w:val="105"/>
          </w:rPr>
          <w:t xml:space="preserve"> </w:t>
        </w:r>
      </w:ins>
      <w:r>
        <w:rPr>
          <w:rFonts w:ascii="Calibri" w:hAnsi="Calibri"/>
          <w:w w:val="105"/>
        </w:rPr>
        <w:t>12 and 11). The number of species was calculated at the last time step after grouping algorithm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was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used.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lastRenderedPageBreak/>
        <w:t>Communities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built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up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through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immigration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were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explored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by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removing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mutation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from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model.</w:t>
      </w:r>
    </w:p>
    <w:p w14:paraId="08D8B5BB" w14:textId="77777777" w:rsidR="006F1C89" w:rsidRDefault="006F1C89">
      <w:pPr>
        <w:spacing w:line="242" w:lineRule="auto"/>
        <w:jc w:val="both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7CC0808D" w14:textId="6F12077B" w:rsidR="006F1C89" w:rsidRDefault="005D3991">
      <w:pPr>
        <w:pStyle w:val="BodyText"/>
        <w:spacing w:before="40" w:line="242" w:lineRule="auto"/>
        <w:ind w:left="150" w:right="107"/>
        <w:jc w:val="both"/>
        <w:rPr>
          <w:rFonts w:ascii="Calibri"/>
        </w:rPr>
      </w:pPr>
      <w:commentRangeStart w:id="76"/>
      <w:r>
        <w:rPr>
          <w:rFonts w:ascii="Calibri"/>
          <w:w w:val="105"/>
        </w:rPr>
        <w:lastRenderedPageBreak/>
        <w:t>Instead,</w:t>
      </w:r>
      <w:r>
        <w:rPr>
          <w:rFonts w:ascii="Calibri"/>
          <w:spacing w:val="27"/>
          <w:w w:val="105"/>
        </w:rPr>
        <w:t xml:space="preserve"> </w:t>
      </w:r>
      <w:r>
        <w:rPr>
          <w:rFonts w:ascii="Calibri"/>
          <w:w w:val="105"/>
        </w:rPr>
        <w:t>one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individual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with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random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phenotypes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between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-3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3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was</w:t>
      </w:r>
      <w:r>
        <w:rPr>
          <w:rFonts w:ascii="Calibri"/>
          <w:spacing w:val="24"/>
          <w:w w:val="105"/>
        </w:rPr>
        <w:t xml:space="preserve"> </w:t>
      </w:r>
      <w:proofErr w:type="gramStart"/>
      <w:r>
        <w:rPr>
          <w:rFonts w:ascii="Calibri"/>
          <w:w w:val="105"/>
        </w:rPr>
        <w:t>added</w:t>
      </w:r>
      <w:proofErr w:type="gramEnd"/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every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generation.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This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akin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 xml:space="preserve">to allowing mutations to be of arbitrary size. </w:t>
      </w:r>
      <w:commentRangeEnd w:id="76"/>
      <w:r w:rsidR="00A64E60">
        <w:rPr>
          <w:rStyle w:val="CommentReference"/>
          <w:rFonts w:ascii="Calibri" w:eastAsia="Calibri" w:hAnsi="Calibri" w:cs="Calibri"/>
        </w:rPr>
        <w:commentReference w:id="76"/>
      </w:r>
      <w:r>
        <w:rPr>
          <w:rFonts w:ascii="Calibri"/>
          <w:w w:val="105"/>
        </w:rPr>
        <w:t>At the end of the simulations the same grouping and removal of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low abundance species that were done during gradual evolution simulations was performed. It is important to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note that the time</w:t>
      </w:r>
      <w:ins w:id="77" w:author="Frank Johansson" w:date="2024-07-25T14:17:00Z">
        <w:r w:rsidR="00A64E60">
          <w:rPr>
            <w:rFonts w:ascii="Calibri"/>
            <w:w w:val="105"/>
          </w:rPr>
          <w:t xml:space="preserve"> </w:t>
        </w:r>
      </w:ins>
      <w:r>
        <w:rPr>
          <w:rFonts w:ascii="Calibri"/>
          <w:w w:val="105"/>
        </w:rPr>
        <w:t>scales between immigration and gradual evolution are not comparable, as the mutation rate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and immigration rate are not realistically standardized against each other. Therefore, there are no simulations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where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both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mutation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immigration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are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used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simultaneously.</w:t>
      </w:r>
    </w:p>
    <w:p w14:paraId="00109537" w14:textId="77777777" w:rsidR="006F1C89" w:rsidRDefault="005D3991">
      <w:pPr>
        <w:pStyle w:val="BodyText"/>
        <w:spacing w:line="242" w:lineRule="auto"/>
        <w:ind w:left="150" w:right="108" w:firstLine="33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In order not to confuse effects from differing resource dynamics between stages with the effects caused by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having either of the two life history strategies, as many parameters as possible are equal between adults and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juveniles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(i.e.</w:t>
      </w:r>
      <w:r>
        <w:rPr>
          <w:rFonts w:ascii="Calibri" w:hAnsi="Calibri"/>
          <w:spacing w:val="1"/>
          <w:w w:val="105"/>
        </w:rPr>
        <w:t xml:space="preserve"> </w:t>
      </w:r>
      <w:proofErr w:type="spellStart"/>
      <w:r>
        <w:rPr>
          <w:rFonts w:ascii="Calibri" w:hAnsi="Calibri"/>
          <w:i/>
          <w:w w:val="130"/>
        </w:rPr>
        <w:t>k</w:t>
      </w:r>
      <w:r>
        <w:rPr>
          <w:rFonts w:ascii="Calibri" w:hAnsi="Calibri"/>
          <w:i/>
          <w:w w:val="130"/>
          <w:vertAlign w:val="subscript"/>
        </w:rPr>
        <w:t>f</w:t>
      </w:r>
      <w:proofErr w:type="spellEnd"/>
      <w:r>
        <w:rPr>
          <w:rFonts w:ascii="Calibri" w:hAnsi="Calibri"/>
          <w:i/>
          <w:w w:val="130"/>
        </w:rPr>
        <w:t xml:space="preserve">  </w:t>
      </w:r>
      <w:r>
        <w:rPr>
          <w:rFonts w:ascii="Calibri" w:hAnsi="Calibri"/>
          <w:w w:val="130"/>
        </w:rPr>
        <w:t xml:space="preserve">= </w:t>
      </w:r>
      <w:r>
        <w:rPr>
          <w:rFonts w:ascii="Calibri" w:hAnsi="Calibri"/>
          <w:i/>
          <w:w w:val="105"/>
        </w:rPr>
        <w:t>k</w:t>
      </w:r>
      <w:r>
        <w:rPr>
          <w:rFonts w:ascii="Calibri" w:hAnsi="Calibri"/>
          <w:i/>
          <w:w w:val="105"/>
          <w:vertAlign w:val="subscript"/>
        </w:rPr>
        <w:t>m</w:t>
      </w:r>
      <w:r>
        <w:rPr>
          <w:rFonts w:ascii="Calibri" w:hAnsi="Calibri"/>
          <w:i/>
          <w:w w:val="105"/>
        </w:rPr>
        <w:t xml:space="preserve">,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a</w:t>
      </w:r>
      <w:proofErr w:type="spellEnd"/>
      <w:r>
        <w:rPr>
          <w:rFonts w:ascii="Calibri" w:hAnsi="Calibri"/>
          <w:i/>
          <w:w w:val="105"/>
        </w:rPr>
        <w:t xml:space="preserve">  </w:t>
      </w:r>
      <w:r>
        <w:rPr>
          <w:rFonts w:ascii="Calibri" w:hAnsi="Calibri"/>
          <w:w w:val="130"/>
        </w:rPr>
        <w:t xml:space="preserve">= </w:t>
      </w:r>
      <w:proofErr w:type="spellStart"/>
      <w:r>
        <w:rPr>
          <w:rFonts w:ascii="Calibri" w:hAnsi="Calibri"/>
          <w:i/>
          <w:w w:val="130"/>
        </w:rPr>
        <w:t>σ</w:t>
      </w:r>
      <w:r>
        <w:rPr>
          <w:rFonts w:ascii="Calibri" w:hAnsi="Calibri"/>
          <w:i/>
          <w:w w:val="130"/>
          <w:vertAlign w:val="subscript"/>
        </w:rPr>
        <w:t>j</w:t>
      </w:r>
      <w:proofErr w:type="spellEnd"/>
      <w:r>
        <w:rPr>
          <w:rFonts w:ascii="Calibri" w:hAnsi="Calibri"/>
          <w:w w:val="130"/>
        </w:rPr>
        <w:t xml:space="preserve">).  </w:t>
      </w:r>
      <w:r>
        <w:rPr>
          <w:rFonts w:ascii="Calibri" w:hAnsi="Calibri"/>
          <w:w w:val="105"/>
        </w:rPr>
        <w:t xml:space="preserve">The  only  difference  between  stages  is  the  parameter  </w:t>
      </w:r>
      <w:r>
        <w:rPr>
          <w:rFonts w:ascii="Calibri" w:hAnsi="Calibri"/>
          <w:i/>
          <w:w w:val="130"/>
        </w:rPr>
        <w:t>f</w:t>
      </w:r>
      <w:r>
        <w:rPr>
          <w:rFonts w:ascii="Calibri" w:hAnsi="Calibri"/>
          <w:w w:val="130"/>
          <w:vertAlign w:val="subscript"/>
        </w:rPr>
        <w:t>max</w:t>
      </w:r>
      <w:r>
        <w:rPr>
          <w:rFonts w:ascii="Calibri" w:hAnsi="Calibri"/>
          <w:w w:val="130"/>
        </w:rPr>
        <w:t xml:space="preserve">.  </w:t>
      </w:r>
      <w:r>
        <w:rPr>
          <w:rFonts w:ascii="Calibri" w:hAnsi="Calibri"/>
          <w:w w:val="105"/>
        </w:rPr>
        <w:t>Maturation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fecundity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are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saturating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functions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amount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energy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consumed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but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i/>
          <w:w w:val="105"/>
        </w:rPr>
        <w:t>m</w:t>
      </w:r>
      <w:r>
        <w:rPr>
          <w:rFonts w:ascii="Calibri" w:hAnsi="Calibri"/>
          <w:i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can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take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values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only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between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 xml:space="preserve">0 to 1, whereas </w:t>
      </w:r>
      <w:r>
        <w:rPr>
          <w:rFonts w:ascii="Calibri" w:hAnsi="Calibri"/>
          <w:i/>
          <w:w w:val="130"/>
        </w:rPr>
        <w:t xml:space="preserve">f </w:t>
      </w:r>
      <w:r>
        <w:rPr>
          <w:rFonts w:ascii="Calibri" w:hAnsi="Calibri"/>
          <w:w w:val="105"/>
        </w:rPr>
        <w:t xml:space="preserve">can take values between 0 and </w:t>
      </w:r>
      <w:r>
        <w:rPr>
          <w:rFonts w:ascii="Calibri" w:hAnsi="Calibri"/>
          <w:i/>
          <w:w w:val="130"/>
        </w:rPr>
        <w:t>f</w:t>
      </w:r>
      <w:r>
        <w:rPr>
          <w:rFonts w:ascii="Calibri" w:hAnsi="Calibri"/>
          <w:w w:val="130"/>
          <w:vertAlign w:val="subscript"/>
        </w:rPr>
        <w:t>max</w:t>
      </w:r>
      <w:r>
        <w:rPr>
          <w:rFonts w:ascii="Calibri" w:hAnsi="Calibri"/>
          <w:w w:val="130"/>
        </w:rPr>
        <w:t>.</w:t>
      </w:r>
      <w:r>
        <w:rPr>
          <w:rFonts w:ascii="Calibri" w:hAnsi="Calibri"/>
          <w:spacing w:val="1"/>
          <w:w w:val="130"/>
        </w:rPr>
        <w:t xml:space="preserve"> </w:t>
      </w:r>
      <w:r>
        <w:rPr>
          <w:rFonts w:ascii="Calibri" w:hAnsi="Calibri"/>
          <w:w w:val="105"/>
        </w:rPr>
        <w:t>However, this is still equal between the simple and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complex model. Resource distributions for both life cycles and both stages are also identical. The total amount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of resources available are equal for simple and complex organisms and set so that the total population of all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adult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stage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high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30"/>
        </w:rPr>
        <w:t>(</w:t>
      </w:r>
      <w:r>
        <w:rPr>
          <w:rFonts w:ascii="Arial" w:hAnsi="Arial"/>
          <w:i/>
          <w:w w:val="130"/>
        </w:rPr>
        <w:t>≈</w:t>
      </w:r>
      <w:r>
        <w:rPr>
          <w:rFonts w:ascii="Arial" w:hAnsi="Arial"/>
          <w:i/>
          <w:spacing w:val="23"/>
          <w:w w:val="130"/>
        </w:rPr>
        <w:t xml:space="preserve"> </w:t>
      </w:r>
      <w:r>
        <w:rPr>
          <w:rFonts w:ascii="Calibri" w:hAnsi="Calibri"/>
          <w:w w:val="105"/>
        </w:rPr>
        <w:t>30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000).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Each</w:t>
      </w:r>
      <w:r>
        <w:rPr>
          <w:rFonts w:ascii="Calibri" w:hAnsi="Calibri"/>
          <w:spacing w:val="46"/>
          <w:w w:val="105"/>
        </w:rPr>
        <w:t xml:space="preserve"> </w:t>
      </w:r>
      <w:r>
        <w:rPr>
          <w:rFonts w:ascii="Calibri" w:hAnsi="Calibri"/>
          <w:w w:val="105"/>
        </w:rPr>
        <w:t>simulation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was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run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with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44"/>
          <w:w w:val="105"/>
        </w:rPr>
        <w:t xml:space="preserve"> </w:t>
      </w:r>
      <w:r>
        <w:rPr>
          <w:rFonts w:ascii="Calibri" w:hAnsi="Calibri"/>
          <w:w w:val="105"/>
        </w:rPr>
        <w:t>set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standard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conditions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unless otherwise specified.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 standard conditions are: Both adults and juveniles have an identical resource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distribution of 16 resources for which the characteristic </w:t>
      </w:r>
      <w:proofErr w:type="spellStart"/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05"/>
        </w:rPr>
        <w:t>goes from -2.5 to 2.5 with a total abundance of all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resources combined is 50 000.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30"/>
        </w:rPr>
        <w:t xml:space="preserve">I </w:t>
      </w:r>
      <w:r>
        <w:rPr>
          <w:rFonts w:ascii="Calibri" w:hAnsi="Calibri"/>
          <w:w w:val="105"/>
        </w:rPr>
        <w:t>explore four different resource distributions, namely even, discrete normal,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skewed,</w:t>
      </w:r>
      <w:r>
        <w:rPr>
          <w:rFonts w:ascii="Calibri" w:hAnsi="Calibri"/>
          <w:spacing w:val="29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bimodal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(see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figure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3).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7"/>
          <w:w w:val="105"/>
        </w:rPr>
        <w:t xml:space="preserve"> </w:t>
      </w:r>
      <w:r>
        <w:rPr>
          <w:rFonts w:ascii="Calibri" w:hAnsi="Calibri"/>
          <w:w w:val="105"/>
        </w:rPr>
        <w:t>parameters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used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simulations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are: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i/>
          <w:w w:val="105"/>
        </w:rPr>
        <w:t>µ</w:t>
      </w:r>
      <w:r>
        <w:rPr>
          <w:rFonts w:ascii="Calibri" w:hAnsi="Calibri"/>
          <w:i/>
          <w:spacing w:val="22"/>
          <w:w w:val="105"/>
        </w:rPr>
        <w:t xml:space="preserve"> </w:t>
      </w:r>
      <w:r>
        <w:rPr>
          <w:rFonts w:ascii="Calibri" w:hAnsi="Calibri"/>
          <w:w w:val="130"/>
        </w:rPr>
        <w:t>=</w:t>
      </w:r>
      <w:r>
        <w:rPr>
          <w:rFonts w:ascii="Calibri" w:hAnsi="Calibri"/>
          <w:spacing w:val="9"/>
          <w:w w:val="130"/>
        </w:rPr>
        <w:t xml:space="preserve"> </w:t>
      </w:r>
      <w:r>
        <w:rPr>
          <w:rFonts w:ascii="Calibri" w:hAnsi="Calibri"/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rFonts w:ascii="Calibri" w:hAnsi="Calibri"/>
          <w:w w:val="105"/>
          <w:vertAlign w:val="superscript"/>
        </w:rPr>
        <w:t>5</w:t>
      </w:r>
      <w:r>
        <w:rPr>
          <w:rFonts w:ascii="Calibri" w:hAnsi="Calibri"/>
          <w:w w:val="105"/>
        </w:rPr>
        <w:t>,</w:t>
      </w:r>
      <w:r>
        <w:rPr>
          <w:rFonts w:ascii="Calibri" w:hAnsi="Calibri"/>
          <w:spacing w:val="30"/>
          <w:w w:val="105"/>
        </w:rPr>
        <w:t xml:space="preserve"> </w:t>
      </w:r>
      <w:r>
        <w:rPr>
          <w:rFonts w:ascii="Calibri" w:hAnsi="Calibri"/>
          <w:i/>
          <w:w w:val="105"/>
        </w:rPr>
        <w:t>δ</w:t>
      </w:r>
      <w:r>
        <w:rPr>
          <w:rFonts w:ascii="Calibri" w:hAnsi="Calibri"/>
          <w:i/>
          <w:spacing w:val="31"/>
          <w:w w:val="105"/>
        </w:rPr>
        <w:t xml:space="preserve"> </w:t>
      </w:r>
      <w:r>
        <w:rPr>
          <w:rFonts w:ascii="Calibri" w:hAnsi="Calibri"/>
          <w:w w:val="130"/>
        </w:rPr>
        <w:t>=</w:t>
      </w:r>
      <w:r>
        <w:rPr>
          <w:rFonts w:ascii="Calibri" w:hAnsi="Calibri"/>
          <w:spacing w:val="10"/>
          <w:w w:val="130"/>
        </w:rPr>
        <w:t xml:space="preserve">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05,</w:t>
      </w:r>
      <w:r>
        <w:rPr>
          <w:rFonts w:ascii="Calibri" w:hAnsi="Calibri"/>
          <w:spacing w:val="29"/>
          <w:w w:val="105"/>
        </w:rPr>
        <w:t xml:space="preserve"> </w:t>
      </w:r>
      <w:r>
        <w:rPr>
          <w:rFonts w:ascii="Calibri" w:hAnsi="Calibri"/>
          <w:i/>
          <w:w w:val="130"/>
        </w:rPr>
        <w:t>k</w:t>
      </w:r>
      <w:r>
        <w:rPr>
          <w:rFonts w:ascii="Calibri" w:hAnsi="Calibri"/>
          <w:i/>
          <w:w w:val="130"/>
          <w:vertAlign w:val="subscript"/>
        </w:rPr>
        <w:t>A</w:t>
      </w:r>
      <w:r>
        <w:rPr>
          <w:rFonts w:ascii="Calibri" w:hAnsi="Calibri"/>
          <w:i/>
          <w:spacing w:val="20"/>
          <w:w w:val="130"/>
        </w:rPr>
        <w:t xml:space="preserve"> </w:t>
      </w:r>
      <w:r>
        <w:rPr>
          <w:rFonts w:ascii="Calibri" w:hAnsi="Calibri"/>
          <w:w w:val="130"/>
        </w:rPr>
        <w:t>=</w:t>
      </w:r>
      <w:r>
        <w:rPr>
          <w:rFonts w:ascii="Calibri" w:hAnsi="Calibri"/>
          <w:spacing w:val="9"/>
          <w:w w:val="130"/>
        </w:rPr>
        <w:t xml:space="preserve">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5,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i/>
          <w:w w:val="130"/>
        </w:rPr>
        <w:t>k</w:t>
      </w:r>
      <w:r>
        <w:rPr>
          <w:rFonts w:ascii="Calibri" w:hAnsi="Calibri"/>
          <w:i/>
          <w:w w:val="130"/>
          <w:vertAlign w:val="subscript"/>
        </w:rPr>
        <w:t>J</w:t>
      </w:r>
      <w:r>
        <w:rPr>
          <w:rFonts w:ascii="Calibri" w:hAnsi="Calibri"/>
          <w:i/>
          <w:w w:val="130"/>
        </w:rPr>
        <w:t xml:space="preserve"> </w:t>
      </w:r>
      <w:r>
        <w:rPr>
          <w:rFonts w:ascii="Calibri" w:hAnsi="Calibri"/>
          <w:w w:val="130"/>
        </w:rPr>
        <w:t xml:space="preserve">=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 xml:space="preserve">5 and initial phenotype for both sexes is 0. </w:t>
      </w:r>
      <w:r>
        <w:rPr>
          <w:rFonts w:ascii="Calibri" w:hAnsi="Calibri"/>
          <w:w w:val="130"/>
        </w:rPr>
        <w:t xml:space="preserve">All </w:t>
      </w:r>
      <w:r>
        <w:rPr>
          <w:rFonts w:ascii="Calibri" w:hAnsi="Calibri"/>
          <w:w w:val="105"/>
        </w:rPr>
        <w:t xml:space="preserve">simulations were performed using </w:t>
      </w:r>
      <w:r>
        <w:rPr>
          <w:rFonts w:ascii="Calibri" w:hAnsi="Calibri"/>
          <w:w w:val="130"/>
        </w:rPr>
        <w:t xml:space="preserve">R </w:t>
      </w:r>
      <w:r>
        <w:rPr>
          <w:rFonts w:ascii="Calibri" w:hAnsi="Calibri"/>
          <w:w w:val="105"/>
        </w:rPr>
        <w:t>Statistical Software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30"/>
        </w:rPr>
        <w:t xml:space="preserve">(R </w:t>
      </w:r>
      <w:r>
        <w:rPr>
          <w:rFonts w:ascii="Calibri" w:hAnsi="Calibri"/>
          <w:w w:val="105"/>
        </w:rPr>
        <w:t>Core Team, 2023, version 4.3.2).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If you wish to replicate my analysis the code used can be found in 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supplementary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Information.</w:t>
      </w:r>
    </w:p>
    <w:p w14:paraId="1739195A" w14:textId="77777777" w:rsidR="006F1C89" w:rsidRDefault="006F1C89">
      <w:pPr>
        <w:rPr>
          <w:sz w:val="29"/>
        </w:rPr>
      </w:pPr>
    </w:p>
    <w:p w14:paraId="048E5848" w14:textId="77777777" w:rsidR="006F1C89" w:rsidRDefault="005D3991">
      <w:pPr>
        <w:pStyle w:val="Heading1"/>
      </w:pPr>
      <w:r>
        <w:rPr>
          <w:w w:val="125"/>
        </w:rPr>
        <w:t>Results</w:t>
      </w:r>
    </w:p>
    <w:p w14:paraId="63DD8755" w14:textId="3F22C123" w:rsidR="006F1C89" w:rsidRDefault="00C85944">
      <w:pPr>
        <w:spacing w:before="4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3D3D313F" wp14:editId="1E6FB941">
                <wp:simplePos x="0" y="0"/>
                <wp:positionH relativeFrom="page">
                  <wp:posOffset>539750</wp:posOffset>
                </wp:positionH>
                <wp:positionV relativeFrom="paragraph">
                  <wp:posOffset>92075</wp:posOffset>
                </wp:positionV>
                <wp:extent cx="6692900" cy="1270"/>
                <wp:effectExtent l="0" t="0" r="0" b="0"/>
                <wp:wrapTopAndBottom/>
                <wp:docPr id="732" name="Freeform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2900" cy="1270"/>
                        </a:xfrm>
                        <a:custGeom>
                          <a:avLst/>
                          <a:gdLst>
                            <a:gd name="T0" fmla="+- 0 850 850"/>
                            <a:gd name="T1" fmla="*/ T0 w 10540"/>
                            <a:gd name="T2" fmla="+- 0 11390 850"/>
                            <a:gd name="T3" fmla="*/ T2 w 105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40">
                              <a:moveTo>
                                <a:pt x="0" y="0"/>
                              </a:moveTo>
                              <a:lnTo>
                                <a:pt x="1054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31FA" id="Freeform 722" o:spid="_x0000_s1026" style="position:absolute;margin-left:42.5pt;margin-top:7.25pt;width:527pt;height:.1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" path="m,l10540,e" filled="f" strokeweight=".14042mm">
                <v:path arrowok="t" o:connecttype="custom" o:connectlocs="0,0;6692900,0" o:connectangles="0,0"/>
                <w10:wrap type="topAndBottom" anchorx="page"/>
              </v:shape>
            </w:pict>
          </mc:Fallback>
        </mc:AlternateContent>
      </w:r>
    </w:p>
    <w:p w14:paraId="449DB2F8" w14:textId="77777777" w:rsidR="006F1C89" w:rsidRDefault="005D3991">
      <w:pPr>
        <w:pStyle w:val="Heading2"/>
        <w:spacing w:before="68"/>
      </w:pPr>
      <w:r>
        <w:rPr>
          <w:w w:val="115"/>
        </w:rPr>
        <w:t>Community</w:t>
      </w:r>
      <w:r>
        <w:rPr>
          <w:spacing w:val="32"/>
          <w:w w:val="115"/>
        </w:rPr>
        <w:t xml:space="preserve"> </w:t>
      </w:r>
      <w:r>
        <w:rPr>
          <w:w w:val="115"/>
        </w:rPr>
        <w:t>richness</w:t>
      </w:r>
      <w:r>
        <w:rPr>
          <w:spacing w:val="32"/>
          <w:w w:val="115"/>
        </w:rPr>
        <w:t xml:space="preserve"> </w:t>
      </w:r>
      <w:r>
        <w:rPr>
          <w:w w:val="115"/>
        </w:rPr>
        <w:t>and</w:t>
      </w:r>
      <w:r>
        <w:rPr>
          <w:spacing w:val="33"/>
          <w:w w:val="115"/>
        </w:rPr>
        <w:t xml:space="preserve"> </w:t>
      </w:r>
      <w:r>
        <w:rPr>
          <w:w w:val="115"/>
        </w:rPr>
        <w:t>niche</w:t>
      </w:r>
      <w:r>
        <w:rPr>
          <w:spacing w:val="32"/>
          <w:w w:val="115"/>
        </w:rPr>
        <w:t xml:space="preserve"> </w:t>
      </w:r>
      <w:r>
        <w:rPr>
          <w:w w:val="115"/>
        </w:rPr>
        <w:t>partitioning</w:t>
      </w:r>
      <w:r>
        <w:rPr>
          <w:spacing w:val="33"/>
          <w:w w:val="115"/>
        </w:rPr>
        <w:t xml:space="preserve"> </w:t>
      </w:r>
      <w:r>
        <w:rPr>
          <w:w w:val="115"/>
        </w:rPr>
        <w:t>in</w:t>
      </w:r>
      <w:r>
        <w:rPr>
          <w:spacing w:val="32"/>
          <w:w w:val="115"/>
        </w:rPr>
        <w:t xml:space="preserve"> </w:t>
      </w:r>
      <w:r>
        <w:rPr>
          <w:w w:val="115"/>
        </w:rPr>
        <w:t>simple</w:t>
      </w:r>
      <w:r>
        <w:rPr>
          <w:spacing w:val="33"/>
          <w:w w:val="115"/>
        </w:rPr>
        <w:t xml:space="preserve"> </w:t>
      </w:r>
      <w:r>
        <w:rPr>
          <w:w w:val="115"/>
        </w:rPr>
        <w:t>and</w:t>
      </w:r>
      <w:r>
        <w:rPr>
          <w:spacing w:val="32"/>
          <w:w w:val="115"/>
        </w:rPr>
        <w:t xml:space="preserve"> </w:t>
      </w:r>
      <w:r>
        <w:rPr>
          <w:w w:val="115"/>
        </w:rPr>
        <w:t>complex</w:t>
      </w:r>
      <w:r>
        <w:rPr>
          <w:spacing w:val="33"/>
          <w:w w:val="115"/>
        </w:rPr>
        <w:t xml:space="preserve"> </w:t>
      </w:r>
      <w:r>
        <w:rPr>
          <w:w w:val="115"/>
        </w:rPr>
        <w:t>organisms</w:t>
      </w:r>
    </w:p>
    <w:p w14:paraId="70E7BBB8" w14:textId="7F066AA6" w:rsidR="006F1C89" w:rsidRDefault="005D3991">
      <w:pPr>
        <w:pStyle w:val="BodyText"/>
        <w:spacing w:before="138" w:line="242" w:lineRule="auto"/>
        <w:ind w:left="150" w:right="107"/>
        <w:jc w:val="both"/>
        <w:rPr>
          <w:rFonts w:ascii="Calibri" w:hAnsi="Calibri"/>
        </w:rPr>
      </w:pPr>
      <w:r>
        <w:rPr>
          <w:rFonts w:ascii="Calibri" w:hAnsi="Calibri"/>
          <w:w w:val="115"/>
        </w:rPr>
        <w:t xml:space="preserve">I </w:t>
      </w:r>
      <w:r>
        <w:rPr>
          <w:rFonts w:ascii="Calibri" w:hAnsi="Calibri"/>
          <w:w w:val="105"/>
        </w:rPr>
        <w:t>explore community assembly through gradual evolution by varying niche width (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w w:val="105"/>
        </w:rPr>
        <w:t>) of consumers and compare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the number of species that evolved to coexist within a community for complex and simple organisms.</w:t>
      </w:r>
      <w:r>
        <w:rPr>
          <w:rFonts w:ascii="Calibri" w:hAnsi="Calibri"/>
          <w:spacing w:val="1"/>
          <w:w w:val="105"/>
        </w:rPr>
        <w:t xml:space="preserve"> </w:t>
      </w:r>
      <w:commentRangeStart w:id="78"/>
      <w:r>
        <w:rPr>
          <w:rFonts w:ascii="Calibri" w:hAnsi="Calibri"/>
          <w:w w:val="105"/>
        </w:rPr>
        <w:t>Lower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7"/>
        </w:rPr>
        <w:t>ni</w:t>
      </w:r>
      <w:r>
        <w:rPr>
          <w:rFonts w:ascii="Calibri" w:hAnsi="Calibri"/>
          <w:spacing w:val="-6"/>
          <w:w w:val="107"/>
        </w:rPr>
        <w:t>c</w:t>
      </w:r>
      <w:r>
        <w:rPr>
          <w:rFonts w:ascii="Calibri" w:hAnsi="Calibri"/>
          <w:w w:val="96"/>
        </w:rPr>
        <w:t>he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06"/>
        </w:rPr>
        <w:t>width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03"/>
        </w:rPr>
        <w:t>should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04"/>
        </w:rPr>
        <w:t>result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09"/>
        </w:rPr>
        <w:t>in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98"/>
        </w:rPr>
        <w:t>more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98"/>
        </w:rPr>
        <w:t>c</w:t>
      </w:r>
      <w:r>
        <w:rPr>
          <w:rFonts w:ascii="Calibri" w:hAnsi="Calibri"/>
          <w:spacing w:val="6"/>
          <w:w w:val="98"/>
        </w:rPr>
        <w:t>o</w:t>
      </w:r>
      <w:r>
        <w:rPr>
          <w:rFonts w:ascii="Calibri" w:hAnsi="Calibri"/>
          <w:w w:val="107"/>
        </w:rPr>
        <w:t>existing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02"/>
        </w:rPr>
        <w:t>s</w:t>
      </w:r>
      <w:r>
        <w:rPr>
          <w:rFonts w:ascii="Calibri" w:hAnsi="Calibri"/>
          <w:spacing w:val="6"/>
          <w:w w:val="102"/>
        </w:rPr>
        <w:t>p</w:t>
      </w:r>
      <w:r>
        <w:rPr>
          <w:rFonts w:ascii="Calibri" w:hAnsi="Calibri"/>
          <w:w w:val="97"/>
        </w:rPr>
        <w:t>ecies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10"/>
        </w:rPr>
        <w:t>(Abrams,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98"/>
        </w:rPr>
        <w:t>1983;</w:t>
      </w:r>
      <w:r>
        <w:rPr>
          <w:rFonts w:ascii="Calibri" w:hAnsi="Calibri"/>
          <w:spacing w:val="14"/>
        </w:rPr>
        <w:t xml:space="preserve"> </w:t>
      </w:r>
      <w:proofErr w:type="spellStart"/>
      <w:r>
        <w:rPr>
          <w:rFonts w:ascii="Calibri" w:hAnsi="Calibri"/>
          <w:w w:val="101"/>
        </w:rPr>
        <w:t>Mes</w:t>
      </w:r>
      <w:r>
        <w:rPr>
          <w:rFonts w:ascii="Calibri" w:hAnsi="Calibri"/>
          <w:spacing w:val="-6"/>
          <w:w w:val="101"/>
        </w:rPr>
        <w:t>z</w:t>
      </w:r>
      <w:r>
        <w:rPr>
          <w:rFonts w:ascii="Calibri" w:hAnsi="Calibri"/>
          <w:spacing w:val="-103"/>
          <w:w w:val="169"/>
        </w:rPr>
        <w:t>´</w:t>
      </w:r>
      <w:r>
        <w:rPr>
          <w:rFonts w:ascii="Calibri" w:hAnsi="Calibri"/>
          <w:w w:val="98"/>
        </w:rPr>
        <w:t>ena</w:t>
      </w:r>
      <w:proofErr w:type="spellEnd"/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99"/>
        </w:rPr>
        <w:t>et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09"/>
        </w:rPr>
        <w:t>al.,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98"/>
        </w:rPr>
        <w:t>2006;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08"/>
        </w:rPr>
        <w:t>Abrams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04"/>
        </w:rPr>
        <w:t>and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04"/>
        </w:rPr>
        <w:t xml:space="preserve">Rueffler, </w:t>
      </w:r>
      <w:r>
        <w:rPr>
          <w:rFonts w:ascii="Calibri" w:hAnsi="Calibri"/>
          <w:w w:val="105"/>
        </w:rPr>
        <w:t>2009).</w:t>
      </w:r>
      <w:r>
        <w:rPr>
          <w:rFonts w:ascii="Calibri" w:hAnsi="Calibri"/>
          <w:spacing w:val="21"/>
          <w:w w:val="105"/>
        </w:rPr>
        <w:t xml:space="preserve"> </w:t>
      </w:r>
      <w:commentRangeEnd w:id="78"/>
      <w:r w:rsidR="00956582">
        <w:rPr>
          <w:rStyle w:val="CommentReference"/>
          <w:rFonts w:ascii="Calibri" w:eastAsia="Calibri" w:hAnsi="Calibri" w:cs="Calibri"/>
        </w:rPr>
        <w:commentReference w:id="78"/>
      </w:r>
      <w:commentRangeStart w:id="79"/>
      <w:r>
        <w:rPr>
          <w:rFonts w:ascii="Calibri" w:hAnsi="Calibri"/>
          <w:w w:val="105"/>
        </w:rPr>
        <w:t>Simulations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were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run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10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times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each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combination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22"/>
          <w:w w:val="105"/>
        </w:rPr>
        <w:t xml:space="preserve">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w w:val="105"/>
        </w:rPr>
        <w:t>-values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mean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number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at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35"/>
          <w:w w:val="105"/>
        </w:rPr>
        <w:t xml:space="preserve"> </w:t>
      </w:r>
      <w:r>
        <w:rPr>
          <w:rFonts w:ascii="Calibri" w:hAnsi="Calibri"/>
          <w:w w:val="105"/>
        </w:rPr>
        <w:t>end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simulations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was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used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comparison.</w:t>
      </w:r>
      <w:ins w:id="80" w:author="Frank Johansson" w:date="2024-07-25T14:57:00Z">
        <w:r w:rsidR="00956582">
          <w:rPr>
            <w:rFonts w:ascii="Calibri" w:hAnsi="Calibri"/>
            <w:w w:val="105"/>
          </w:rPr>
          <w:t xml:space="preserve"> </w:t>
        </w:r>
        <w:commentRangeEnd w:id="79"/>
        <w:r w:rsidR="00956582">
          <w:rPr>
            <w:rStyle w:val="CommentReference"/>
            <w:rFonts w:ascii="Calibri" w:eastAsia="Calibri" w:hAnsi="Calibri" w:cs="Calibri"/>
          </w:rPr>
          <w:commentReference w:id="79"/>
        </w:r>
      </w:ins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35"/>
          <w:w w:val="105"/>
        </w:rPr>
        <w:t xml:space="preserve"> </w:t>
      </w:r>
      <w:r>
        <w:rPr>
          <w:rFonts w:ascii="Calibri" w:hAnsi="Calibri"/>
          <w:w w:val="105"/>
        </w:rPr>
        <w:t>results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these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simulations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are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summarized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figure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4.</w:t>
      </w:r>
      <w:ins w:id="81" w:author="Frank Johansson" w:date="2024-07-25T14:20:00Z">
        <w:r w:rsidR="00A64E60">
          <w:rPr>
            <w:rFonts w:ascii="Calibri" w:hAnsi="Calibri"/>
            <w:w w:val="105"/>
          </w:rPr>
          <w:t xml:space="preserve"> </w:t>
        </w:r>
      </w:ins>
      <w:commentRangeStart w:id="82"/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way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my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spacing w:val="29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constructed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maturation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limited</w:t>
      </w:r>
      <w:r>
        <w:rPr>
          <w:rFonts w:ascii="Calibri" w:hAnsi="Calibri"/>
          <w:spacing w:val="29"/>
          <w:w w:val="105"/>
        </w:rPr>
        <w:t xml:space="preserve"> </w:t>
      </w:r>
      <w:r>
        <w:rPr>
          <w:rFonts w:ascii="Calibri" w:hAnsi="Calibri"/>
          <w:w w:val="105"/>
        </w:rPr>
        <w:t>community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always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formed,</w:t>
      </w:r>
      <w:r>
        <w:rPr>
          <w:rFonts w:ascii="Calibri" w:hAnsi="Calibri"/>
          <w:spacing w:val="32"/>
          <w:w w:val="105"/>
        </w:rPr>
        <w:t xml:space="preserve"> </w:t>
      </w:r>
      <w:r>
        <w:rPr>
          <w:rFonts w:ascii="Calibri" w:hAnsi="Calibri"/>
          <w:w w:val="105"/>
        </w:rPr>
        <w:t>because</w:t>
      </w:r>
      <w:r>
        <w:rPr>
          <w:rFonts w:ascii="Calibri" w:hAnsi="Calibri"/>
          <w:spacing w:val="28"/>
          <w:w w:val="105"/>
        </w:rPr>
        <w:t xml:space="preserve"> </w:t>
      </w:r>
      <w:r>
        <w:rPr>
          <w:rFonts w:ascii="Calibri" w:hAnsi="Calibri"/>
          <w:w w:val="105"/>
        </w:rPr>
        <w:t>there</w:t>
      </w:r>
      <w:r>
        <w:rPr>
          <w:rFonts w:ascii="Calibri" w:hAnsi="Calibri"/>
          <w:spacing w:val="-49"/>
          <w:w w:val="105"/>
        </w:rPr>
        <w:t xml:space="preserve"> </w:t>
      </w:r>
      <w:r>
        <w:rPr>
          <w:rFonts w:ascii="Calibri" w:hAnsi="Calibri"/>
          <w:w w:val="105"/>
        </w:rPr>
        <w:t>are always many more juveniles than adults.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 maturation limited community is one where the juveniles are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experiencing more competition, so the juvenile trait undergoes more phenotypic divergence. This is especially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obvious under gradual evolution when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w w:val="105"/>
        </w:rPr>
        <w:t xml:space="preserve">  </w:t>
      </w:r>
      <w:r>
        <w:rPr>
          <w:rFonts w:ascii="Calibri" w:hAnsi="Calibri"/>
          <w:w w:val="105"/>
        </w:rPr>
        <w:t>is low and the two species only differentiate in the juvenile trait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(figure 9). As a </w:t>
      </w:r>
      <w:proofErr w:type="gramStart"/>
      <w:r>
        <w:rPr>
          <w:rFonts w:ascii="Calibri" w:hAnsi="Calibri"/>
          <w:w w:val="105"/>
        </w:rPr>
        <w:t>consequence</w:t>
      </w:r>
      <w:proofErr w:type="gramEnd"/>
      <w:r>
        <w:rPr>
          <w:rFonts w:ascii="Calibri" w:hAnsi="Calibri"/>
          <w:w w:val="105"/>
        </w:rPr>
        <w:t xml:space="preserve"> the niche width of the juvenile stage is more of a limiting factor in the number of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evolved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coexist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complex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organisms.</w:t>
      </w:r>
      <w:commentRangeEnd w:id="82"/>
      <w:r w:rsidR="00956582">
        <w:rPr>
          <w:rStyle w:val="CommentReference"/>
          <w:rFonts w:ascii="Calibri" w:eastAsia="Calibri" w:hAnsi="Calibri" w:cs="Calibri"/>
        </w:rPr>
        <w:commentReference w:id="82"/>
      </w:r>
    </w:p>
    <w:p w14:paraId="051963B4" w14:textId="77777777" w:rsidR="006F1C89" w:rsidRDefault="005D3991">
      <w:pPr>
        <w:pStyle w:val="BodyText"/>
        <w:spacing w:line="242" w:lineRule="auto"/>
        <w:ind w:left="150" w:right="108" w:firstLine="33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In figure 4 the mean number of species when niche width between complex life cycles (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adult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25"/>
        </w:rPr>
        <w:t xml:space="preserve">= </w:t>
      </w:r>
      <w:proofErr w:type="spellStart"/>
      <w:r>
        <w:rPr>
          <w:rFonts w:ascii="Calibri" w:hAnsi="Calibri"/>
          <w:i/>
          <w:w w:val="125"/>
        </w:rPr>
        <w:t>σ</w:t>
      </w:r>
      <w:r>
        <w:rPr>
          <w:rFonts w:ascii="Calibri" w:hAnsi="Calibri"/>
          <w:i/>
          <w:w w:val="125"/>
          <w:vertAlign w:val="subscript"/>
        </w:rPr>
        <w:t>juvenile</w:t>
      </w:r>
      <w:proofErr w:type="spellEnd"/>
      <w:r>
        <w:rPr>
          <w:rFonts w:ascii="Calibri" w:hAnsi="Calibri"/>
          <w:w w:val="125"/>
        </w:rPr>
        <w:t xml:space="preserve">)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simple life cycles is shown. </w:t>
      </w:r>
      <w:r>
        <w:rPr>
          <w:rFonts w:ascii="Calibri" w:hAnsi="Calibri"/>
          <w:w w:val="125"/>
        </w:rPr>
        <w:t xml:space="preserve">It </w:t>
      </w:r>
      <w:proofErr w:type="gramStart"/>
      <w:r>
        <w:rPr>
          <w:rFonts w:ascii="Calibri" w:hAnsi="Calibri"/>
          <w:w w:val="105"/>
        </w:rPr>
        <w:t>was:</w:t>
      </w:r>
      <w:proofErr w:type="gramEnd"/>
      <w:r>
        <w:rPr>
          <w:rFonts w:ascii="Calibri" w:hAnsi="Calibri"/>
          <w:w w:val="105"/>
        </w:rPr>
        <w:t xml:space="preserve"> equal higher for complex life cycles when niche width was small (</w:t>
      </w:r>
      <w:r>
        <w:rPr>
          <w:rFonts w:ascii="Calibri" w:hAnsi="Calibri"/>
          <w:i/>
          <w:w w:val="105"/>
        </w:rPr>
        <w:t xml:space="preserve">σ </w:t>
      </w:r>
      <w:r>
        <w:rPr>
          <w:rFonts w:ascii="Calibri" w:hAnsi="Calibri"/>
          <w:w w:val="125"/>
        </w:rPr>
        <w:t xml:space="preserve">=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05)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and equal or very similar when niche width was moderate or large (0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 xml:space="preserve">2 </w:t>
      </w:r>
      <w:r>
        <w:rPr>
          <w:rFonts w:ascii="Calibri" w:hAnsi="Calibri"/>
          <w:i/>
          <w:w w:val="125"/>
        </w:rPr>
        <w:t xml:space="preserve">&lt; </w:t>
      </w:r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w w:val="105"/>
        </w:rPr>
        <w:t>). There is some difference between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different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resource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distributions,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but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general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pattern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same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them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all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(figure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4).</w:t>
      </w:r>
    </w:p>
    <w:p w14:paraId="3A12AC8F" w14:textId="215018A1" w:rsidR="006F1C89" w:rsidRDefault="005D3991">
      <w:pPr>
        <w:pStyle w:val="BodyText"/>
        <w:spacing w:line="242" w:lineRule="auto"/>
        <w:ind w:left="150" w:right="107" w:firstLine="33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 xml:space="preserve">Some other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05"/>
        </w:rPr>
        <w:t xml:space="preserve">values were explored and what could be seen is that when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05"/>
        </w:rPr>
        <w:t xml:space="preserve">is below </w:t>
      </w:r>
      <w:r>
        <w:rPr>
          <w:rFonts w:ascii="Arial" w:hAnsi="Arial"/>
          <w:i/>
          <w:w w:val="125"/>
        </w:rPr>
        <w:t xml:space="preserve">≈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1 species with a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</w:rPr>
        <w:t>simple life cycle are specialized for one resource each, which is the maximum possible number of species for simple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w w:val="105"/>
        </w:rPr>
        <w:t>organisms. For my resource distributions this is equal to 16. Species with complex life cycle can reach almost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double the </w:t>
      </w:r>
      <w:proofErr w:type="gramStart"/>
      <w:r>
        <w:rPr>
          <w:rFonts w:ascii="Calibri" w:hAnsi="Calibri"/>
          <w:w w:val="105"/>
        </w:rPr>
        <w:t>amount</w:t>
      </w:r>
      <w:proofErr w:type="gramEnd"/>
      <w:r>
        <w:rPr>
          <w:rFonts w:ascii="Calibri" w:hAnsi="Calibri"/>
          <w:w w:val="105"/>
        </w:rPr>
        <w:t xml:space="preserve"> of species coexisting.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When looking at figure 4 one can observe that if at least one of 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have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sufficiently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low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niche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width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(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spacing w:val="9"/>
          <w:w w:val="105"/>
        </w:rPr>
        <w:t xml:space="preserve"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-10"/>
          <w:w w:val="125"/>
        </w:rPr>
        <w:t xml:space="preserve">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05)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then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other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stages</w:t>
      </w:r>
      <w:r>
        <w:rPr>
          <w:rFonts w:ascii="Calibri" w:hAnsi="Calibri"/>
          <w:spacing w:val="-4"/>
          <w:w w:val="105"/>
        </w:rPr>
        <w:t xml:space="preserve">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spacing w:val="4"/>
          <w:w w:val="105"/>
        </w:rPr>
        <w:t xml:space="preserve"> </w:t>
      </w:r>
      <w:r>
        <w:rPr>
          <w:rFonts w:ascii="Calibri" w:hAnsi="Calibri"/>
          <w:w w:val="105"/>
        </w:rPr>
        <w:t>value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does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not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impact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number</w:t>
      </w:r>
      <w:r>
        <w:rPr>
          <w:rFonts w:ascii="Calibri" w:hAnsi="Calibri"/>
          <w:spacing w:val="-49"/>
          <w:w w:val="105"/>
        </w:rPr>
        <w:t xml:space="preserve"> </w:t>
      </w:r>
      <w:r>
        <w:rPr>
          <w:rFonts w:ascii="Calibri" w:hAnsi="Calibri"/>
          <w:w w:val="105"/>
        </w:rPr>
        <w:t xml:space="preserve">of coexisting species. The resulting community that occurs at these low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05"/>
        </w:rPr>
        <w:t xml:space="preserve">values can be seen in </w:t>
      </w:r>
      <w:commentRangeStart w:id="83"/>
      <w:r>
        <w:rPr>
          <w:rFonts w:ascii="Calibri" w:hAnsi="Calibri"/>
          <w:w w:val="105"/>
        </w:rPr>
        <w:t xml:space="preserve">figure 7 </w:t>
      </w:r>
      <w:commentRangeEnd w:id="83"/>
      <w:r w:rsidR="00956582">
        <w:rPr>
          <w:rStyle w:val="CommentReference"/>
          <w:rFonts w:ascii="Calibri" w:eastAsia="Calibri" w:hAnsi="Calibri" w:cs="Calibri"/>
        </w:rPr>
        <w:commentReference w:id="83"/>
      </w:r>
      <w:r>
        <w:rPr>
          <w:rFonts w:ascii="Calibri" w:hAnsi="Calibri"/>
          <w:w w:val="105"/>
        </w:rPr>
        <w:t>(C). If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the initial phenotype in the simulation is at the </w:t>
      </w:r>
      <w:r w:rsidR="00956582">
        <w:rPr>
          <w:rFonts w:ascii="Calibri" w:hAnsi="Calibri"/>
          <w:w w:val="105"/>
        </w:rPr>
        <w:t>center</w:t>
      </w:r>
      <w:r>
        <w:rPr>
          <w:rFonts w:ascii="Calibri" w:hAnsi="Calibri"/>
          <w:w w:val="105"/>
        </w:rPr>
        <w:t xml:space="preserve"> of the resource distribution a community shaped like a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cross is often formed. If a different starting phenotype is used the shape differs, but the result is the same, 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species arrange themselves along two axes, where approximately half the species share the same juvenile trait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and the other half share the same adult trait. This holds true for all four resource distributions. However, this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type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community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not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only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possible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result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simulations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at</w:t>
      </w:r>
      <w:r>
        <w:rPr>
          <w:rFonts w:ascii="Calibri" w:hAnsi="Calibri"/>
          <w:spacing w:val="11"/>
          <w:w w:val="105"/>
        </w:rPr>
        <w:t xml:space="preserve">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spacing w:val="12"/>
          <w:w w:val="105"/>
        </w:rPr>
        <w:t xml:space="preserve"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-7"/>
          <w:w w:val="125"/>
        </w:rPr>
        <w:t xml:space="preserve">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05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therefore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standard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deviation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from</w:t>
      </w:r>
    </w:p>
    <w:p w14:paraId="7972BE51" w14:textId="77777777" w:rsidR="006F1C89" w:rsidRDefault="006F1C89">
      <w:pPr>
        <w:spacing w:line="242" w:lineRule="auto"/>
        <w:jc w:val="both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41FC177F" w14:textId="77777777" w:rsidR="006F1C89" w:rsidRDefault="005D3991">
      <w:pPr>
        <w:spacing w:before="72"/>
        <w:jc w:val="right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lastRenderedPageBreak/>
        <w:t>(A)</w:t>
      </w:r>
    </w:p>
    <w:p w14:paraId="7F1E3687" w14:textId="77777777" w:rsidR="006F1C89" w:rsidRDefault="005D3991">
      <w:pPr>
        <w:pStyle w:val="BodyText"/>
        <w:spacing w:before="8"/>
        <w:rPr>
          <w:rFonts w:ascii="Times New Roman"/>
          <w:sz w:val="18"/>
        </w:rPr>
      </w:pPr>
      <w:r>
        <w:br w:type="column"/>
      </w:r>
    </w:p>
    <w:p w14:paraId="451EDF9D" w14:textId="77777777" w:rsidR="006F1C89" w:rsidRDefault="005D3991">
      <w:pPr>
        <w:spacing w:before="1"/>
        <w:ind w:left="324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 xml:space="preserve">Even </w:t>
      </w:r>
      <w:r>
        <w:rPr>
          <w:rFonts w:ascii="Times New Roman"/>
          <w:spacing w:val="19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 xml:space="preserve">Resource </w:t>
      </w:r>
      <w:r>
        <w:rPr>
          <w:rFonts w:ascii="Times New Roman"/>
          <w:spacing w:val="12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>distribution</w:t>
      </w:r>
    </w:p>
    <w:p w14:paraId="4C756C91" w14:textId="06B18B93" w:rsidR="006F1C89" w:rsidRDefault="00C85944">
      <w:pPr>
        <w:spacing w:before="115"/>
        <w:ind w:left="144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32640" behindDoc="1" locked="0" layoutInCell="1" allowOverlap="1" wp14:anchorId="6F971447" wp14:editId="63B3E052">
                <wp:simplePos x="0" y="0"/>
                <wp:positionH relativeFrom="page">
                  <wp:posOffset>1509395</wp:posOffset>
                </wp:positionH>
                <wp:positionV relativeFrom="paragraph">
                  <wp:posOffset>49530</wp:posOffset>
                </wp:positionV>
                <wp:extent cx="2044065" cy="1415415"/>
                <wp:effectExtent l="0" t="0" r="0" b="0"/>
                <wp:wrapNone/>
                <wp:docPr id="714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065" cy="1415415"/>
                          <a:chOff x="2377" y="78"/>
                          <a:chExt cx="3219" cy="2229"/>
                        </a:xfrm>
                      </wpg:grpSpPr>
                      <wps:wsp>
                        <wps:cNvPr id="715" name="AutoShape 721"/>
                        <wps:cNvSpPr>
                          <a:spLocks/>
                        </wps:cNvSpPr>
                        <wps:spPr bwMode="auto">
                          <a:xfrm>
                            <a:off x="2377" y="517"/>
                            <a:ext cx="3219" cy="1351"/>
                          </a:xfrm>
                          <a:custGeom>
                            <a:avLst/>
                            <a:gdLst>
                              <a:gd name="T0" fmla="+- 0 2377 2377"/>
                              <a:gd name="T1" fmla="*/ T0 w 3219"/>
                              <a:gd name="T2" fmla="+- 0 1868 517"/>
                              <a:gd name="T3" fmla="*/ 1868 h 1351"/>
                              <a:gd name="T4" fmla="+- 0 5596 2377"/>
                              <a:gd name="T5" fmla="*/ T4 w 3219"/>
                              <a:gd name="T6" fmla="+- 0 1868 517"/>
                              <a:gd name="T7" fmla="*/ 1868 h 1351"/>
                              <a:gd name="T8" fmla="+- 0 2377 2377"/>
                              <a:gd name="T9" fmla="*/ T8 w 3219"/>
                              <a:gd name="T10" fmla="+- 0 1193 517"/>
                              <a:gd name="T11" fmla="*/ 1193 h 1351"/>
                              <a:gd name="T12" fmla="+- 0 5596 2377"/>
                              <a:gd name="T13" fmla="*/ T12 w 3219"/>
                              <a:gd name="T14" fmla="+- 0 1193 517"/>
                              <a:gd name="T15" fmla="*/ 1193 h 1351"/>
                              <a:gd name="T16" fmla="+- 0 2377 2377"/>
                              <a:gd name="T17" fmla="*/ T16 w 3219"/>
                              <a:gd name="T18" fmla="+- 0 517 517"/>
                              <a:gd name="T19" fmla="*/ 517 h 1351"/>
                              <a:gd name="T20" fmla="+- 0 5596 2377"/>
                              <a:gd name="T21" fmla="*/ T20 w 3219"/>
                              <a:gd name="T22" fmla="+- 0 517 517"/>
                              <a:gd name="T23" fmla="*/ 517 h 1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19" h="1351">
                                <a:moveTo>
                                  <a:pt x="0" y="1351"/>
                                </a:moveTo>
                                <a:lnTo>
                                  <a:pt x="3219" y="1351"/>
                                </a:lnTo>
                                <a:moveTo>
                                  <a:pt x="0" y="676"/>
                                </a:moveTo>
                                <a:lnTo>
                                  <a:pt x="3219" y="676"/>
                                </a:lnTo>
                                <a:moveTo>
                                  <a:pt x="0" y="0"/>
                                </a:moveTo>
                                <a:lnTo>
                                  <a:pt x="3219" y="0"/>
                                </a:lnTo>
                              </a:path>
                            </a:pathLst>
                          </a:custGeom>
                          <a:noFill/>
                          <a:ln w="4294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AutoShape 720"/>
                        <wps:cNvSpPr>
                          <a:spLocks/>
                        </wps:cNvSpPr>
                        <wps:spPr bwMode="auto">
                          <a:xfrm>
                            <a:off x="2377" y="78"/>
                            <a:ext cx="3219" cy="2229"/>
                          </a:xfrm>
                          <a:custGeom>
                            <a:avLst/>
                            <a:gdLst>
                              <a:gd name="T0" fmla="+- 0 2377 2377"/>
                              <a:gd name="T1" fmla="*/ T0 w 3219"/>
                              <a:gd name="T2" fmla="+- 0 2206 78"/>
                              <a:gd name="T3" fmla="*/ 2206 h 2229"/>
                              <a:gd name="T4" fmla="+- 0 5596 2377"/>
                              <a:gd name="T5" fmla="*/ T4 w 3219"/>
                              <a:gd name="T6" fmla="+- 0 2206 78"/>
                              <a:gd name="T7" fmla="*/ 2206 h 2229"/>
                              <a:gd name="T8" fmla="+- 0 2377 2377"/>
                              <a:gd name="T9" fmla="*/ T8 w 3219"/>
                              <a:gd name="T10" fmla="+- 0 1530 78"/>
                              <a:gd name="T11" fmla="*/ 1530 h 2229"/>
                              <a:gd name="T12" fmla="+- 0 5596 2377"/>
                              <a:gd name="T13" fmla="*/ T12 w 3219"/>
                              <a:gd name="T14" fmla="+- 0 1530 78"/>
                              <a:gd name="T15" fmla="*/ 1530 h 2229"/>
                              <a:gd name="T16" fmla="+- 0 2377 2377"/>
                              <a:gd name="T17" fmla="*/ T16 w 3219"/>
                              <a:gd name="T18" fmla="+- 0 855 78"/>
                              <a:gd name="T19" fmla="*/ 855 h 2229"/>
                              <a:gd name="T20" fmla="+- 0 5596 2377"/>
                              <a:gd name="T21" fmla="*/ T20 w 3219"/>
                              <a:gd name="T22" fmla="+- 0 855 78"/>
                              <a:gd name="T23" fmla="*/ 855 h 2229"/>
                              <a:gd name="T24" fmla="+- 0 2377 2377"/>
                              <a:gd name="T25" fmla="*/ T24 w 3219"/>
                              <a:gd name="T26" fmla="+- 0 180 78"/>
                              <a:gd name="T27" fmla="*/ 180 h 2229"/>
                              <a:gd name="T28" fmla="+- 0 5596 2377"/>
                              <a:gd name="T29" fmla="*/ T28 w 3219"/>
                              <a:gd name="T30" fmla="+- 0 180 78"/>
                              <a:gd name="T31" fmla="*/ 180 h 2229"/>
                              <a:gd name="T32" fmla="+- 0 2689 2377"/>
                              <a:gd name="T33" fmla="*/ T32 w 3219"/>
                              <a:gd name="T34" fmla="+- 0 2307 78"/>
                              <a:gd name="T35" fmla="*/ 2307 h 2229"/>
                              <a:gd name="T36" fmla="+- 0 2689 2377"/>
                              <a:gd name="T37" fmla="*/ T36 w 3219"/>
                              <a:gd name="T38" fmla="+- 0 78 78"/>
                              <a:gd name="T39" fmla="*/ 78 h 2229"/>
                              <a:gd name="T40" fmla="+- 0 3208 2377"/>
                              <a:gd name="T41" fmla="*/ T40 w 3219"/>
                              <a:gd name="T42" fmla="+- 0 2307 78"/>
                              <a:gd name="T43" fmla="*/ 2307 h 2229"/>
                              <a:gd name="T44" fmla="+- 0 3208 2377"/>
                              <a:gd name="T45" fmla="*/ T44 w 3219"/>
                              <a:gd name="T46" fmla="+- 0 78 78"/>
                              <a:gd name="T47" fmla="*/ 78 h 2229"/>
                              <a:gd name="T48" fmla="+- 0 3727 2377"/>
                              <a:gd name="T49" fmla="*/ T48 w 3219"/>
                              <a:gd name="T50" fmla="+- 0 2307 78"/>
                              <a:gd name="T51" fmla="*/ 2307 h 2229"/>
                              <a:gd name="T52" fmla="+- 0 3727 2377"/>
                              <a:gd name="T53" fmla="*/ T52 w 3219"/>
                              <a:gd name="T54" fmla="+- 0 78 78"/>
                              <a:gd name="T55" fmla="*/ 78 h 2229"/>
                              <a:gd name="T56" fmla="+- 0 4246 2377"/>
                              <a:gd name="T57" fmla="*/ T56 w 3219"/>
                              <a:gd name="T58" fmla="+- 0 2307 78"/>
                              <a:gd name="T59" fmla="*/ 2307 h 2229"/>
                              <a:gd name="T60" fmla="+- 0 4246 2377"/>
                              <a:gd name="T61" fmla="*/ T60 w 3219"/>
                              <a:gd name="T62" fmla="+- 0 78 78"/>
                              <a:gd name="T63" fmla="*/ 78 h 2229"/>
                              <a:gd name="T64" fmla="+- 0 4765 2377"/>
                              <a:gd name="T65" fmla="*/ T64 w 3219"/>
                              <a:gd name="T66" fmla="+- 0 2307 78"/>
                              <a:gd name="T67" fmla="*/ 2307 h 2229"/>
                              <a:gd name="T68" fmla="+- 0 4765 2377"/>
                              <a:gd name="T69" fmla="*/ T68 w 3219"/>
                              <a:gd name="T70" fmla="+- 0 78 78"/>
                              <a:gd name="T71" fmla="*/ 78 h 2229"/>
                              <a:gd name="T72" fmla="+- 0 5284 2377"/>
                              <a:gd name="T73" fmla="*/ T72 w 3219"/>
                              <a:gd name="T74" fmla="+- 0 2307 78"/>
                              <a:gd name="T75" fmla="*/ 2307 h 2229"/>
                              <a:gd name="T76" fmla="+- 0 5284 2377"/>
                              <a:gd name="T77" fmla="*/ T76 w 3219"/>
                              <a:gd name="T78" fmla="+- 0 78 78"/>
                              <a:gd name="T79" fmla="*/ 78 h 22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219" h="2229">
                                <a:moveTo>
                                  <a:pt x="0" y="2128"/>
                                </a:moveTo>
                                <a:lnTo>
                                  <a:pt x="3219" y="2128"/>
                                </a:lnTo>
                                <a:moveTo>
                                  <a:pt x="0" y="1452"/>
                                </a:moveTo>
                                <a:lnTo>
                                  <a:pt x="3219" y="1452"/>
                                </a:lnTo>
                                <a:moveTo>
                                  <a:pt x="0" y="777"/>
                                </a:moveTo>
                                <a:lnTo>
                                  <a:pt x="3219" y="777"/>
                                </a:lnTo>
                                <a:moveTo>
                                  <a:pt x="0" y="102"/>
                                </a:moveTo>
                                <a:lnTo>
                                  <a:pt x="3219" y="102"/>
                                </a:lnTo>
                                <a:moveTo>
                                  <a:pt x="312" y="2229"/>
                                </a:moveTo>
                                <a:lnTo>
                                  <a:pt x="312" y="0"/>
                                </a:lnTo>
                                <a:moveTo>
                                  <a:pt x="831" y="2229"/>
                                </a:moveTo>
                                <a:lnTo>
                                  <a:pt x="831" y="0"/>
                                </a:lnTo>
                                <a:moveTo>
                                  <a:pt x="1350" y="2229"/>
                                </a:moveTo>
                                <a:lnTo>
                                  <a:pt x="1350" y="0"/>
                                </a:lnTo>
                                <a:moveTo>
                                  <a:pt x="1869" y="2229"/>
                                </a:moveTo>
                                <a:lnTo>
                                  <a:pt x="1869" y="0"/>
                                </a:lnTo>
                                <a:moveTo>
                                  <a:pt x="2388" y="2229"/>
                                </a:moveTo>
                                <a:lnTo>
                                  <a:pt x="2388" y="0"/>
                                </a:lnTo>
                                <a:moveTo>
                                  <a:pt x="2907" y="2229"/>
                                </a:moveTo>
                                <a:lnTo>
                                  <a:pt x="2907" y="0"/>
                                </a:lnTo>
                              </a:path>
                            </a:pathLst>
                          </a:custGeom>
                          <a:noFill/>
                          <a:ln w="853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AutoShape 719"/>
                        <wps:cNvSpPr>
                          <a:spLocks/>
                        </wps:cNvSpPr>
                        <wps:spPr bwMode="auto">
                          <a:xfrm>
                            <a:off x="2608" y="1044"/>
                            <a:ext cx="2757" cy="1107"/>
                          </a:xfrm>
                          <a:custGeom>
                            <a:avLst/>
                            <a:gdLst>
                              <a:gd name="T0" fmla="+- 0 2608 2608"/>
                              <a:gd name="T1" fmla="*/ T0 w 2757"/>
                              <a:gd name="T2" fmla="+- 0 1206 1045"/>
                              <a:gd name="T3" fmla="*/ 1206 h 1107"/>
                              <a:gd name="T4" fmla="+- 0 2769 2608"/>
                              <a:gd name="T5" fmla="*/ T4 w 2757"/>
                              <a:gd name="T6" fmla="+- 0 1045 1045"/>
                              <a:gd name="T7" fmla="*/ 1045 h 1107"/>
                              <a:gd name="T8" fmla="+- 0 2608 2608"/>
                              <a:gd name="T9" fmla="*/ T8 w 2757"/>
                              <a:gd name="T10" fmla="+- 0 1045 1045"/>
                              <a:gd name="T11" fmla="*/ 1045 h 1107"/>
                              <a:gd name="T12" fmla="+- 0 2769 2608"/>
                              <a:gd name="T13" fmla="*/ T12 w 2757"/>
                              <a:gd name="T14" fmla="+- 0 1206 1045"/>
                              <a:gd name="T15" fmla="*/ 1206 h 1107"/>
                              <a:gd name="T16" fmla="+- 0 3128 2608"/>
                              <a:gd name="T17" fmla="*/ T16 w 2757"/>
                              <a:gd name="T18" fmla="+- 0 1624 1045"/>
                              <a:gd name="T19" fmla="*/ 1624 h 1107"/>
                              <a:gd name="T20" fmla="+- 0 3288 2608"/>
                              <a:gd name="T21" fmla="*/ T20 w 2757"/>
                              <a:gd name="T22" fmla="+- 0 1464 1045"/>
                              <a:gd name="T23" fmla="*/ 1464 h 1107"/>
                              <a:gd name="T24" fmla="+- 0 3128 2608"/>
                              <a:gd name="T25" fmla="*/ T24 w 2757"/>
                              <a:gd name="T26" fmla="+- 0 1464 1045"/>
                              <a:gd name="T27" fmla="*/ 1464 h 1107"/>
                              <a:gd name="T28" fmla="+- 0 3288 2608"/>
                              <a:gd name="T29" fmla="*/ T28 w 2757"/>
                              <a:gd name="T30" fmla="+- 0 1624 1045"/>
                              <a:gd name="T31" fmla="*/ 1624 h 1107"/>
                              <a:gd name="T32" fmla="+- 0 3647 2608"/>
                              <a:gd name="T33" fmla="*/ T32 w 2757"/>
                              <a:gd name="T34" fmla="+- 0 1813 1045"/>
                              <a:gd name="T35" fmla="*/ 1813 h 1107"/>
                              <a:gd name="T36" fmla="+- 0 3807 2608"/>
                              <a:gd name="T37" fmla="*/ T36 w 2757"/>
                              <a:gd name="T38" fmla="+- 0 1653 1045"/>
                              <a:gd name="T39" fmla="*/ 1653 h 1107"/>
                              <a:gd name="T40" fmla="+- 0 3647 2608"/>
                              <a:gd name="T41" fmla="*/ T40 w 2757"/>
                              <a:gd name="T42" fmla="+- 0 1653 1045"/>
                              <a:gd name="T43" fmla="*/ 1653 h 1107"/>
                              <a:gd name="T44" fmla="+- 0 3807 2608"/>
                              <a:gd name="T45" fmla="*/ T44 w 2757"/>
                              <a:gd name="T46" fmla="+- 0 1813 1045"/>
                              <a:gd name="T47" fmla="*/ 1813 h 1107"/>
                              <a:gd name="T48" fmla="+- 0 4166 2608"/>
                              <a:gd name="T49" fmla="*/ T48 w 2757"/>
                              <a:gd name="T50" fmla="+- 0 2016 1045"/>
                              <a:gd name="T51" fmla="*/ 2016 h 1107"/>
                              <a:gd name="T52" fmla="+- 0 4326 2608"/>
                              <a:gd name="T53" fmla="*/ T52 w 2757"/>
                              <a:gd name="T54" fmla="+- 0 1855 1045"/>
                              <a:gd name="T55" fmla="*/ 1855 h 1107"/>
                              <a:gd name="T56" fmla="+- 0 4166 2608"/>
                              <a:gd name="T57" fmla="*/ T56 w 2757"/>
                              <a:gd name="T58" fmla="+- 0 1855 1045"/>
                              <a:gd name="T59" fmla="*/ 1855 h 1107"/>
                              <a:gd name="T60" fmla="+- 0 4326 2608"/>
                              <a:gd name="T61" fmla="*/ T60 w 2757"/>
                              <a:gd name="T62" fmla="+- 0 2016 1045"/>
                              <a:gd name="T63" fmla="*/ 2016 h 1107"/>
                              <a:gd name="T64" fmla="+- 0 4685 2608"/>
                              <a:gd name="T65" fmla="*/ T64 w 2757"/>
                              <a:gd name="T66" fmla="+- 0 2050 1045"/>
                              <a:gd name="T67" fmla="*/ 2050 h 1107"/>
                              <a:gd name="T68" fmla="+- 0 4846 2608"/>
                              <a:gd name="T69" fmla="*/ T68 w 2757"/>
                              <a:gd name="T70" fmla="+- 0 1889 1045"/>
                              <a:gd name="T71" fmla="*/ 1889 h 1107"/>
                              <a:gd name="T72" fmla="+- 0 4685 2608"/>
                              <a:gd name="T73" fmla="*/ T72 w 2757"/>
                              <a:gd name="T74" fmla="+- 0 1889 1045"/>
                              <a:gd name="T75" fmla="*/ 1889 h 1107"/>
                              <a:gd name="T76" fmla="+- 0 4846 2608"/>
                              <a:gd name="T77" fmla="*/ T76 w 2757"/>
                              <a:gd name="T78" fmla="+- 0 2050 1045"/>
                              <a:gd name="T79" fmla="*/ 2050 h 1107"/>
                              <a:gd name="T80" fmla="+- 0 5204 2608"/>
                              <a:gd name="T81" fmla="*/ T80 w 2757"/>
                              <a:gd name="T82" fmla="+- 0 2151 1045"/>
                              <a:gd name="T83" fmla="*/ 2151 h 1107"/>
                              <a:gd name="T84" fmla="+- 0 5365 2608"/>
                              <a:gd name="T85" fmla="*/ T84 w 2757"/>
                              <a:gd name="T86" fmla="+- 0 1990 1045"/>
                              <a:gd name="T87" fmla="*/ 1990 h 1107"/>
                              <a:gd name="T88" fmla="+- 0 5204 2608"/>
                              <a:gd name="T89" fmla="*/ T88 w 2757"/>
                              <a:gd name="T90" fmla="+- 0 1990 1045"/>
                              <a:gd name="T91" fmla="*/ 1990 h 1107"/>
                              <a:gd name="T92" fmla="+- 0 5365 2608"/>
                              <a:gd name="T93" fmla="*/ T92 w 2757"/>
                              <a:gd name="T94" fmla="+- 0 2151 1045"/>
                              <a:gd name="T95" fmla="*/ 2151 h 1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757" h="1107">
                                <a:moveTo>
                                  <a:pt x="0" y="161"/>
                                </a:moveTo>
                                <a:lnTo>
                                  <a:pt x="161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161"/>
                                </a:lnTo>
                                <a:moveTo>
                                  <a:pt x="520" y="579"/>
                                </a:moveTo>
                                <a:lnTo>
                                  <a:pt x="680" y="419"/>
                                </a:lnTo>
                                <a:moveTo>
                                  <a:pt x="520" y="419"/>
                                </a:moveTo>
                                <a:lnTo>
                                  <a:pt x="680" y="579"/>
                                </a:lnTo>
                                <a:moveTo>
                                  <a:pt x="1039" y="768"/>
                                </a:moveTo>
                                <a:lnTo>
                                  <a:pt x="1199" y="608"/>
                                </a:lnTo>
                                <a:moveTo>
                                  <a:pt x="1039" y="608"/>
                                </a:moveTo>
                                <a:lnTo>
                                  <a:pt x="1199" y="768"/>
                                </a:lnTo>
                                <a:moveTo>
                                  <a:pt x="1558" y="971"/>
                                </a:moveTo>
                                <a:lnTo>
                                  <a:pt x="1718" y="810"/>
                                </a:lnTo>
                                <a:moveTo>
                                  <a:pt x="1558" y="810"/>
                                </a:moveTo>
                                <a:lnTo>
                                  <a:pt x="1718" y="971"/>
                                </a:lnTo>
                                <a:moveTo>
                                  <a:pt x="2077" y="1005"/>
                                </a:moveTo>
                                <a:lnTo>
                                  <a:pt x="2238" y="844"/>
                                </a:lnTo>
                                <a:moveTo>
                                  <a:pt x="2077" y="844"/>
                                </a:moveTo>
                                <a:lnTo>
                                  <a:pt x="2238" y="1005"/>
                                </a:lnTo>
                                <a:moveTo>
                                  <a:pt x="2596" y="1106"/>
                                </a:moveTo>
                                <a:lnTo>
                                  <a:pt x="2757" y="945"/>
                                </a:lnTo>
                                <a:moveTo>
                                  <a:pt x="2596" y="945"/>
                                </a:moveTo>
                                <a:lnTo>
                                  <a:pt x="2757" y="1106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8" name="Picture 7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4" y="682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Picture 7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3" y="1033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Picture 7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2" y="1033"/>
                            <a:ext cx="18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Picture 7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1" y="1033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Picture 7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0" y="1033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Picture 7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9" y="1033"/>
                            <a:ext cx="18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4" name="AutoShape 712"/>
                        <wps:cNvSpPr>
                          <a:spLocks/>
                        </wps:cNvSpPr>
                        <wps:spPr bwMode="auto">
                          <a:xfrm>
                            <a:off x="2582" y="1011"/>
                            <a:ext cx="1199" cy="647"/>
                          </a:xfrm>
                          <a:custGeom>
                            <a:avLst/>
                            <a:gdLst>
                              <a:gd name="T0" fmla="+- 0 2583 2583"/>
                              <a:gd name="T1" fmla="*/ T0 w 1199"/>
                              <a:gd name="T2" fmla="+- 0 1091 1011"/>
                              <a:gd name="T3" fmla="*/ 1091 h 647"/>
                              <a:gd name="T4" fmla="+- 0 2589 2583"/>
                              <a:gd name="T5" fmla="*/ T4 w 1199"/>
                              <a:gd name="T6" fmla="+- 0 1060 1011"/>
                              <a:gd name="T7" fmla="*/ 1060 h 647"/>
                              <a:gd name="T8" fmla="+- 0 2606 2583"/>
                              <a:gd name="T9" fmla="*/ T8 w 1199"/>
                              <a:gd name="T10" fmla="+- 0 1035 1011"/>
                              <a:gd name="T11" fmla="*/ 1035 h 647"/>
                              <a:gd name="T12" fmla="+- 0 2632 2583"/>
                              <a:gd name="T13" fmla="*/ T12 w 1199"/>
                              <a:gd name="T14" fmla="+- 0 1017 1011"/>
                              <a:gd name="T15" fmla="*/ 1017 h 647"/>
                              <a:gd name="T16" fmla="+- 0 2663 2583"/>
                              <a:gd name="T17" fmla="*/ T16 w 1199"/>
                              <a:gd name="T18" fmla="+- 0 1011 1011"/>
                              <a:gd name="T19" fmla="*/ 1011 h 647"/>
                              <a:gd name="T20" fmla="+- 0 2694 2583"/>
                              <a:gd name="T21" fmla="*/ T20 w 1199"/>
                              <a:gd name="T22" fmla="+- 0 1017 1011"/>
                              <a:gd name="T23" fmla="*/ 1017 h 647"/>
                              <a:gd name="T24" fmla="+- 0 2720 2583"/>
                              <a:gd name="T25" fmla="*/ T24 w 1199"/>
                              <a:gd name="T26" fmla="+- 0 1035 1011"/>
                              <a:gd name="T27" fmla="*/ 1035 h 647"/>
                              <a:gd name="T28" fmla="+- 0 2737 2583"/>
                              <a:gd name="T29" fmla="*/ T28 w 1199"/>
                              <a:gd name="T30" fmla="+- 0 1060 1011"/>
                              <a:gd name="T31" fmla="*/ 1060 h 647"/>
                              <a:gd name="T32" fmla="+- 0 2743 2583"/>
                              <a:gd name="T33" fmla="*/ T32 w 1199"/>
                              <a:gd name="T34" fmla="+- 0 1091 1011"/>
                              <a:gd name="T35" fmla="*/ 1091 h 647"/>
                              <a:gd name="T36" fmla="+- 0 2737 2583"/>
                              <a:gd name="T37" fmla="*/ T36 w 1199"/>
                              <a:gd name="T38" fmla="+- 0 1123 1011"/>
                              <a:gd name="T39" fmla="*/ 1123 h 647"/>
                              <a:gd name="T40" fmla="+- 0 2720 2583"/>
                              <a:gd name="T41" fmla="*/ T40 w 1199"/>
                              <a:gd name="T42" fmla="+- 0 1148 1011"/>
                              <a:gd name="T43" fmla="*/ 1148 h 647"/>
                              <a:gd name="T44" fmla="+- 0 2694 2583"/>
                              <a:gd name="T45" fmla="*/ T44 w 1199"/>
                              <a:gd name="T46" fmla="+- 0 1165 1011"/>
                              <a:gd name="T47" fmla="*/ 1165 h 647"/>
                              <a:gd name="T48" fmla="+- 0 2663 2583"/>
                              <a:gd name="T49" fmla="*/ T48 w 1199"/>
                              <a:gd name="T50" fmla="+- 0 1172 1011"/>
                              <a:gd name="T51" fmla="*/ 1172 h 647"/>
                              <a:gd name="T52" fmla="+- 0 2632 2583"/>
                              <a:gd name="T53" fmla="*/ T52 w 1199"/>
                              <a:gd name="T54" fmla="+- 0 1165 1011"/>
                              <a:gd name="T55" fmla="*/ 1165 h 647"/>
                              <a:gd name="T56" fmla="+- 0 2606 2583"/>
                              <a:gd name="T57" fmla="*/ T56 w 1199"/>
                              <a:gd name="T58" fmla="+- 0 1148 1011"/>
                              <a:gd name="T59" fmla="*/ 1148 h 647"/>
                              <a:gd name="T60" fmla="+- 0 2589 2583"/>
                              <a:gd name="T61" fmla="*/ T60 w 1199"/>
                              <a:gd name="T62" fmla="+- 0 1123 1011"/>
                              <a:gd name="T63" fmla="*/ 1123 h 647"/>
                              <a:gd name="T64" fmla="+- 0 2583 2583"/>
                              <a:gd name="T65" fmla="*/ T64 w 1199"/>
                              <a:gd name="T66" fmla="+- 0 1091 1011"/>
                              <a:gd name="T67" fmla="*/ 1091 h 647"/>
                              <a:gd name="T68" fmla="+- 0 3102 2583"/>
                              <a:gd name="T69" fmla="*/ T68 w 1199"/>
                              <a:gd name="T70" fmla="+- 0 1564 1011"/>
                              <a:gd name="T71" fmla="*/ 1564 h 647"/>
                              <a:gd name="T72" fmla="+- 0 3108 2583"/>
                              <a:gd name="T73" fmla="*/ T72 w 1199"/>
                              <a:gd name="T74" fmla="+- 0 1533 1011"/>
                              <a:gd name="T75" fmla="*/ 1533 h 647"/>
                              <a:gd name="T76" fmla="+- 0 3125 2583"/>
                              <a:gd name="T77" fmla="*/ T76 w 1199"/>
                              <a:gd name="T78" fmla="+- 0 1507 1011"/>
                              <a:gd name="T79" fmla="*/ 1507 h 647"/>
                              <a:gd name="T80" fmla="+- 0 3151 2583"/>
                              <a:gd name="T81" fmla="*/ T80 w 1199"/>
                              <a:gd name="T82" fmla="+- 0 1490 1011"/>
                              <a:gd name="T83" fmla="*/ 1490 h 647"/>
                              <a:gd name="T84" fmla="+- 0 3182 2583"/>
                              <a:gd name="T85" fmla="*/ T84 w 1199"/>
                              <a:gd name="T86" fmla="+- 0 1484 1011"/>
                              <a:gd name="T87" fmla="*/ 1484 h 647"/>
                              <a:gd name="T88" fmla="+- 0 3213 2583"/>
                              <a:gd name="T89" fmla="*/ T88 w 1199"/>
                              <a:gd name="T90" fmla="+- 0 1490 1011"/>
                              <a:gd name="T91" fmla="*/ 1490 h 647"/>
                              <a:gd name="T92" fmla="+- 0 3239 2583"/>
                              <a:gd name="T93" fmla="*/ T92 w 1199"/>
                              <a:gd name="T94" fmla="+- 0 1507 1011"/>
                              <a:gd name="T95" fmla="*/ 1507 h 647"/>
                              <a:gd name="T96" fmla="+- 0 3256 2583"/>
                              <a:gd name="T97" fmla="*/ T96 w 1199"/>
                              <a:gd name="T98" fmla="+- 0 1533 1011"/>
                              <a:gd name="T99" fmla="*/ 1533 h 647"/>
                              <a:gd name="T100" fmla="+- 0 3262 2583"/>
                              <a:gd name="T101" fmla="*/ T100 w 1199"/>
                              <a:gd name="T102" fmla="+- 0 1564 1011"/>
                              <a:gd name="T103" fmla="*/ 1564 h 647"/>
                              <a:gd name="T104" fmla="+- 0 3256 2583"/>
                              <a:gd name="T105" fmla="*/ T104 w 1199"/>
                              <a:gd name="T106" fmla="+- 0 1595 1011"/>
                              <a:gd name="T107" fmla="*/ 1595 h 647"/>
                              <a:gd name="T108" fmla="+- 0 3239 2583"/>
                              <a:gd name="T109" fmla="*/ T108 w 1199"/>
                              <a:gd name="T110" fmla="+- 0 1621 1011"/>
                              <a:gd name="T111" fmla="*/ 1621 h 647"/>
                              <a:gd name="T112" fmla="+- 0 3213 2583"/>
                              <a:gd name="T113" fmla="*/ T112 w 1199"/>
                              <a:gd name="T114" fmla="+- 0 1638 1011"/>
                              <a:gd name="T115" fmla="*/ 1638 h 647"/>
                              <a:gd name="T116" fmla="+- 0 3182 2583"/>
                              <a:gd name="T117" fmla="*/ T116 w 1199"/>
                              <a:gd name="T118" fmla="+- 0 1645 1011"/>
                              <a:gd name="T119" fmla="*/ 1645 h 647"/>
                              <a:gd name="T120" fmla="+- 0 3151 2583"/>
                              <a:gd name="T121" fmla="*/ T120 w 1199"/>
                              <a:gd name="T122" fmla="+- 0 1638 1011"/>
                              <a:gd name="T123" fmla="*/ 1638 h 647"/>
                              <a:gd name="T124" fmla="+- 0 3125 2583"/>
                              <a:gd name="T125" fmla="*/ T124 w 1199"/>
                              <a:gd name="T126" fmla="+- 0 1621 1011"/>
                              <a:gd name="T127" fmla="*/ 1621 h 647"/>
                              <a:gd name="T128" fmla="+- 0 3108 2583"/>
                              <a:gd name="T129" fmla="*/ T128 w 1199"/>
                              <a:gd name="T130" fmla="+- 0 1595 1011"/>
                              <a:gd name="T131" fmla="*/ 1595 h 647"/>
                              <a:gd name="T132" fmla="+- 0 3102 2583"/>
                              <a:gd name="T133" fmla="*/ T132 w 1199"/>
                              <a:gd name="T134" fmla="+- 0 1564 1011"/>
                              <a:gd name="T135" fmla="*/ 1564 h 647"/>
                              <a:gd name="T136" fmla="+- 0 3621 2583"/>
                              <a:gd name="T137" fmla="*/ T136 w 1199"/>
                              <a:gd name="T138" fmla="+- 0 1578 1011"/>
                              <a:gd name="T139" fmla="*/ 1578 h 647"/>
                              <a:gd name="T140" fmla="+- 0 3627 2583"/>
                              <a:gd name="T141" fmla="*/ T140 w 1199"/>
                              <a:gd name="T142" fmla="+- 0 1546 1011"/>
                              <a:gd name="T143" fmla="*/ 1546 h 647"/>
                              <a:gd name="T144" fmla="+- 0 3644 2583"/>
                              <a:gd name="T145" fmla="*/ T144 w 1199"/>
                              <a:gd name="T146" fmla="+- 0 1521 1011"/>
                              <a:gd name="T147" fmla="*/ 1521 h 647"/>
                              <a:gd name="T148" fmla="+- 0 3670 2583"/>
                              <a:gd name="T149" fmla="*/ T148 w 1199"/>
                              <a:gd name="T150" fmla="+- 0 1504 1011"/>
                              <a:gd name="T151" fmla="*/ 1504 h 647"/>
                              <a:gd name="T152" fmla="+- 0 3701 2583"/>
                              <a:gd name="T153" fmla="*/ T152 w 1199"/>
                              <a:gd name="T154" fmla="+- 0 1497 1011"/>
                              <a:gd name="T155" fmla="*/ 1497 h 647"/>
                              <a:gd name="T156" fmla="+- 0 3732 2583"/>
                              <a:gd name="T157" fmla="*/ T156 w 1199"/>
                              <a:gd name="T158" fmla="+- 0 1504 1011"/>
                              <a:gd name="T159" fmla="*/ 1504 h 647"/>
                              <a:gd name="T160" fmla="+- 0 3758 2583"/>
                              <a:gd name="T161" fmla="*/ T160 w 1199"/>
                              <a:gd name="T162" fmla="+- 0 1521 1011"/>
                              <a:gd name="T163" fmla="*/ 1521 h 647"/>
                              <a:gd name="T164" fmla="+- 0 3775 2583"/>
                              <a:gd name="T165" fmla="*/ T164 w 1199"/>
                              <a:gd name="T166" fmla="+- 0 1546 1011"/>
                              <a:gd name="T167" fmla="*/ 1546 h 647"/>
                              <a:gd name="T168" fmla="+- 0 3781 2583"/>
                              <a:gd name="T169" fmla="*/ T168 w 1199"/>
                              <a:gd name="T170" fmla="+- 0 1578 1011"/>
                              <a:gd name="T171" fmla="*/ 1578 h 647"/>
                              <a:gd name="T172" fmla="+- 0 3775 2583"/>
                              <a:gd name="T173" fmla="*/ T172 w 1199"/>
                              <a:gd name="T174" fmla="+- 0 1609 1011"/>
                              <a:gd name="T175" fmla="*/ 1609 h 647"/>
                              <a:gd name="T176" fmla="+- 0 3758 2583"/>
                              <a:gd name="T177" fmla="*/ T176 w 1199"/>
                              <a:gd name="T178" fmla="+- 0 1634 1011"/>
                              <a:gd name="T179" fmla="*/ 1634 h 647"/>
                              <a:gd name="T180" fmla="+- 0 3732 2583"/>
                              <a:gd name="T181" fmla="*/ T180 w 1199"/>
                              <a:gd name="T182" fmla="+- 0 1652 1011"/>
                              <a:gd name="T183" fmla="*/ 1652 h 647"/>
                              <a:gd name="T184" fmla="+- 0 3701 2583"/>
                              <a:gd name="T185" fmla="*/ T184 w 1199"/>
                              <a:gd name="T186" fmla="+- 0 1658 1011"/>
                              <a:gd name="T187" fmla="*/ 1658 h 647"/>
                              <a:gd name="T188" fmla="+- 0 3670 2583"/>
                              <a:gd name="T189" fmla="*/ T188 w 1199"/>
                              <a:gd name="T190" fmla="+- 0 1652 1011"/>
                              <a:gd name="T191" fmla="*/ 1652 h 647"/>
                              <a:gd name="T192" fmla="+- 0 3644 2583"/>
                              <a:gd name="T193" fmla="*/ T192 w 1199"/>
                              <a:gd name="T194" fmla="+- 0 1634 1011"/>
                              <a:gd name="T195" fmla="*/ 1634 h 647"/>
                              <a:gd name="T196" fmla="+- 0 3627 2583"/>
                              <a:gd name="T197" fmla="*/ T196 w 1199"/>
                              <a:gd name="T198" fmla="+- 0 1609 1011"/>
                              <a:gd name="T199" fmla="*/ 1609 h 647"/>
                              <a:gd name="T200" fmla="+- 0 3621 2583"/>
                              <a:gd name="T201" fmla="*/ T200 w 1199"/>
                              <a:gd name="T202" fmla="+- 0 1578 1011"/>
                              <a:gd name="T203" fmla="*/ 1578 h 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199" h="647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4"/>
                                </a:lnTo>
                                <a:lnTo>
                                  <a:pt x="154" y="49"/>
                                </a:lnTo>
                                <a:lnTo>
                                  <a:pt x="160" y="80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0"/>
                                </a:lnTo>
                                <a:moveTo>
                                  <a:pt x="519" y="553"/>
                                </a:moveTo>
                                <a:lnTo>
                                  <a:pt x="525" y="522"/>
                                </a:lnTo>
                                <a:lnTo>
                                  <a:pt x="542" y="496"/>
                                </a:lnTo>
                                <a:lnTo>
                                  <a:pt x="568" y="479"/>
                                </a:lnTo>
                                <a:lnTo>
                                  <a:pt x="599" y="473"/>
                                </a:lnTo>
                                <a:lnTo>
                                  <a:pt x="630" y="479"/>
                                </a:lnTo>
                                <a:lnTo>
                                  <a:pt x="656" y="496"/>
                                </a:lnTo>
                                <a:lnTo>
                                  <a:pt x="673" y="522"/>
                                </a:lnTo>
                                <a:lnTo>
                                  <a:pt x="679" y="553"/>
                                </a:lnTo>
                                <a:lnTo>
                                  <a:pt x="673" y="584"/>
                                </a:lnTo>
                                <a:lnTo>
                                  <a:pt x="656" y="610"/>
                                </a:lnTo>
                                <a:lnTo>
                                  <a:pt x="630" y="627"/>
                                </a:lnTo>
                                <a:lnTo>
                                  <a:pt x="599" y="634"/>
                                </a:lnTo>
                                <a:lnTo>
                                  <a:pt x="568" y="627"/>
                                </a:lnTo>
                                <a:lnTo>
                                  <a:pt x="542" y="610"/>
                                </a:lnTo>
                                <a:lnTo>
                                  <a:pt x="525" y="584"/>
                                </a:lnTo>
                                <a:lnTo>
                                  <a:pt x="519" y="553"/>
                                </a:lnTo>
                                <a:moveTo>
                                  <a:pt x="1038" y="567"/>
                                </a:moveTo>
                                <a:lnTo>
                                  <a:pt x="1044" y="535"/>
                                </a:lnTo>
                                <a:lnTo>
                                  <a:pt x="1061" y="510"/>
                                </a:lnTo>
                                <a:lnTo>
                                  <a:pt x="1087" y="493"/>
                                </a:lnTo>
                                <a:lnTo>
                                  <a:pt x="1118" y="486"/>
                                </a:lnTo>
                                <a:lnTo>
                                  <a:pt x="1149" y="493"/>
                                </a:lnTo>
                                <a:lnTo>
                                  <a:pt x="1175" y="510"/>
                                </a:lnTo>
                                <a:lnTo>
                                  <a:pt x="1192" y="535"/>
                                </a:lnTo>
                                <a:lnTo>
                                  <a:pt x="1198" y="567"/>
                                </a:lnTo>
                                <a:lnTo>
                                  <a:pt x="1192" y="598"/>
                                </a:lnTo>
                                <a:lnTo>
                                  <a:pt x="1175" y="623"/>
                                </a:lnTo>
                                <a:lnTo>
                                  <a:pt x="1149" y="641"/>
                                </a:lnTo>
                                <a:lnTo>
                                  <a:pt x="1118" y="647"/>
                                </a:lnTo>
                                <a:lnTo>
                                  <a:pt x="1087" y="641"/>
                                </a:lnTo>
                                <a:lnTo>
                                  <a:pt x="1061" y="623"/>
                                </a:lnTo>
                                <a:lnTo>
                                  <a:pt x="1044" y="598"/>
                                </a:lnTo>
                                <a:lnTo>
                                  <a:pt x="1038" y="567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5" name="Picture 7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8" y="1492"/>
                            <a:ext cx="18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6" name="Picture 7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7" y="1486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7" name="Picture 7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6" y="1452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8" name="AutoShape 708"/>
                        <wps:cNvSpPr>
                          <a:spLocks/>
                        </wps:cNvSpPr>
                        <wps:spPr bwMode="auto">
                          <a:xfrm>
                            <a:off x="2599" y="1044"/>
                            <a:ext cx="2757" cy="965"/>
                          </a:xfrm>
                          <a:custGeom>
                            <a:avLst/>
                            <a:gdLst>
                              <a:gd name="T0" fmla="+- 0 2606 2600"/>
                              <a:gd name="T1" fmla="*/ T0 w 2757"/>
                              <a:gd name="T2" fmla="+- 0 1094 1045"/>
                              <a:gd name="T3" fmla="*/ 1094 h 965"/>
                              <a:gd name="T4" fmla="+- 0 2649 2600"/>
                              <a:gd name="T5" fmla="*/ T4 w 2757"/>
                              <a:gd name="T6" fmla="+- 0 1051 1045"/>
                              <a:gd name="T7" fmla="*/ 1051 h 965"/>
                              <a:gd name="T8" fmla="+- 0 2711 2600"/>
                              <a:gd name="T9" fmla="*/ T8 w 2757"/>
                              <a:gd name="T10" fmla="+- 0 1051 1045"/>
                              <a:gd name="T11" fmla="*/ 1051 h 965"/>
                              <a:gd name="T12" fmla="+- 0 2754 2600"/>
                              <a:gd name="T13" fmla="*/ T12 w 2757"/>
                              <a:gd name="T14" fmla="+- 0 1094 1045"/>
                              <a:gd name="T15" fmla="*/ 1094 h 965"/>
                              <a:gd name="T16" fmla="+- 0 2754 2600"/>
                              <a:gd name="T17" fmla="*/ T16 w 2757"/>
                              <a:gd name="T18" fmla="+- 0 1156 1045"/>
                              <a:gd name="T19" fmla="*/ 1156 h 965"/>
                              <a:gd name="T20" fmla="+- 0 2711 2600"/>
                              <a:gd name="T21" fmla="*/ T20 w 2757"/>
                              <a:gd name="T22" fmla="+- 0 1199 1045"/>
                              <a:gd name="T23" fmla="*/ 1199 h 965"/>
                              <a:gd name="T24" fmla="+- 0 2649 2600"/>
                              <a:gd name="T25" fmla="*/ T24 w 2757"/>
                              <a:gd name="T26" fmla="+- 0 1199 1045"/>
                              <a:gd name="T27" fmla="*/ 1199 h 965"/>
                              <a:gd name="T28" fmla="+- 0 2606 2600"/>
                              <a:gd name="T29" fmla="*/ T28 w 2757"/>
                              <a:gd name="T30" fmla="+- 0 1156 1045"/>
                              <a:gd name="T31" fmla="*/ 1156 h 965"/>
                              <a:gd name="T32" fmla="+- 0 3119 2600"/>
                              <a:gd name="T33" fmla="*/ T32 w 2757"/>
                              <a:gd name="T34" fmla="+- 0 1679 1045"/>
                              <a:gd name="T35" fmla="*/ 1679 h 965"/>
                              <a:gd name="T36" fmla="+- 0 3142 2600"/>
                              <a:gd name="T37" fmla="*/ T36 w 2757"/>
                              <a:gd name="T38" fmla="+- 0 1622 1045"/>
                              <a:gd name="T39" fmla="*/ 1622 h 965"/>
                              <a:gd name="T40" fmla="+- 0 3199 2600"/>
                              <a:gd name="T41" fmla="*/ T40 w 2757"/>
                              <a:gd name="T42" fmla="+- 0 1599 1045"/>
                              <a:gd name="T43" fmla="*/ 1599 h 965"/>
                              <a:gd name="T44" fmla="+- 0 3256 2600"/>
                              <a:gd name="T45" fmla="*/ T44 w 2757"/>
                              <a:gd name="T46" fmla="+- 0 1622 1045"/>
                              <a:gd name="T47" fmla="*/ 1622 h 965"/>
                              <a:gd name="T48" fmla="+- 0 3280 2600"/>
                              <a:gd name="T49" fmla="*/ T48 w 2757"/>
                              <a:gd name="T50" fmla="+- 0 1679 1045"/>
                              <a:gd name="T51" fmla="*/ 1679 h 965"/>
                              <a:gd name="T52" fmla="+- 0 3256 2600"/>
                              <a:gd name="T53" fmla="*/ T52 w 2757"/>
                              <a:gd name="T54" fmla="+- 0 1736 1045"/>
                              <a:gd name="T55" fmla="*/ 1736 h 965"/>
                              <a:gd name="T56" fmla="+- 0 3199 2600"/>
                              <a:gd name="T57" fmla="*/ T56 w 2757"/>
                              <a:gd name="T58" fmla="+- 0 1759 1045"/>
                              <a:gd name="T59" fmla="*/ 1759 h 965"/>
                              <a:gd name="T60" fmla="+- 0 3142 2600"/>
                              <a:gd name="T61" fmla="*/ T60 w 2757"/>
                              <a:gd name="T62" fmla="+- 0 1736 1045"/>
                              <a:gd name="T63" fmla="*/ 1736 h 965"/>
                              <a:gd name="T64" fmla="+- 0 3119 2600"/>
                              <a:gd name="T65" fmla="*/ T64 w 2757"/>
                              <a:gd name="T66" fmla="+- 0 1679 1045"/>
                              <a:gd name="T67" fmla="*/ 1679 h 965"/>
                              <a:gd name="T68" fmla="+- 0 3644 2600"/>
                              <a:gd name="T69" fmla="*/ T68 w 2757"/>
                              <a:gd name="T70" fmla="+- 0 1830 1045"/>
                              <a:gd name="T71" fmla="*/ 1830 h 965"/>
                              <a:gd name="T72" fmla="+- 0 3687 2600"/>
                              <a:gd name="T73" fmla="*/ T72 w 2757"/>
                              <a:gd name="T74" fmla="+- 0 1787 1045"/>
                              <a:gd name="T75" fmla="*/ 1787 h 965"/>
                              <a:gd name="T76" fmla="+- 0 3750 2600"/>
                              <a:gd name="T77" fmla="*/ T76 w 2757"/>
                              <a:gd name="T78" fmla="+- 0 1787 1045"/>
                              <a:gd name="T79" fmla="*/ 1787 h 965"/>
                              <a:gd name="T80" fmla="+- 0 3792 2600"/>
                              <a:gd name="T81" fmla="*/ T80 w 2757"/>
                              <a:gd name="T82" fmla="+- 0 1830 1045"/>
                              <a:gd name="T83" fmla="*/ 1830 h 965"/>
                              <a:gd name="T84" fmla="+- 0 3792 2600"/>
                              <a:gd name="T85" fmla="*/ T84 w 2757"/>
                              <a:gd name="T86" fmla="+- 0 1893 1045"/>
                              <a:gd name="T87" fmla="*/ 1893 h 965"/>
                              <a:gd name="T88" fmla="+- 0 3750 2600"/>
                              <a:gd name="T89" fmla="*/ T88 w 2757"/>
                              <a:gd name="T90" fmla="+- 0 1935 1045"/>
                              <a:gd name="T91" fmla="*/ 1935 h 965"/>
                              <a:gd name="T92" fmla="+- 0 3687 2600"/>
                              <a:gd name="T93" fmla="*/ T92 w 2757"/>
                              <a:gd name="T94" fmla="+- 0 1935 1045"/>
                              <a:gd name="T95" fmla="*/ 1935 h 965"/>
                              <a:gd name="T96" fmla="+- 0 3644 2600"/>
                              <a:gd name="T97" fmla="*/ T96 w 2757"/>
                              <a:gd name="T98" fmla="+- 0 1893 1045"/>
                              <a:gd name="T99" fmla="*/ 1893 h 965"/>
                              <a:gd name="T100" fmla="+- 0 4157 2600"/>
                              <a:gd name="T101" fmla="*/ T100 w 2757"/>
                              <a:gd name="T102" fmla="+- 0 1929 1045"/>
                              <a:gd name="T103" fmla="*/ 1929 h 965"/>
                              <a:gd name="T104" fmla="+- 0 4181 2600"/>
                              <a:gd name="T105" fmla="*/ T104 w 2757"/>
                              <a:gd name="T106" fmla="+- 0 1872 1045"/>
                              <a:gd name="T107" fmla="*/ 1872 h 965"/>
                              <a:gd name="T108" fmla="+- 0 4237 2600"/>
                              <a:gd name="T109" fmla="*/ T108 w 2757"/>
                              <a:gd name="T110" fmla="+- 0 1848 1045"/>
                              <a:gd name="T111" fmla="*/ 1848 h 965"/>
                              <a:gd name="T112" fmla="+- 0 4294 2600"/>
                              <a:gd name="T113" fmla="*/ T112 w 2757"/>
                              <a:gd name="T114" fmla="+- 0 1872 1045"/>
                              <a:gd name="T115" fmla="*/ 1872 h 965"/>
                              <a:gd name="T116" fmla="+- 0 4318 2600"/>
                              <a:gd name="T117" fmla="*/ T116 w 2757"/>
                              <a:gd name="T118" fmla="+- 0 1929 1045"/>
                              <a:gd name="T119" fmla="*/ 1929 h 965"/>
                              <a:gd name="T120" fmla="+- 0 4294 2600"/>
                              <a:gd name="T121" fmla="*/ T120 w 2757"/>
                              <a:gd name="T122" fmla="+- 0 1986 1045"/>
                              <a:gd name="T123" fmla="*/ 1986 h 965"/>
                              <a:gd name="T124" fmla="+- 0 4237 2600"/>
                              <a:gd name="T125" fmla="*/ T124 w 2757"/>
                              <a:gd name="T126" fmla="+- 0 2009 1045"/>
                              <a:gd name="T127" fmla="*/ 2009 h 965"/>
                              <a:gd name="T128" fmla="+- 0 4181 2600"/>
                              <a:gd name="T129" fmla="*/ T128 w 2757"/>
                              <a:gd name="T130" fmla="+- 0 1986 1045"/>
                              <a:gd name="T131" fmla="*/ 1986 h 965"/>
                              <a:gd name="T132" fmla="+- 0 4157 2600"/>
                              <a:gd name="T133" fmla="*/ T132 w 2757"/>
                              <a:gd name="T134" fmla="+- 0 1929 1045"/>
                              <a:gd name="T135" fmla="*/ 1929 h 965"/>
                              <a:gd name="T136" fmla="+- 0 4683 2600"/>
                              <a:gd name="T137" fmla="*/ T136 w 2757"/>
                              <a:gd name="T138" fmla="+- 0 1803 1045"/>
                              <a:gd name="T139" fmla="*/ 1803 h 965"/>
                              <a:gd name="T140" fmla="+- 0 4725 2600"/>
                              <a:gd name="T141" fmla="*/ T140 w 2757"/>
                              <a:gd name="T142" fmla="+- 0 1760 1045"/>
                              <a:gd name="T143" fmla="*/ 1760 h 965"/>
                              <a:gd name="T144" fmla="+- 0 4788 2600"/>
                              <a:gd name="T145" fmla="*/ T144 w 2757"/>
                              <a:gd name="T146" fmla="+- 0 1760 1045"/>
                              <a:gd name="T147" fmla="*/ 1760 h 965"/>
                              <a:gd name="T148" fmla="+- 0 4831 2600"/>
                              <a:gd name="T149" fmla="*/ T148 w 2757"/>
                              <a:gd name="T150" fmla="+- 0 1803 1045"/>
                              <a:gd name="T151" fmla="*/ 1803 h 965"/>
                              <a:gd name="T152" fmla="+- 0 4831 2600"/>
                              <a:gd name="T153" fmla="*/ T152 w 2757"/>
                              <a:gd name="T154" fmla="+- 0 1866 1045"/>
                              <a:gd name="T155" fmla="*/ 1866 h 965"/>
                              <a:gd name="T156" fmla="+- 0 4788 2600"/>
                              <a:gd name="T157" fmla="*/ T156 w 2757"/>
                              <a:gd name="T158" fmla="+- 0 1908 1045"/>
                              <a:gd name="T159" fmla="*/ 1908 h 965"/>
                              <a:gd name="T160" fmla="+- 0 4725 2600"/>
                              <a:gd name="T161" fmla="*/ T160 w 2757"/>
                              <a:gd name="T162" fmla="+- 0 1908 1045"/>
                              <a:gd name="T163" fmla="*/ 1908 h 965"/>
                              <a:gd name="T164" fmla="+- 0 4683 2600"/>
                              <a:gd name="T165" fmla="*/ T164 w 2757"/>
                              <a:gd name="T166" fmla="+- 0 1866 1045"/>
                              <a:gd name="T167" fmla="*/ 1866 h 965"/>
                              <a:gd name="T168" fmla="+- 0 5195 2600"/>
                              <a:gd name="T169" fmla="*/ T168 w 2757"/>
                              <a:gd name="T170" fmla="+- 0 1821 1045"/>
                              <a:gd name="T171" fmla="*/ 1821 h 965"/>
                              <a:gd name="T172" fmla="+- 0 5219 2600"/>
                              <a:gd name="T173" fmla="*/ T172 w 2757"/>
                              <a:gd name="T174" fmla="+- 0 1764 1045"/>
                              <a:gd name="T175" fmla="*/ 1764 h 965"/>
                              <a:gd name="T176" fmla="+- 0 5276 2600"/>
                              <a:gd name="T177" fmla="*/ T176 w 2757"/>
                              <a:gd name="T178" fmla="+- 0 1740 1045"/>
                              <a:gd name="T179" fmla="*/ 1740 h 965"/>
                              <a:gd name="T180" fmla="+- 0 5332 2600"/>
                              <a:gd name="T181" fmla="*/ T180 w 2757"/>
                              <a:gd name="T182" fmla="+- 0 1764 1045"/>
                              <a:gd name="T183" fmla="*/ 1764 h 965"/>
                              <a:gd name="T184" fmla="+- 0 5356 2600"/>
                              <a:gd name="T185" fmla="*/ T184 w 2757"/>
                              <a:gd name="T186" fmla="+- 0 1821 1045"/>
                              <a:gd name="T187" fmla="*/ 1821 h 965"/>
                              <a:gd name="T188" fmla="+- 0 5332 2600"/>
                              <a:gd name="T189" fmla="*/ T188 w 2757"/>
                              <a:gd name="T190" fmla="+- 0 1878 1045"/>
                              <a:gd name="T191" fmla="*/ 1878 h 965"/>
                              <a:gd name="T192" fmla="+- 0 5276 2600"/>
                              <a:gd name="T193" fmla="*/ T192 w 2757"/>
                              <a:gd name="T194" fmla="+- 0 1901 1045"/>
                              <a:gd name="T195" fmla="*/ 1901 h 965"/>
                              <a:gd name="T196" fmla="+- 0 5219 2600"/>
                              <a:gd name="T197" fmla="*/ T196 w 2757"/>
                              <a:gd name="T198" fmla="+- 0 1878 1045"/>
                              <a:gd name="T199" fmla="*/ 1878 h 965"/>
                              <a:gd name="T200" fmla="+- 0 5195 2600"/>
                              <a:gd name="T201" fmla="*/ T200 w 2757"/>
                              <a:gd name="T202" fmla="+- 0 1821 1045"/>
                              <a:gd name="T203" fmla="*/ 1821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965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0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9" y="634"/>
                                </a:moveTo>
                                <a:lnTo>
                                  <a:pt x="525" y="603"/>
                                </a:lnTo>
                                <a:lnTo>
                                  <a:pt x="542" y="577"/>
                                </a:lnTo>
                                <a:lnTo>
                                  <a:pt x="568" y="560"/>
                                </a:lnTo>
                                <a:lnTo>
                                  <a:pt x="599" y="554"/>
                                </a:lnTo>
                                <a:lnTo>
                                  <a:pt x="630" y="560"/>
                                </a:lnTo>
                                <a:lnTo>
                                  <a:pt x="656" y="577"/>
                                </a:lnTo>
                                <a:lnTo>
                                  <a:pt x="673" y="603"/>
                                </a:lnTo>
                                <a:lnTo>
                                  <a:pt x="680" y="634"/>
                                </a:lnTo>
                                <a:lnTo>
                                  <a:pt x="673" y="665"/>
                                </a:lnTo>
                                <a:lnTo>
                                  <a:pt x="656" y="691"/>
                                </a:lnTo>
                                <a:lnTo>
                                  <a:pt x="630" y="708"/>
                                </a:lnTo>
                                <a:lnTo>
                                  <a:pt x="599" y="714"/>
                                </a:lnTo>
                                <a:lnTo>
                                  <a:pt x="568" y="708"/>
                                </a:lnTo>
                                <a:lnTo>
                                  <a:pt x="542" y="691"/>
                                </a:lnTo>
                                <a:lnTo>
                                  <a:pt x="525" y="665"/>
                                </a:lnTo>
                                <a:lnTo>
                                  <a:pt x="519" y="634"/>
                                </a:lnTo>
                                <a:moveTo>
                                  <a:pt x="1038" y="816"/>
                                </a:moveTo>
                                <a:lnTo>
                                  <a:pt x="1044" y="785"/>
                                </a:lnTo>
                                <a:lnTo>
                                  <a:pt x="1062" y="760"/>
                                </a:lnTo>
                                <a:lnTo>
                                  <a:pt x="1087" y="742"/>
                                </a:lnTo>
                                <a:lnTo>
                                  <a:pt x="1118" y="736"/>
                                </a:lnTo>
                                <a:lnTo>
                                  <a:pt x="1150" y="742"/>
                                </a:lnTo>
                                <a:lnTo>
                                  <a:pt x="1175" y="760"/>
                                </a:lnTo>
                                <a:lnTo>
                                  <a:pt x="1192" y="785"/>
                                </a:lnTo>
                                <a:lnTo>
                                  <a:pt x="1199" y="816"/>
                                </a:lnTo>
                                <a:lnTo>
                                  <a:pt x="1192" y="848"/>
                                </a:lnTo>
                                <a:lnTo>
                                  <a:pt x="1175" y="873"/>
                                </a:lnTo>
                                <a:lnTo>
                                  <a:pt x="1150" y="890"/>
                                </a:lnTo>
                                <a:lnTo>
                                  <a:pt x="1118" y="897"/>
                                </a:lnTo>
                                <a:lnTo>
                                  <a:pt x="1087" y="890"/>
                                </a:lnTo>
                                <a:lnTo>
                                  <a:pt x="1062" y="873"/>
                                </a:lnTo>
                                <a:lnTo>
                                  <a:pt x="1044" y="848"/>
                                </a:lnTo>
                                <a:lnTo>
                                  <a:pt x="1038" y="816"/>
                                </a:lnTo>
                                <a:moveTo>
                                  <a:pt x="1557" y="884"/>
                                </a:moveTo>
                                <a:lnTo>
                                  <a:pt x="1563" y="853"/>
                                </a:lnTo>
                                <a:lnTo>
                                  <a:pt x="1581" y="827"/>
                                </a:lnTo>
                                <a:lnTo>
                                  <a:pt x="1606" y="810"/>
                                </a:lnTo>
                                <a:lnTo>
                                  <a:pt x="1637" y="803"/>
                                </a:lnTo>
                                <a:lnTo>
                                  <a:pt x="1669" y="810"/>
                                </a:lnTo>
                                <a:lnTo>
                                  <a:pt x="1694" y="827"/>
                                </a:lnTo>
                                <a:lnTo>
                                  <a:pt x="1711" y="853"/>
                                </a:lnTo>
                                <a:lnTo>
                                  <a:pt x="1718" y="884"/>
                                </a:lnTo>
                                <a:lnTo>
                                  <a:pt x="1711" y="915"/>
                                </a:lnTo>
                                <a:lnTo>
                                  <a:pt x="1694" y="941"/>
                                </a:lnTo>
                                <a:lnTo>
                                  <a:pt x="1669" y="958"/>
                                </a:lnTo>
                                <a:lnTo>
                                  <a:pt x="1637" y="964"/>
                                </a:lnTo>
                                <a:lnTo>
                                  <a:pt x="1606" y="958"/>
                                </a:lnTo>
                                <a:lnTo>
                                  <a:pt x="1581" y="941"/>
                                </a:lnTo>
                                <a:lnTo>
                                  <a:pt x="1563" y="915"/>
                                </a:lnTo>
                                <a:lnTo>
                                  <a:pt x="1557" y="884"/>
                                </a:lnTo>
                                <a:moveTo>
                                  <a:pt x="2076" y="789"/>
                                </a:moveTo>
                                <a:lnTo>
                                  <a:pt x="2083" y="758"/>
                                </a:lnTo>
                                <a:lnTo>
                                  <a:pt x="2100" y="733"/>
                                </a:lnTo>
                                <a:lnTo>
                                  <a:pt x="2125" y="715"/>
                                </a:lnTo>
                                <a:lnTo>
                                  <a:pt x="2157" y="709"/>
                                </a:lnTo>
                                <a:lnTo>
                                  <a:pt x="2188" y="715"/>
                                </a:lnTo>
                                <a:lnTo>
                                  <a:pt x="2213" y="733"/>
                                </a:lnTo>
                                <a:lnTo>
                                  <a:pt x="2231" y="758"/>
                                </a:lnTo>
                                <a:lnTo>
                                  <a:pt x="2237" y="789"/>
                                </a:lnTo>
                                <a:lnTo>
                                  <a:pt x="2231" y="821"/>
                                </a:lnTo>
                                <a:lnTo>
                                  <a:pt x="2213" y="846"/>
                                </a:lnTo>
                                <a:lnTo>
                                  <a:pt x="2188" y="863"/>
                                </a:lnTo>
                                <a:lnTo>
                                  <a:pt x="2157" y="870"/>
                                </a:lnTo>
                                <a:lnTo>
                                  <a:pt x="2125" y="863"/>
                                </a:lnTo>
                                <a:lnTo>
                                  <a:pt x="2100" y="846"/>
                                </a:lnTo>
                                <a:lnTo>
                                  <a:pt x="2083" y="821"/>
                                </a:lnTo>
                                <a:lnTo>
                                  <a:pt x="2076" y="789"/>
                                </a:lnTo>
                                <a:moveTo>
                                  <a:pt x="2595" y="776"/>
                                </a:moveTo>
                                <a:lnTo>
                                  <a:pt x="2602" y="745"/>
                                </a:lnTo>
                                <a:lnTo>
                                  <a:pt x="2619" y="719"/>
                                </a:lnTo>
                                <a:lnTo>
                                  <a:pt x="2644" y="702"/>
                                </a:lnTo>
                                <a:lnTo>
                                  <a:pt x="2676" y="695"/>
                                </a:lnTo>
                                <a:lnTo>
                                  <a:pt x="2707" y="702"/>
                                </a:lnTo>
                                <a:lnTo>
                                  <a:pt x="2732" y="719"/>
                                </a:lnTo>
                                <a:lnTo>
                                  <a:pt x="2750" y="745"/>
                                </a:lnTo>
                                <a:lnTo>
                                  <a:pt x="2756" y="776"/>
                                </a:lnTo>
                                <a:lnTo>
                                  <a:pt x="2750" y="807"/>
                                </a:lnTo>
                                <a:lnTo>
                                  <a:pt x="2732" y="833"/>
                                </a:lnTo>
                                <a:lnTo>
                                  <a:pt x="2707" y="850"/>
                                </a:lnTo>
                                <a:lnTo>
                                  <a:pt x="2676" y="856"/>
                                </a:lnTo>
                                <a:lnTo>
                                  <a:pt x="2644" y="850"/>
                                </a:lnTo>
                                <a:lnTo>
                                  <a:pt x="2619" y="833"/>
                                </a:lnTo>
                                <a:lnTo>
                                  <a:pt x="2602" y="807"/>
                                </a:lnTo>
                                <a:lnTo>
                                  <a:pt x="2595" y="776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AutoShape 707"/>
                        <wps:cNvSpPr>
                          <a:spLocks/>
                        </wps:cNvSpPr>
                        <wps:spPr bwMode="auto">
                          <a:xfrm>
                            <a:off x="2617" y="1044"/>
                            <a:ext cx="2757" cy="1012"/>
                          </a:xfrm>
                          <a:custGeom>
                            <a:avLst/>
                            <a:gdLst>
                              <a:gd name="T0" fmla="+- 0 2623 2617"/>
                              <a:gd name="T1" fmla="*/ T0 w 2757"/>
                              <a:gd name="T2" fmla="+- 0 1094 1045"/>
                              <a:gd name="T3" fmla="*/ 1094 h 1012"/>
                              <a:gd name="T4" fmla="+- 0 2666 2617"/>
                              <a:gd name="T5" fmla="*/ T4 w 2757"/>
                              <a:gd name="T6" fmla="+- 0 1051 1045"/>
                              <a:gd name="T7" fmla="*/ 1051 h 1012"/>
                              <a:gd name="T8" fmla="+- 0 2729 2617"/>
                              <a:gd name="T9" fmla="*/ T8 w 2757"/>
                              <a:gd name="T10" fmla="+- 0 1051 1045"/>
                              <a:gd name="T11" fmla="*/ 1051 h 1012"/>
                              <a:gd name="T12" fmla="+- 0 2771 2617"/>
                              <a:gd name="T13" fmla="*/ T12 w 2757"/>
                              <a:gd name="T14" fmla="+- 0 1094 1045"/>
                              <a:gd name="T15" fmla="*/ 1094 h 1012"/>
                              <a:gd name="T16" fmla="+- 0 2771 2617"/>
                              <a:gd name="T17" fmla="*/ T16 w 2757"/>
                              <a:gd name="T18" fmla="+- 0 1156 1045"/>
                              <a:gd name="T19" fmla="*/ 1156 h 1012"/>
                              <a:gd name="T20" fmla="+- 0 2729 2617"/>
                              <a:gd name="T21" fmla="*/ T20 w 2757"/>
                              <a:gd name="T22" fmla="+- 0 1199 1045"/>
                              <a:gd name="T23" fmla="*/ 1199 h 1012"/>
                              <a:gd name="T24" fmla="+- 0 2666 2617"/>
                              <a:gd name="T25" fmla="*/ T24 w 2757"/>
                              <a:gd name="T26" fmla="+- 0 1199 1045"/>
                              <a:gd name="T27" fmla="*/ 1199 h 1012"/>
                              <a:gd name="T28" fmla="+- 0 2623 2617"/>
                              <a:gd name="T29" fmla="*/ T28 w 2757"/>
                              <a:gd name="T30" fmla="+- 0 1156 1045"/>
                              <a:gd name="T31" fmla="*/ 1156 h 1012"/>
                              <a:gd name="T32" fmla="+- 0 3136 2617"/>
                              <a:gd name="T33" fmla="*/ T32 w 2757"/>
                              <a:gd name="T34" fmla="+- 0 1767 1045"/>
                              <a:gd name="T35" fmla="*/ 1767 h 1012"/>
                              <a:gd name="T36" fmla="+- 0 3160 2617"/>
                              <a:gd name="T37" fmla="*/ T36 w 2757"/>
                              <a:gd name="T38" fmla="+- 0 1710 1045"/>
                              <a:gd name="T39" fmla="*/ 1710 h 1012"/>
                              <a:gd name="T40" fmla="+- 0 3217 2617"/>
                              <a:gd name="T41" fmla="*/ T40 w 2757"/>
                              <a:gd name="T42" fmla="+- 0 1686 1045"/>
                              <a:gd name="T43" fmla="*/ 1686 h 1012"/>
                              <a:gd name="T44" fmla="+- 0 3273 2617"/>
                              <a:gd name="T45" fmla="*/ T44 w 2757"/>
                              <a:gd name="T46" fmla="+- 0 1710 1045"/>
                              <a:gd name="T47" fmla="*/ 1710 h 1012"/>
                              <a:gd name="T48" fmla="+- 0 3297 2617"/>
                              <a:gd name="T49" fmla="*/ T48 w 2757"/>
                              <a:gd name="T50" fmla="+- 0 1767 1045"/>
                              <a:gd name="T51" fmla="*/ 1767 h 1012"/>
                              <a:gd name="T52" fmla="+- 0 3273 2617"/>
                              <a:gd name="T53" fmla="*/ T52 w 2757"/>
                              <a:gd name="T54" fmla="+- 0 1824 1045"/>
                              <a:gd name="T55" fmla="*/ 1824 h 1012"/>
                              <a:gd name="T56" fmla="+- 0 3217 2617"/>
                              <a:gd name="T57" fmla="*/ T56 w 2757"/>
                              <a:gd name="T58" fmla="+- 0 1847 1045"/>
                              <a:gd name="T59" fmla="*/ 1847 h 1012"/>
                              <a:gd name="T60" fmla="+- 0 3160 2617"/>
                              <a:gd name="T61" fmla="*/ T60 w 2757"/>
                              <a:gd name="T62" fmla="+- 0 1824 1045"/>
                              <a:gd name="T63" fmla="*/ 1824 h 1012"/>
                              <a:gd name="T64" fmla="+- 0 3136 2617"/>
                              <a:gd name="T65" fmla="*/ T64 w 2757"/>
                              <a:gd name="T66" fmla="+- 0 1767 1045"/>
                              <a:gd name="T67" fmla="*/ 1767 h 1012"/>
                              <a:gd name="T68" fmla="+- 0 3662 2617"/>
                              <a:gd name="T69" fmla="*/ T68 w 2757"/>
                              <a:gd name="T70" fmla="+- 0 1898 1045"/>
                              <a:gd name="T71" fmla="*/ 1898 h 1012"/>
                              <a:gd name="T72" fmla="+- 0 3704 2617"/>
                              <a:gd name="T73" fmla="*/ T72 w 2757"/>
                              <a:gd name="T74" fmla="+- 0 1855 1045"/>
                              <a:gd name="T75" fmla="*/ 1855 h 1012"/>
                              <a:gd name="T76" fmla="+- 0 3767 2617"/>
                              <a:gd name="T77" fmla="*/ T76 w 2757"/>
                              <a:gd name="T78" fmla="+- 0 1855 1045"/>
                              <a:gd name="T79" fmla="*/ 1855 h 1012"/>
                              <a:gd name="T80" fmla="+- 0 3810 2617"/>
                              <a:gd name="T81" fmla="*/ T80 w 2757"/>
                              <a:gd name="T82" fmla="+- 0 1898 1045"/>
                              <a:gd name="T83" fmla="*/ 1898 h 1012"/>
                              <a:gd name="T84" fmla="+- 0 3810 2617"/>
                              <a:gd name="T85" fmla="*/ T84 w 2757"/>
                              <a:gd name="T86" fmla="+- 0 1960 1045"/>
                              <a:gd name="T87" fmla="*/ 1960 h 1012"/>
                              <a:gd name="T88" fmla="+- 0 3767 2617"/>
                              <a:gd name="T89" fmla="*/ T88 w 2757"/>
                              <a:gd name="T90" fmla="+- 0 2003 1045"/>
                              <a:gd name="T91" fmla="*/ 2003 h 1012"/>
                              <a:gd name="T92" fmla="+- 0 3704 2617"/>
                              <a:gd name="T93" fmla="*/ T92 w 2757"/>
                              <a:gd name="T94" fmla="+- 0 2003 1045"/>
                              <a:gd name="T95" fmla="*/ 2003 h 1012"/>
                              <a:gd name="T96" fmla="+- 0 3662 2617"/>
                              <a:gd name="T97" fmla="*/ T96 w 2757"/>
                              <a:gd name="T98" fmla="+- 0 1960 1045"/>
                              <a:gd name="T99" fmla="*/ 1960 h 1012"/>
                              <a:gd name="T100" fmla="+- 0 4174 2617"/>
                              <a:gd name="T101" fmla="*/ T100 w 2757"/>
                              <a:gd name="T102" fmla="+- 0 1976 1045"/>
                              <a:gd name="T103" fmla="*/ 1976 h 1012"/>
                              <a:gd name="T104" fmla="+- 0 4198 2617"/>
                              <a:gd name="T105" fmla="*/ T104 w 2757"/>
                              <a:gd name="T106" fmla="+- 0 1919 1045"/>
                              <a:gd name="T107" fmla="*/ 1919 h 1012"/>
                              <a:gd name="T108" fmla="+- 0 4255 2617"/>
                              <a:gd name="T109" fmla="*/ T108 w 2757"/>
                              <a:gd name="T110" fmla="+- 0 1896 1045"/>
                              <a:gd name="T111" fmla="*/ 1896 h 1012"/>
                              <a:gd name="T112" fmla="+- 0 4312 2617"/>
                              <a:gd name="T113" fmla="*/ T112 w 2757"/>
                              <a:gd name="T114" fmla="+- 0 1919 1045"/>
                              <a:gd name="T115" fmla="*/ 1919 h 1012"/>
                              <a:gd name="T116" fmla="+- 0 4335 2617"/>
                              <a:gd name="T117" fmla="*/ T116 w 2757"/>
                              <a:gd name="T118" fmla="+- 0 1976 1045"/>
                              <a:gd name="T119" fmla="*/ 1976 h 1012"/>
                              <a:gd name="T120" fmla="+- 0 4312 2617"/>
                              <a:gd name="T121" fmla="*/ T120 w 2757"/>
                              <a:gd name="T122" fmla="+- 0 2033 1045"/>
                              <a:gd name="T123" fmla="*/ 2033 h 1012"/>
                              <a:gd name="T124" fmla="+- 0 4255 2617"/>
                              <a:gd name="T125" fmla="*/ T124 w 2757"/>
                              <a:gd name="T126" fmla="+- 0 2056 1045"/>
                              <a:gd name="T127" fmla="*/ 2056 h 1012"/>
                              <a:gd name="T128" fmla="+- 0 4198 2617"/>
                              <a:gd name="T129" fmla="*/ T128 w 2757"/>
                              <a:gd name="T130" fmla="+- 0 2033 1045"/>
                              <a:gd name="T131" fmla="*/ 2033 h 1012"/>
                              <a:gd name="T132" fmla="+- 0 4174 2617"/>
                              <a:gd name="T133" fmla="*/ T132 w 2757"/>
                              <a:gd name="T134" fmla="+- 0 1976 1045"/>
                              <a:gd name="T135" fmla="*/ 1976 h 1012"/>
                              <a:gd name="T136" fmla="+- 0 4700 2617"/>
                              <a:gd name="T137" fmla="*/ T136 w 2757"/>
                              <a:gd name="T138" fmla="+- 0 1911 1045"/>
                              <a:gd name="T139" fmla="*/ 1911 h 1012"/>
                              <a:gd name="T140" fmla="+- 0 4743 2617"/>
                              <a:gd name="T141" fmla="*/ T140 w 2757"/>
                              <a:gd name="T142" fmla="+- 0 1868 1045"/>
                              <a:gd name="T143" fmla="*/ 1868 h 1012"/>
                              <a:gd name="T144" fmla="+- 0 4805 2617"/>
                              <a:gd name="T145" fmla="*/ T144 w 2757"/>
                              <a:gd name="T146" fmla="+- 0 1868 1045"/>
                              <a:gd name="T147" fmla="*/ 1868 h 1012"/>
                              <a:gd name="T148" fmla="+- 0 4848 2617"/>
                              <a:gd name="T149" fmla="*/ T148 w 2757"/>
                              <a:gd name="T150" fmla="+- 0 1911 1045"/>
                              <a:gd name="T151" fmla="*/ 1911 h 1012"/>
                              <a:gd name="T152" fmla="+- 0 4848 2617"/>
                              <a:gd name="T153" fmla="*/ T152 w 2757"/>
                              <a:gd name="T154" fmla="+- 0 1974 1045"/>
                              <a:gd name="T155" fmla="*/ 1974 h 1012"/>
                              <a:gd name="T156" fmla="+- 0 4805 2617"/>
                              <a:gd name="T157" fmla="*/ T156 w 2757"/>
                              <a:gd name="T158" fmla="+- 0 2016 1045"/>
                              <a:gd name="T159" fmla="*/ 2016 h 1012"/>
                              <a:gd name="T160" fmla="+- 0 4743 2617"/>
                              <a:gd name="T161" fmla="*/ T160 w 2757"/>
                              <a:gd name="T162" fmla="+- 0 2016 1045"/>
                              <a:gd name="T163" fmla="*/ 2016 h 1012"/>
                              <a:gd name="T164" fmla="+- 0 4700 2617"/>
                              <a:gd name="T165" fmla="*/ T164 w 2757"/>
                              <a:gd name="T166" fmla="+- 0 1974 1045"/>
                              <a:gd name="T167" fmla="*/ 1974 h 1012"/>
                              <a:gd name="T168" fmla="+- 0 5213 2617"/>
                              <a:gd name="T169" fmla="*/ T168 w 2757"/>
                              <a:gd name="T170" fmla="+- 0 1942 1045"/>
                              <a:gd name="T171" fmla="*/ 1942 h 1012"/>
                              <a:gd name="T172" fmla="+- 0 5236 2617"/>
                              <a:gd name="T173" fmla="*/ T172 w 2757"/>
                              <a:gd name="T174" fmla="+- 0 1886 1045"/>
                              <a:gd name="T175" fmla="*/ 1886 h 1012"/>
                              <a:gd name="T176" fmla="+- 0 5293 2617"/>
                              <a:gd name="T177" fmla="*/ T176 w 2757"/>
                              <a:gd name="T178" fmla="+- 0 1862 1045"/>
                              <a:gd name="T179" fmla="*/ 1862 h 1012"/>
                              <a:gd name="T180" fmla="+- 0 5350 2617"/>
                              <a:gd name="T181" fmla="*/ T180 w 2757"/>
                              <a:gd name="T182" fmla="+- 0 1886 1045"/>
                              <a:gd name="T183" fmla="*/ 1886 h 1012"/>
                              <a:gd name="T184" fmla="+- 0 5373 2617"/>
                              <a:gd name="T185" fmla="*/ T184 w 2757"/>
                              <a:gd name="T186" fmla="+- 0 1942 1045"/>
                              <a:gd name="T187" fmla="*/ 1942 h 1012"/>
                              <a:gd name="T188" fmla="+- 0 5350 2617"/>
                              <a:gd name="T189" fmla="*/ T188 w 2757"/>
                              <a:gd name="T190" fmla="+- 0 1999 1045"/>
                              <a:gd name="T191" fmla="*/ 1999 h 1012"/>
                              <a:gd name="T192" fmla="+- 0 5293 2617"/>
                              <a:gd name="T193" fmla="*/ T192 w 2757"/>
                              <a:gd name="T194" fmla="+- 0 2023 1045"/>
                              <a:gd name="T195" fmla="*/ 2023 h 1012"/>
                              <a:gd name="T196" fmla="+- 0 5236 2617"/>
                              <a:gd name="T197" fmla="*/ T196 w 2757"/>
                              <a:gd name="T198" fmla="+- 0 1999 1045"/>
                              <a:gd name="T199" fmla="*/ 1999 h 1012"/>
                              <a:gd name="T200" fmla="+- 0 5213 2617"/>
                              <a:gd name="T201" fmla="*/ T200 w 2757"/>
                              <a:gd name="T202" fmla="+- 0 1942 1045"/>
                              <a:gd name="T203" fmla="*/ 1942 h 1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1012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4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1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4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9" y="722"/>
                                </a:moveTo>
                                <a:lnTo>
                                  <a:pt x="526" y="691"/>
                                </a:lnTo>
                                <a:lnTo>
                                  <a:pt x="543" y="665"/>
                                </a:lnTo>
                                <a:lnTo>
                                  <a:pt x="568" y="648"/>
                                </a:lnTo>
                                <a:lnTo>
                                  <a:pt x="600" y="641"/>
                                </a:lnTo>
                                <a:lnTo>
                                  <a:pt x="631" y="648"/>
                                </a:lnTo>
                                <a:lnTo>
                                  <a:pt x="656" y="665"/>
                                </a:lnTo>
                                <a:lnTo>
                                  <a:pt x="674" y="691"/>
                                </a:lnTo>
                                <a:lnTo>
                                  <a:pt x="680" y="722"/>
                                </a:lnTo>
                                <a:lnTo>
                                  <a:pt x="674" y="753"/>
                                </a:lnTo>
                                <a:lnTo>
                                  <a:pt x="656" y="779"/>
                                </a:lnTo>
                                <a:lnTo>
                                  <a:pt x="631" y="796"/>
                                </a:lnTo>
                                <a:lnTo>
                                  <a:pt x="600" y="802"/>
                                </a:lnTo>
                                <a:lnTo>
                                  <a:pt x="568" y="796"/>
                                </a:lnTo>
                                <a:lnTo>
                                  <a:pt x="543" y="779"/>
                                </a:lnTo>
                                <a:lnTo>
                                  <a:pt x="526" y="753"/>
                                </a:lnTo>
                                <a:lnTo>
                                  <a:pt x="519" y="722"/>
                                </a:lnTo>
                                <a:moveTo>
                                  <a:pt x="1038" y="884"/>
                                </a:moveTo>
                                <a:lnTo>
                                  <a:pt x="1045" y="853"/>
                                </a:lnTo>
                                <a:lnTo>
                                  <a:pt x="1062" y="827"/>
                                </a:lnTo>
                                <a:lnTo>
                                  <a:pt x="1087" y="810"/>
                                </a:lnTo>
                                <a:lnTo>
                                  <a:pt x="1119" y="803"/>
                                </a:lnTo>
                                <a:lnTo>
                                  <a:pt x="1150" y="810"/>
                                </a:lnTo>
                                <a:lnTo>
                                  <a:pt x="1175" y="827"/>
                                </a:lnTo>
                                <a:lnTo>
                                  <a:pt x="1193" y="853"/>
                                </a:lnTo>
                                <a:lnTo>
                                  <a:pt x="1199" y="884"/>
                                </a:lnTo>
                                <a:lnTo>
                                  <a:pt x="1193" y="915"/>
                                </a:lnTo>
                                <a:lnTo>
                                  <a:pt x="1175" y="941"/>
                                </a:lnTo>
                                <a:lnTo>
                                  <a:pt x="1150" y="958"/>
                                </a:lnTo>
                                <a:lnTo>
                                  <a:pt x="1119" y="964"/>
                                </a:lnTo>
                                <a:lnTo>
                                  <a:pt x="1087" y="958"/>
                                </a:lnTo>
                                <a:lnTo>
                                  <a:pt x="1062" y="941"/>
                                </a:lnTo>
                                <a:lnTo>
                                  <a:pt x="1045" y="915"/>
                                </a:lnTo>
                                <a:lnTo>
                                  <a:pt x="1038" y="884"/>
                                </a:lnTo>
                                <a:moveTo>
                                  <a:pt x="1557" y="931"/>
                                </a:moveTo>
                                <a:lnTo>
                                  <a:pt x="1564" y="900"/>
                                </a:lnTo>
                                <a:lnTo>
                                  <a:pt x="1581" y="874"/>
                                </a:lnTo>
                                <a:lnTo>
                                  <a:pt x="1607" y="857"/>
                                </a:lnTo>
                                <a:lnTo>
                                  <a:pt x="1638" y="851"/>
                                </a:lnTo>
                                <a:lnTo>
                                  <a:pt x="1669" y="857"/>
                                </a:lnTo>
                                <a:lnTo>
                                  <a:pt x="1695" y="874"/>
                                </a:lnTo>
                                <a:lnTo>
                                  <a:pt x="1712" y="900"/>
                                </a:lnTo>
                                <a:lnTo>
                                  <a:pt x="1718" y="931"/>
                                </a:lnTo>
                                <a:lnTo>
                                  <a:pt x="1712" y="962"/>
                                </a:lnTo>
                                <a:lnTo>
                                  <a:pt x="1695" y="988"/>
                                </a:lnTo>
                                <a:lnTo>
                                  <a:pt x="1669" y="1005"/>
                                </a:lnTo>
                                <a:lnTo>
                                  <a:pt x="1638" y="1011"/>
                                </a:lnTo>
                                <a:lnTo>
                                  <a:pt x="1607" y="1005"/>
                                </a:lnTo>
                                <a:lnTo>
                                  <a:pt x="1581" y="988"/>
                                </a:lnTo>
                                <a:lnTo>
                                  <a:pt x="1564" y="962"/>
                                </a:lnTo>
                                <a:lnTo>
                                  <a:pt x="1557" y="931"/>
                                </a:lnTo>
                                <a:moveTo>
                                  <a:pt x="2077" y="897"/>
                                </a:moveTo>
                                <a:lnTo>
                                  <a:pt x="2083" y="866"/>
                                </a:lnTo>
                                <a:lnTo>
                                  <a:pt x="2100" y="841"/>
                                </a:lnTo>
                                <a:lnTo>
                                  <a:pt x="2126" y="823"/>
                                </a:lnTo>
                                <a:lnTo>
                                  <a:pt x="2157" y="817"/>
                                </a:lnTo>
                                <a:lnTo>
                                  <a:pt x="2188" y="823"/>
                                </a:lnTo>
                                <a:lnTo>
                                  <a:pt x="2214" y="841"/>
                                </a:lnTo>
                                <a:lnTo>
                                  <a:pt x="2231" y="866"/>
                                </a:lnTo>
                                <a:lnTo>
                                  <a:pt x="2237" y="897"/>
                                </a:lnTo>
                                <a:lnTo>
                                  <a:pt x="2231" y="929"/>
                                </a:lnTo>
                                <a:lnTo>
                                  <a:pt x="2214" y="954"/>
                                </a:lnTo>
                                <a:lnTo>
                                  <a:pt x="2188" y="971"/>
                                </a:lnTo>
                                <a:lnTo>
                                  <a:pt x="2157" y="978"/>
                                </a:lnTo>
                                <a:lnTo>
                                  <a:pt x="2126" y="971"/>
                                </a:lnTo>
                                <a:lnTo>
                                  <a:pt x="2100" y="954"/>
                                </a:lnTo>
                                <a:lnTo>
                                  <a:pt x="2083" y="929"/>
                                </a:lnTo>
                                <a:lnTo>
                                  <a:pt x="2077" y="897"/>
                                </a:lnTo>
                                <a:moveTo>
                                  <a:pt x="2596" y="897"/>
                                </a:moveTo>
                                <a:lnTo>
                                  <a:pt x="2602" y="866"/>
                                </a:lnTo>
                                <a:lnTo>
                                  <a:pt x="2619" y="841"/>
                                </a:lnTo>
                                <a:lnTo>
                                  <a:pt x="2645" y="823"/>
                                </a:lnTo>
                                <a:lnTo>
                                  <a:pt x="2676" y="817"/>
                                </a:lnTo>
                                <a:lnTo>
                                  <a:pt x="2707" y="823"/>
                                </a:lnTo>
                                <a:lnTo>
                                  <a:pt x="2733" y="841"/>
                                </a:lnTo>
                                <a:lnTo>
                                  <a:pt x="2750" y="866"/>
                                </a:lnTo>
                                <a:lnTo>
                                  <a:pt x="2756" y="897"/>
                                </a:lnTo>
                                <a:lnTo>
                                  <a:pt x="2750" y="929"/>
                                </a:lnTo>
                                <a:lnTo>
                                  <a:pt x="2733" y="954"/>
                                </a:lnTo>
                                <a:lnTo>
                                  <a:pt x="2707" y="971"/>
                                </a:lnTo>
                                <a:lnTo>
                                  <a:pt x="2676" y="978"/>
                                </a:lnTo>
                                <a:lnTo>
                                  <a:pt x="2645" y="971"/>
                                </a:lnTo>
                                <a:lnTo>
                                  <a:pt x="2619" y="954"/>
                                </a:lnTo>
                                <a:lnTo>
                                  <a:pt x="2602" y="929"/>
                                </a:lnTo>
                                <a:lnTo>
                                  <a:pt x="2596" y="897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AutoShape 706"/>
                        <wps:cNvSpPr>
                          <a:spLocks/>
                        </wps:cNvSpPr>
                        <wps:spPr bwMode="auto">
                          <a:xfrm>
                            <a:off x="2634" y="1044"/>
                            <a:ext cx="2757" cy="1093"/>
                          </a:xfrm>
                          <a:custGeom>
                            <a:avLst/>
                            <a:gdLst>
                              <a:gd name="T0" fmla="+- 0 2641 2634"/>
                              <a:gd name="T1" fmla="*/ T0 w 2757"/>
                              <a:gd name="T2" fmla="+- 0 1094 1045"/>
                              <a:gd name="T3" fmla="*/ 1094 h 1093"/>
                              <a:gd name="T4" fmla="+- 0 2684 2634"/>
                              <a:gd name="T5" fmla="*/ T4 w 2757"/>
                              <a:gd name="T6" fmla="+- 0 1051 1045"/>
                              <a:gd name="T7" fmla="*/ 1051 h 1093"/>
                              <a:gd name="T8" fmla="+- 0 2746 2634"/>
                              <a:gd name="T9" fmla="*/ T8 w 2757"/>
                              <a:gd name="T10" fmla="+- 0 1051 1045"/>
                              <a:gd name="T11" fmla="*/ 1051 h 1093"/>
                              <a:gd name="T12" fmla="+- 0 2789 2634"/>
                              <a:gd name="T13" fmla="*/ T12 w 2757"/>
                              <a:gd name="T14" fmla="+- 0 1094 1045"/>
                              <a:gd name="T15" fmla="*/ 1094 h 1093"/>
                              <a:gd name="T16" fmla="+- 0 2789 2634"/>
                              <a:gd name="T17" fmla="*/ T16 w 2757"/>
                              <a:gd name="T18" fmla="+- 0 1156 1045"/>
                              <a:gd name="T19" fmla="*/ 1156 h 1093"/>
                              <a:gd name="T20" fmla="+- 0 2746 2634"/>
                              <a:gd name="T21" fmla="*/ T20 w 2757"/>
                              <a:gd name="T22" fmla="+- 0 1199 1045"/>
                              <a:gd name="T23" fmla="*/ 1199 h 1093"/>
                              <a:gd name="T24" fmla="+- 0 2684 2634"/>
                              <a:gd name="T25" fmla="*/ T24 w 2757"/>
                              <a:gd name="T26" fmla="+- 0 1199 1045"/>
                              <a:gd name="T27" fmla="*/ 1199 h 1093"/>
                              <a:gd name="T28" fmla="+- 0 2641 2634"/>
                              <a:gd name="T29" fmla="*/ T28 w 2757"/>
                              <a:gd name="T30" fmla="+- 0 1156 1045"/>
                              <a:gd name="T31" fmla="*/ 1156 h 1093"/>
                              <a:gd name="T32" fmla="+- 0 3154 2634"/>
                              <a:gd name="T33" fmla="*/ T32 w 2757"/>
                              <a:gd name="T34" fmla="+- 0 1774 1045"/>
                              <a:gd name="T35" fmla="*/ 1774 h 1093"/>
                              <a:gd name="T36" fmla="+- 0 3177 2634"/>
                              <a:gd name="T37" fmla="*/ T36 w 2757"/>
                              <a:gd name="T38" fmla="+- 0 1717 1045"/>
                              <a:gd name="T39" fmla="*/ 1717 h 1093"/>
                              <a:gd name="T40" fmla="+- 0 3234 2634"/>
                              <a:gd name="T41" fmla="*/ T40 w 2757"/>
                              <a:gd name="T42" fmla="+- 0 1693 1045"/>
                              <a:gd name="T43" fmla="*/ 1693 h 1093"/>
                              <a:gd name="T44" fmla="+- 0 3291 2634"/>
                              <a:gd name="T45" fmla="*/ T44 w 2757"/>
                              <a:gd name="T46" fmla="+- 0 1717 1045"/>
                              <a:gd name="T47" fmla="*/ 1717 h 1093"/>
                              <a:gd name="T48" fmla="+- 0 3314 2634"/>
                              <a:gd name="T49" fmla="*/ T48 w 2757"/>
                              <a:gd name="T50" fmla="+- 0 1774 1045"/>
                              <a:gd name="T51" fmla="*/ 1774 h 1093"/>
                              <a:gd name="T52" fmla="+- 0 3291 2634"/>
                              <a:gd name="T53" fmla="*/ T52 w 2757"/>
                              <a:gd name="T54" fmla="+- 0 1830 1045"/>
                              <a:gd name="T55" fmla="*/ 1830 h 1093"/>
                              <a:gd name="T56" fmla="+- 0 3234 2634"/>
                              <a:gd name="T57" fmla="*/ T56 w 2757"/>
                              <a:gd name="T58" fmla="+- 0 1854 1045"/>
                              <a:gd name="T59" fmla="*/ 1854 h 1093"/>
                              <a:gd name="T60" fmla="+- 0 3177 2634"/>
                              <a:gd name="T61" fmla="*/ T60 w 2757"/>
                              <a:gd name="T62" fmla="+- 0 1830 1045"/>
                              <a:gd name="T63" fmla="*/ 1830 h 1093"/>
                              <a:gd name="T64" fmla="+- 0 3154 2634"/>
                              <a:gd name="T65" fmla="*/ T64 w 2757"/>
                              <a:gd name="T66" fmla="+- 0 1774 1045"/>
                              <a:gd name="T67" fmla="*/ 1774 h 1093"/>
                              <a:gd name="T68" fmla="+- 0 3679 2634"/>
                              <a:gd name="T69" fmla="*/ T68 w 2757"/>
                              <a:gd name="T70" fmla="+- 0 1904 1045"/>
                              <a:gd name="T71" fmla="*/ 1904 h 1093"/>
                              <a:gd name="T72" fmla="+- 0 3722 2634"/>
                              <a:gd name="T73" fmla="*/ T72 w 2757"/>
                              <a:gd name="T74" fmla="+- 0 1862 1045"/>
                              <a:gd name="T75" fmla="*/ 1862 h 1093"/>
                              <a:gd name="T76" fmla="+- 0 3784 2634"/>
                              <a:gd name="T77" fmla="*/ T76 w 2757"/>
                              <a:gd name="T78" fmla="+- 0 1862 1045"/>
                              <a:gd name="T79" fmla="*/ 1862 h 1093"/>
                              <a:gd name="T80" fmla="+- 0 3827 2634"/>
                              <a:gd name="T81" fmla="*/ T80 w 2757"/>
                              <a:gd name="T82" fmla="+- 0 1904 1045"/>
                              <a:gd name="T83" fmla="*/ 1904 h 1093"/>
                              <a:gd name="T84" fmla="+- 0 3827 2634"/>
                              <a:gd name="T85" fmla="*/ T84 w 2757"/>
                              <a:gd name="T86" fmla="+- 0 1967 1045"/>
                              <a:gd name="T87" fmla="*/ 1967 h 1093"/>
                              <a:gd name="T88" fmla="+- 0 3784 2634"/>
                              <a:gd name="T89" fmla="*/ T88 w 2757"/>
                              <a:gd name="T90" fmla="+- 0 2010 1045"/>
                              <a:gd name="T91" fmla="*/ 2010 h 1093"/>
                              <a:gd name="T92" fmla="+- 0 3722 2634"/>
                              <a:gd name="T93" fmla="*/ T92 w 2757"/>
                              <a:gd name="T94" fmla="+- 0 2010 1045"/>
                              <a:gd name="T95" fmla="*/ 2010 h 1093"/>
                              <a:gd name="T96" fmla="+- 0 3679 2634"/>
                              <a:gd name="T97" fmla="*/ T96 w 2757"/>
                              <a:gd name="T98" fmla="+- 0 1967 1045"/>
                              <a:gd name="T99" fmla="*/ 1967 h 1093"/>
                              <a:gd name="T100" fmla="+- 0 4192 2634"/>
                              <a:gd name="T101" fmla="*/ T100 w 2757"/>
                              <a:gd name="T102" fmla="+- 0 2057 1045"/>
                              <a:gd name="T103" fmla="*/ 2057 h 1093"/>
                              <a:gd name="T104" fmla="+- 0 4215 2634"/>
                              <a:gd name="T105" fmla="*/ T104 w 2757"/>
                              <a:gd name="T106" fmla="+- 0 2000 1045"/>
                              <a:gd name="T107" fmla="*/ 2000 h 1093"/>
                              <a:gd name="T108" fmla="+- 0 4272 2634"/>
                              <a:gd name="T109" fmla="*/ T108 w 2757"/>
                              <a:gd name="T110" fmla="+- 0 1977 1045"/>
                              <a:gd name="T111" fmla="*/ 1977 h 1093"/>
                              <a:gd name="T112" fmla="+- 0 4329 2634"/>
                              <a:gd name="T113" fmla="*/ T112 w 2757"/>
                              <a:gd name="T114" fmla="+- 0 2000 1045"/>
                              <a:gd name="T115" fmla="*/ 2000 h 1093"/>
                              <a:gd name="T116" fmla="+- 0 4352 2634"/>
                              <a:gd name="T117" fmla="*/ T116 w 2757"/>
                              <a:gd name="T118" fmla="+- 0 2057 1045"/>
                              <a:gd name="T119" fmla="*/ 2057 h 1093"/>
                              <a:gd name="T120" fmla="+- 0 4329 2634"/>
                              <a:gd name="T121" fmla="*/ T120 w 2757"/>
                              <a:gd name="T122" fmla="+- 0 2114 1045"/>
                              <a:gd name="T123" fmla="*/ 2114 h 1093"/>
                              <a:gd name="T124" fmla="+- 0 4272 2634"/>
                              <a:gd name="T125" fmla="*/ T124 w 2757"/>
                              <a:gd name="T126" fmla="+- 0 2138 1045"/>
                              <a:gd name="T127" fmla="*/ 2138 h 1093"/>
                              <a:gd name="T128" fmla="+- 0 4215 2634"/>
                              <a:gd name="T129" fmla="*/ T128 w 2757"/>
                              <a:gd name="T130" fmla="+- 0 2114 1045"/>
                              <a:gd name="T131" fmla="*/ 2114 h 1093"/>
                              <a:gd name="T132" fmla="+- 0 4192 2634"/>
                              <a:gd name="T133" fmla="*/ T132 w 2757"/>
                              <a:gd name="T134" fmla="+- 0 2057 1045"/>
                              <a:gd name="T135" fmla="*/ 2057 h 1093"/>
                              <a:gd name="T136" fmla="+- 0 4717 2634"/>
                              <a:gd name="T137" fmla="*/ T136 w 2757"/>
                              <a:gd name="T138" fmla="+- 0 2019 1045"/>
                              <a:gd name="T139" fmla="*/ 2019 h 1093"/>
                              <a:gd name="T140" fmla="+- 0 4760 2634"/>
                              <a:gd name="T141" fmla="*/ T140 w 2757"/>
                              <a:gd name="T142" fmla="+- 0 1976 1045"/>
                              <a:gd name="T143" fmla="*/ 1976 h 1093"/>
                              <a:gd name="T144" fmla="+- 0 4822 2634"/>
                              <a:gd name="T145" fmla="*/ T144 w 2757"/>
                              <a:gd name="T146" fmla="+- 0 1976 1045"/>
                              <a:gd name="T147" fmla="*/ 1976 h 1093"/>
                              <a:gd name="T148" fmla="+- 0 4865 2634"/>
                              <a:gd name="T149" fmla="*/ T148 w 2757"/>
                              <a:gd name="T150" fmla="+- 0 2019 1045"/>
                              <a:gd name="T151" fmla="*/ 2019 h 1093"/>
                              <a:gd name="T152" fmla="+- 0 4865 2634"/>
                              <a:gd name="T153" fmla="*/ T152 w 2757"/>
                              <a:gd name="T154" fmla="+- 0 2082 1045"/>
                              <a:gd name="T155" fmla="*/ 2082 h 1093"/>
                              <a:gd name="T156" fmla="+- 0 4822 2634"/>
                              <a:gd name="T157" fmla="*/ T156 w 2757"/>
                              <a:gd name="T158" fmla="+- 0 2124 1045"/>
                              <a:gd name="T159" fmla="*/ 2124 h 1093"/>
                              <a:gd name="T160" fmla="+- 0 4760 2634"/>
                              <a:gd name="T161" fmla="*/ T160 w 2757"/>
                              <a:gd name="T162" fmla="+- 0 2124 1045"/>
                              <a:gd name="T163" fmla="*/ 2124 h 1093"/>
                              <a:gd name="T164" fmla="+- 0 4717 2634"/>
                              <a:gd name="T165" fmla="*/ T164 w 2757"/>
                              <a:gd name="T166" fmla="+- 0 2082 1045"/>
                              <a:gd name="T167" fmla="*/ 2082 h 1093"/>
                              <a:gd name="T168" fmla="+- 0 5230 2634"/>
                              <a:gd name="T169" fmla="*/ T168 w 2757"/>
                              <a:gd name="T170" fmla="+- 0 2050 1045"/>
                              <a:gd name="T171" fmla="*/ 2050 h 1093"/>
                              <a:gd name="T172" fmla="+- 0 5254 2634"/>
                              <a:gd name="T173" fmla="*/ T172 w 2757"/>
                              <a:gd name="T174" fmla="+- 0 1994 1045"/>
                              <a:gd name="T175" fmla="*/ 1994 h 1093"/>
                              <a:gd name="T176" fmla="+- 0 5310 2634"/>
                              <a:gd name="T177" fmla="*/ T176 w 2757"/>
                              <a:gd name="T178" fmla="+- 0 1970 1045"/>
                              <a:gd name="T179" fmla="*/ 1970 h 1093"/>
                              <a:gd name="T180" fmla="+- 0 5367 2634"/>
                              <a:gd name="T181" fmla="*/ T180 w 2757"/>
                              <a:gd name="T182" fmla="+- 0 1994 1045"/>
                              <a:gd name="T183" fmla="*/ 1994 h 1093"/>
                              <a:gd name="T184" fmla="+- 0 5391 2634"/>
                              <a:gd name="T185" fmla="*/ T184 w 2757"/>
                              <a:gd name="T186" fmla="+- 0 2050 1045"/>
                              <a:gd name="T187" fmla="*/ 2050 h 1093"/>
                              <a:gd name="T188" fmla="+- 0 5367 2634"/>
                              <a:gd name="T189" fmla="*/ T188 w 2757"/>
                              <a:gd name="T190" fmla="+- 0 2107 1045"/>
                              <a:gd name="T191" fmla="*/ 2107 h 1093"/>
                              <a:gd name="T192" fmla="+- 0 5310 2634"/>
                              <a:gd name="T193" fmla="*/ T192 w 2757"/>
                              <a:gd name="T194" fmla="+- 0 2131 1045"/>
                              <a:gd name="T195" fmla="*/ 2131 h 1093"/>
                              <a:gd name="T196" fmla="+- 0 5254 2634"/>
                              <a:gd name="T197" fmla="*/ T196 w 2757"/>
                              <a:gd name="T198" fmla="+- 0 2107 1045"/>
                              <a:gd name="T199" fmla="*/ 2107 h 1093"/>
                              <a:gd name="T200" fmla="+- 0 5230 2634"/>
                              <a:gd name="T201" fmla="*/ T200 w 2757"/>
                              <a:gd name="T202" fmla="+- 0 2050 1045"/>
                              <a:gd name="T203" fmla="*/ 2050 h 1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1093">
                                <a:moveTo>
                                  <a:pt x="0" y="80"/>
                                </a:moveTo>
                                <a:lnTo>
                                  <a:pt x="7" y="49"/>
                                </a:lnTo>
                                <a:lnTo>
                                  <a:pt x="24" y="23"/>
                                </a:lnTo>
                                <a:lnTo>
                                  <a:pt x="50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8" y="23"/>
                                </a:lnTo>
                                <a:lnTo>
                                  <a:pt x="155" y="49"/>
                                </a:lnTo>
                                <a:lnTo>
                                  <a:pt x="161" y="80"/>
                                </a:lnTo>
                                <a:lnTo>
                                  <a:pt x="155" y="111"/>
                                </a:lnTo>
                                <a:lnTo>
                                  <a:pt x="138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1" y="161"/>
                                </a:lnTo>
                                <a:lnTo>
                                  <a:pt x="50" y="154"/>
                                </a:lnTo>
                                <a:lnTo>
                                  <a:pt x="24" y="137"/>
                                </a:lnTo>
                                <a:lnTo>
                                  <a:pt x="7" y="111"/>
                                </a:lnTo>
                                <a:lnTo>
                                  <a:pt x="0" y="80"/>
                                </a:lnTo>
                                <a:moveTo>
                                  <a:pt x="520" y="729"/>
                                </a:moveTo>
                                <a:lnTo>
                                  <a:pt x="526" y="697"/>
                                </a:lnTo>
                                <a:lnTo>
                                  <a:pt x="543" y="672"/>
                                </a:lnTo>
                                <a:lnTo>
                                  <a:pt x="569" y="655"/>
                                </a:lnTo>
                                <a:lnTo>
                                  <a:pt x="600" y="648"/>
                                </a:lnTo>
                                <a:lnTo>
                                  <a:pt x="631" y="655"/>
                                </a:lnTo>
                                <a:lnTo>
                                  <a:pt x="657" y="672"/>
                                </a:lnTo>
                                <a:lnTo>
                                  <a:pt x="674" y="697"/>
                                </a:lnTo>
                                <a:lnTo>
                                  <a:pt x="680" y="729"/>
                                </a:lnTo>
                                <a:lnTo>
                                  <a:pt x="674" y="760"/>
                                </a:lnTo>
                                <a:lnTo>
                                  <a:pt x="657" y="785"/>
                                </a:lnTo>
                                <a:lnTo>
                                  <a:pt x="631" y="803"/>
                                </a:lnTo>
                                <a:lnTo>
                                  <a:pt x="600" y="809"/>
                                </a:lnTo>
                                <a:lnTo>
                                  <a:pt x="569" y="803"/>
                                </a:lnTo>
                                <a:lnTo>
                                  <a:pt x="543" y="785"/>
                                </a:lnTo>
                                <a:lnTo>
                                  <a:pt x="526" y="760"/>
                                </a:lnTo>
                                <a:lnTo>
                                  <a:pt x="520" y="729"/>
                                </a:lnTo>
                                <a:moveTo>
                                  <a:pt x="1039" y="891"/>
                                </a:moveTo>
                                <a:lnTo>
                                  <a:pt x="1045" y="859"/>
                                </a:lnTo>
                                <a:lnTo>
                                  <a:pt x="1062" y="834"/>
                                </a:lnTo>
                                <a:lnTo>
                                  <a:pt x="1088" y="817"/>
                                </a:lnTo>
                                <a:lnTo>
                                  <a:pt x="1119" y="810"/>
                                </a:lnTo>
                                <a:lnTo>
                                  <a:pt x="1150" y="817"/>
                                </a:lnTo>
                                <a:lnTo>
                                  <a:pt x="1176" y="834"/>
                                </a:lnTo>
                                <a:lnTo>
                                  <a:pt x="1193" y="859"/>
                                </a:lnTo>
                                <a:lnTo>
                                  <a:pt x="1199" y="891"/>
                                </a:lnTo>
                                <a:lnTo>
                                  <a:pt x="1193" y="922"/>
                                </a:lnTo>
                                <a:lnTo>
                                  <a:pt x="1176" y="947"/>
                                </a:lnTo>
                                <a:lnTo>
                                  <a:pt x="1150" y="965"/>
                                </a:lnTo>
                                <a:lnTo>
                                  <a:pt x="1119" y="971"/>
                                </a:lnTo>
                                <a:lnTo>
                                  <a:pt x="1088" y="965"/>
                                </a:lnTo>
                                <a:lnTo>
                                  <a:pt x="1062" y="947"/>
                                </a:lnTo>
                                <a:lnTo>
                                  <a:pt x="1045" y="922"/>
                                </a:lnTo>
                                <a:lnTo>
                                  <a:pt x="1039" y="891"/>
                                </a:lnTo>
                                <a:moveTo>
                                  <a:pt x="1558" y="1012"/>
                                </a:moveTo>
                                <a:lnTo>
                                  <a:pt x="1564" y="981"/>
                                </a:lnTo>
                                <a:lnTo>
                                  <a:pt x="1581" y="955"/>
                                </a:lnTo>
                                <a:lnTo>
                                  <a:pt x="1607" y="938"/>
                                </a:lnTo>
                                <a:lnTo>
                                  <a:pt x="1638" y="932"/>
                                </a:lnTo>
                                <a:lnTo>
                                  <a:pt x="1669" y="938"/>
                                </a:lnTo>
                                <a:lnTo>
                                  <a:pt x="1695" y="955"/>
                                </a:lnTo>
                                <a:lnTo>
                                  <a:pt x="1712" y="981"/>
                                </a:lnTo>
                                <a:lnTo>
                                  <a:pt x="1718" y="1012"/>
                                </a:lnTo>
                                <a:lnTo>
                                  <a:pt x="1712" y="1043"/>
                                </a:lnTo>
                                <a:lnTo>
                                  <a:pt x="1695" y="1069"/>
                                </a:lnTo>
                                <a:lnTo>
                                  <a:pt x="1669" y="1086"/>
                                </a:lnTo>
                                <a:lnTo>
                                  <a:pt x="1638" y="1093"/>
                                </a:lnTo>
                                <a:lnTo>
                                  <a:pt x="1607" y="1086"/>
                                </a:lnTo>
                                <a:lnTo>
                                  <a:pt x="1581" y="1069"/>
                                </a:lnTo>
                                <a:lnTo>
                                  <a:pt x="1564" y="1043"/>
                                </a:lnTo>
                                <a:lnTo>
                                  <a:pt x="1558" y="1012"/>
                                </a:lnTo>
                                <a:moveTo>
                                  <a:pt x="2077" y="1005"/>
                                </a:moveTo>
                                <a:lnTo>
                                  <a:pt x="2083" y="974"/>
                                </a:lnTo>
                                <a:lnTo>
                                  <a:pt x="2100" y="949"/>
                                </a:lnTo>
                                <a:lnTo>
                                  <a:pt x="2126" y="931"/>
                                </a:lnTo>
                                <a:lnTo>
                                  <a:pt x="2157" y="925"/>
                                </a:lnTo>
                                <a:lnTo>
                                  <a:pt x="2188" y="931"/>
                                </a:lnTo>
                                <a:lnTo>
                                  <a:pt x="2214" y="949"/>
                                </a:lnTo>
                                <a:lnTo>
                                  <a:pt x="2231" y="974"/>
                                </a:lnTo>
                                <a:lnTo>
                                  <a:pt x="2238" y="1005"/>
                                </a:lnTo>
                                <a:lnTo>
                                  <a:pt x="2231" y="1037"/>
                                </a:lnTo>
                                <a:lnTo>
                                  <a:pt x="2214" y="1062"/>
                                </a:lnTo>
                                <a:lnTo>
                                  <a:pt x="2188" y="1079"/>
                                </a:lnTo>
                                <a:lnTo>
                                  <a:pt x="2157" y="1086"/>
                                </a:lnTo>
                                <a:lnTo>
                                  <a:pt x="2126" y="1079"/>
                                </a:lnTo>
                                <a:lnTo>
                                  <a:pt x="2100" y="1062"/>
                                </a:lnTo>
                                <a:lnTo>
                                  <a:pt x="2083" y="1037"/>
                                </a:lnTo>
                                <a:lnTo>
                                  <a:pt x="2077" y="1005"/>
                                </a:lnTo>
                                <a:moveTo>
                                  <a:pt x="2596" y="1005"/>
                                </a:moveTo>
                                <a:lnTo>
                                  <a:pt x="2602" y="974"/>
                                </a:lnTo>
                                <a:lnTo>
                                  <a:pt x="2620" y="949"/>
                                </a:lnTo>
                                <a:lnTo>
                                  <a:pt x="2645" y="931"/>
                                </a:lnTo>
                                <a:lnTo>
                                  <a:pt x="2676" y="925"/>
                                </a:lnTo>
                                <a:lnTo>
                                  <a:pt x="2707" y="931"/>
                                </a:lnTo>
                                <a:lnTo>
                                  <a:pt x="2733" y="949"/>
                                </a:lnTo>
                                <a:lnTo>
                                  <a:pt x="2750" y="974"/>
                                </a:lnTo>
                                <a:lnTo>
                                  <a:pt x="2757" y="1005"/>
                                </a:lnTo>
                                <a:lnTo>
                                  <a:pt x="2750" y="1037"/>
                                </a:lnTo>
                                <a:lnTo>
                                  <a:pt x="2733" y="1062"/>
                                </a:lnTo>
                                <a:lnTo>
                                  <a:pt x="2707" y="1079"/>
                                </a:lnTo>
                                <a:lnTo>
                                  <a:pt x="2676" y="1086"/>
                                </a:lnTo>
                                <a:lnTo>
                                  <a:pt x="2645" y="1079"/>
                                </a:lnTo>
                                <a:lnTo>
                                  <a:pt x="2620" y="1062"/>
                                </a:lnTo>
                                <a:lnTo>
                                  <a:pt x="2602" y="1037"/>
                                </a:lnTo>
                                <a:lnTo>
                                  <a:pt x="2596" y="1005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AutoShape 705"/>
                        <wps:cNvSpPr>
                          <a:spLocks/>
                        </wps:cNvSpPr>
                        <wps:spPr bwMode="auto">
                          <a:xfrm>
                            <a:off x="2651" y="1044"/>
                            <a:ext cx="2757" cy="1107"/>
                          </a:xfrm>
                          <a:custGeom>
                            <a:avLst/>
                            <a:gdLst>
                              <a:gd name="T0" fmla="+- 0 2658 2652"/>
                              <a:gd name="T1" fmla="*/ T0 w 2757"/>
                              <a:gd name="T2" fmla="+- 0 1094 1045"/>
                              <a:gd name="T3" fmla="*/ 1094 h 1107"/>
                              <a:gd name="T4" fmla="+- 0 2701 2652"/>
                              <a:gd name="T5" fmla="*/ T4 w 2757"/>
                              <a:gd name="T6" fmla="+- 0 1051 1045"/>
                              <a:gd name="T7" fmla="*/ 1051 h 1107"/>
                              <a:gd name="T8" fmla="+- 0 2763 2652"/>
                              <a:gd name="T9" fmla="*/ T8 w 2757"/>
                              <a:gd name="T10" fmla="+- 0 1051 1045"/>
                              <a:gd name="T11" fmla="*/ 1051 h 1107"/>
                              <a:gd name="T12" fmla="+- 0 2806 2652"/>
                              <a:gd name="T13" fmla="*/ T12 w 2757"/>
                              <a:gd name="T14" fmla="+- 0 1094 1045"/>
                              <a:gd name="T15" fmla="*/ 1094 h 1107"/>
                              <a:gd name="T16" fmla="+- 0 2806 2652"/>
                              <a:gd name="T17" fmla="*/ T16 w 2757"/>
                              <a:gd name="T18" fmla="+- 0 1156 1045"/>
                              <a:gd name="T19" fmla="*/ 1156 h 1107"/>
                              <a:gd name="T20" fmla="+- 0 2763 2652"/>
                              <a:gd name="T21" fmla="*/ T20 w 2757"/>
                              <a:gd name="T22" fmla="+- 0 1199 1045"/>
                              <a:gd name="T23" fmla="*/ 1199 h 1107"/>
                              <a:gd name="T24" fmla="+- 0 2701 2652"/>
                              <a:gd name="T25" fmla="*/ T24 w 2757"/>
                              <a:gd name="T26" fmla="+- 0 1199 1045"/>
                              <a:gd name="T27" fmla="*/ 1199 h 1107"/>
                              <a:gd name="T28" fmla="+- 0 2658 2652"/>
                              <a:gd name="T29" fmla="*/ T28 w 2757"/>
                              <a:gd name="T30" fmla="+- 0 1156 1045"/>
                              <a:gd name="T31" fmla="*/ 1156 h 1107"/>
                              <a:gd name="T32" fmla="+- 0 3171 2652"/>
                              <a:gd name="T33" fmla="*/ T32 w 2757"/>
                              <a:gd name="T34" fmla="+- 0 1760 1045"/>
                              <a:gd name="T35" fmla="*/ 1760 h 1107"/>
                              <a:gd name="T36" fmla="+- 0 3194 2652"/>
                              <a:gd name="T37" fmla="*/ T36 w 2757"/>
                              <a:gd name="T38" fmla="+- 0 1703 1045"/>
                              <a:gd name="T39" fmla="*/ 1703 h 1107"/>
                              <a:gd name="T40" fmla="+- 0 3251 2652"/>
                              <a:gd name="T41" fmla="*/ T40 w 2757"/>
                              <a:gd name="T42" fmla="+- 0 1680 1045"/>
                              <a:gd name="T43" fmla="*/ 1680 h 1107"/>
                              <a:gd name="T44" fmla="+- 0 3308 2652"/>
                              <a:gd name="T45" fmla="*/ T44 w 2757"/>
                              <a:gd name="T46" fmla="+- 0 1703 1045"/>
                              <a:gd name="T47" fmla="*/ 1703 h 1107"/>
                              <a:gd name="T48" fmla="+- 0 3332 2652"/>
                              <a:gd name="T49" fmla="*/ T48 w 2757"/>
                              <a:gd name="T50" fmla="+- 0 1760 1045"/>
                              <a:gd name="T51" fmla="*/ 1760 h 1107"/>
                              <a:gd name="T52" fmla="+- 0 3308 2652"/>
                              <a:gd name="T53" fmla="*/ T52 w 2757"/>
                              <a:gd name="T54" fmla="+- 0 1817 1045"/>
                              <a:gd name="T55" fmla="*/ 1817 h 1107"/>
                              <a:gd name="T56" fmla="+- 0 3251 2652"/>
                              <a:gd name="T57" fmla="*/ T56 w 2757"/>
                              <a:gd name="T58" fmla="+- 0 1840 1045"/>
                              <a:gd name="T59" fmla="*/ 1840 h 1107"/>
                              <a:gd name="T60" fmla="+- 0 3194 2652"/>
                              <a:gd name="T61" fmla="*/ T60 w 2757"/>
                              <a:gd name="T62" fmla="+- 0 1817 1045"/>
                              <a:gd name="T63" fmla="*/ 1817 h 1107"/>
                              <a:gd name="T64" fmla="+- 0 3171 2652"/>
                              <a:gd name="T65" fmla="*/ T64 w 2757"/>
                              <a:gd name="T66" fmla="+- 0 1760 1045"/>
                              <a:gd name="T67" fmla="*/ 1760 h 1107"/>
                              <a:gd name="T68" fmla="+- 0 3696 2652"/>
                              <a:gd name="T69" fmla="*/ T68 w 2757"/>
                              <a:gd name="T70" fmla="+- 0 1952 1045"/>
                              <a:gd name="T71" fmla="*/ 1952 h 1107"/>
                              <a:gd name="T72" fmla="+- 0 3739 2652"/>
                              <a:gd name="T73" fmla="*/ T72 w 2757"/>
                              <a:gd name="T74" fmla="+- 0 1909 1045"/>
                              <a:gd name="T75" fmla="*/ 1909 h 1107"/>
                              <a:gd name="T76" fmla="+- 0 3801 2652"/>
                              <a:gd name="T77" fmla="*/ T76 w 2757"/>
                              <a:gd name="T78" fmla="+- 0 1909 1045"/>
                              <a:gd name="T79" fmla="*/ 1909 h 1107"/>
                              <a:gd name="T80" fmla="+- 0 3844 2652"/>
                              <a:gd name="T81" fmla="*/ T80 w 2757"/>
                              <a:gd name="T82" fmla="+- 0 1952 1045"/>
                              <a:gd name="T83" fmla="*/ 1952 h 1107"/>
                              <a:gd name="T84" fmla="+- 0 3844 2652"/>
                              <a:gd name="T85" fmla="*/ T84 w 2757"/>
                              <a:gd name="T86" fmla="+- 0 2014 1045"/>
                              <a:gd name="T87" fmla="*/ 2014 h 1107"/>
                              <a:gd name="T88" fmla="+- 0 3801 2652"/>
                              <a:gd name="T89" fmla="*/ T88 w 2757"/>
                              <a:gd name="T90" fmla="+- 0 2057 1045"/>
                              <a:gd name="T91" fmla="*/ 2057 h 1107"/>
                              <a:gd name="T92" fmla="+- 0 3739 2652"/>
                              <a:gd name="T93" fmla="*/ T92 w 2757"/>
                              <a:gd name="T94" fmla="+- 0 2057 1045"/>
                              <a:gd name="T95" fmla="*/ 2057 h 1107"/>
                              <a:gd name="T96" fmla="+- 0 3696 2652"/>
                              <a:gd name="T97" fmla="*/ T96 w 2757"/>
                              <a:gd name="T98" fmla="+- 0 2014 1045"/>
                              <a:gd name="T99" fmla="*/ 2014 h 1107"/>
                              <a:gd name="T100" fmla="+- 0 4209 2652"/>
                              <a:gd name="T101" fmla="*/ T100 w 2757"/>
                              <a:gd name="T102" fmla="+- 0 2064 1045"/>
                              <a:gd name="T103" fmla="*/ 2064 h 1107"/>
                              <a:gd name="T104" fmla="+- 0 4233 2652"/>
                              <a:gd name="T105" fmla="*/ T104 w 2757"/>
                              <a:gd name="T106" fmla="+- 0 2007 1045"/>
                              <a:gd name="T107" fmla="*/ 2007 h 1107"/>
                              <a:gd name="T108" fmla="+- 0 4289 2652"/>
                              <a:gd name="T109" fmla="*/ T108 w 2757"/>
                              <a:gd name="T110" fmla="+- 0 1984 1045"/>
                              <a:gd name="T111" fmla="*/ 1984 h 1107"/>
                              <a:gd name="T112" fmla="+- 0 4346 2652"/>
                              <a:gd name="T113" fmla="*/ T112 w 2757"/>
                              <a:gd name="T114" fmla="+- 0 2007 1045"/>
                              <a:gd name="T115" fmla="*/ 2007 h 1107"/>
                              <a:gd name="T116" fmla="+- 0 4370 2652"/>
                              <a:gd name="T117" fmla="*/ T116 w 2757"/>
                              <a:gd name="T118" fmla="+- 0 2064 1045"/>
                              <a:gd name="T119" fmla="*/ 2064 h 1107"/>
                              <a:gd name="T120" fmla="+- 0 4346 2652"/>
                              <a:gd name="T121" fmla="*/ T120 w 2757"/>
                              <a:gd name="T122" fmla="+- 0 2121 1045"/>
                              <a:gd name="T123" fmla="*/ 2121 h 1107"/>
                              <a:gd name="T124" fmla="+- 0 4289 2652"/>
                              <a:gd name="T125" fmla="*/ T124 w 2757"/>
                              <a:gd name="T126" fmla="+- 0 2144 1045"/>
                              <a:gd name="T127" fmla="*/ 2144 h 1107"/>
                              <a:gd name="T128" fmla="+- 0 4233 2652"/>
                              <a:gd name="T129" fmla="*/ T128 w 2757"/>
                              <a:gd name="T130" fmla="+- 0 2121 1045"/>
                              <a:gd name="T131" fmla="*/ 2121 h 1107"/>
                              <a:gd name="T132" fmla="+- 0 4209 2652"/>
                              <a:gd name="T133" fmla="*/ T132 w 2757"/>
                              <a:gd name="T134" fmla="+- 0 2064 1045"/>
                              <a:gd name="T135" fmla="*/ 2064 h 1107"/>
                              <a:gd name="T136" fmla="+- 0 4734 2652"/>
                              <a:gd name="T137" fmla="*/ T136 w 2757"/>
                              <a:gd name="T138" fmla="+- 0 2040 1045"/>
                              <a:gd name="T139" fmla="*/ 2040 h 1107"/>
                              <a:gd name="T140" fmla="+- 0 4777 2652"/>
                              <a:gd name="T141" fmla="*/ T140 w 2757"/>
                              <a:gd name="T142" fmla="+- 0 1997 1045"/>
                              <a:gd name="T143" fmla="*/ 1997 h 1107"/>
                              <a:gd name="T144" fmla="+- 0 4840 2652"/>
                              <a:gd name="T145" fmla="*/ T144 w 2757"/>
                              <a:gd name="T146" fmla="+- 0 1997 1045"/>
                              <a:gd name="T147" fmla="*/ 1997 h 1107"/>
                              <a:gd name="T148" fmla="+- 0 4882 2652"/>
                              <a:gd name="T149" fmla="*/ T148 w 2757"/>
                              <a:gd name="T150" fmla="+- 0 2040 1045"/>
                              <a:gd name="T151" fmla="*/ 2040 h 1107"/>
                              <a:gd name="T152" fmla="+- 0 4882 2652"/>
                              <a:gd name="T153" fmla="*/ T152 w 2757"/>
                              <a:gd name="T154" fmla="+- 0 2102 1045"/>
                              <a:gd name="T155" fmla="*/ 2102 h 1107"/>
                              <a:gd name="T156" fmla="+- 0 4840 2652"/>
                              <a:gd name="T157" fmla="*/ T156 w 2757"/>
                              <a:gd name="T158" fmla="+- 0 2145 1045"/>
                              <a:gd name="T159" fmla="*/ 2145 h 1107"/>
                              <a:gd name="T160" fmla="+- 0 4777 2652"/>
                              <a:gd name="T161" fmla="*/ T160 w 2757"/>
                              <a:gd name="T162" fmla="+- 0 2145 1045"/>
                              <a:gd name="T163" fmla="*/ 2145 h 1107"/>
                              <a:gd name="T164" fmla="+- 0 4734 2652"/>
                              <a:gd name="T165" fmla="*/ T164 w 2757"/>
                              <a:gd name="T166" fmla="+- 0 2102 1045"/>
                              <a:gd name="T167" fmla="*/ 2102 h 1107"/>
                              <a:gd name="T168" fmla="+- 0 5247 2652"/>
                              <a:gd name="T169" fmla="*/ T168 w 2757"/>
                              <a:gd name="T170" fmla="+- 0 2071 1045"/>
                              <a:gd name="T171" fmla="*/ 2071 h 1107"/>
                              <a:gd name="T172" fmla="+- 0 5271 2652"/>
                              <a:gd name="T173" fmla="*/ T172 w 2757"/>
                              <a:gd name="T174" fmla="+- 0 2014 1045"/>
                              <a:gd name="T175" fmla="*/ 2014 h 1107"/>
                              <a:gd name="T176" fmla="+- 0 5328 2652"/>
                              <a:gd name="T177" fmla="*/ T176 w 2757"/>
                              <a:gd name="T178" fmla="+- 0 1990 1045"/>
                              <a:gd name="T179" fmla="*/ 1990 h 1107"/>
                              <a:gd name="T180" fmla="+- 0 5384 2652"/>
                              <a:gd name="T181" fmla="*/ T180 w 2757"/>
                              <a:gd name="T182" fmla="+- 0 2014 1045"/>
                              <a:gd name="T183" fmla="*/ 2014 h 1107"/>
                              <a:gd name="T184" fmla="+- 0 5408 2652"/>
                              <a:gd name="T185" fmla="*/ T184 w 2757"/>
                              <a:gd name="T186" fmla="+- 0 2071 1045"/>
                              <a:gd name="T187" fmla="*/ 2071 h 1107"/>
                              <a:gd name="T188" fmla="+- 0 5384 2652"/>
                              <a:gd name="T189" fmla="*/ T188 w 2757"/>
                              <a:gd name="T190" fmla="+- 0 2127 1045"/>
                              <a:gd name="T191" fmla="*/ 2127 h 1107"/>
                              <a:gd name="T192" fmla="+- 0 5328 2652"/>
                              <a:gd name="T193" fmla="*/ T192 w 2757"/>
                              <a:gd name="T194" fmla="+- 0 2151 1045"/>
                              <a:gd name="T195" fmla="*/ 2151 h 1107"/>
                              <a:gd name="T196" fmla="+- 0 5271 2652"/>
                              <a:gd name="T197" fmla="*/ T196 w 2757"/>
                              <a:gd name="T198" fmla="+- 0 2127 1045"/>
                              <a:gd name="T199" fmla="*/ 2127 h 1107"/>
                              <a:gd name="T200" fmla="+- 0 5247 2652"/>
                              <a:gd name="T201" fmla="*/ T200 w 2757"/>
                              <a:gd name="T202" fmla="+- 0 2071 1045"/>
                              <a:gd name="T203" fmla="*/ 2071 h 1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1107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0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9" y="715"/>
                                </a:moveTo>
                                <a:lnTo>
                                  <a:pt x="525" y="684"/>
                                </a:lnTo>
                                <a:lnTo>
                                  <a:pt x="542" y="658"/>
                                </a:lnTo>
                                <a:lnTo>
                                  <a:pt x="568" y="641"/>
                                </a:lnTo>
                                <a:lnTo>
                                  <a:pt x="599" y="635"/>
                                </a:lnTo>
                                <a:lnTo>
                                  <a:pt x="630" y="641"/>
                                </a:lnTo>
                                <a:lnTo>
                                  <a:pt x="656" y="658"/>
                                </a:lnTo>
                                <a:lnTo>
                                  <a:pt x="673" y="684"/>
                                </a:lnTo>
                                <a:lnTo>
                                  <a:pt x="680" y="715"/>
                                </a:lnTo>
                                <a:lnTo>
                                  <a:pt x="673" y="746"/>
                                </a:lnTo>
                                <a:lnTo>
                                  <a:pt x="656" y="772"/>
                                </a:lnTo>
                                <a:lnTo>
                                  <a:pt x="630" y="789"/>
                                </a:lnTo>
                                <a:lnTo>
                                  <a:pt x="599" y="795"/>
                                </a:lnTo>
                                <a:lnTo>
                                  <a:pt x="568" y="789"/>
                                </a:lnTo>
                                <a:lnTo>
                                  <a:pt x="542" y="772"/>
                                </a:lnTo>
                                <a:lnTo>
                                  <a:pt x="525" y="746"/>
                                </a:lnTo>
                                <a:lnTo>
                                  <a:pt x="519" y="715"/>
                                </a:lnTo>
                                <a:moveTo>
                                  <a:pt x="1038" y="938"/>
                                </a:moveTo>
                                <a:lnTo>
                                  <a:pt x="1044" y="907"/>
                                </a:lnTo>
                                <a:lnTo>
                                  <a:pt x="1062" y="881"/>
                                </a:lnTo>
                                <a:lnTo>
                                  <a:pt x="1087" y="864"/>
                                </a:lnTo>
                                <a:lnTo>
                                  <a:pt x="1118" y="858"/>
                                </a:lnTo>
                                <a:lnTo>
                                  <a:pt x="1149" y="864"/>
                                </a:lnTo>
                                <a:lnTo>
                                  <a:pt x="1175" y="881"/>
                                </a:lnTo>
                                <a:lnTo>
                                  <a:pt x="1192" y="907"/>
                                </a:lnTo>
                                <a:lnTo>
                                  <a:pt x="1199" y="938"/>
                                </a:lnTo>
                                <a:lnTo>
                                  <a:pt x="1192" y="969"/>
                                </a:lnTo>
                                <a:lnTo>
                                  <a:pt x="1175" y="995"/>
                                </a:lnTo>
                                <a:lnTo>
                                  <a:pt x="1149" y="1012"/>
                                </a:lnTo>
                                <a:lnTo>
                                  <a:pt x="1118" y="1018"/>
                                </a:lnTo>
                                <a:lnTo>
                                  <a:pt x="1087" y="1012"/>
                                </a:lnTo>
                                <a:lnTo>
                                  <a:pt x="1062" y="995"/>
                                </a:lnTo>
                                <a:lnTo>
                                  <a:pt x="1044" y="969"/>
                                </a:lnTo>
                                <a:lnTo>
                                  <a:pt x="1038" y="938"/>
                                </a:lnTo>
                                <a:moveTo>
                                  <a:pt x="1557" y="1019"/>
                                </a:moveTo>
                                <a:lnTo>
                                  <a:pt x="1563" y="988"/>
                                </a:lnTo>
                                <a:lnTo>
                                  <a:pt x="1581" y="962"/>
                                </a:lnTo>
                                <a:lnTo>
                                  <a:pt x="1606" y="945"/>
                                </a:lnTo>
                                <a:lnTo>
                                  <a:pt x="1637" y="939"/>
                                </a:lnTo>
                                <a:lnTo>
                                  <a:pt x="1669" y="945"/>
                                </a:lnTo>
                                <a:lnTo>
                                  <a:pt x="1694" y="962"/>
                                </a:lnTo>
                                <a:lnTo>
                                  <a:pt x="1711" y="988"/>
                                </a:lnTo>
                                <a:lnTo>
                                  <a:pt x="1718" y="1019"/>
                                </a:lnTo>
                                <a:lnTo>
                                  <a:pt x="1711" y="1050"/>
                                </a:lnTo>
                                <a:lnTo>
                                  <a:pt x="1694" y="1076"/>
                                </a:lnTo>
                                <a:lnTo>
                                  <a:pt x="1669" y="1093"/>
                                </a:lnTo>
                                <a:lnTo>
                                  <a:pt x="1637" y="1099"/>
                                </a:lnTo>
                                <a:lnTo>
                                  <a:pt x="1606" y="1093"/>
                                </a:lnTo>
                                <a:lnTo>
                                  <a:pt x="1581" y="1076"/>
                                </a:lnTo>
                                <a:lnTo>
                                  <a:pt x="1563" y="1050"/>
                                </a:lnTo>
                                <a:lnTo>
                                  <a:pt x="1557" y="1019"/>
                                </a:lnTo>
                                <a:moveTo>
                                  <a:pt x="2076" y="1026"/>
                                </a:moveTo>
                                <a:lnTo>
                                  <a:pt x="2082" y="995"/>
                                </a:lnTo>
                                <a:lnTo>
                                  <a:pt x="2100" y="969"/>
                                </a:lnTo>
                                <a:lnTo>
                                  <a:pt x="2125" y="952"/>
                                </a:lnTo>
                                <a:lnTo>
                                  <a:pt x="2157" y="945"/>
                                </a:lnTo>
                                <a:lnTo>
                                  <a:pt x="2188" y="952"/>
                                </a:lnTo>
                                <a:lnTo>
                                  <a:pt x="2213" y="969"/>
                                </a:lnTo>
                                <a:lnTo>
                                  <a:pt x="2230" y="995"/>
                                </a:lnTo>
                                <a:lnTo>
                                  <a:pt x="2237" y="1026"/>
                                </a:lnTo>
                                <a:lnTo>
                                  <a:pt x="2230" y="1057"/>
                                </a:lnTo>
                                <a:lnTo>
                                  <a:pt x="2213" y="1082"/>
                                </a:lnTo>
                                <a:lnTo>
                                  <a:pt x="2188" y="1100"/>
                                </a:lnTo>
                                <a:lnTo>
                                  <a:pt x="2157" y="1106"/>
                                </a:lnTo>
                                <a:lnTo>
                                  <a:pt x="2125" y="1100"/>
                                </a:lnTo>
                                <a:lnTo>
                                  <a:pt x="2100" y="1082"/>
                                </a:lnTo>
                                <a:lnTo>
                                  <a:pt x="2082" y="1057"/>
                                </a:lnTo>
                                <a:lnTo>
                                  <a:pt x="2076" y="1026"/>
                                </a:lnTo>
                                <a:moveTo>
                                  <a:pt x="2595" y="1026"/>
                                </a:moveTo>
                                <a:lnTo>
                                  <a:pt x="2602" y="995"/>
                                </a:lnTo>
                                <a:lnTo>
                                  <a:pt x="2619" y="969"/>
                                </a:lnTo>
                                <a:lnTo>
                                  <a:pt x="2644" y="952"/>
                                </a:lnTo>
                                <a:lnTo>
                                  <a:pt x="2676" y="945"/>
                                </a:lnTo>
                                <a:lnTo>
                                  <a:pt x="2707" y="952"/>
                                </a:lnTo>
                                <a:lnTo>
                                  <a:pt x="2732" y="969"/>
                                </a:lnTo>
                                <a:lnTo>
                                  <a:pt x="2750" y="995"/>
                                </a:lnTo>
                                <a:lnTo>
                                  <a:pt x="2756" y="1026"/>
                                </a:lnTo>
                                <a:lnTo>
                                  <a:pt x="2750" y="1057"/>
                                </a:lnTo>
                                <a:lnTo>
                                  <a:pt x="2732" y="1082"/>
                                </a:lnTo>
                                <a:lnTo>
                                  <a:pt x="2707" y="1100"/>
                                </a:lnTo>
                                <a:lnTo>
                                  <a:pt x="2676" y="1106"/>
                                </a:lnTo>
                                <a:lnTo>
                                  <a:pt x="2644" y="1100"/>
                                </a:lnTo>
                                <a:lnTo>
                                  <a:pt x="2619" y="1082"/>
                                </a:lnTo>
                                <a:lnTo>
                                  <a:pt x="2602" y="1057"/>
                                </a:lnTo>
                                <a:lnTo>
                                  <a:pt x="2595" y="1026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83462A" id="Group 704" o:spid="_x0000_s1026" style="position:absolute;margin-left:118.85pt;margin-top:3.9pt;width:160.95pt;height:111.45pt;z-index:-18083840;mso-position-horizontal-relative:page" coordorigin="2377,78" coordsize="3219,2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">
                <v:shape id="AutoShape 721" o:spid="_x0000_s1027" style="position:absolute;left:2377;top:517;width:3219;height:1351;visibility:visible;mso-wrap-style:square;v-text-anchor:top" coordsize="3219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" path="m,1351r3219,m,676r3219,m,l3219,e" filled="f" strokecolor="#ebebeb" strokeweight=".1193mm">
                  <v:path arrowok="t" o:connecttype="custom" o:connectlocs="0,1868;3219,1868;0,1193;3219,1193;0,517;3219,517" o:connectangles="0,0,0,0,0,0"/>
                </v:shape>
                <v:shape id="AutoShape 720" o:spid="_x0000_s1028" style="position:absolute;left:2377;top:78;width:3219;height:2229;visibility:visible;mso-wrap-style:square;v-text-anchor:top" coordsize="3219,2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" path="m,2128r3219,m,1452r3219,m,777r3219,m,102r3219,m312,2229l312,m831,2229l831,t519,2229l1350,t519,2229l1869,t519,2229l2388,t519,2229l2907,e" filled="f" strokecolor="#ebebeb" strokeweight=".23694mm">
                  <v:path arrowok="t" o:connecttype="custom" o:connectlocs="0,2206;3219,2206;0,1530;3219,1530;0,855;3219,855;0,180;3219,180;312,2307;312,78;831,2307;831,78;1350,2307;1350,78;1869,2307;1869,78;2388,2307;2388,78;2907,2307;2907,78" o:connectangles="0,0,0,0,0,0,0,0,0,0,0,0,0,0,0,0,0,0,0,0"/>
                </v:shape>
                <v:shape id="AutoShape 719" o:spid="_x0000_s1029" style="position:absolute;left:2608;top:1044;width:2757;height:1107;visibility:visible;mso-wrap-style:square;v-text-anchor:top" coordsize="2757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" path="m,161l161,m,l161,161m520,579l680,419t-160,l680,579t359,189l1199,608t-160,l1199,768t359,203l1718,810t-160,l1718,971t359,34l2238,844t-161,l2238,1005t358,101l2757,945t-161,l2757,1106e" filled="f" strokeweight=".39381mm">
                  <v:path arrowok="t" o:connecttype="custom" o:connectlocs="0,1206;161,1045;0,1045;161,1206;520,1624;680,1464;520,1464;680,1624;1039,1813;1199,1653;1039,1653;1199,1813;1558,2016;1718,1855;1558,1855;1718,2016;2077,2050;2238,1889;2077,1889;2238,2050;2596,2151;2757,1990;2596,1990;2757,2151" o:connectangles="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8" o:spid="_x0000_s1030" type="#_x0000_t75" style="position:absolute;left:2554;top:682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">
                  <v:imagedata r:id="rId24" o:title=""/>
                </v:shape>
                <v:shape id="Picture 717" o:spid="_x0000_s1031" type="#_x0000_t75" style="position:absolute;left:3073;top:1033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">
                  <v:imagedata r:id="rId25" o:title=""/>
                </v:shape>
                <v:shape id="Picture 716" o:spid="_x0000_s1032" type="#_x0000_t75" style="position:absolute;left:3592;top:1033;width:183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">
                  <v:imagedata r:id="rId26" o:title=""/>
                </v:shape>
                <v:shape id="Picture 715" o:spid="_x0000_s1033" type="#_x0000_t75" style="position:absolute;left:4111;top:1033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">
                  <v:imagedata r:id="rId27" o:title=""/>
                </v:shape>
                <v:shape id="Picture 714" o:spid="_x0000_s1034" type="#_x0000_t75" style="position:absolute;left:4630;top:1033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">
                  <v:imagedata r:id="rId28" o:title=""/>
                </v:shape>
                <v:shape id="Picture 713" o:spid="_x0000_s1035" type="#_x0000_t75" style="position:absolute;left:5149;top:1033;width:183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">
                  <v:imagedata r:id="rId26" o:title=""/>
                </v:shape>
                <v:shape id="AutoShape 712" o:spid="_x0000_s1036" style="position:absolute;left:2582;top:1011;width:1199;height:647;visibility:visible;mso-wrap-style:square;v-text-anchor:top" coordsize="1199,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" path="m,80l6,49,23,24,49,6,80,r31,6l137,24r17,25l160,80r-6,32l137,137r-26,17l80,161,49,154,23,137,6,112,,80m519,553r6,-31l542,496r26,-17l599,473r31,6l656,496r17,26l679,553r-6,31l656,610r-26,17l599,634r-31,-7l542,610,525,584r-6,-31m1038,567r6,-32l1061,510r26,-17l1118,486r31,7l1175,510r17,25l1198,567r-6,31l1175,623r-26,18l1118,647r-31,-6l1061,623r-17,-25l1038,567e" filled="f" strokecolor="#3b0f70" strokeweight=".39381mm">
                  <v:path arrowok="t" o:connecttype="custom" o:connectlocs="0,1091;6,1060;23,1035;49,1017;80,1011;111,1017;137,1035;154,1060;160,1091;154,1123;137,1148;111,1165;80,1172;49,1165;23,1148;6,1123;0,1091;519,1564;525,1533;542,1507;568,1490;599,1484;630,1490;656,1507;673,1533;679,1564;673,1595;656,1621;630,1638;599,1645;568,1638;542,1621;525,1595;519,1564;1038,1578;1044,1546;1061,1521;1087,1504;1118,1497;1149,1504;1175,1521;1192,1546;1198,1578;1192,1609;1175,1634;1149,1652;1118,1658;1087,1652;1061,1634;1044,1609;1038,1578" o:connectangles="0,0,0,0,0,0,0,0,0,0,0,0,0,0,0,0,0,0,0,0,0,0,0,0,0,0,0,0,0,0,0,0,0,0,0,0,0,0,0,0,0,0,0,0,0,0,0,0,0,0,0"/>
                </v:shape>
                <v:shape id="Picture 711" o:spid="_x0000_s1037" type="#_x0000_t75" style="position:absolute;left:4128;top:1492;width:183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">
                  <v:imagedata r:id="rId29" o:title=""/>
                </v:shape>
                <v:shape id="Picture 710" o:spid="_x0000_s1038" type="#_x0000_t75" style="position:absolute;left:4647;top:1486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">
                  <v:imagedata r:id="rId30" o:title=""/>
                </v:shape>
                <v:shape id="Picture 709" o:spid="_x0000_s1039" type="#_x0000_t75" style="position:absolute;left:5166;top:1452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">
                  <v:imagedata r:id="rId31" o:title=""/>
                </v:shape>
                <v:shape id="AutoShape 708" o:spid="_x0000_s1040" style="position:absolute;left:2599;top:1044;width:2757;height:965;visibility:visible;mso-wrap-style:square;v-text-anchor:top" coordsize="2757,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" path="m,80l6,49,23,23,49,6,80,r31,6l137,23r17,26l160,80r-6,31l137,137r-26,17l80,161,49,154,23,137,6,111,,80m519,634r6,-31l542,577r26,-17l599,554r31,6l656,577r17,26l680,634r-7,31l656,691r-26,17l599,714r-31,-6l542,691,525,665r-6,-31m1038,816r6,-31l1062,760r25,-18l1118,736r32,6l1175,760r17,25l1199,816r-7,32l1175,873r-25,17l1118,897r-31,-7l1062,873r-18,-25l1038,816t519,68l1563,853r18,-26l1606,810r31,-7l1669,810r25,17l1711,853r7,31l1711,915r-17,26l1669,958r-32,6l1606,958r-25,-17l1563,915r-6,-31m2076,789r7,-31l2100,733r25,-18l2157,709r31,6l2213,733r18,25l2237,789r-6,32l2213,846r-25,17l2157,870r-32,-7l2100,846r-17,-25l2076,789t519,-13l2602,745r17,-26l2644,702r32,-7l2707,702r25,17l2750,745r6,31l2750,807r-18,26l2707,850r-31,6l2644,850r-25,-17l2602,807r-7,-31e" filled="f" strokecolor="#8c2981" strokeweight=".39381mm">
                  <v:path arrowok="t" o:connecttype="custom" o:connectlocs="6,1094;49,1051;111,1051;154,1094;154,1156;111,1199;49,1199;6,1156;519,1679;542,1622;599,1599;656,1622;680,1679;656,1736;599,1759;542,1736;519,1679;1044,1830;1087,1787;1150,1787;1192,1830;1192,1893;1150,1935;1087,1935;1044,1893;1557,1929;1581,1872;1637,1848;1694,1872;1718,1929;1694,1986;1637,2009;1581,1986;1557,1929;2083,1803;2125,1760;2188,1760;2231,1803;2231,1866;2188,1908;2125,1908;2083,1866;2595,1821;2619,1764;2676,1740;2732,1764;2756,1821;2732,1878;2676,1901;2619,1878;2595,1821" o:connectangles="0,0,0,0,0,0,0,0,0,0,0,0,0,0,0,0,0,0,0,0,0,0,0,0,0,0,0,0,0,0,0,0,0,0,0,0,0,0,0,0,0,0,0,0,0,0,0,0,0,0,0"/>
                </v:shape>
                <v:shape id="AutoShape 707" o:spid="_x0000_s1041" style="position:absolute;left:2617;top:1044;width:2757;height:1012;visibility:visible;mso-wrap-style:square;v-text-anchor:top" coordsize="2757,1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" path="m,80l6,49,24,23,49,6,80,r32,6l137,23r17,26l161,80r-7,31l137,137r-25,17l80,161,49,154,24,137,6,111,,80m519,722r7,-31l543,665r25,-17l600,641r31,7l656,665r18,26l680,722r-6,31l656,779r-25,17l600,802r-32,-6l543,779,526,753r-7,-31m1038,884r7,-31l1062,827r25,-17l1119,803r31,7l1175,827r18,26l1199,884r-6,31l1175,941r-25,17l1119,964r-32,-6l1062,941r-17,-26l1038,884t519,47l1564,900r17,-26l1607,857r31,-6l1669,857r26,17l1712,900r6,31l1712,962r-17,26l1669,1005r-31,6l1607,1005r-26,-17l1564,962r-7,-31m2077,897r6,-31l2100,841r26,-18l2157,817r31,6l2214,841r17,25l2237,897r-6,32l2214,954r-26,17l2157,978r-31,-7l2100,954r-17,-25l2077,897t519,l2602,866r17,-25l2645,823r31,-6l2707,823r26,18l2750,866r6,31l2750,929r-17,25l2707,971r-31,7l2645,971r-26,-17l2602,929r-6,-32e" filled="f" strokecolor="#de4968" strokeweight=".39381mm">
                  <v:path arrowok="t" o:connecttype="custom" o:connectlocs="6,1094;49,1051;112,1051;154,1094;154,1156;112,1199;49,1199;6,1156;519,1767;543,1710;600,1686;656,1710;680,1767;656,1824;600,1847;543,1824;519,1767;1045,1898;1087,1855;1150,1855;1193,1898;1193,1960;1150,2003;1087,2003;1045,1960;1557,1976;1581,1919;1638,1896;1695,1919;1718,1976;1695,2033;1638,2056;1581,2033;1557,1976;2083,1911;2126,1868;2188,1868;2231,1911;2231,1974;2188,2016;2126,2016;2083,1974;2596,1942;2619,1886;2676,1862;2733,1886;2756,1942;2733,1999;2676,2023;2619,1999;2596,1942" o:connectangles="0,0,0,0,0,0,0,0,0,0,0,0,0,0,0,0,0,0,0,0,0,0,0,0,0,0,0,0,0,0,0,0,0,0,0,0,0,0,0,0,0,0,0,0,0,0,0,0,0,0,0"/>
                </v:shape>
                <v:shape id="AutoShape 706" o:spid="_x0000_s1042" style="position:absolute;left:2634;top:1044;width:2757;height:1093;visibility:visible;mso-wrap-style:square;v-text-anchor:top" coordsize="2757,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" path="m,80l7,49,24,23,50,6,81,r31,6l138,23r17,26l161,80r-6,31l138,137r-26,17l81,161,50,154,24,137,7,111,,80m520,729r6,-32l543,672r26,-17l600,648r31,7l657,672r17,25l680,729r-6,31l657,785r-26,18l600,809r-31,-6l543,785,526,760r-6,-31m1039,891r6,-32l1062,834r26,-17l1119,810r31,7l1176,834r17,25l1199,891r-6,31l1176,947r-26,18l1119,971r-31,-6l1062,947r-17,-25l1039,891t519,121l1564,981r17,-26l1607,938r31,-6l1669,938r26,17l1712,981r6,31l1712,1043r-17,26l1669,1086r-31,7l1607,1086r-26,-17l1564,1043r-6,-31m2077,1005r6,-31l2100,949r26,-18l2157,925r31,6l2214,949r17,25l2238,1005r-7,32l2214,1062r-26,17l2157,1086r-31,-7l2100,1062r-17,-25l2077,1005t519,l2602,974r18,-25l2645,931r31,-6l2707,931r26,18l2750,974r7,31l2750,1037r-17,25l2707,1079r-31,7l2645,1079r-25,-17l2602,1037r-6,-32e" filled="f" strokecolor="#fe9f6d" strokeweight=".39381mm">
                  <v:path arrowok="t" o:connecttype="custom" o:connectlocs="7,1094;50,1051;112,1051;155,1094;155,1156;112,1199;50,1199;7,1156;520,1774;543,1717;600,1693;657,1717;680,1774;657,1830;600,1854;543,1830;520,1774;1045,1904;1088,1862;1150,1862;1193,1904;1193,1967;1150,2010;1088,2010;1045,1967;1558,2057;1581,2000;1638,1977;1695,2000;1718,2057;1695,2114;1638,2138;1581,2114;1558,2057;2083,2019;2126,1976;2188,1976;2231,2019;2231,2082;2188,2124;2126,2124;2083,2082;2596,2050;2620,1994;2676,1970;2733,1994;2757,2050;2733,2107;2676,2131;2620,2107;2596,2050" o:connectangles="0,0,0,0,0,0,0,0,0,0,0,0,0,0,0,0,0,0,0,0,0,0,0,0,0,0,0,0,0,0,0,0,0,0,0,0,0,0,0,0,0,0,0,0,0,0,0,0,0,0,0"/>
                </v:shape>
                <v:shape id="AutoShape 705" o:spid="_x0000_s1043" style="position:absolute;left:2651;top:1044;width:2757;height:1107;visibility:visible;mso-wrap-style:square;v-text-anchor:top" coordsize="2757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" path="m,80l6,49,23,23,49,6,80,r31,6l137,23r17,26l160,80r-6,31l137,137r-26,17l80,161,49,154,23,137,6,111,,80m519,715r6,-31l542,658r26,-17l599,635r31,6l656,658r17,26l680,715r-7,31l656,772r-26,17l599,795r-31,-6l542,772,525,746r-6,-31m1038,938r6,-31l1062,881r25,-17l1118,858r31,6l1175,881r17,26l1199,938r-7,31l1175,995r-26,17l1118,1018r-31,-6l1062,995r-18,-26l1038,938t519,81l1563,988r18,-26l1606,945r31,-6l1669,945r25,17l1711,988r7,31l1711,1050r-17,26l1669,1093r-32,6l1606,1093r-25,-17l1563,1050r-6,-31m2076,1026r6,-31l2100,969r25,-17l2157,945r31,7l2213,969r17,26l2237,1026r-7,31l2213,1082r-25,18l2157,1106r-32,-6l2100,1082r-18,-25l2076,1026t519,l2602,995r17,-26l2644,952r32,-7l2707,952r25,17l2750,995r6,31l2750,1057r-18,25l2707,1100r-31,6l2644,1100r-25,-18l2602,1057r-7,-31e" filled="f" strokecolor="#fcfdbf" strokeweight=".39381mm">
                  <v:path arrowok="t" o:connecttype="custom" o:connectlocs="6,1094;49,1051;111,1051;154,1094;154,1156;111,1199;49,1199;6,1156;519,1760;542,1703;599,1680;656,1703;680,1760;656,1817;599,1840;542,1817;519,1760;1044,1952;1087,1909;1149,1909;1192,1952;1192,2014;1149,2057;1087,2057;1044,2014;1557,2064;1581,2007;1637,1984;1694,2007;1718,2064;1694,2121;1637,2144;1581,2121;1557,2064;2082,2040;2125,1997;2188,1997;2230,2040;2230,2102;2188,2145;2125,2145;2082,2102;2595,2071;2619,2014;2676,1990;2732,2014;2756,2071;2732,2127;2676,2151;2619,2127;2595,2071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30</w:t>
      </w:r>
    </w:p>
    <w:p w14:paraId="4FD2CB0B" w14:textId="77777777" w:rsidR="006F1C89" w:rsidRDefault="005D3991">
      <w:pPr>
        <w:spacing w:before="72"/>
        <w:jc w:val="right"/>
        <w:rPr>
          <w:rFonts w:ascii="Times New Roman"/>
          <w:sz w:val="16"/>
        </w:rPr>
      </w:pPr>
      <w:r>
        <w:br w:type="column"/>
      </w:r>
      <w:r>
        <w:rPr>
          <w:rFonts w:ascii="Times New Roman"/>
          <w:w w:val="105"/>
          <w:sz w:val="16"/>
        </w:rPr>
        <w:t>(B)</w:t>
      </w:r>
    </w:p>
    <w:p w14:paraId="64C45310" w14:textId="77777777" w:rsidR="006F1C89" w:rsidRDefault="005D3991">
      <w:pPr>
        <w:pStyle w:val="BodyText"/>
        <w:spacing w:before="8"/>
        <w:rPr>
          <w:rFonts w:ascii="Times New Roman"/>
          <w:sz w:val="18"/>
        </w:rPr>
      </w:pPr>
      <w:r>
        <w:br w:type="column"/>
      </w:r>
    </w:p>
    <w:p w14:paraId="5AB3867F" w14:textId="77777777" w:rsidR="006F1C89" w:rsidRDefault="005D3991">
      <w:pPr>
        <w:spacing w:before="1"/>
        <w:ind w:left="322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 xml:space="preserve">Normal </w:t>
      </w:r>
      <w:r>
        <w:rPr>
          <w:rFonts w:ascii="Times New Roman"/>
          <w:spacing w:val="14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 xml:space="preserve">Resource </w:t>
      </w:r>
      <w:r>
        <w:rPr>
          <w:rFonts w:ascii="Times New Roman"/>
          <w:spacing w:val="14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>distribution</w:t>
      </w:r>
    </w:p>
    <w:p w14:paraId="343B8F61" w14:textId="4C4E9114" w:rsidR="006F1C89" w:rsidRDefault="00C85944">
      <w:pPr>
        <w:spacing w:before="115"/>
        <w:ind w:left="146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3216" behindDoc="0" locked="0" layoutInCell="1" allowOverlap="1" wp14:anchorId="11F1D232" wp14:editId="49047D7A">
                <wp:simplePos x="0" y="0"/>
                <wp:positionH relativeFrom="page">
                  <wp:posOffset>4027805</wp:posOffset>
                </wp:positionH>
                <wp:positionV relativeFrom="paragraph">
                  <wp:posOffset>49530</wp:posOffset>
                </wp:positionV>
                <wp:extent cx="2044065" cy="1415415"/>
                <wp:effectExtent l="0" t="0" r="0" b="0"/>
                <wp:wrapNone/>
                <wp:docPr id="696" name="Group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065" cy="1415415"/>
                          <a:chOff x="6343" y="78"/>
                          <a:chExt cx="3219" cy="2229"/>
                        </a:xfrm>
                      </wpg:grpSpPr>
                      <wps:wsp>
                        <wps:cNvPr id="697" name="AutoShape 703"/>
                        <wps:cNvSpPr>
                          <a:spLocks/>
                        </wps:cNvSpPr>
                        <wps:spPr bwMode="auto">
                          <a:xfrm>
                            <a:off x="6343" y="517"/>
                            <a:ext cx="3219" cy="1351"/>
                          </a:xfrm>
                          <a:custGeom>
                            <a:avLst/>
                            <a:gdLst>
                              <a:gd name="T0" fmla="+- 0 6343 6343"/>
                              <a:gd name="T1" fmla="*/ T0 w 3219"/>
                              <a:gd name="T2" fmla="+- 0 1868 517"/>
                              <a:gd name="T3" fmla="*/ 1868 h 1351"/>
                              <a:gd name="T4" fmla="+- 0 9561 6343"/>
                              <a:gd name="T5" fmla="*/ T4 w 3219"/>
                              <a:gd name="T6" fmla="+- 0 1868 517"/>
                              <a:gd name="T7" fmla="*/ 1868 h 1351"/>
                              <a:gd name="T8" fmla="+- 0 6343 6343"/>
                              <a:gd name="T9" fmla="*/ T8 w 3219"/>
                              <a:gd name="T10" fmla="+- 0 1193 517"/>
                              <a:gd name="T11" fmla="*/ 1193 h 1351"/>
                              <a:gd name="T12" fmla="+- 0 9561 6343"/>
                              <a:gd name="T13" fmla="*/ T12 w 3219"/>
                              <a:gd name="T14" fmla="+- 0 1193 517"/>
                              <a:gd name="T15" fmla="*/ 1193 h 1351"/>
                              <a:gd name="T16" fmla="+- 0 6343 6343"/>
                              <a:gd name="T17" fmla="*/ T16 w 3219"/>
                              <a:gd name="T18" fmla="+- 0 517 517"/>
                              <a:gd name="T19" fmla="*/ 517 h 1351"/>
                              <a:gd name="T20" fmla="+- 0 9561 6343"/>
                              <a:gd name="T21" fmla="*/ T20 w 3219"/>
                              <a:gd name="T22" fmla="+- 0 517 517"/>
                              <a:gd name="T23" fmla="*/ 517 h 1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19" h="1351">
                                <a:moveTo>
                                  <a:pt x="0" y="1351"/>
                                </a:moveTo>
                                <a:lnTo>
                                  <a:pt x="3218" y="1351"/>
                                </a:lnTo>
                                <a:moveTo>
                                  <a:pt x="0" y="676"/>
                                </a:moveTo>
                                <a:lnTo>
                                  <a:pt x="3218" y="676"/>
                                </a:lnTo>
                                <a:moveTo>
                                  <a:pt x="0" y="0"/>
                                </a:moveTo>
                                <a:lnTo>
                                  <a:pt x="3218" y="0"/>
                                </a:lnTo>
                              </a:path>
                            </a:pathLst>
                          </a:custGeom>
                          <a:noFill/>
                          <a:ln w="4294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AutoShape 702"/>
                        <wps:cNvSpPr>
                          <a:spLocks/>
                        </wps:cNvSpPr>
                        <wps:spPr bwMode="auto">
                          <a:xfrm>
                            <a:off x="6343" y="78"/>
                            <a:ext cx="3219" cy="2229"/>
                          </a:xfrm>
                          <a:custGeom>
                            <a:avLst/>
                            <a:gdLst>
                              <a:gd name="T0" fmla="+- 0 6343 6343"/>
                              <a:gd name="T1" fmla="*/ T0 w 3219"/>
                              <a:gd name="T2" fmla="+- 0 2206 78"/>
                              <a:gd name="T3" fmla="*/ 2206 h 2229"/>
                              <a:gd name="T4" fmla="+- 0 9561 6343"/>
                              <a:gd name="T5" fmla="*/ T4 w 3219"/>
                              <a:gd name="T6" fmla="+- 0 2206 78"/>
                              <a:gd name="T7" fmla="*/ 2206 h 2229"/>
                              <a:gd name="T8" fmla="+- 0 6343 6343"/>
                              <a:gd name="T9" fmla="*/ T8 w 3219"/>
                              <a:gd name="T10" fmla="+- 0 1530 78"/>
                              <a:gd name="T11" fmla="*/ 1530 h 2229"/>
                              <a:gd name="T12" fmla="+- 0 9561 6343"/>
                              <a:gd name="T13" fmla="*/ T12 w 3219"/>
                              <a:gd name="T14" fmla="+- 0 1530 78"/>
                              <a:gd name="T15" fmla="*/ 1530 h 2229"/>
                              <a:gd name="T16" fmla="+- 0 6343 6343"/>
                              <a:gd name="T17" fmla="*/ T16 w 3219"/>
                              <a:gd name="T18" fmla="+- 0 855 78"/>
                              <a:gd name="T19" fmla="*/ 855 h 2229"/>
                              <a:gd name="T20" fmla="+- 0 9561 6343"/>
                              <a:gd name="T21" fmla="*/ T20 w 3219"/>
                              <a:gd name="T22" fmla="+- 0 855 78"/>
                              <a:gd name="T23" fmla="*/ 855 h 2229"/>
                              <a:gd name="T24" fmla="+- 0 6343 6343"/>
                              <a:gd name="T25" fmla="*/ T24 w 3219"/>
                              <a:gd name="T26" fmla="+- 0 180 78"/>
                              <a:gd name="T27" fmla="*/ 180 h 2229"/>
                              <a:gd name="T28" fmla="+- 0 9561 6343"/>
                              <a:gd name="T29" fmla="*/ T28 w 3219"/>
                              <a:gd name="T30" fmla="+- 0 180 78"/>
                              <a:gd name="T31" fmla="*/ 180 h 2229"/>
                              <a:gd name="T32" fmla="+- 0 6654 6343"/>
                              <a:gd name="T33" fmla="*/ T32 w 3219"/>
                              <a:gd name="T34" fmla="+- 0 2307 78"/>
                              <a:gd name="T35" fmla="*/ 2307 h 2229"/>
                              <a:gd name="T36" fmla="+- 0 6654 6343"/>
                              <a:gd name="T37" fmla="*/ T36 w 3219"/>
                              <a:gd name="T38" fmla="+- 0 78 78"/>
                              <a:gd name="T39" fmla="*/ 78 h 2229"/>
                              <a:gd name="T40" fmla="+- 0 7174 6343"/>
                              <a:gd name="T41" fmla="*/ T40 w 3219"/>
                              <a:gd name="T42" fmla="+- 0 2307 78"/>
                              <a:gd name="T43" fmla="*/ 2307 h 2229"/>
                              <a:gd name="T44" fmla="+- 0 7174 6343"/>
                              <a:gd name="T45" fmla="*/ T44 w 3219"/>
                              <a:gd name="T46" fmla="+- 0 78 78"/>
                              <a:gd name="T47" fmla="*/ 78 h 2229"/>
                              <a:gd name="T48" fmla="+- 0 7693 6343"/>
                              <a:gd name="T49" fmla="*/ T48 w 3219"/>
                              <a:gd name="T50" fmla="+- 0 2307 78"/>
                              <a:gd name="T51" fmla="*/ 2307 h 2229"/>
                              <a:gd name="T52" fmla="+- 0 7693 6343"/>
                              <a:gd name="T53" fmla="*/ T52 w 3219"/>
                              <a:gd name="T54" fmla="+- 0 78 78"/>
                              <a:gd name="T55" fmla="*/ 78 h 2229"/>
                              <a:gd name="T56" fmla="+- 0 8212 6343"/>
                              <a:gd name="T57" fmla="*/ T56 w 3219"/>
                              <a:gd name="T58" fmla="+- 0 2307 78"/>
                              <a:gd name="T59" fmla="*/ 2307 h 2229"/>
                              <a:gd name="T60" fmla="+- 0 8212 6343"/>
                              <a:gd name="T61" fmla="*/ T60 w 3219"/>
                              <a:gd name="T62" fmla="+- 0 78 78"/>
                              <a:gd name="T63" fmla="*/ 78 h 2229"/>
                              <a:gd name="T64" fmla="+- 0 8731 6343"/>
                              <a:gd name="T65" fmla="*/ T64 w 3219"/>
                              <a:gd name="T66" fmla="+- 0 2307 78"/>
                              <a:gd name="T67" fmla="*/ 2307 h 2229"/>
                              <a:gd name="T68" fmla="+- 0 8731 6343"/>
                              <a:gd name="T69" fmla="*/ T68 w 3219"/>
                              <a:gd name="T70" fmla="+- 0 78 78"/>
                              <a:gd name="T71" fmla="*/ 78 h 2229"/>
                              <a:gd name="T72" fmla="+- 0 9250 6343"/>
                              <a:gd name="T73" fmla="*/ T72 w 3219"/>
                              <a:gd name="T74" fmla="+- 0 2307 78"/>
                              <a:gd name="T75" fmla="*/ 2307 h 2229"/>
                              <a:gd name="T76" fmla="+- 0 9250 6343"/>
                              <a:gd name="T77" fmla="*/ T76 w 3219"/>
                              <a:gd name="T78" fmla="+- 0 78 78"/>
                              <a:gd name="T79" fmla="*/ 78 h 22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219" h="2229">
                                <a:moveTo>
                                  <a:pt x="0" y="2128"/>
                                </a:moveTo>
                                <a:lnTo>
                                  <a:pt x="3218" y="2128"/>
                                </a:lnTo>
                                <a:moveTo>
                                  <a:pt x="0" y="1452"/>
                                </a:moveTo>
                                <a:lnTo>
                                  <a:pt x="3218" y="1452"/>
                                </a:lnTo>
                                <a:moveTo>
                                  <a:pt x="0" y="777"/>
                                </a:moveTo>
                                <a:lnTo>
                                  <a:pt x="3218" y="777"/>
                                </a:lnTo>
                                <a:moveTo>
                                  <a:pt x="0" y="102"/>
                                </a:moveTo>
                                <a:lnTo>
                                  <a:pt x="3218" y="102"/>
                                </a:lnTo>
                                <a:moveTo>
                                  <a:pt x="311" y="2229"/>
                                </a:moveTo>
                                <a:lnTo>
                                  <a:pt x="311" y="0"/>
                                </a:lnTo>
                                <a:moveTo>
                                  <a:pt x="831" y="2229"/>
                                </a:moveTo>
                                <a:lnTo>
                                  <a:pt x="831" y="0"/>
                                </a:lnTo>
                                <a:moveTo>
                                  <a:pt x="1350" y="2229"/>
                                </a:moveTo>
                                <a:lnTo>
                                  <a:pt x="1350" y="0"/>
                                </a:lnTo>
                                <a:moveTo>
                                  <a:pt x="1869" y="2229"/>
                                </a:moveTo>
                                <a:lnTo>
                                  <a:pt x="1869" y="0"/>
                                </a:lnTo>
                                <a:moveTo>
                                  <a:pt x="2388" y="2229"/>
                                </a:moveTo>
                                <a:lnTo>
                                  <a:pt x="2388" y="0"/>
                                </a:lnTo>
                                <a:moveTo>
                                  <a:pt x="2907" y="2229"/>
                                </a:moveTo>
                                <a:lnTo>
                                  <a:pt x="2907" y="0"/>
                                </a:lnTo>
                              </a:path>
                            </a:pathLst>
                          </a:custGeom>
                          <a:noFill/>
                          <a:ln w="853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AutoShape 701"/>
                        <wps:cNvSpPr>
                          <a:spLocks/>
                        </wps:cNvSpPr>
                        <wps:spPr bwMode="auto">
                          <a:xfrm>
                            <a:off x="6574" y="1044"/>
                            <a:ext cx="2757" cy="1127"/>
                          </a:xfrm>
                          <a:custGeom>
                            <a:avLst/>
                            <a:gdLst>
                              <a:gd name="T0" fmla="+- 0 6574 6574"/>
                              <a:gd name="T1" fmla="*/ T0 w 2757"/>
                              <a:gd name="T2" fmla="+- 0 1206 1045"/>
                              <a:gd name="T3" fmla="*/ 1206 h 1127"/>
                              <a:gd name="T4" fmla="+- 0 6735 6574"/>
                              <a:gd name="T5" fmla="*/ T4 w 2757"/>
                              <a:gd name="T6" fmla="+- 0 1045 1045"/>
                              <a:gd name="T7" fmla="*/ 1045 h 1127"/>
                              <a:gd name="T8" fmla="+- 0 6574 6574"/>
                              <a:gd name="T9" fmla="*/ T8 w 2757"/>
                              <a:gd name="T10" fmla="+- 0 1045 1045"/>
                              <a:gd name="T11" fmla="*/ 1045 h 1127"/>
                              <a:gd name="T12" fmla="+- 0 6735 6574"/>
                              <a:gd name="T13" fmla="*/ T12 w 2757"/>
                              <a:gd name="T14" fmla="+- 0 1206 1045"/>
                              <a:gd name="T15" fmla="*/ 1206 h 1127"/>
                              <a:gd name="T16" fmla="+- 0 7093 6574"/>
                              <a:gd name="T17" fmla="*/ T16 w 2757"/>
                              <a:gd name="T18" fmla="+- 0 1624 1045"/>
                              <a:gd name="T19" fmla="*/ 1624 h 1127"/>
                              <a:gd name="T20" fmla="+- 0 7254 6574"/>
                              <a:gd name="T21" fmla="*/ T20 w 2757"/>
                              <a:gd name="T22" fmla="+- 0 1464 1045"/>
                              <a:gd name="T23" fmla="*/ 1464 h 1127"/>
                              <a:gd name="T24" fmla="+- 0 7093 6574"/>
                              <a:gd name="T25" fmla="*/ T24 w 2757"/>
                              <a:gd name="T26" fmla="+- 0 1464 1045"/>
                              <a:gd name="T27" fmla="*/ 1464 h 1127"/>
                              <a:gd name="T28" fmla="+- 0 7254 6574"/>
                              <a:gd name="T29" fmla="*/ T28 w 2757"/>
                              <a:gd name="T30" fmla="+- 0 1624 1045"/>
                              <a:gd name="T31" fmla="*/ 1624 h 1127"/>
                              <a:gd name="T32" fmla="+- 0 7612 6574"/>
                              <a:gd name="T33" fmla="*/ T32 w 2757"/>
                              <a:gd name="T34" fmla="+- 0 1840 1045"/>
                              <a:gd name="T35" fmla="*/ 1840 h 1127"/>
                              <a:gd name="T36" fmla="+- 0 7773 6574"/>
                              <a:gd name="T37" fmla="*/ T36 w 2757"/>
                              <a:gd name="T38" fmla="+- 0 1680 1045"/>
                              <a:gd name="T39" fmla="*/ 1680 h 1127"/>
                              <a:gd name="T40" fmla="+- 0 7612 6574"/>
                              <a:gd name="T41" fmla="*/ T40 w 2757"/>
                              <a:gd name="T42" fmla="+- 0 1680 1045"/>
                              <a:gd name="T43" fmla="*/ 1680 h 1127"/>
                              <a:gd name="T44" fmla="+- 0 7773 6574"/>
                              <a:gd name="T45" fmla="*/ T44 w 2757"/>
                              <a:gd name="T46" fmla="+- 0 1840 1045"/>
                              <a:gd name="T47" fmla="*/ 1840 h 1127"/>
                              <a:gd name="T48" fmla="+- 0 8131 6574"/>
                              <a:gd name="T49" fmla="*/ T48 w 2757"/>
                              <a:gd name="T50" fmla="+- 0 2016 1045"/>
                              <a:gd name="T51" fmla="*/ 2016 h 1127"/>
                              <a:gd name="T52" fmla="+- 0 8292 6574"/>
                              <a:gd name="T53" fmla="*/ T52 w 2757"/>
                              <a:gd name="T54" fmla="+- 0 1855 1045"/>
                              <a:gd name="T55" fmla="*/ 1855 h 1127"/>
                              <a:gd name="T56" fmla="+- 0 8131 6574"/>
                              <a:gd name="T57" fmla="*/ T56 w 2757"/>
                              <a:gd name="T58" fmla="+- 0 1855 1045"/>
                              <a:gd name="T59" fmla="*/ 1855 h 1127"/>
                              <a:gd name="T60" fmla="+- 0 8292 6574"/>
                              <a:gd name="T61" fmla="*/ T60 w 2757"/>
                              <a:gd name="T62" fmla="+- 0 2016 1045"/>
                              <a:gd name="T63" fmla="*/ 2016 h 1127"/>
                              <a:gd name="T64" fmla="+- 0 8651 6574"/>
                              <a:gd name="T65" fmla="*/ T64 w 2757"/>
                              <a:gd name="T66" fmla="+- 0 2144 1045"/>
                              <a:gd name="T67" fmla="*/ 2144 h 1127"/>
                              <a:gd name="T68" fmla="+- 0 8811 6574"/>
                              <a:gd name="T69" fmla="*/ T68 w 2757"/>
                              <a:gd name="T70" fmla="+- 0 1984 1045"/>
                              <a:gd name="T71" fmla="*/ 1984 h 1127"/>
                              <a:gd name="T72" fmla="+- 0 8651 6574"/>
                              <a:gd name="T73" fmla="*/ T72 w 2757"/>
                              <a:gd name="T74" fmla="+- 0 1984 1045"/>
                              <a:gd name="T75" fmla="*/ 1984 h 1127"/>
                              <a:gd name="T76" fmla="+- 0 8811 6574"/>
                              <a:gd name="T77" fmla="*/ T76 w 2757"/>
                              <a:gd name="T78" fmla="+- 0 2144 1045"/>
                              <a:gd name="T79" fmla="*/ 2144 h 1127"/>
                              <a:gd name="T80" fmla="+- 0 9170 6574"/>
                              <a:gd name="T81" fmla="*/ T80 w 2757"/>
                              <a:gd name="T82" fmla="+- 0 2171 1045"/>
                              <a:gd name="T83" fmla="*/ 2171 h 1127"/>
                              <a:gd name="T84" fmla="+- 0 9330 6574"/>
                              <a:gd name="T85" fmla="*/ T84 w 2757"/>
                              <a:gd name="T86" fmla="+- 0 2011 1045"/>
                              <a:gd name="T87" fmla="*/ 2011 h 1127"/>
                              <a:gd name="T88" fmla="+- 0 9170 6574"/>
                              <a:gd name="T89" fmla="*/ T88 w 2757"/>
                              <a:gd name="T90" fmla="+- 0 2011 1045"/>
                              <a:gd name="T91" fmla="*/ 2011 h 1127"/>
                              <a:gd name="T92" fmla="+- 0 9330 6574"/>
                              <a:gd name="T93" fmla="*/ T92 w 2757"/>
                              <a:gd name="T94" fmla="+- 0 2171 1045"/>
                              <a:gd name="T95" fmla="*/ 2171 h 1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757" h="1127">
                                <a:moveTo>
                                  <a:pt x="0" y="161"/>
                                </a:moveTo>
                                <a:lnTo>
                                  <a:pt x="161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161"/>
                                </a:lnTo>
                                <a:moveTo>
                                  <a:pt x="519" y="579"/>
                                </a:moveTo>
                                <a:lnTo>
                                  <a:pt x="680" y="419"/>
                                </a:lnTo>
                                <a:moveTo>
                                  <a:pt x="519" y="419"/>
                                </a:moveTo>
                                <a:lnTo>
                                  <a:pt x="680" y="579"/>
                                </a:lnTo>
                                <a:moveTo>
                                  <a:pt x="1038" y="795"/>
                                </a:moveTo>
                                <a:lnTo>
                                  <a:pt x="1199" y="635"/>
                                </a:lnTo>
                                <a:moveTo>
                                  <a:pt x="1038" y="635"/>
                                </a:moveTo>
                                <a:lnTo>
                                  <a:pt x="1199" y="795"/>
                                </a:lnTo>
                                <a:moveTo>
                                  <a:pt x="1557" y="971"/>
                                </a:moveTo>
                                <a:lnTo>
                                  <a:pt x="1718" y="810"/>
                                </a:lnTo>
                                <a:moveTo>
                                  <a:pt x="1557" y="810"/>
                                </a:moveTo>
                                <a:lnTo>
                                  <a:pt x="1718" y="971"/>
                                </a:lnTo>
                                <a:moveTo>
                                  <a:pt x="2077" y="1099"/>
                                </a:moveTo>
                                <a:lnTo>
                                  <a:pt x="2237" y="939"/>
                                </a:lnTo>
                                <a:moveTo>
                                  <a:pt x="2077" y="939"/>
                                </a:moveTo>
                                <a:lnTo>
                                  <a:pt x="2237" y="1099"/>
                                </a:lnTo>
                                <a:moveTo>
                                  <a:pt x="2596" y="1126"/>
                                </a:moveTo>
                                <a:lnTo>
                                  <a:pt x="2756" y="966"/>
                                </a:lnTo>
                                <a:moveTo>
                                  <a:pt x="2596" y="966"/>
                                </a:moveTo>
                                <a:lnTo>
                                  <a:pt x="2756" y="1126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" name="Picture 7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9" y="601"/>
                            <a:ext cx="18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1" name="Picture 6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" y="999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2" name="Picture 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7" y="1033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Picture 6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6" y="1033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Picture 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96" y="1033"/>
                            <a:ext cx="18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Picture 6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5" y="1033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6" name="AutoShape 694"/>
                        <wps:cNvSpPr>
                          <a:spLocks/>
                        </wps:cNvSpPr>
                        <wps:spPr bwMode="auto">
                          <a:xfrm>
                            <a:off x="6548" y="943"/>
                            <a:ext cx="1199" cy="756"/>
                          </a:xfrm>
                          <a:custGeom>
                            <a:avLst/>
                            <a:gdLst>
                              <a:gd name="T0" fmla="+- 0 6548 6548"/>
                              <a:gd name="T1" fmla="*/ T0 w 1199"/>
                              <a:gd name="T2" fmla="+- 0 1024 944"/>
                              <a:gd name="T3" fmla="*/ 1024 h 756"/>
                              <a:gd name="T4" fmla="+- 0 6554 6548"/>
                              <a:gd name="T5" fmla="*/ T4 w 1199"/>
                              <a:gd name="T6" fmla="+- 0 993 944"/>
                              <a:gd name="T7" fmla="*/ 993 h 756"/>
                              <a:gd name="T8" fmla="+- 0 6572 6548"/>
                              <a:gd name="T9" fmla="*/ T8 w 1199"/>
                              <a:gd name="T10" fmla="+- 0 967 944"/>
                              <a:gd name="T11" fmla="*/ 967 h 756"/>
                              <a:gd name="T12" fmla="+- 0 6597 6548"/>
                              <a:gd name="T13" fmla="*/ T12 w 1199"/>
                              <a:gd name="T14" fmla="+- 0 950 944"/>
                              <a:gd name="T15" fmla="*/ 950 h 756"/>
                              <a:gd name="T16" fmla="+- 0 6629 6548"/>
                              <a:gd name="T17" fmla="*/ T16 w 1199"/>
                              <a:gd name="T18" fmla="+- 0 944 944"/>
                              <a:gd name="T19" fmla="*/ 944 h 756"/>
                              <a:gd name="T20" fmla="+- 0 6660 6548"/>
                              <a:gd name="T21" fmla="*/ T20 w 1199"/>
                              <a:gd name="T22" fmla="+- 0 950 944"/>
                              <a:gd name="T23" fmla="*/ 950 h 756"/>
                              <a:gd name="T24" fmla="+- 0 6685 6548"/>
                              <a:gd name="T25" fmla="*/ T24 w 1199"/>
                              <a:gd name="T26" fmla="+- 0 967 944"/>
                              <a:gd name="T27" fmla="*/ 967 h 756"/>
                              <a:gd name="T28" fmla="+- 0 6703 6548"/>
                              <a:gd name="T29" fmla="*/ T28 w 1199"/>
                              <a:gd name="T30" fmla="+- 0 993 944"/>
                              <a:gd name="T31" fmla="*/ 993 h 756"/>
                              <a:gd name="T32" fmla="+- 0 6709 6548"/>
                              <a:gd name="T33" fmla="*/ T32 w 1199"/>
                              <a:gd name="T34" fmla="+- 0 1024 944"/>
                              <a:gd name="T35" fmla="*/ 1024 h 756"/>
                              <a:gd name="T36" fmla="+- 0 6703 6548"/>
                              <a:gd name="T37" fmla="*/ T36 w 1199"/>
                              <a:gd name="T38" fmla="+- 0 1055 944"/>
                              <a:gd name="T39" fmla="*/ 1055 h 756"/>
                              <a:gd name="T40" fmla="+- 0 6685 6548"/>
                              <a:gd name="T41" fmla="*/ T40 w 1199"/>
                              <a:gd name="T42" fmla="+- 0 1081 944"/>
                              <a:gd name="T43" fmla="*/ 1081 h 756"/>
                              <a:gd name="T44" fmla="+- 0 6660 6548"/>
                              <a:gd name="T45" fmla="*/ T44 w 1199"/>
                              <a:gd name="T46" fmla="+- 0 1098 944"/>
                              <a:gd name="T47" fmla="*/ 1098 h 756"/>
                              <a:gd name="T48" fmla="+- 0 6629 6548"/>
                              <a:gd name="T49" fmla="*/ T48 w 1199"/>
                              <a:gd name="T50" fmla="+- 0 1104 944"/>
                              <a:gd name="T51" fmla="*/ 1104 h 756"/>
                              <a:gd name="T52" fmla="+- 0 6597 6548"/>
                              <a:gd name="T53" fmla="*/ T52 w 1199"/>
                              <a:gd name="T54" fmla="+- 0 1098 944"/>
                              <a:gd name="T55" fmla="*/ 1098 h 756"/>
                              <a:gd name="T56" fmla="+- 0 6572 6548"/>
                              <a:gd name="T57" fmla="*/ T56 w 1199"/>
                              <a:gd name="T58" fmla="+- 0 1081 944"/>
                              <a:gd name="T59" fmla="*/ 1081 h 756"/>
                              <a:gd name="T60" fmla="+- 0 6554 6548"/>
                              <a:gd name="T61" fmla="*/ T60 w 1199"/>
                              <a:gd name="T62" fmla="+- 0 1055 944"/>
                              <a:gd name="T63" fmla="*/ 1055 h 756"/>
                              <a:gd name="T64" fmla="+- 0 6548 6548"/>
                              <a:gd name="T65" fmla="*/ T64 w 1199"/>
                              <a:gd name="T66" fmla="+- 0 1024 944"/>
                              <a:gd name="T67" fmla="*/ 1024 h 756"/>
                              <a:gd name="T68" fmla="+- 0 7067 6548"/>
                              <a:gd name="T69" fmla="*/ T68 w 1199"/>
                              <a:gd name="T70" fmla="+- 0 1463 944"/>
                              <a:gd name="T71" fmla="*/ 1463 h 756"/>
                              <a:gd name="T72" fmla="+- 0 7074 6548"/>
                              <a:gd name="T73" fmla="*/ T72 w 1199"/>
                              <a:gd name="T74" fmla="+- 0 1432 944"/>
                              <a:gd name="T75" fmla="*/ 1432 h 756"/>
                              <a:gd name="T76" fmla="+- 0 7091 6548"/>
                              <a:gd name="T77" fmla="*/ T76 w 1199"/>
                              <a:gd name="T78" fmla="+- 0 1406 944"/>
                              <a:gd name="T79" fmla="*/ 1406 h 756"/>
                              <a:gd name="T80" fmla="+- 0 7116 6548"/>
                              <a:gd name="T81" fmla="*/ T80 w 1199"/>
                              <a:gd name="T82" fmla="+- 0 1389 944"/>
                              <a:gd name="T83" fmla="*/ 1389 h 756"/>
                              <a:gd name="T84" fmla="+- 0 7148 6548"/>
                              <a:gd name="T85" fmla="*/ T84 w 1199"/>
                              <a:gd name="T86" fmla="+- 0 1382 944"/>
                              <a:gd name="T87" fmla="*/ 1382 h 756"/>
                              <a:gd name="T88" fmla="+- 0 7179 6548"/>
                              <a:gd name="T89" fmla="*/ T88 w 1199"/>
                              <a:gd name="T90" fmla="+- 0 1389 944"/>
                              <a:gd name="T91" fmla="*/ 1389 h 756"/>
                              <a:gd name="T92" fmla="+- 0 7204 6548"/>
                              <a:gd name="T93" fmla="*/ T92 w 1199"/>
                              <a:gd name="T94" fmla="+- 0 1406 944"/>
                              <a:gd name="T95" fmla="*/ 1406 h 756"/>
                              <a:gd name="T96" fmla="+- 0 7222 6548"/>
                              <a:gd name="T97" fmla="*/ T96 w 1199"/>
                              <a:gd name="T98" fmla="+- 0 1432 944"/>
                              <a:gd name="T99" fmla="*/ 1432 h 756"/>
                              <a:gd name="T100" fmla="+- 0 7228 6548"/>
                              <a:gd name="T101" fmla="*/ T100 w 1199"/>
                              <a:gd name="T102" fmla="+- 0 1463 944"/>
                              <a:gd name="T103" fmla="*/ 1463 h 756"/>
                              <a:gd name="T104" fmla="+- 0 7222 6548"/>
                              <a:gd name="T105" fmla="*/ T104 w 1199"/>
                              <a:gd name="T106" fmla="+- 0 1494 944"/>
                              <a:gd name="T107" fmla="*/ 1494 h 756"/>
                              <a:gd name="T108" fmla="+- 0 7204 6548"/>
                              <a:gd name="T109" fmla="*/ T108 w 1199"/>
                              <a:gd name="T110" fmla="+- 0 1520 944"/>
                              <a:gd name="T111" fmla="*/ 1520 h 756"/>
                              <a:gd name="T112" fmla="+- 0 7179 6548"/>
                              <a:gd name="T113" fmla="*/ T112 w 1199"/>
                              <a:gd name="T114" fmla="+- 0 1537 944"/>
                              <a:gd name="T115" fmla="*/ 1537 h 756"/>
                              <a:gd name="T116" fmla="+- 0 7148 6548"/>
                              <a:gd name="T117" fmla="*/ T116 w 1199"/>
                              <a:gd name="T118" fmla="+- 0 1543 944"/>
                              <a:gd name="T119" fmla="*/ 1543 h 756"/>
                              <a:gd name="T120" fmla="+- 0 7116 6548"/>
                              <a:gd name="T121" fmla="*/ T120 w 1199"/>
                              <a:gd name="T122" fmla="+- 0 1537 944"/>
                              <a:gd name="T123" fmla="*/ 1537 h 756"/>
                              <a:gd name="T124" fmla="+- 0 7091 6548"/>
                              <a:gd name="T125" fmla="*/ T124 w 1199"/>
                              <a:gd name="T126" fmla="+- 0 1520 944"/>
                              <a:gd name="T127" fmla="*/ 1520 h 756"/>
                              <a:gd name="T128" fmla="+- 0 7074 6548"/>
                              <a:gd name="T129" fmla="*/ T128 w 1199"/>
                              <a:gd name="T130" fmla="+- 0 1494 944"/>
                              <a:gd name="T131" fmla="*/ 1494 h 756"/>
                              <a:gd name="T132" fmla="+- 0 7067 6548"/>
                              <a:gd name="T133" fmla="*/ T132 w 1199"/>
                              <a:gd name="T134" fmla="+- 0 1463 944"/>
                              <a:gd name="T135" fmla="*/ 1463 h 756"/>
                              <a:gd name="T136" fmla="+- 0 7586 6548"/>
                              <a:gd name="T137" fmla="*/ T136 w 1199"/>
                              <a:gd name="T138" fmla="+- 0 1618 944"/>
                              <a:gd name="T139" fmla="*/ 1618 h 756"/>
                              <a:gd name="T140" fmla="+- 0 7593 6548"/>
                              <a:gd name="T141" fmla="*/ T140 w 1199"/>
                              <a:gd name="T142" fmla="+- 0 1587 944"/>
                              <a:gd name="T143" fmla="*/ 1587 h 756"/>
                              <a:gd name="T144" fmla="+- 0 7610 6548"/>
                              <a:gd name="T145" fmla="*/ T144 w 1199"/>
                              <a:gd name="T146" fmla="+- 0 1561 944"/>
                              <a:gd name="T147" fmla="*/ 1561 h 756"/>
                              <a:gd name="T148" fmla="+- 0 7636 6548"/>
                              <a:gd name="T149" fmla="*/ T148 w 1199"/>
                              <a:gd name="T150" fmla="+- 0 1544 944"/>
                              <a:gd name="T151" fmla="*/ 1544 h 756"/>
                              <a:gd name="T152" fmla="+- 0 7667 6548"/>
                              <a:gd name="T153" fmla="*/ T152 w 1199"/>
                              <a:gd name="T154" fmla="+- 0 1538 944"/>
                              <a:gd name="T155" fmla="*/ 1538 h 756"/>
                              <a:gd name="T156" fmla="+- 0 7698 6548"/>
                              <a:gd name="T157" fmla="*/ T156 w 1199"/>
                              <a:gd name="T158" fmla="+- 0 1544 944"/>
                              <a:gd name="T159" fmla="*/ 1544 h 756"/>
                              <a:gd name="T160" fmla="+- 0 7723 6548"/>
                              <a:gd name="T161" fmla="*/ T160 w 1199"/>
                              <a:gd name="T162" fmla="+- 0 1561 944"/>
                              <a:gd name="T163" fmla="*/ 1561 h 756"/>
                              <a:gd name="T164" fmla="+- 0 7741 6548"/>
                              <a:gd name="T165" fmla="*/ T164 w 1199"/>
                              <a:gd name="T166" fmla="+- 0 1587 944"/>
                              <a:gd name="T167" fmla="*/ 1587 h 756"/>
                              <a:gd name="T168" fmla="+- 0 7747 6548"/>
                              <a:gd name="T169" fmla="*/ T168 w 1199"/>
                              <a:gd name="T170" fmla="+- 0 1618 944"/>
                              <a:gd name="T171" fmla="*/ 1618 h 756"/>
                              <a:gd name="T172" fmla="+- 0 7741 6548"/>
                              <a:gd name="T173" fmla="*/ T172 w 1199"/>
                              <a:gd name="T174" fmla="+- 0 1649 944"/>
                              <a:gd name="T175" fmla="*/ 1649 h 756"/>
                              <a:gd name="T176" fmla="+- 0 7723 6548"/>
                              <a:gd name="T177" fmla="*/ T176 w 1199"/>
                              <a:gd name="T178" fmla="+- 0 1675 944"/>
                              <a:gd name="T179" fmla="*/ 1675 h 756"/>
                              <a:gd name="T180" fmla="+- 0 7698 6548"/>
                              <a:gd name="T181" fmla="*/ T180 w 1199"/>
                              <a:gd name="T182" fmla="+- 0 1692 944"/>
                              <a:gd name="T183" fmla="*/ 1692 h 756"/>
                              <a:gd name="T184" fmla="+- 0 7667 6548"/>
                              <a:gd name="T185" fmla="*/ T184 w 1199"/>
                              <a:gd name="T186" fmla="+- 0 1699 944"/>
                              <a:gd name="T187" fmla="*/ 1699 h 756"/>
                              <a:gd name="T188" fmla="+- 0 7636 6548"/>
                              <a:gd name="T189" fmla="*/ T188 w 1199"/>
                              <a:gd name="T190" fmla="+- 0 1692 944"/>
                              <a:gd name="T191" fmla="*/ 1692 h 756"/>
                              <a:gd name="T192" fmla="+- 0 7610 6548"/>
                              <a:gd name="T193" fmla="*/ T192 w 1199"/>
                              <a:gd name="T194" fmla="+- 0 1675 944"/>
                              <a:gd name="T195" fmla="*/ 1675 h 756"/>
                              <a:gd name="T196" fmla="+- 0 7593 6548"/>
                              <a:gd name="T197" fmla="*/ T196 w 1199"/>
                              <a:gd name="T198" fmla="+- 0 1649 944"/>
                              <a:gd name="T199" fmla="*/ 1649 h 756"/>
                              <a:gd name="T200" fmla="+- 0 7586 6548"/>
                              <a:gd name="T201" fmla="*/ T200 w 1199"/>
                              <a:gd name="T202" fmla="+- 0 1618 944"/>
                              <a:gd name="T203" fmla="*/ 1618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199" h="756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4" y="23"/>
                                </a:lnTo>
                                <a:lnTo>
                                  <a:pt x="49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3"/>
                                </a:lnTo>
                                <a:lnTo>
                                  <a:pt x="155" y="49"/>
                                </a:lnTo>
                                <a:lnTo>
                                  <a:pt x="161" y="80"/>
                                </a:lnTo>
                                <a:lnTo>
                                  <a:pt x="155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1" y="160"/>
                                </a:lnTo>
                                <a:lnTo>
                                  <a:pt x="49" y="154"/>
                                </a:lnTo>
                                <a:lnTo>
                                  <a:pt x="24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9" y="519"/>
                                </a:moveTo>
                                <a:lnTo>
                                  <a:pt x="526" y="488"/>
                                </a:lnTo>
                                <a:lnTo>
                                  <a:pt x="543" y="462"/>
                                </a:lnTo>
                                <a:lnTo>
                                  <a:pt x="568" y="445"/>
                                </a:lnTo>
                                <a:lnTo>
                                  <a:pt x="600" y="438"/>
                                </a:lnTo>
                                <a:lnTo>
                                  <a:pt x="631" y="445"/>
                                </a:lnTo>
                                <a:lnTo>
                                  <a:pt x="656" y="462"/>
                                </a:lnTo>
                                <a:lnTo>
                                  <a:pt x="674" y="488"/>
                                </a:lnTo>
                                <a:lnTo>
                                  <a:pt x="680" y="519"/>
                                </a:lnTo>
                                <a:lnTo>
                                  <a:pt x="674" y="550"/>
                                </a:lnTo>
                                <a:lnTo>
                                  <a:pt x="656" y="576"/>
                                </a:lnTo>
                                <a:lnTo>
                                  <a:pt x="631" y="593"/>
                                </a:lnTo>
                                <a:lnTo>
                                  <a:pt x="600" y="599"/>
                                </a:lnTo>
                                <a:lnTo>
                                  <a:pt x="568" y="593"/>
                                </a:lnTo>
                                <a:lnTo>
                                  <a:pt x="543" y="576"/>
                                </a:lnTo>
                                <a:lnTo>
                                  <a:pt x="526" y="550"/>
                                </a:lnTo>
                                <a:lnTo>
                                  <a:pt x="519" y="519"/>
                                </a:lnTo>
                                <a:moveTo>
                                  <a:pt x="1038" y="674"/>
                                </a:moveTo>
                                <a:lnTo>
                                  <a:pt x="1045" y="643"/>
                                </a:lnTo>
                                <a:lnTo>
                                  <a:pt x="1062" y="617"/>
                                </a:lnTo>
                                <a:lnTo>
                                  <a:pt x="1088" y="600"/>
                                </a:lnTo>
                                <a:lnTo>
                                  <a:pt x="1119" y="594"/>
                                </a:lnTo>
                                <a:lnTo>
                                  <a:pt x="1150" y="600"/>
                                </a:lnTo>
                                <a:lnTo>
                                  <a:pt x="1175" y="617"/>
                                </a:lnTo>
                                <a:lnTo>
                                  <a:pt x="1193" y="643"/>
                                </a:lnTo>
                                <a:lnTo>
                                  <a:pt x="1199" y="674"/>
                                </a:lnTo>
                                <a:lnTo>
                                  <a:pt x="1193" y="705"/>
                                </a:lnTo>
                                <a:lnTo>
                                  <a:pt x="1175" y="731"/>
                                </a:lnTo>
                                <a:lnTo>
                                  <a:pt x="1150" y="748"/>
                                </a:lnTo>
                                <a:lnTo>
                                  <a:pt x="1119" y="755"/>
                                </a:lnTo>
                                <a:lnTo>
                                  <a:pt x="1088" y="748"/>
                                </a:lnTo>
                                <a:lnTo>
                                  <a:pt x="1062" y="731"/>
                                </a:lnTo>
                                <a:lnTo>
                                  <a:pt x="1045" y="705"/>
                                </a:lnTo>
                                <a:lnTo>
                                  <a:pt x="1038" y="674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" name="Picture 6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94" y="1540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Picture 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3" y="1513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Picture 6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2" y="1526"/>
                            <a:ext cx="18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0" name="AutoShape 690"/>
                        <wps:cNvSpPr>
                          <a:spLocks/>
                        </wps:cNvSpPr>
                        <wps:spPr bwMode="auto">
                          <a:xfrm>
                            <a:off x="6565" y="1119"/>
                            <a:ext cx="2757" cy="877"/>
                          </a:xfrm>
                          <a:custGeom>
                            <a:avLst/>
                            <a:gdLst>
                              <a:gd name="T0" fmla="+- 0 6572 6565"/>
                              <a:gd name="T1" fmla="*/ T0 w 2757"/>
                              <a:gd name="T2" fmla="+- 0 1168 1119"/>
                              <a:gd name="T3" fmla="*/ 1168 h 877"/>
                              <a:gd name="T4" fmla="+- 0 6615 6565"/>
                              <a:gd name="T5" fmla="*/ T4 w 2757"/>
                              <a:gd name="T6" fmla="+- 0 1125 1119"/>
                              <a:gd name="T7" fmla="*/ 1125 h 877"/>
                              <a:gd name="T8" fmla="+- 0 6677 6565"/>
                              <a:gd name="T9" fmla="*/ T8 w 2757"/>
                              <a:gd name="T10" fmla="+- 0 1125 1119"/>
                              <a:gd name="T11" fmla="*/ 1125 h 877"/>
                              <a:gd name="T12" fmla="+- 0 6720 6565"/>
                              <a:gd name="T13" fmla="*/ T12 w 2757"/>
                              <a:gd name="T14" fmla="+- 0 1168 1119"/>
                              <a:gd name="T15" fmla="*/ 1168 h 877"/>
                              <a:gd name="T16" fmla="+- 0 6720 6565"/>
                              <a:gd name="T17" fmla="*/ T16 w 2757"/>
                              <a:gd name="T18" fmla="+- 0 1231 1119"/>
                              <a:gd name="T19" fmla="*/ 1231 h 877"/>
                              <a:gd name="T20" fmla="+- 0 6677 6565"/>
                              <a:gd name="T21" fmla="*/ T20 w 2757"/>
                              <a:gd name="T22" fmla="+- 0 1274 1119"/>
                              <a:gd name="T23" fmla="*/ 1274 h 877"/>
                              <a:gd name="T24" fmla="+- 0 6615 6565"/>
                              <a:gd name="T25" fmla="*/ T24 w 2757"/>
                              <a:gd name="T26" fmla="+- 0 1274 1119"/>
                              <a:gd name="T27" fmla="*/ 1274 h 877"/>
                              <a:gd name="T28" fmla="+- 0 6572 6565"/>
                              <a:gd name="T29" fmla="*/ T28 w 2757"/>
                              <a:gd name="T30" fmla="+- 0 1231 1119"/>
                              <a:gd name="T31" fmla="*/ 1231 h 877"/>
                              <a:gd name="T32" fmla="+- 0 7085 6565"/>
                              <a:gd name="T33" fmla="*/ T32 w 2757"/>
                              <a:gd name="T34" fmla="+- 0 1645 1119"/>
                              <a:gd name="T35" fmla="*/ 1645 h 877"/>
                              <a:gd name="T36" fmla="+- 0 7108 6565"/>
                              <a:gd name="T37" fmla="*/ T36 w 2757"/>
                              <a:gd name="T38" fmla="+- 0 1588 1119"/>
                              <a:gd name="T39" fmla="*/ 1588 h 877"/>
                              <a:gd name="T40" fmla="+- 0 7165 6565"/>
                              <a:gd name="T41" fmla="*/ T40 w 2757"/>
                              <a:gd name="T42" fmla="+- 0 1565 1119"/>
                              <a:gd name="T43" fmla="*/ 1565 h 877"/>
                              <a:gd name="T44" fmla="+- 0 7222 6565"/>
                              <a:gd name="T45" fmla="*/ T44 w 2757"/>
                              <a:gd name="T46" fmla="+- 0 1588 1119"/>
                              <a:gd name="T47" fmla="*/ 1588 h 877"/>
                              <a:gd name="T48" fmla="+- 0 7245 6565"/>
                              <a:gd name="T49" fmla="*/ T48 w 2757"/>
                              <a:gd name="T50" fmla="+- 0 1645 1119"/>
                              <a:gd name="T51" fmla="*/ 1645 h 877"/>
                              <a:gd name="T52" fmla="+- 0 7222 6565"/>
                              <a:gd name="T53" fmla="*/ T52 w 2757"/>
                              <a:gd name="T54" fmla="+- 0 1702 1119"/>
                              <a:gd name="T55" fmla="*/ 1702 h 877"/>
                              <a:gd name="T56" fmla="+- 0 7165 6565"/>
                              <a:gd name="T57" fmla="*/ T56 w 2757"/>
                              <a:gd name="T58" fmla="+- 0 1726 1119"/>
                              <a:gd name="T59" fmla="*/ 1726 h 877"/>
                              <a:gd name="T60" fmla="+- 0 7108 6565"/>
                              <a:gd name="T61" fmla="*/ T60 w 2757"/>
                              <a:gd name="T62" fmla="+- 0 1702 1119"/>
                              <a:gd name="T63" fmla="*/ 1702 h 877"/>
                              <a:gd name="T64" fmla="+- 0 7085 6565"/>
                              <a:gd name="T65" fmla="*/ T64 w 2757"/>
                              <a:gd name="T66" fmla="+- 0 1645 1119"/>
                              <a:gd name="T67" fmla="*/ 1645 h 877"/>
                              <a:gd name="T68" fmla="+- 0 7610 6565"/>
                              <a:gd name="T69" fmla="*/ T68 w 2757"/>
                              <a:gd name="T70" fmla="+- 0 1884 1119"/>
                              <a:gd name="T71" fmla="*/ 1884 h 877"/>
                              <a:gd name="T72" fmla="+- 0 7653 6565"/>
                              <a:gd name="T73" fmla="*/ T72 w 2757"/>
                              <a:gd name="T74" fmla="+- 0 1841 1119"/>
                              <a:gd name="T75" fmla="*/ 1841 h 877"/>
                              <a:gd name="T76" fmla="+- 0 7715 6565"/>
                              <a:gd name="T77" fmla="*/ T76 w 2757"/>
                              <a:gd name="T78" fmla="+- 0 1841 1119"/>
                              <a:gd name="T79" fmla="*/ 1841 h 877"/>
                              <a:gd name="T80" fmla="+- 0 7758 6565"/>
                              <a:gd name="T81" fmla="*/ T80 w 2757"/>
                              <a:gd name="T82" fmla="+- 0 1884 1119"/>
                              <a:gd name="T83" fmla="*/ 1884 h 877"/>
                              <a:gd name="T84" fmla="+- 0 7758 6565"/>
                              <a:gd name="T85" fmla="*/ T84 w 2757"/>
                              <a:gd name="T86" fmla="+- 0 1947 1119"/>
                              <a:gd name="T87" fmla="*/ 1947 h 877"/>
                              <a:gd name="T88" fmla="+- 0 7715 6565"/>
                              <a:gd name="T89" fmla="*/ T88 w 2757"/>
                              <a:gd name="T90" fmla="+- 0 1989 1119"/>
                              <a:gd name="T91" fmla="*/ 1989 h 877"/>
                              <a:gd name="T92" fmla="+- 0 7653 6565"/>
                              <a:gd name="T93" fmla="*/ T92 w 2757"/>
                              <a:gd name="T94" fmla="+- 0 1989 1119"/>
                              <a:gd name="T95" fmla="*/ 1989 h 877"/>
                              <a:gd name="T96" fmla="+- 0 7610 6565"/>
                              <a:gd name="T97" fmla="*/ T96 w 2757"/>
                              <a:gd name="T98" fmla="+- 0 1947 1119"/>
                              <a:gd name="T99" fmla="*/ 1947 h 877"/>
                              <a:gd name="T100" fmla="+- 0 8123 6565"/>
                              <a:gd name="T101" fmla="*/ T100 w 2757"/>
                              <a:gd name="T102" fmla="+- 0 1861 1119"/>
                              <a:gd name="T103" fmla="*/ 1861 h 877"/>
                              <a:gd name="T104" fmla="+- 0 8146 6565"/>
                              <a:gd name="T105" fmla="*/ T104 w 2757"/>
                              <a:gd name="T106" fmla="+- 0 1805 1119"/>
                              <a:gd name="T107" fmla="*/ 1805 h 877"/>
                              <a:gd name="T108" fmla="+- 0 8203 6565"/>
                              <a:gd name="T109" fmla="*/ T108 w 2757"/>
                              <a:gd name="T110" fmla="+- 0 1781 1119"/>
                              <a:gd name="T111" fmla="*/ 1781 h 877"/>
                              <a:gd name="T112" fmla="+- 0 8260 6565"/>
                              <a:gd name="T113" fmla="*/ T112 w 2757"/>
                              <a:gd name="T114" fmla="+- 0 1805 1119"/>
                              <a:gd name="T115" fmla="*/ 1805 h 877"/>
                              <a:gd name="T116" fmla="+- 0 8284 6565"/>
                              <a:gd name="T117" fmla="*/ T116 w 2757"/>
                              <a:gd name="T118" fmla="+- 0 1861 1119"/>
                              <a:gd name="T119" fmla="*/ 1861 h 877"/>
                              <a:gd name="T120" fmla="+- 0 8260 6565"/>
                              <a:gd name="T121" fmla="*/ T120 w 2757"/>
                              <a:gd name="T122" fmla="+- 0 1918 1119"/>
                              <a:gd name="T123" fmla="*/ 1918 h 877"/>
                              <a:gd name="T124" fmla="+- 0 8203 6565"/>
                              <a:gd name="T125" fmla="*/ T124 w 2757"/>
                              <a:gd name="T126" fmla="+- 0 1942 1119"/>
                              <a:gd name="T127" fmla="*/ 1942 h 877"/>
                              <a:gd name="T128" fmla="+- 0 8146 6565"/>
                              <a:gd name="T129" fmla="*/ T128 w 2757"/>
                              <a:gd name="T130" fmla="+- 0 1918 1119"/>
                              <a:gd name="T131" fmla="*/ 1918 h 877"/>
                              <a:gd name="T132" fmla="+- 0 8123 6565"/>
                              <a:gd name="T133" fmla="*/ T132 w 2757"/>
                              <a:gd name="T134" fmla="+- 0 1861 1119"/>
                              <a:gd name="T135" fmla="*/ 1861 h 877"/>
                              <a:gd name="T136" fmla="+- 0 8648 6565"/>
                              <a:gd name="T137" fmla="*/ T136 w 2757"/>
                              <a:gd name="T138" fmla="+- 0 1837 1119"/>
                              <a:gd name="T139" fmla="*/ 1837 h 877"/>
                              <a:gd name="T140" fmla="+- 0 8691 6565"/>
                              <a:gd name="T141" fmla="*/ T140 w 2757"/>
                              <a:gd name="T142" fmla="+- 0 1794 1119"/>
                              <a:gd name="T143" fmla="*/ 1794 h 877"/>
                              <a:gd name="T144" fmla="+- 0 8753 6565"/>
                              <a:gd name="T145" fmla="*/ T144 w 2757"/>
                              <a:gd name="T146" fmla="+- 0 1794 1119"/>
                              <a:gd name="T147" fmla="*/ 1794 h 877"/>
                              <a:gd name="T148" fmla="+- 0 8796 6565"/>
                              <a:gd name="T149" fmla="*/ T148 w 2757"/>
                              <a:gd name="T150" fmla="+- 0 1837 1119"/>
                              <a:gd name="T151" fmla="*/ 1837 h 877"/>
                              <a:gd name="T152" fmla="+- 0 8796 6565"/>
                              <a:gd name="T153" fmla="*/ T152 w 2757"/>
                              <a:gd name="T154" fmla="+- 0 1899 1119"/>
                              <a:gd name="T155" fmla="*/ 1899 h 877"/>
                              <a:gd name="T156" fmla="+- 0 8753 6565"/>
                              <a:gd name="T157" fmla="*/ T156 w 2757"/>
                              <a:gd name="T158" fmla="+- 0 1942 1119"/>
                              <a:gd name="T159" fmla="*/ 1942 h 877"/>
                              <a:gd name="T160" fmla="+- 0 8691 6565"/>
                              <a:gd name="T161" fmla="*/ T160 w 2757"/>
                              <a:gd name="T162" fmla="+- 0 1942 1119"/>
                              <a:gd name="T163" fmla="*/ 1942 h 877"/>
                              <a:gd name="T164" fmla="+- 0 8648 6565"/>
                              <a:gd name="T165" fmla="*/ T164 w 2757"/>
                              <a:gd name="T166" fmla="+- 0 1899 1119"/>
                              <a:gd name="T167" fmla="*/ 1899 h 877"/>
                              <a:gd name="T168" fmla="+- 0 9161 6565"/>
                              <a:gd name="T169" fmla="*/ T168 w 2757"/>
                              <a:gd name="T170" fmla="+- 0 1875 1119"/>
                              <a:gd name="T171" fmla="*/ 1875 h 877"/>
                              <a:gd name="T172" fmla="+- 0 9185 6565"/>
                              <a:gd name="T173" fmla="*/ T172 w 2757"/>
                              <a:gd name="T174" fmla="+- 0 1818 1119"/>
                              <a:gd name="T175" fmla="*/ 1818 h 877"/>
                              <a:gd name="T176" fmla="+- 0 9241 6565"/>
                              <a:gd name="T177" fmla="*/ T176 w 2757"/>
                              <a:gd name="T178" fmla="+- 0 1794 1119"/>
                              <a:gd name="T179" fmla="*/ 1794 h 877"/>
                              <a:gd name="T180" fmla="+- 0 9298 6565"/>
                              <a:gd name="T181" fmla="*/ T180 w 2757"/>
                              <a:gd name="T182" fmla="+- 0 1818 1119"/>
                              <a:gd name="T183" fmla="*/ 1818 h 877"/>
                              <a:gd name="T184" fmla="+- 0 9322 6565"/>
                              <a:gd name="T185" fmla="*/ T184 w 2757"/>
                              <a:gd name="T186" fmla="+- 0 1875 1119"/>
                              <a:gd name="T187" fmla="*/ 1875 h 877"/>
                              <a:gd name="T188" fmla="+- 0 9298 6565"/>
                              <a:gd name="T189" fmla="*/ T188 w 2757"/>
                              <a:gd name="T190" fmla="+- 0 1932 1119"/>
                              <a:gd name="T191" fmla="*/ 1932 h 877"/>
                              <a:gd name="T192" fmla="+- 0 9241 6565"/>
                              <a:gd name="T193" fmla="*/ T192 w 2757"/>
                              <a:gd name="T194" fmla="+- 0 1955 1119"/>
                              <a:gd name="T195" fmla="*/ 1955 h 877"/>
                              <a:gd name="T196" fmla="+- 0 9185 6565"/>
                              <a:gd name="T197" fmla="*/ T196 w 2757"/>
                              <a:gd name="T198" fmla="+- 0 1932 1119"/>
                              <a:gd name="T199" fmla="*/ 1932 h 877"/>
                              <a:gd name="T200" fmla="+- 0 9161 6565"/>
                              <a:gd name="T201" fmla="*/ T200 w 2757"/>
                              <a:gd name="T202" fmla="+- 0 1875 1119"/>
                              <a:gd name="T203" fmla="*/ 1875 h 8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877">
                                <a:moveTo>
                                  <a:pt x="0" y="81"/>
                                </a:moveTo>
                                <a:lnTo>
                                  <a:pt x="7" y="49"/>
                                </a:lnTo>
                                <a:lnTo>
                                  <a:pt x="24" y="24"/>
                                </a:lnTo>
                                <a:lnTo>
                                  <a:pt x="50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8" y="24"/>
                                </a:lnTo>
                                <a:lnTo>
                                  <a:pt x="155" y="49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8" y="137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50" y="155"/>
                                </a:lnTo>
                                <a:lnTo>
                                  <a:pt x="24" y="137"/>
                                </a:lnTo>
                                <a:lnTo>
                                  <a:pt x="7" y="112"/>
                                </a:lnTo>
                                <a:lnTo>
                                  <a:pt x="0" y="81"/>
                                </a:lnTo>
                                <a:moveTo>
                                  <a:pt x="520" y="526"/>
                                </a:moveTo>
                                <a:lnTo>
                                  <a:pt x="526" y="495"/>
                                </a:lnTo>
                                <a:lnTo>
                                  <a:pt x="543" y="469"/>
                                </a:lnTo>
                                <a:lnTo>
                                  <a:pt x="569" y="452"/>
                                </a:lnTo>
                                <a:lnTo>
                                  <a:pt x="600" y="446"/>
                                </a:lnTo>
                                <a:lnTo>
                                  <a:pt x="631" y="452"/>
                                </a:lnTo>
                                <a:lnTo>
                                  <a:pt x="657" y="469"/>
                                </a:lnTo>
                                <a:lnTo>
                                  <a:pt x="674" y="495"/>
                                </a:lnTo>
                                <a:lnTo>
                                  <a:pt x="680" y="526"/>
                                </a:lnTo>
                                <a:lnTo>
                                  <a:pt x="674" y="557"/>
                                </a:lnTo>
                                <a:lnTo>
                                  <a:pt x="657" y="583"/>
                                </a:lnTo>
                                <a:lnTo>
                                  <a:pt x="631" y="600"/>
                                </a:lnTo>
                                <a:lnTo>
                                  <a:pt x="600" y="607"/>
                                </a:lnTo>
                                <a:lnTo>
                                  <a:pt x="569" y="600"/>
                                </a:lnTo>
                                <a:lnTo>
                                  <a:pt x="543" y="583"/>
                                </a:lnTo>
                                <a:lnTo>
                                  <a:pt x="526" y="557"/>
                                </a:lnTo>
                                <a:lnTo>
                                  <a:pt x="520" y="526"/>
                                </a:lnTo>
                                <a:moveTo>
                                  <a:pt x="1039" y="796"/>
                                </a:moveTo>
                                <a:lnTo>
                                  <a:pt x="1045" y="765"/>
                                </a:lnTo>
                                <a:lnTo>
                                  <a:pt x="1062" y="740"/>
                                </a:lnTo>
                                <a:lnTo>
                                  <a:pt x="1088" y="722"/>
                                </a:lnTo>
                                <a:lnTo>
                                  <a:pt x="1119" y="716"/>
                                </a:lnTo>
                                <a:lnTo>
                                  <a:pt x="1150" y="722"/>
                                </a:lnTo>
                                <a:lnTo>
                                  <a:pt x="1176" y="740"/>
                                </a:lnTo>
                                <a:lnTo>
                                  <a:pt x="1193" y="765"/>
                                </a:lnTo>
                                <a:lnTo>
                                  <a:pt x="1199" y="796"/>
                                </a:lnTo>
                                <a:lnTo>
                                  <a:pt x="1193" y="828"/>
                                </a:lnTo>
                                <a:lnTo>
                                  <a:pt x="1176" y="853"/>
                                </a:lnTo>
                                <a:lnTo>
                                  <a:pt x="1150" y="870"/>
                                </a:lnTo>
                                <a:lnTo>
                                  <a:pt x="1119" y="877"/>
                                </a:lnTo>
                                <a:lnTo>
                                  <a:pt x="1088" y="870"/>
                                </a:lnTo>
                                <a:lnTo>
                                  <a:pt x="1062" y="853"/>
                                </a:lnTo>
                                <a:lnTo>
                                  <a:pt x="1045" y="828"/>
                                </a:lnTo>
                                <a:lnTo>
                                  <a:pt x="1039" y="796"/>
                                </a:lnTo>
                                <a:moveTo>
                                  <a:pt x="1558" y="742"/>
                                </a:moveTo>
                                <a:lnTo>
                                  <a:pt x="1564" y="711"/>
                                </a:lnTo>
                                <a:lnTo>
                                  <a:pt x="1581" y="686"/>
                                </a:lnTo>
                                <a:lnTo>
                                  <a:pt x="1607" y="668"/>
                                </a:lnTo>
                                <a:lnTo>
                                  <a:pt x="1638" y="662"/>
                                </a:lnTo>
                                <a:lnTo>
                                  <a:pt x="1669" y="668"/>
                                </a:lnTo>
                                <a:lnTo>
                                  <a:pt x="1695" y="686"/>
                                </a:lnTo>
                                <a:lnTo>
                                  <a:pt x="1712" y="711"/>
                                </a:lnTo>
                                <a:lnTo>
                                  <a:pt x="1719" y="742"/>
                                </a:lnTo>
                                <a:lnTo>
                                  <a:pt x="1712" y="774"/>
                                </a:lnTo>
                                <a:lnTo>
                                  <a:pt x="1695" y="799"/>
                                </a:lnTo>
                                <a:lnTo>
                                  <a:pt x="1669" y="816"/>
                                </a:lnTo>
                                <a:lnTo>
                                  <a:pt x="1638" y="823"/>
                                </a:lnTo>
                                <a:lnTo>
                                  <a:pt x="1607" y="816"/>
                                </a:lnTo>
                                <a:lnTo>
                                  <a:pt x="1581" y="799"/>
                                </a:lnTo>
                                <a:lnTo>
                                  <a:pt x="1564" y="774"/>
                                </a:lnTo>
                                <a:lnTo>
                                  <a:pt x="1558" y="742"/>
                                </a:lnTo>
                                <a:moveTo>
                                  <a:pt x="2077" y="749"/>
                                </a:moveTo>
                                <a:lnTo>
                                  <a:pt x="2083" y="718"/>
                                </a:lnTo>
                                <a:lnTo>
                                  <a:pt x="2100" y="692"/>
                                </a:lnTo>
                                <a:lnTo>
                                  <a:pt x="2126" y="675"/>
                                </a:lnTo>
                                <a:lnTo>
                                  <a:pt x="2157" y="669"/>
                                </a:lnTo>
                                <a:lnTo>
                                  <a:pt x="2188" y="675"/>
                                </a:lnTo>
                                <a:lnTo>
                                  <a:pt x="2214" y="692"/>
                                </a:lnTo>
                                <a:lnTo>
                                  <a:pt x="2231" y="718"/>
                                </a:lnTo>
                                <a:lnTo>
                                  <a:pt x="2238" y="749"/>
                                </a:lnTo>
                                <a:lnTo>
                                  <a:pt x="2231" y="780"/>
                                </a:lnTo>
                                <a:lnTo>
                                  <a:pt x="2214" y="806"/>
                                </a:lnTo>
                                <a:lnTo>
                                  <a:pt x="2188" y="823"/>
                                </a:lnTo>
                                <a:lnTo>
                                  <a:pt x="2157" y="829"/>
                                </a:lnTo>
                                <a:lnTo>
                                  <a:pt x="2126" y="823"/>
                                </a:lnTo>
                                <a:lnTo>
                                  <a:pt x="2100" y="806"/>
                                </a:lnTo>
                                <a:lnTo>
                                  <a:pt x="2083" y="780"/>
                                </a:lnTo>
                                <a:lnTo>
                                  <a:pt x="2077" y="749"/>
                                </a:lnTo>
                                <a:moveTo>
                                  <a:pt x="2596" y="756"/>
                                </a:moveTo>
                                <a:lnTo>
                                  <a:pt x="2602" y="725"/>
                                </a:lnTo>
                                <a:lnTo>
                                  <a:pt x="2620" y="699"/>
                                </a:lnTo>
                                <a:lnTo>
                                  <a:pt x="2645" y="682"/>
                                </a:lnTo>
                                <a:lnTo>
                                  <a:pt x="2676" y="675"/>
                                </a:lnTo>
                                <a:lnTo>
                                  <a:pt x="2708" y="682"/>
                                </a:lnTo>
                                <a:lnTo>
                                  <a:pt x="2733" y="699"/>
                                </a:lnTo>
                                <a:lnTo>
                                  <a:pt x="2750" y="725"/>
                                </a:lnTo>
                                <a:lnTo>
                                  <a:pt x="2757" y="756"/>
                                </a:lnTo>
                                <a:lnTo>
                                  <a:pt x="2750" y="787"/>
                                </a:lnTo>
                                <a:lnTo>
                                  <a:pt x="2733" y="813"/>
                                </a:lnTo>
                                <a:lnTo>
                                  <a:pt x="2708" y="830"/>
                                </a:lnTo>
                                <a:lnTo>
                                  <a:pt x="2676" y="836"/>
                                </a:lnTo>
                                <a:lnTo>
                                  <a:pt x="2645" y="830"/>
                                </a:lnTo>
                                <a:lnTo>
                                  <a:pt x="2620" y="813"/>
                                </a:lnTo>
                                <a:lnTo>
                                  <a:pt x="2602" y="787"/>
                                </a:lnTo>
                                <a:lnTo>
                                  <a:pt x="2596" y="756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AutoShape 689"/>
                        <wps:cNvSpPr>
                          <a:spLocks/>
                        </wps:cNvSpPr>
                        <wps:spPr bwMode="auto">
                          <a:xfrm>
                            <a:off x="6582" y="1092"/>
                            <a:ext cx="2757" cy="951"/>
                          </a:xfrm>
                          <a:custGeom>
                            <a:avLst/>
                            <a:gdLst>
                              <a:gd name="T0" fmla="+- 0 6589 6583"/>
                              <a:gd name="T1" fmla="*/ T0 w 2757"/>
                              <a:gd name="T2" fmla="+- 0 1141 1092"/>
                              <a:gd name="T3" fmla="*/ 1141 h 951"/>
                              <a:gd name="T4" fmla="+- 0 6632 6583"/>
                              <a:gd name="T5" fmla="*/ T4 w 2757"/>
                              <a:gd name="T6" fmla="+- 0 1098 1092"/>
                              <a:gd name="T7" fmla="*/ 1098 h 951"/>
                              <a:gd name="T8" fmla="+- 0 6694 6583"/>
                              <a:gd name="T9" fmla="*/ T8 w 2757"/>
                              <a:gd name="T10" fmla="+- 0 1098 1092"/>
                              <a:gd name="T11" fmla="*/ 1098 h 951"/>
                              <a:gd name="T12" fmla="+- 0 6737 6583"/>
                              <a:gd name="T13" fmla="*/ T12 w 2757"/>
                              <a:gd name="T14" fmla="+- 0 1141 1092"/>
                              <a:gd name="T15" fmla="*/ 1141 h 951"/>
                              <a:gd name="T16" fmla="+- 0 6737 6583"/>
                              <a:gd name="T17" fmla="*/ T16 w 2757"/>
                              <a:gd name="T18" fmla="+- 0 1204 1092"/>
                              <a:gd name="T19" fmla="*/ 1204 h 951"/>
                              <a:gd name="T20" fmla="+- 0 6694 6583"/>
                              <a:gd name="T21" fmla="*/ T20 w 2757"/>
                              <a:gd name="T22" fmla="+- 0 1247 1092"/>
                              <a:gd name="T23" fmla="*/ 1247 h 951"/>
                              <a:gd name="T24" fmla="+- 0 6632 6583"/>
                              <a:gd name="T25" fmla="*/ T24 w 2757"/>
                              <a:gd name="T26" fmla="+- 0 1247 1092"/>
                              <a:gd name="T27" fmla="*/ 1247 h 951"/>
                              <a:gd name="T28" fmla="+- 0 6589 6583"/>
                              <a:gd name="T29" fmla="*/ T28 w 2757"/>
                              <a:gd name="T30" fmla="+- 0 1204 1092"/>
                              <a:gd name="T31" fmla="*/ 1204 h 951"/>
                              <a:gd name="T32" fmla="+- 0 7102 6583"/>
                              <a:gd name="T33" fmla="*/ T32 w 2757"/>
                              <a:gd name="T34" fmla="+- 0 1801 1092"/>
                              <a:gd name="T35" fmla="*/ 1801 h 951"/>
                              <a:gd name="T36" fmla="+- 0 7125 6583"/>
                              <a:gd name="T37" fmla="*/ T36 w 2757"/>
                              <a:gd name="T38" fmla="+- 0 1744 1092"/>
                              <a:gd name="T39" fmla="*/ 1744 h 951"/>
                              <a:gd name="T40" fmla="+- 0 7182 6583"/>
                              <a:gd name="T41" fmla="*/ T40 w 2757"/>
                              <a:gd name="T42" fmla="+- 0 1720 1092"/>
                              <a:gd name="T43" fmla="*/ 1720 h 951"/>
                              <a:gd name="T44" fmla="+- 0 7239 6583"/>
                              <a:gd name="T45" fmla="*/ T44 w 2757"/>
                              <a:gd name="T46" fmla="+- 0 1744 1092"/>
                              <a:gd name="T47" fmla="*/ 1744 h 951"/>
                              <a:gd name="T48" fmla="+- 0 7263 6583"/>
                              <a:gd name="T49" fmla="*/ T48 w 2757"/>
                              <a:gd name="T50" fmla="+- 0 1801 1092"/>
                              <a:gd name="T51" fmla="*/ 1801 h 951"/>
                              <a:gd name="T52" fmla="+- 0 7239 6583"/>
                              <a:gd name="T53" fmla="*/ T52 w 2757"/>
                              <a:gd name="T54" fmla="+- 0 1857 1092"/>
                              <a:gd name="T55" fmla="*/ 1857 h 951"/>
                              <a:gd name="T56" fmla="+- 0 7182 6583"/>
                              <a:gd name="T57" fmla="*/ T56 w 2757"/>
                              <a:gd name="T58" fmla="+- 0 1881 1092"/>
                              <a:gd name="T59" fmla="*/ 1881 h 951"/>
                              <a:gd name="T60" fmla="+- 0 7125 6583"/>
                              <a:gd name="T61" fmla="*/ T60 w 2757"/>
                              <a:gd name="T62" fmla="+- 0 1857 1092"/>
                              <a:gd name="T63" fmla="*/ 1857 h 951"/>
                              <a:gd name="T64" fmla="+- 0 7102 6583"/>
                              <a:gd name="T65" fmla="*/ T64 w 2757"/>
                              <a:gd name="T66" fmla="+- 0 1801 1092"/>
                              <a:gd name="T67" fmla="*/ 1801 h 951"/>
                              <a:gd name="T68" fmla="+- 0 7627 6583"/>
                              <a:gd name="T69" fmla="*/ T68 w 2757"/>
                              <a:gd name="T70" fmla="+- 0 1911 1092"/>
                              <a:gd name="T71" fmla="*/ 1911 h 951"/>
                              <a:gd name="T72" fmla="+- 0 7670 6583"/>
                              <a:gd name="T73" fmla="*/ T72 w 2757"/>
                              <a:gd name="T74" fmla="+- 0 1868 1092"/>
                              <a:gd name="T75" fmla="*/ 1868 h 951"/>
                              <a:gd name="T76" fmla="+- 0 7733 6583"/>
                              <a:gd name="T77" fmla="*/ T76 w 2757"/>
                              <a:gd name="T78" fmla="+- 0 1868 1092"/>
                              <a:gd name="T79" fmla="*/ 1868 h 951"/>
                              <a:gd name="T80" fmla="+- 0 7775 6583"/>
                              <a:gd name="T81" fmla="*/ T80 w 2757"/>
                              <a:gd name="T82" fmla="+- 0 1911 1092"/>
                              <a:gd name="T83" fmla="*/ 1911 h 951"/>
                              <a:gd name="T84" fmla="+- 0 7775 6583"/>
                              <a:gd name="T85" fmla="*/ T84 w 2757"/>
                              <a:gd name="T86" fmla="+- 0 1974 1092"/>
                              <a:gd name="T87" fmla="*/ 1974 h 951"/>
                              <a:gd name="T88" fmla="+- 0 7733 6583"/>
                              <a:gd name="T89" fmla="*/ T88 w 2757"/>
                              <a:gd name="T90" fmla="+- 0 2016 1092"/>
                              <a:gd name="T91" fmla="*/ 2016 h 951"/>
                              <a:gd name="T92" fmla="+- 0 7670 6583"/>
                              <a:gd name="T93" fmla="*/ T92 w 2757"/>
                              <a:gd name="T94" fmla="+- 0 2016 1092"/>
                              <a:gd name="T95" fmla="*/ 2016 h 951"/>
                              <a:gd name="T96" fmla="+- 0 7627 6583"/>
                              <a:gd name="T97" fmla="*/ T96 w 2757"/>
                              <a:gd name="T98" fmla="+- 0 1974 1092"/>
                              <a:gd name="T99" fmla="*/ 1974 h 951"/>
                              <a:gd name="T100" fmla="+- 0 8140 6583"/>
                              <a:gd name="T101" fmla="*/ T100 w 2757"/>
                              <a:gd name="T102" fmla="+- 0 1949 1092"/>
                              <a:gd name="T103" fmla="*/ 1949 h 951"/>
                              <a:gd name="T104" fmla="+- 0 8164 6583"/>
                              <a:gd name="T105" fmla="*/ T104 w 2757"/>
                              <a:gd name="T106" fmla="+- 0 1892 1092"/>
                              <a:gd name="T107" fmla="*/ 1892 h 951"/>
                              <a:gd name="T108" fmla="+- 0 8220 6583"/>
                              <a:gd name="T109" fmla="*/ T108 w 2757"/>
                              <a:gd name="T110" fmla="+- 0 1869 1092"/>
                              <a:gd name="T111" fmla="*/ 1869 h 951"/>
                              <a:gd name="T112" fmla="+- 0 8277 6583"/>
                              <a:gd name="T113" fmla="*/ T112 w 2757"/>
                              <a:gd name="T114" fmla="+- 0 1892 1092"/>
                              <a:gd name="T115" fmla="*/ 1892 h 951"/>
                              <a:gd name="T116" fmla="+- 0 8301 6583"/>
                              <a:gd name="T117" fmla="*/ T116 w 2757"/>
                              <a:gd name="T118" fmla="+- 0 1949 1092"/>
                              <a:gd name="T119" fmla="*/ 1949 h 951"/>
                              <a:gd name="T120" fmla="+- 0 8277 6583"/>
                              <a:gd name="T121" fmla="*/ T120 w 2757"/>
                              <a:gd name="T122" fmla="+- 0 2006 1092"/>
                              <a:gd name="T123" fmla="*/ 2006 h 951"/>
                              <a:gd name="T124" fmla="+- 0 8220 6583"/>
                              <a:gd name="T125" fmla="*/ T124 w 2757"/>
                              <a:gd name="T126" fmla="+- 0 2029 1092"/>
                              <a:gd name="T127" fmla="*/ 2029 h 951"/>
                              <a:gd name="T128" fmla="+- 0 8164 6583"/>
                              <a:gd name="T129" fmla="*/ T128 w 2757"/>
                              <a:gd name="T130" fmla="+- 0 2006 1092"/>
                              <a:gd name="T131" fmla="*/ 2006 h 951"/>
                              <a:gd name="T132" fmla="+- 0 8140 6583"/>
                              <a:gd name="T133" fmla="*/ T132 w 2757"/>
                              <a:gd name="T134" fmla="+- 0 1949 1092"/>
                              <a:gd name="T135" fmla="*/ 1949 h 951"/>
                              <a:gd name="T136" fmla="+- 0 8666 6583"/>
                              <a:gd name="T137" fmla="*/ T136 w 2757"/>
                              <a:gd name="T138" fmla="+- 0 1931 1092"/>
                              <a:gd name="T139" fmla="*/ 1931 h 951"/>
                              <a:gd name="T140" fmla="+- 0 8708 6583"/>
                              <a:gd name="T141" fmla="*/ T140 w 2757"/>
                              <a:gd name="T142" fmla="+- 0 1889 1092"/>
                              <a:gd name="T143" fmla="*/ 1889 h 951"/>
                              <a:gd name="T144" fmla="+- 0 8771 6583"/>
                              <a:gd name="T145" fmla="*/ T144 w 2757"/>
                              <a:gd name="T146" fmla="+- 0 1889 1092"/>
                              <a:gd name="T147" fmla="*/ 1889 h 951"/>
                              <a:gd name="T148" fmla="+- 0 8814 6583"/>
                              <a:gd name="T149" fmla="*/ T148 w 2757"/>
                              <a:gd name="T150" fmla="+- 0 1931 1092"/>
                              <a:gd name="T151" fmla="*/ 1931 h 951"/>
                              <a:gd name="T152" fmla="+- 0 8814 6583"/>
                              <a:gd name="T153" fmla="*/ T152 w 2757"/>
                              <a:gd name="T154" fmla="+- 0 1994 1092"/>
                              <a:gd name="T155" fmla="*/ 1994 h 951"/>
                              <a:gd name="T156" fmla="+- 0 8771 6583"/>
                              <a:gd name="T157" fmla="*/ T156 w 2757"/>
                              <a:gd name="T158" fmla="+- 0 2037 1092"/>
                              <a:gd name="T159" fmla="*/ 2037 h 951"/>
                              <a:gd name="T160" fmla="+- 0 8708 6583"/>
                              <a:gd name="T161" fmla="*/ T160 w 2757"/>
                              <a:gd name="T162" fmla="+- 0 2037 1092"/>
                              <a:gd name="T163" fmla="*/ 2037 h 951"/>
                              <a:gd name="T164" fmla="+- 0 8666 6583"/>
                              <a:gd name="T165" fmla="*/ T164 w 2757"/>
                              <a:gd name="T166" fmla="+- 0 1994 1092"/>
                              <a:gd name="T167" fmla="*/ 1994 h 951"/>
                              <a:gd name="T168" fmla="+- 0 9178 6583"/>
                              <a:gd name="T169" fmla="*/ T168 w 2757"/>
                              <a:gd name="T170" fmla="+- 0 1949 1092"/>
                              <a:gd name="T171" fmla="*/ 1949 h 951"/>
                              <a:gd name="T172" fmla="+- 0 9202 6583"/>
                              <a:gd name="T173" fmla="*/ T172 w 2757"/>
                              <a:gd name="T174" fmla="+- 0 1892 1092"/>
                              <a:gd name="T175" fmla="*/ 1892 h 951"/>
                              <a:gd name="T176" fmla="+- 0 9259 6583"/>
                              <a:gd name="T177" fmla="*/ T176 w 2757"/>
                              <a:gd name="T178" fmla="+- 0 1869 1092"/>
                              <a:gd name="T179" fmla="*/ 1869 h 951"/>
                              <a:gd name="T180" fmla="+- 0 9315 6583"/>
                              <a:gd name="T181" fmla="*/ T180 w 2757"/>
                              <a:gd name="T182" fmla="+- 0 1892 1092"/>
                              <a:gd name="T183" fmla="*/ 1892 h 951"/>
                              <a:gd name="T184" fmla="+- 0 9339 6583"/>
                              <a:gd name="T185" fmla="*/ T184 w 2757"/>
                              <a:gd name="T186" fmla="+- 0 1949 1092"/>
                              <a:gd name="T187" fmla="*/ 1949 h 951"/>
                              <a:gd name="T188" fmla="+- 0 9315 6583"/>
                              <a:gd name="T189" fmla="*/ T188 w 2757"/>
                              <a:gd name="T190" fmla="+- 0 2006 1092"/>
                              <a:gd name="T191" fmla="*/ 2006 h 951"/>
                              <a:gd name="T192" fmla="+- 0 9259 6583"/>
                              <a:gd name="T193" fmla="*/ T192 w 2757"/>
                              <a:gd name="T194" fmla="+- 0 2029 1092"/>
                              <a:gd name="T195" fmla="*/ 2029 h 951"/>
                              <a:gd name="T196" fmla="+- 0 9202 6583"/>
                              <a:gd name="T197" fmla="*/ T196 w 2757"/>
                              <a:gd name="T198" fmla="+- 0 2006 1092"/>
                              <a:gd name="T199" fmla="*/ 2006 h 951"/>
                              <a:gd name="T200" fmla="+- 0 9178 6583"/>
                              <a:gd name="T201" fmla="*/ T200 w 2757"/>
                              <a:gd name="T202" fmla="+- 0 1949 1092"/>
                              <a:gd name="T203" fmla="*/ 1949 h 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951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4"/>
                                </a:lnTo>
                                <a:lnTo>
                                  <a:pt x="154" y="49"/>
                                </a:lnTo>
                                <a:lnTo>
                                  <a:pt x="161" y="80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5"/>
                                </a:lnTo>
                                <a:lnTo>
                                  <a:pt x="80" y="161"/>
                                </a:lnTo>
                                <a:lnTo>
                                  <a:pt x="49" y="155"/>
                                </a:lnTo>
                                <a:lnTo>
                                  <a:pt x="23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0"/>
                                </a:lnTo>
                                <a:moveTo>
                                  <a:pt x="519" y="709"/>
                                </a:moveTo>
                                <a:lnTo>
                                  <a:pt x="525" y="677"/>
                                </a:lnTo>
                                <a:lnTo>
                                  <a:pt x="542" y="652"/>
                                </a:lnTo>
                                <a:lnTo>
                                  <a:pt x="568" y="635"/>
                                </a:lnTo>
                                <a:lnTo>
                                  <a:pt x="599" y="628"/>
                                </a:lnTo>
                                <a:lnTo>
                                  <a:pt x="630" y="635"/>
                                </a:lnTo>
                                <a:lnTo>
                                  <a:pt x="656" y="652"/>
                                </a:lnTo>
                                <a:lnTo>
                                  <a:pt x="673" y="677"/>
                                </a:lnTo>
                                <a:lnTo>
                                  <a:pt x="680" y="709"/>
                                </a:lnTo>
                                <a:lnTo>
                                  <a:pt x="673" y="740"/>
                                </a:lnTo>
                                <a:lnTo>
                                  <a:pt x="656" y="765"/>
                                </a:lnTo>
                                <a:lnTo>
                                  <a:pt x="630" y="783"/>
                                </a:lnTo>
                                <a:lnTo>
                                  <a:pt x="599" y="789"/>
                                </a:lnTo>
                                <a:lnTo>
                                  <a:pt x="568" y="783"/>
                                </a:lnTo>
                                <a:lnTo>
                                  <a:pt x="542" y="765"/>
                                </a:lnTo>
                                <a:lnTo>
                                  <a:pt x="525" y="740"/>
                                </a:lnTo>
                                <a:lnTo>
                                  <a:pt x="519" y="709"/>
                                </a:lnTo>
                                <a:moveTo>
                                  <a:pt x="1038" y="850"/>
                                </a:moveTo>
                                <a:lnTo>
                                  <a:pt x="1044" y="819"/>
                                </a:lnTo>
                                <a:lnTo>
                                  <a:pt x="1062" y="794"/>
                                </a:lnTo>
                                <a:lnTo>
                                  <a:pt x="1087" y="776"/>
                                </a:lnTo>
                                <a:lnTo>
                                  <a:pt x="1118" y="770"/>
                                </a:lnTo>
                                <a:lnTo>
                                  <a:pt x="1150" y="776"/>
                                </a:lnTo>
                                <a:lnTo>
                                  <a:pt x="1175" y="794"/>
                                </a:lnTo>
                                <a:lnTo>
                                  <a:pt x="1192" y="819"/>
                                </a:lnTo>
                                <a:lnTo>
                                  <a:pt x="1199" y="850"/>
                                </a:lnTo>
                                <a:lnTo>
                                  <a:pt x="1192" y="882"/>
                                </a:lnTo>
                                <a:lnTo>
                                  <a:pt x="1175" y="907"/>
                                </a:lnTo>
                                <a:lnTo>
                                  <a:pt x="1150" y="924"/>
                                </a:lnTo>
                                <a:lnTo>
                                  <a:pt x="1118" y="931"/>
                                </a:lnTo>
                                <a:lnTo>
                                  <a:pt x="1087" y="924"/>
                                </a:lnTo>
                                <a:lnTo>
                                  <a:pt x="1062" y="907"/>
                                </a:lnTo>
                                <a:lnTo>
                                  <a:pt x="1044" y="882"/>
                                </a:lnTo>
                                <a:lnTo>
                                  <a:pt x="1038" y="850"/>
                                </a:lnTo>
                                <a:moveTo>
                                  <a:pt x="1557" y="857"/>
                                </a:moveTo>
                                <a:lnTo>
                                  <a:pt x="1563" y="826"/>
                                </a:lnTo>
                                <a:lnTo>
                                  <a:pt x="1581" y="800"/>
                                </a:lnTo>
                                <a:lnTo>
                                  <a:pt x="1606" y="783"/>
                                </a:lnTo>
                                <a:lnTo>
                                  <a:pt x="1637" y="777"/>
                                </a:lnTo>
                                <a:lnTo>
                                  <a:pt x="1669" y="783"/>
                                </a:lnTo>
                                <a:lnTo>
                                  <a:pt x="1694" y="800"/>
                                </a:lnTo>
                                <a:lnTo>
                                  <a:pt x="1711" y="826"/>
                                </a:lnTo>
                                <a:lnTo>
                                  <a:pt x="1718" y="857"/>
                                </a:lnTo>
                                <a:lnTo>
                                  <a:pt x="1711" y="888"/>
                                </a:lnTo>
                                <a:lnTo>
                                  <a:pt x="1694" y="914"/>
                                </a:lnTo>
                                <a:lnTo>
                                  <a:pt x="1669" y="931"/>
                                </a:lnTo>
                                <a:lnTo>
                                  <a:pt x="1637" y="937"/>
                                </a:lnTo>
                                <a:lnTo>
                                  <a:pt x="1606" y="931"/>
                                </a:lnTo>
                                <a:lnTo>
                                  <a:pt x="1581" y="914"/>
                                </a:lnTo>
                                <a:lnTo>
                                  <a:pt x="1563" y="888"/>
                                </a:lnTo>
                                <a:lnTo>
                                  <a:pt x="1557" y="857"/>
                                </a:lnTo>
                                <a:moveTo>
                                  <a:pt x="2076" y="871"/>
                                </a:moveTo>
                                <a:lnTo>
                                  <a:pt x="2083" y="839"/>
                                </a:lnTo>
                                <a:lnTo>
                                  <a:pt x="2100" y="814"/>
                                </a:lnTo>
                                <a:lnTo>
                                  <a:pt x="2125" y="797"/>
                                </a:lnTo>
                                <a:lnTo>
                                  <a:pt x="2156" y="790"/>
                                </a:lnTo>
                                <a:lnTo>
                                  <a:pt x="2188" y="797"/>
                                </a:lnTo>
                                <a:lnTo>
                                  <a:pt x="2213" y="814"/>
                                </a:lnTo>
                                <a:lnTo>
                                  <a:pt x="2231" y="839"/>
                                </a:lnTo>
                                <a:lnTo>
                                  <a:pt x="2237" y="871"/>
                                </a:lnTo>
                                <a:lnTo>
                                  <a:pt x="2231" y="902"/>
                                </a:lnTo>
                                <a:lnTo>
                                  <a:pt x="2213" y="927"/>
                                </a:lnTo>
                                <a:lnTo>
                                  <a:pt x="2188" y="945"/>
                                </a:lnTo>
                                <a:lnTo>
                                  <a:pt x="2156" y="951"/>
                                </a:lnTo>
                                <a:lnTo>
                                  <a:pt x="2125" y="945"/>
                                </a:lnTo>
                                <a:lnTo>
                                  <a:pt x="2100" y="927"/>
                                </a:lnTo>
                                <a:lnTo>
                                  <a:pt x="2083" y="902"/>
                                </a:lnTo>
                                <a:lnTo>
                                  <a:pt x="2076" y="871"/>
                                </a:lnTo>
                                <a:moveTo>
                                  <a:pt x="2595" y="857"/>
                                </a:moveTo>
                                <a:lnTo>
                                  <a:pt x="2602" y="826"/>
                                </a:lnTo>
                                <a:lnTo>
                                  <a:pt x="2619" y="800"/>
                                </a:lnTo>
                                <a:lnTo>
                                  <a:pt x="2644" y="783"/>
                                </a:lnTo>
                                <a:lnTo>
                                  <a:pt x="2676" y="777"/>
                                </a:lnTo>
                                <a:lnTo>
                                  <a:pt x="2707" y="783"/>
                                </a:lnTo>
                                <a:lnTo>
                                  <a:pt x="2732" y="800"/>
                                </a:lnTo>
                                <a:lnTo>
                                  <a:pt x="2750" y="826"/>
                                </a:lnTo>
                                <a:lnTo>
                                  <a:pt x="2756" y="857"/>
                                </a:lnTo>
                                <a:lnTo>
                                  <a:pt x="2750" y="888"/>
                                </a:lnTo>
                                <a:lnTo>
                                  <a:pt x="2732" y="914"/>
                                </a:lnTo>
                                <a:lnTo>
                                  <a:pt x="2707" y="931"/>
                                </a:lnTo>
                                <a:lnTo>
                                  <a:pt x="2676" y="937"/>
                                </a:lnTo>
                                <a:lnTo>
                                  <a:pt x="2644" y="931"/>
                                </a:lnTo>
                                <a:lnTo>
                                  <a:pt x="2619" y="914"/>
                                </a:lnTo>
                                <a:lnTo>
                                  <a:pt x="2602" y="888"/>
                                </a:lnTo>
                                <a:lnTo>
                                  <a:pt x="2595" y="857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AutoShape 688"/>
                        <wps:cNvSpPr>
                          <a:spLocks/>
                        </wps:cNvSpPr>
                        <wps:spPr bwMode="auto">
                          <a:xfrm>
                            <a:off x="6600" y="1071"/>
                            <a:ext cx="2757" cy="1073"/>
                          </a:xfrm>
                          <a:custGeom>
                            <a:avLst/>
                            <a:gdLst>
                              <a:gd name="T0" fmla="+- 0 6606 6600"/>
                              <a:gd name="T1" fmla="*/ T0 w 2757"/>
                              <a:gd name="T2" fmla="+- 0 1121 1072"/>
                              <a:gd name="T3" fmla="*/ 1121 h 1073"/>
                              <a:gd name="T4" fmla="+- 0 6649 6600"/>
                              <a:gd name="T5" fmla="*/ T4 w 2757"/>
                              <a:gd name="T6" fmla="+- 0 1078 1072"/>
                              <a:gd name="T7" fmla="*/ 1078 h 1073"/>
                              <a:gd name="T8" fmla="+- 0 6712 6600"/>
                              <a:gd name="T9" fmla="*/ T8 w 2757"/>
                              <a:gd name="T10" fmla="+- 0 1078 1072"/>
                              <a:gd name="T11" fmla="*/ 1078 h 1073"/>
                              <a:gd name="T12" fmla="+- 0 6754 6600"/>
                              <a:gd name="T13" fmla="*/ T12 w 2757"/>
                              <a:gd name="T14" fmla="+- 0 1121 1072"/>
                              <a:gd name="T15" fmla="*/ 1121 h 1073"/>
                              <a:gd name="T16" fmla="+- 0 6754 6600"/>
                              <a:gd name="T17" fmla="*/ T16 w 2757"/>
                              <a:gd name="T18" fmla="+- 0 1183 1072"/>
                              <a:gd name="T19" fmla="*/ 1183 h 1073"/>
                              <a:gd name="T20" fmla="+- 0 6712 6600"/>
                              <a:gd name="T21" fmla="*/ T20 w 2757"/>
                              <a:gd name="T22" fmla="+- 0 1226 1072"/>
                              <a:gd name="T23" fmla="*/ 1226 h 1073"/>
                              <a:gd name="T24" fmla="+- 0 6649 6600"/>
                              <a:gd name="T25" fmla="*/ T24 w 2757"/>
                              <a:gd name="T26" fmla="+- 0 1226 1072"/>
                              <a:gd name="T27" fmla="*/ 1226 h 1073"/>
                              <a:gd name="T28" fmla="+- 0 6606 6600"/>
                              <a:gd name="T29" fmla="*/ T28 w 2757"/>
                              <a:gd name="T30" fmla="+- 0 1183 1072"/>
                              <a:gd name="T31" fmla="*/ 1183 h 1073"/>
                              <a:gd name="T32" fmla="+- 0 7119 6600"/>
                              <a:gd name="T33" fmla="*/ T32 w 2757"/>
                              <a:gd name="T34" fmla="+- 0 1821 1072"/>
                              <a:gd name="T35" fmla="*/ 1821 h 1073"/>
                              <a:gd name="T36" fmla="+- 0 7143 6600"/>
                              <a:gd name="T37" fmla="*/ T36 w 2757"/>
                              <a:gd name="T38" fmla="+- 0 1764 1072"/>
                              <a:gd name="T39" fmla="*/ 1764 h 1073"/>
                              <a:gd name="T40" fmla="+- 0 7200 6600"/>
                              <a:gd name="T41" fmla="*/ T40 w 2757"/>
                              <a:gd name="T42" fmla="+- 0 1740 1072"/>
                              <a:gd name="T43" fmla="*/ 1740 h 1073"/>
                              <a:gd name="T44" fmla="+- 0 7256 6600"/>
                              <a:gd name="T45" fmla="*/ T44 w 2757"/>
                              <a:gd name="T46" fmla="+- 0 1764 1072"/>
                              <a:gd name="T47" fmla="*/ 1764 h 1073"/>
                              <a:gd name="T48" fmla="+- 0 7280 6600"/>
                              <a:gd name="T49" fmla="*/ T48 w 2757"/>
                              <a:gd name="T50" fmla="+- 0 1821 1072"/>
                              <a:gd name="T51" fmla="*/ 1821 h 1073"/>
                              <a:gd name="T52" fmla="+- 0 7256 6600"/>
                              <a:gd name="T53" fmla="*/ T52 w 2757"/>
                              <a:gd name="T54" fmla="+- 0 1878 1072"/>
                              <a:gd name="T55" fmla="*/ 1878 h 1073"/>
                              <a:gd name="T56" fmla="+- 0 7200 6600"/>
                              <a:gd name="T57" fmla="*/ T56 w 2757"/>
                              <a:gd name="T58" fmla="+- 0 1901 1072"/>
                              <a:gd name="T59" fmla="*/ 1901 h 1073"/>
                              <a:gd name="T60" fmla="+- 0 7143 6600"/>
                              <a:gd name="T61" fmla="*/ T60 w 2757"/>
                              <a:gd name="T62" fmla="+- 0 1878 1072"/>
                              <a:gd name="T63" fmla="*/ 1878 h 1073"/>
                              <a:gd name="T64" fmla="+- 0 7119 6600"/>
                              <a:gd name="T65" fmla="*/ T64 w 2757"/>
                              <a:gd name="T66" fmla="+- 0 1821 1072"/>
                              <a:gd name="T67" fmla="*/ 1821 h 1073"/>
                              <a:gd name="T68" fmla="+- 0 7645 6600"/>
                              <a:gd name="T69" fmla="*/ T68 w 2757"/>
                              <a:gd name="T70" fmla="+- 0 1965 1072"/>
                              <a:gd name="T71" fmla="*/ 1965 h 1073"/>
                              <a:gd name="T72" fmla="+- 0 7687 6600"/>
                              <a:gd name="T73" fmla="*/ T72 w 2757"/>
                              <a:gd name="T74" fmla="+- 0 1922 1072"/>
                              <a:gd name="T75" fmla="*/ 1922 h 1073"/>
                              <a:gd name="T76" fmla="+- 0 7750 6600"/>
                              <a:gd name="T77" fmla="*/ T76 w 2757"/>
                              <a:gd name="T78" fmla="+- 0 1922 1072"/>
                              <a:gd name="T79" fmla="*/ 1922 h 1073"/>
                              <a:gd name="T80" fmla="+- 0 7793 6600"/>
                              <a:gd name="T81" fmla="*/ T80 w 2757"/>
                              <a:gd name="T82" fmla="+- 0 1965 1072"/>
                              <a:gd name="T83" fmla="*/ 1965 h 1073"/>
                              <a:gd name="T84" fmla="+- 0 7793 6600"/>
                              <a:gd name="T85" fmla="*/ T84 w 2757"/>
                              <a:gd name="T86" fmla="+- 0 2028 1072"/>
                              <a:gd name="T87" fmla="*/ 2028 h 1073"/>
                              <a:gd name="T88" fmla="+- 0 7750 6600"/>
                              <a:gd name="T89" fmla="*/ T88 w 2757"/>
                              <a:gd name="T90" fmla="+- 0 2070 1072"/>
                              <a:gd name="T91" fmla="*/ 2070 h 1073"/>
                              <a:gd name="T92" fmla="+- 0 7687 6600"/>
                              <a:gd name="T93" fmla="*/ T92 w 2757"/>
                              <a:gd name="T94" fmla="+- 0 2070 1072"/>
                              <a:gd name="T95" fmla="*/ 2070 h 1073"/>
                              <a:gd name="T96" fmla="+- 0 7645 6600"/>
                              <a:gd name="T97" fmla="*/ T96 w 2757"/>
                              <a:gd name="T98" fmla="+- 0 2028 1072"/>
                              <a:gd name="T99" fmla="*/ 2028 h 1073"/>
                              <a:gd name="T100" fmla="+- 0 8157 6600"/>
                              <a:gd name="T101" fmla="*/ T100 w 2757"/>
                              <a:gd name="T102" fmla="+- 0 2064 1072"/>
                              <a:gd name="T103" fmla="*/ 2064 h 1073"/>
                              <a:gd name="T104" fmla="+- 0 8181 6600"/>
                              <a:gd name="T105" fmla="*/ T104 w 2757"/>
                              <a:gd name="T106" fmla="+- 0 2007 1072"/>
                              <a:gd name="T107" fmla="*/ 2007 h 1073"/>
                              <a:gd name="T108" fmla="+- 0 8238 6600"/>
                              <a:gd name="T109" fmla="*/ T108 w 2757"/>
                              <a:gd name="T110" fmla="+- 0 1984 1072"/>
                              <a:gd name="T111" fmla="*/ 1984 h 1073"/>
                              <a:gd name="T112" fmla="+- 0 8294 6600"/>
                              <a:gd name="T113" fmla="*/ T112 w 2757"/>
                              <a:gd name="T114" fmla="+- 0 2007 1072"/>
                              <a:gd name="T115" fmla="*/ 2007 h 1073"/>
                              <a:gd name="T116" fmla="+- 0 8318 6600"/>
                              <a:gd name="T117" fmla="*/ T116 w 2757"/>
                              <a:gd name="T118" fmla="+- 0 2064 1072"/>
                              <a:gd name="T119" fmla="*/ 2064 h 1073"/>
                              <a:gd name="T120" fmla="+- 0 8294 6600"/>
                              <a:gd name="T121" fmla="*/ T120 w 2757"/>
                              <a:gd name="T122" fmla="+- 0 2121 1072"/>
                              <a:gd name="T123" fmla="*/ 2121 h 1073"/>
                              <a:gd name="T124" fmla="+- 0 8238 6600"/>
                              <a:gd name="T125" fmla="*/ T124 w 2757"/>
                              <a:gd name="T126" fmla="+- 0 2144 1072"/>
                              <a:gd name="T127" fmla="*/ 2144 h 1073"/>
                              <a:gd name="T128" fmla="+- 0 8181 6600"/>
                              <a:gd name="T129" fmla="*/ T128 w 2757"/>
                              <a:gd name="T130" fmla="+- 0 2121 1072"/>
                              <a:gd name="T131" fmla="*/ 2121 h 1073"/>
                              <a:gd name="T132" fmla="+- 0 8157 6600"/>
                              <a:gd name="T133" fmla="*/ T132 w 2757"/>
                              <a:gd name="T134" fmla="+- 0 2064 1072"/>
                              <a:gd name="T135" fmla="*/ 2064 h 1073"/>
                              <a:gd name="T136" fmla="+- 0 8683 6600"/>
                              <a:gd name="T137" fmla="*/ T136 w 2757"/>
                              <a:gd name="T138" fmla="+- 0 2033 1072"/>
                              <a:gd name="T139" fmla="*/ 2033 h 1073"/>
                              <a:gd name="T140" fmla="+- 0 8726 6600"/>
                              <a:gd name="T141" fmla="*/ T140 w 2757"/>
                              <a:gd name="T142" fmla="+- 0 1990 1072"/>
                              <a:gd name="T143" fmla="*/ 1990 h 1073"/>
                              <a:gd name="T144" fmla="+- 0 8788 6600"/>
                              <a:gd name="T145" fmla="*/ T144 w 2757"/>
                              <a:gd name="T146" fmla="+- 0 1990 1072"/>
                              <a:gd name="T147" fmla="*/ 1990 h 1073"/>
                              <a:gd name="T148" fmla="+- 0 8831 6600"/>
                              <a:gd name="T149" fmla="*/ T148 w 2757"/>
                              <a:gd name="T150" fmla="+- 0 2033 1072"/>
                              <a:gd name="T151" fmla="*/ 2033 h 1073"/>
                              <a:gd name="T152" fmla="+- 0 8831 6600"/>
                              <a:gd name="T153" fmla="*/ T152 w 2757"/>
                              <a:gd name="T154" fmla="+- 0 2095 1072"/>
                              <a:gd name="T155" fmla="*/ 2095 h 1073"/>
                              <a:gd name="T156" fmla="+- 0 8788 6600"/>
                              <a:gd name="T157" fmla="*/ T156 w 2757"/>
                              <a:gd name="T158" fmla="+- 0 2138 1072"/>
                              <a:gd name="T159" fmla="*/ 2138 h 1073"/>
                              <a:gd name="T160" fmla="+- 0 8726 6600"/>
                              <a:gd name="T161" fmla="*/ T160 w 2757"/>
                              <a:gd name="T162" fmla="+- 0 2138 1072"/>
                              <a:gd name="T163" fmla="*/ 2138 h 1073"/>
                              <a:gd name="T164" fmla="+- 0 8683 6600"/>
                              <a:gd name="T165" fmla="*/ T164 w 2757"/>
                              <a:gd name="T166" fmla="+- 0 2095 1072"/>
                              <a:gd name="T167" fmla="*/ 2095 h 1073"/>
                              <a:gd name="T168" fmla="+- 0 9196 6600"/>
                              <a:gd name="T169" fmla="*/ T168 w 2757"/>
                              <a:gd name="T170" fmla="+- 0 2064 1072"/>
                              <a:gd name="T171" fmla="*/ 2064 h 1073"/>
                              <a:gd name="T172" fmla="+- 0 9219 6600"/>
                              <a:gd name="T173" fmla="*/ T172 w 2757"/>
                              <a:gd name="T174" fmla="+- 0 2007 1072"/>
                              <a:gd name="T175" fmla="*/ 2007 h 1073"/>
                              <a:gd name="T176" fmla="+- 0 9276 6600"/>
                              <a:gd name="T177" fmla="*/ T176 w 2757"/>
                              <a:gd name="T178" fmla="+- 0 1984 1072"/>
                              <a:gd name="T179" fmla="*/ 1984 h 1073"/>
                              <a:gd name="T180" fmla="+- 0 9333 6600"/>
                              <a:gd name="T181" fmla="*/ T180 w 2757"/>
                              <a:gd name="T182" fmla="+- 0 2007 1072"/>
                              <a:gd name="T183" fmla="*/ 2007 h 1073"/>
                              <a:gd name="T184" fmla="+- 0 9356 6600"/>
                              <a:gd name="T185" fmla="*/ T184 w 2757"/>
                              <a:gd name="T186" fmla="+- 0 2064 1072"/>
                              <a:gd name="T187" fmla="*/ 2064 h 1073"/>
                              <a:gd name="T188" fmla="+- 0 9333 6600"/>
                              <a:gd name="T189" fmla="*/ T188 w 2757"/>
                              <a:gd name="T190" fmla="+- 0 2121 1072"/>
                              <a:gd name="T191" fmla="*/ 2121 h 1073"/>
                              <a:gd name="T192" fmla="+- 0 9276 6600"/>
                              <a:gd name="T193" fmla="*/ T192 w 2757"/>
                              <a:gd name="T194" fmla="+- 0 2144 1072"/>
                              <a:gd name="T195" fmla="*/ 2144 h 1073"/>
                              <a:gd name="T196" fmla="+- 0 9219 6600"/>
                              <a:gd name="T197" fmla="*/ T196 w 2757"/>
                              <a:gd name="T198" fmla="+- 0 2121 1072"/>
                              <a:gd name="T199" fmla="*/ 2121 h 1073"/>
                              <a:gd name="T200" fmla="+- 0 9196 6600"/>
                              <a:gd name="T201" fmla="*/ T200 w 2757"/>
                              <a:gd name="T202" fmla="+- 0 2064 1072"/>
                              <a:gd name="T203" fmla="*/ 2064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1073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4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1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4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9" y="749"/>
                                </a:moveTo>
                                <a:lnTo>
                                  <a:pt x="526" y="718"/>
                                </a:lnTo>
                                <a:lnTo>
                                  <a:pt x="543" y="692"/>
                                </a:lnTo>
                                <a:lnTo>
                                  <a:pt x="568" y="675"/>
                                </a:lnTo>
                                <a:lnTo>
                                  <a:pt x="600" y="668"/>
                                </a:lnTo>
                                <a:lnTo>
                                  <a:pt x="631" y="675"/>
                                </a:lnTo>
                                <a:lnTo>
                                  <a:pt x="656" y="692"/>
                                </a:lnTo>
                                <a:lnTo>
                                  <a:pt x="674" y="718"/>
                                </a:lnTo>
                                <a:lnTo>
                                  <a:pt x="680" y="749"/>
                                </a:lnTo>
                                <a:lnTo>
                                  <a:pt x="674" y="780"/>
                                </a:lnTo>
                                <a:lnTo>
                                  <a:pt x="656" y="806"/>
                                </a:lnTo>
                                <a:lnTo>
                                  <a:pt x="631" y="823"/>
                                </a:lnTo>
                                <a:lnTo>
                                  <a:pt x="600" y="829"/>
                                </a:lnTo>
                                <a:lnTo>
                                  <a:pt x="568" y="823"/>
                                </a:lnTo>
                                <a:lnTo>
                                  <a:pt x="543" y="806"/>
                                </a:lnTo>
                                <a:lnTo>
                                  <a:pt x="526" y="780"/>
                                </a:lnTo>
                                <a:lnTo>
                                  <a:pt x="519" y="749"/>
                                </a:lnTo>
                                <a:moveTo>
                                  <a:pt x="1038" y="924"/>
                                </a:moveTo>
                                <a:lnTo>
                                  <a:pt x="1045" y="893"/>
                                </a:lnTo>
                                <a:lnTo>
                                  <a:pt x="1062" y="868"/>
                                </a:lnTo>
                                <a:lnTo>
                                  <a:pt x="1087" y="850"/>
                                </a:lnTo>
                                <a:lnTo>
                                  <a:pt x="1119" y="844"/>
                                </a:lnTo>
                                <a:lnTo>
                                  <a:pt x="1150" y="850"/>
                                </a:lnTo>
                                <a:lnTo>
                                  <a:pt x="1175" y="868"/>
                                </a:lnTo>
                                <a:lnTo>
                                  <a:pt x="1193" y="893"/>
                                </a:lnTo>
                                <a:lnTo>
                                  <a:pt x="1199" y="924"/>
                                </a:lnTo>
                                <a:lnTo>
                                  <a:pt x="1193" y="956"/>
                                </a:lnTo>
                                <a:lnTo>
                                  <a:pt x="1175" y="981"/>
                                </a:lnTo>
                                <a:lnTo>
                                  <a:pt x="1150" y="998"/>
                                </a:lnTo>
                                <a:lnTo>
                                  <a:pt x="1119" y="1005"/>
                                </a:lnTo>
                                <a:lnTo>
                                  <a:pt x="1087" y="998"/>
                                </a:lnTo>
                                <a:lnTo>
                                  <a:pt x="1062" y="981"/>
                                </a:lnTo>
                                <a:lnTo>
                                  <a:pt x="1045" y="956"/>
                                </a:lnTo>
                                <a:lnTo>
                                  <a:pt x="1038" y="924"/>
                                </a:lnTo>
                                <a:moveTo>
                                  <a:pt x="1557" y="992"/>
                                </a:moveTo>
                                <a:lnTo>
                                  <a:pt x="1564" y="961"/>
                                </a:lnTo>
                                <a:lnTo>
                                  <a:pt x="1581" y="935"/>
                                </a:lnTo>
                                <a:lnTo>
                                  <a:pt x="1607" y="918"/>
                                </a:lnTo>
                                <a:lnTo>
                                  <a:pt x="1638" y="912"/>
                                </a:lnTo>
                                <a:lnTo>
                                  <a:pt x="1669" y="918"/>
                                </a:lnTo>
                                <a:lnTo>
                                  <a:pt x="1694" y="935"/>
                                </a:lnTo>
                                <a:lnTo>
                                  <a:pt x="1712" y="961"/>
                                </a:lnTo>
                                <a:lnTo>
                                  <a:pt x="1718" y="992"/>
                                </a:lnTo>
                                <a:lnTo>
                                  <a:pt x="1712" y="1023"/>
                                </a:lnTo>
                                <a:lnTo>
                                  <a:pt x="1694" y="1049"/>
                                </a:lnTo>
                                <a:lnTo>
                                  <a:pt x="1669" y="1066"/>
                                </a:lnTo>
                                <a:lnTo>
                                  <a:pt x="1638" y="1072"/>
                                </a:lnTo>
                                <a:lnTo>
                                  <a:pt x="1607" y="1066"/>
                                </a:lnTo>
                                <a:lnTo>
                                  <a:pt x="1581" y="1049"/>
                                </a:lnTo>
                                <a:lnTo>
                                  <a:pt x="1564" y="1023"/>
                                </a:lnTo>
                                <a:lnTo>
                                  <a:pt x="1557" y="992"/>
                                </a:lnTo>
                                <a:moveTo>
                                  <a:pt x="2076" y="992"/>
                                </a:moveTo>
                                <a:lnTo>
                                  <a:pt x="2083" y="961"/>
                                </a:lnTo>
                                <a:lnTo>
                                  <a:pt x="2100" y="935"/>
                                </a:lnTo>
                                <a:lnTo>
                                  <a:pt x="2126" y="918"/>
                                </a:lnTo>
                                <a:lnTo>
                                  <a:pt x="2157" y="912"/>
                                </a:lnTo>
                                <a:lnTo>
                                  <a:pt x="2188" y="918"/>
                                </a:lnTo>
                                <a:lnTo>
                                  <a:pt x="2214" y="935"/>
                                </a:lnTo>
                                <a:lnTo>
                                  <a:pt x="2231" y="961"/>
                                </a:lnTo>
                                <a:lnTo>
                                  <a:pt x="2237" y="992"/>
                                </a:lnTo>
                                <a:lnTo>
                                  <a:pt x="2231" y="1023"/>
                                </a:lnTo>
                                <a:lnTo>
                                  <a:pt x="2214" y="1049"/>
                                </a:lnTo>
                                <a:lnTo>
                                  <a:pt x="2188" y="1066"/>
                                </a:lnTo>
                                <a:lnTo>
                                  <a:pt x="2157" y="1072"/>
                                </a:lnTo>
                                <a:lnTo>
                                  <a:pt x="2126" y="1066"/>
                                </a:lnTo>
                                <a:lnTo>
                                  <a:pt x="2100" y="1049"/>
                                </a:lnTo>
                                <a:lnTo>
                                  <a:pt x="2083" y="1023"/>
                                </a:lnTo>
                                <a:lnTo>
                                  <a:pt x="2076" y="992"/>
                                </a:lnTo>
                                <a:moveTo>
                                  <a:pt x="2596" y="992"/>
                                </a:moveTo>
                                <a:lnTo>
                                  <a:pt x="2602" y="961"/>
                                </a:lnTo>
                                <a:lnTo>
                                  <a:pt x="2619" y="935"/>
                                </a:lnTo>
                                <a:lnTo>
                                  <a:pt x="2645" y="918"/>
                                </a:lnTo>
                                <a:lnTo>
                                  <a:pt x="2676" y="912"/>
                                </a:lnTo>
                                <a:lnTo>
                                  <a:pt x="2707" y="918"/>
                                </a:lnTo>
                                <a:lnTo>
                                  <a:pt x="2733" y="935"/>
                                </a:lnTo>
                                <a:lnTo>
                                  <a:pt x="2750" y="961"/>
                                </a:lnTo>
                                <a:lnTo>
                                  <a:pt x="2756" y="992"/>
                                </a:lnTo>
                                <a:lnTo>
                                  <a:pt x="2750" y="1023"/>
                                </a:lnTo>
                                <a:lnTo>
                                  <a:pt x="2733" y="1049"/>
                                </a:lnTo>
                                <a:lnTo>
                                  <a:pt x="2707" y="1066"/>
                                </a:lnTo>
                                <a:lnTo>
                                  <a:pt x="2676" y="1072"/>
                                </a:lnTo>
                                <a:lnTo>
                                  <a:pt x="2645" y="1066"/>
                                </a:lnTo>
                                <a:lnTo>
                                  <a:pt x="2619" y="1049"/>
                                </a:lnTo>
                                <a:lnTo>
                                  <a:pt x="2602" y="1023"/>
                                </a:lnTo>
                                <a:lnTo>
                                  <a:pt x="2596" y="992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AutoShape 687"/>
                        <wps:cNvSpPr>
                          <a:spLocks/>
                        </wps:cNvSpPr>
                        <wps:spPr bwMode="auto">
                          <a:xfrm>
                            <a:off x="6617" y="1071"/>
                            <a:ext cx="2757" cy="1093"/>
                          </a:xfrm>
                          <a:custGeom>
                            <a:avLst/>
                            <a:gdLst>
                              <a:gd name="T0" fmla="+- 0 6624 6617"/>
                              <a:gd name="T1" fmla="*/ T0 w 2757"/>
                              <a:gd name="T2" fmla="+- 0 1121 1072"/>
                              <a:gd name="T3" fmla="*/ 1121 h 1093"/>
                              <a:gd name="T4" fmla="+- 0 6667 6617"/>
                              <a:gd name="T5" fmla="*/ T4 w 2757"/>
                              <a:gd name="T6" fmla="+- 0 1078 1072"/>
                              <a:gd name="T7" fmla="*/ 1078 h 1093"/>
                              <a:gd name="T8" fmla="+- 0 6729 6617"/>
                              <a:gd name="T9" fmla="*/ T8 w 2757"/>
                              <a:gd name="T10" fmla="+- 0 1078 1072"/>
                              <a:gd name="T11" fmla="*/ 1078 h 1093"/>
                              <a:gd name="T12" fmla="+- 0 6772 6617"/>
                              <a:gd name="T13" fmla="*/ T12 w 2757"/>
                              <a:gd name="T14" fmla="+- 0 1121 1072"/>
                              <a:gd name="T15" fmla="*/ 1121 h 1093"/>
                              <a:gd name="T16" fmla="+- 0 6772 6617"/>
                              <a:gd name="T17" fmla="*/ T16 w 2757"/>
                              <a:gd name="T18" fmla="+- 0 1183 1072"/>
                              <a:gd name="T19" fmla="*/ 1183 h 1093"/>
                              <a:gd name="T20" fmla="+- 0 6729 6617"/>
                              <a:gd name="T21" fmla="*/ T20 w 2757"/>
                              <a:gd name="T22" fmla="+- 0 1226 1072"/>
                              <a:gd name="T23" fmla="*/ 1226 h 1093"/>
                              <a:gd name="T24" fmla="+- 0 6667 6617"/>
                              <a:gd name="T25" fmla="*/ T24 w 2757"/>
                              <a:gd name="T26" fmla="+- 0 1226 1072"/>
                              <a:gd name="T27" fmla="*/ 1226 h 1093"/>
                              <a:gd name="T28" fmla="+- 0 6624 6617"/>
                              <a:gd name="T29" fmla="*/ T28 w 2757"/>
                              <a:gd name="T30" fmla="+- 0 1183 1072"/>
                              <a:gd name="T31" fmla="*/ 1183 h 1093"/>
                              <a:gd name="T32" fmla="+- 0 7137 6617"/>
                              <a:gd name="T33" fmla="*/ T32 w 2757"/>
                              <a:gd name="T34" fmla="+- 0 1801 1072"/>
                              <a:gd name="T35" fmla="*/ 1801 h 1093"/>
                              <a:gd name="T36" fmla="+- 0 7160 6617"/>
                              <a:gd name="T37" fmla="*/ T36 w 2757"/>
                              <a:gd name="T38" fmla="+- 0 1744 1072"/>
                              <a:gd name="T39" fmla="*/ 1744 h 1093"/>
                              <a:gd name="T40" fmla="+- 0 7217 6617"/>
                              <a:gd name="T41" fmla="*/ T40 w 2757"/>
                              <a:gd name="T42" fmla="+- 0 1720 1072"/>
                              <a:gd name="T43" fmla="*/ 1720 h 1093"/>
                              <a:gd name="T44" fmla="+- 0 7274 6617"/>
                              <a:gd name="T45" fmla="*/ T44 w 2757"/>
                              <a:gd name="T46" fmla="+- 0 1744 1072"/>
                              <a:gd name="T47" fmla="*/ 1744 h 1093"/>
                              <a:gd name="T48" fmla="+- 0 7297 6617"/>
                              <a:gd name="T49" fmla="*/ T48 w 2757"/>
                              <a:gd name="T50" fmla="+- 0 1801 1072"/>
                              <a:gd name="T51" fmla="*/ 1801 h 1093"/>
                              <a:gd name="T52" fmla="+- 0 7274 6617"/>
                              <a:gd name="T53" fmla="*/ T52 w 2757"/>
                              <a:gd name="T54" fmla="+- 0 1857 1072"/>
                              <a:gd name="T55" fmla="*/ 1857 h 1093"/>
                              <a:gd name="T56" fmla="+- 0 7217 6617"/>
                              <a:gd name="T57" fmla="*/ T56 w 2757"/>
                              <a:gd name="T58" fmla="+- 0 1881 1072"/>
                              <a:gd name="T59" fmla="*/ 1881 h 1093"/>
                              <a:gd name="T60" fmla="+- 0 7160 6617"/>
                              <a:gd name="T61" fmla="*/ T60 w 2757"/>
                              <a:gd name="T62" fmla="+- 0 1857 1072"/>
                              <a:gd name="T63" fmla="*/ 1857 h 1093"/>
                              <a:gd name="T64" fmla="+- 0 7137 6617"/>
                              <a:gd name="T65" fmla="*/ T64 w 2757"/>
                              <a:gd name="T66" fmla="+- 0 1801 1072"/>
                              <a:gd name="T67" fmla="*/ 1801 h 1093"/>
                              <a:gd name="T68" fmla="+- 0 7662 6617"/>
                              <a:gd name="T69" fmla="*/ T68 w 2757"/>
                              <a:gd name="T70" fmla="+- 0 1979 1072"/>
                              <a:gd name="T71" fmla="*/ 1979 h 1093"/>
                              <a:gd name="T72" fmla="+- 0 7705 6617"/>
                              <a:gd name="T73" fmla="*/ T72 w 2757"/>
                              <a:gd name="T74" fmla="+- 0 1936 1072"/>
                              <a:gd name="T75" fmla="*/ 1936 h 1093"/>
                              <a:gd name="T76" fmla="+- 0 7767 6617"/>
                              <a:gd name="T77" fmla="*/ T76 w 2757"/>
                              <a:gd name="T78" fmla="+- 0 1936 1072"/>
                              <a:gd name="T79" fmla="*/ 1936 h 1093"/>
                              <a:gd name="T80" fmla="+- 0 7810 6617"/>
                              <a:gd name="T81" fmla="*/ T80 w 2757"/>
                              <a:gd name="T82" fmla="+- 0 1979 1072"/>
                              <a:gd name="T83" fmla="*/ 1979 h 1093"/>
                              <a:gd name="T84" fmla="+- 0 7810 6617"/>
                              <a:gd name="T85" fmla="*/ T84 w 2757"/>
                              <a:gd name="T86" fmla="+- 0 2041 1072"/>
                              <a:gd name="T87" fmla="*/ 2041 h 1093"/>
                              <a:gd name="T88" fmla="+- 0 7767 6617"/>
                              <a:gd name="T89" fmla="*/ T88 w 2757"/>
                              <a:gd name="T90" fmla="+- 0 2084 1072"/>
                              <a:gd name="T91" fmla="*/ 2084 h 1093"/>
                              <a:gd name="T92" fmla="+- 0 7705 6617"/>
                              <a:gd name="T93" fmla="*/ T92 w 2757"/>
                              <a:gd name="T94" fmla="+- 0 2084 1072"/>
                              <a:gd name="T95" fmla="*/ 2084 h 1093"/>
                              <a:gd name="T96" fmla="+- 0 7662 6617"/>
                              <a:gd name="T97" fmla="*/ T96 w 2757"/>
                              <a:gd name="T98" fmla="+- 0 2041 1072"/>
                              <a:gd name="T99" fmla="*/ 2041 h 1093"/>
                              <a:gd name="T100" fmla="+- 0 8175 6617"/>
                              <a:gd name="T101" fmla="*/ T100 w 2757"/>
                              <a:gd name="T102" fmla="+- 0 2057 1072"/>
                              <a:gd name="T103" fmla="*/ 2057 h 1093"/>
                              <a:gd name="T104" fmla="+- 0 8198 6617"/>
                              <a:gd name="T105" fmla="*/ T104 w 2757"/>
                              <a:gd name="T106" fmla="+- 0 2000 1072"/>
                              <a:gd name="T107" fmla="*/ 2000 h 1093"/>
                              <a:gd name="T108" fmla="+- 0 8255 6617"/>
                              <a:gd name="T109" fmla="*/ T108 w 2757"/>
                              <a:gd name="T110" fmla="+- 0 1977 1072"/>
                              <a:gd name="T111" fmla="*/ 1977 h 1093"/>
                              <a:gd name="T112" fmla="+- 0 8312 6617"/>
                              <a:gd name="T113" fmla="*/ T112 w 2757"/>
                              <a:gd name="T114" fmla="+- 0 2000 1072"/>
                              <a:gd name="T115" fmla="*/ 2000 h 1093"/>
                              <a:gd name="T116" fmla="+- 0 8335 6617"/>
                              <a:gd name="T117" fmla="*/ T116 w 2757"/>
                              <a:gd name="T118" fmla="+- 0 2057 1072"/>
                              <a:gd name="T119" fmla="*/ 2057 h 1093"/>
                              <a:gd name="T120" fmla="+- 0 8312 6617"/>
                              <a:gd name="T121" fmla="*/ T120 w 2757"/>
                              <a:gd name="T122" fmla="+- 0 2114 1072"/>
                              <a:gd name="T123" fmla="*/ 2114 h 1093"/>
                              <a:gd name="T124" fmla="+- 0 8255 6617"/>
                              <a:gd name="T125" fmla="*/ T124 w 2757"/>
                              <a:gd name="T126" fmla="+- 0 2138 1072"/>
                              <a:gd name="T127" fmla="*/ 2138 h 1093"/>
                              <a:gd name="T128" fmla="+- 0 8198 6617"/>
                              <a:gd name="T129" fmla="*/ T128 w 2757"/>
                              <a:gd name="T130" fmla="+- 0 2114 1072"/>
                              <a:gd name="T131" fmla="*/ 2114 h 1093"/>
                              <a:gd name="T132" fmla="+- 0 8175 6617"/>
                              <a:gd name="T133" fmla="*/ T132 w 2757"/>
                              <a:gd name="T134" fmla="+- 0 2057 1072"/>
                              <a:gd name="T135" fmla="*/ 2057 h 1093"/>
                              <a:gd name="T136" fmla="+- 0 8700 6617"/>
                              <a:gd name="T137" fmla="*/ T136 w 2757"/>
                              <a:gd name="T138" fmla="+- 0 2053 1072"/>
                              <a:gd name="T139" fmla="*/ 2053 h 1093"/>
                              <a:gd name="T140" fmla="+- 0 8743 6617"/>
                              <a:gd name="T141" fmla="*/ T140 w 2757"/>
                              <a:gd name="T142" fmla="+- 0 2010 1072"/>
                              <a:gd name="T143" fmla="*/ 2010 h 1093"/>
                              <a:gd name="T144" fmla="+- 0 8805 6617"/>
                              <a:gd name="T145" fmla="*/ T144 w 2757"/>
                              <a:gd name="T146" fmla="+- 0 2010 1072"/>
                              <a:gd name="T147" fmla="*/ 2010 h 1093"/>
                              <a:gd name="T148" fmla="+- 0 8848 6617"/>
                              <a:gd name="T149" fmla="*/ T148 w 2757"/>
                              <a:gd name="T150" fmla="+- 0 2053 1072"/>
                              <a:gd name="T151" fmla="*/ 2053 h 1093"/>
                              <a:gd name="T152" fmla="+- 0 8848 6617"/>
                              <a:gd name="T153" fmla="*/ T152 w 2757"/>
                              <a:gd name="T154" fmla="+- 0 2115 1072"/>
                              <a:gd name="T155" fmla="*/ 2115 h 1093"/>
                              <a:gd name="T156" fmla="+- 0 8805 6617"/>
                              <a:gd name="T157" fmla="*/ T156 w 2757"/>
                              <a:gd name="T158" fmla="+- 0 2158 1072"/>
                              <a:gd name="T159" fmla="*/ 2158 h 1093"/>
                              <a:gd name="T160" fmla="+- 0 8743 6617"/>
                              <a:gd name="T161" fmla="*/ T160 w 2757"/>
                              <a:gd name="T162" fmla="+- 0 2158 1072"/>
                              <a:gd name="T163" fmla="*/ 2158 h 1093"/>
                              <a:gd name="T164" fmla="+- 0 8700 6617"/>
                              <a:gd name="T165" fmla="*/ T164 w 2757"/>
                              <a:gd name="T166" fmla="+- 0 2115 1072"/>
                              <a:gd name="T167" fmla="*/ 2115 h 1093"/>
                              <a:gd name="T168" fmla="+- 0 9213 6617"/>
                              <a:gd name="T169" fmla="*/ T168 w 2757"/>
                              <a:gd name="T170" fmla="+- 0 2071 1072"/>
                              <a:gd name="T171" fmla="*/ 2071 h 1093"/>
                              <a:gd name="T172" fmla="+- 0 9236 6617"/>
                              <a:gd name="T173" fmla="*/ T172 w 2757"/>
                              <a:gd name="T174" fmla="+- 0 2014 1072"/>
                              <a:gd name="T175" fmla="*/ 2014 h 1093"/>
                              <a:gd name="T176" fmla="+- 0 9293 6617"/>
                              <a:gd name="T177" fmla="*/ T176 w 2757"/>
                              <a:gd name="T178" fmla="+- 0 1990 1072"/>
                              <a:gd name="T179" fmla="*/ 1990 h 1093"/>
                              <a:gd name="T180" fmla="+- 0 9350 6617"/>
                              <a:gd name="T181" fmla="*/ T180 w 2757"/>
                              <a:gd name="T182" fmla="+- 0 2014 1072"/>
                              <a:gd name="T183" fmla="*/ 2014 h 1093"/>
                              <a:gd name="T184" fmla="+- 0 9374 6617"/>
                              <a:gd name="T185" fmla="*/ T184 w 2757"/>
                              <a:gd name="T186" fmla="+- 0 2071 1072"/>
                              <a:gd name="T187" fmla="*/ 2071 h 1093"/>
                              <a:gd name="T188" fmla="+- 0 9350 6617"/>
                              <a:gd name="T189" fmla="*/ T188 w 2757"/>
                              <a:gd name="T190" fmla="+- 0 2127 1072"/>
                              <a:gd name="T191" fmla="*/ 2127 h 1093"/>
                              <a:gd name="T192" fmla="+- 0 9293 6617"/>
                              <a:gd name="T193" fmla="*/ T192 w 2757"/>
                              <a:gd name="T194" fmla="+- 0 2151 1072"/>
                              <a:gd name="T195" fmla="*/ 2151 h 1093"/>
                              <a:gd name="T196" fmla="+- 0 9236 6617"/>
                              <a:gd name="T197" fmla="*/ T196 w 2757"/>
                              <a:gd name="T198" fmla="+- 0 2127 1072"/>
                              <a:gd name="T199" fmla="*/ 2127 h 1093"/>
                              <a:gd name="T200" fmla="+- 0 9213 6617"/>
                              <a:gd name="T201" fmla="*/ T200 w 2757"/>
                              <a:gd name="T202" fmla="+- 0 2071 1072"/>
                              <a:gd name="T203" fmla="*/ 2071 h 1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1093">
                                <a:moveTo>
                                  <a:pt x="0" y="80"/>
                                </a:moveTo>
                                <a:lnTo>
                                  <a:pt x="7" y="49"/>
                                </a:lnTo>
                                <a:lnTo>
                                  <a:pt x="24" y="23"/>
                                </a:lnTo>
                                <a:lnTo>
                                  <a:pt x="50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3"/>
                                </a:lnTo>
                                <a:lnTo>
                                  <a:pt x="155" y="49"/>
                                </a:lnTo>
                                <a:lnTo>
                                  <a:pt x="161" y="80"/>
                                </a:lnTo>
                                <a:lnTo>
                                  <a:pt x="155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1" y="161"/>
                                </a:lnTo>
                                <a:lnTo>
                                  <a:pt x="50" y="154"/>
                                </a:lnTo>
                                <a:lnTo>
                                  <a:pt x="24" y="137"/>
                                </a:lnTo>
                                <a:lnTo>
                                  <a:pt x="7" y="111"/>
                                </a:lnTo>
                                <a:lnTo>
                                  <a:pt x="0" y="80"/>
                                </a:lnTo>
                                <a:moveTo>
                                  <a:pt x="520" y="729"/>
                                </a:moveTo>
                                <a:lnTo>
                                  <a:pt x="526" y="697"/>
                                </a:lnTo>
                                <a:lnTo>
                                  <a:pt x="543" y="672"/>
                                </a:lnTo>
                                <a:lnTo>
                                  <a:pt x="569" y="655"/>
                                </a:lnTo>
                                <a:lnTo>
                                  <a:pt x="600" y="648"/>
                                </a:lnTo>
                                <a:lnTo>
                                  <a:pt x="631" y="655"/>
                                </a:lnTo>
                                <a:lnTo>
                                  <a:pt x="657" y="672"/>
                                </a:lnTo>
                                <a:lnTo>
                                  <a:pt x="674" y="697"/>
                                </a:lnTo>
                                <a:lnTo>
                                  <a:pt x="680" y="729"/>
                                </a:lnTo>
                                <a:lnTo>
                                  <a:pt x="674" y="760"/>
                                </a:lnTo>
                                <a:lnTo>
                                  <a:pt x="657" y="785"/>
                                </a:lnTo>
                                <a:lnTo>
                                  <a:pt x="631" y="803"/>
                                </a:lnTo>
                                <a:lnTo>
                                  <a:pt x="600" y="809"/>
                                </a:lnTo>
                                <a:lnTo>
                                  <a:pt x="569" y="803"/>
                                </a:lnTo>
                                <a:lnTo>
                                  <a:pt x="543" y="785"/>
                                </a:lnTo>
                                <a:lnTo>
                                  <a:pt x="526" y="760"/>
                                </a:lnTo>
                                <a:lnTo>
                                  <a:pt x="520" y="729"/>
                                </a:lnTo>
                                <a:moveTo>
                                  <a:pt x="1039" y="938"/>
                                </a:moveTo>
                                <a:lnTo>
                                  <a:pt x="1045" y="907"/>
                                </a:lnTo>
                                <a:lnTo>
                                  <a:pt x="1062" y="881"/>
                                </a:lnTo>
                                <a:lnTo>
                                  <a:pt x="1088" y="864"/>
                                </a:lnTo>
                                <a:lnTo>
                                  <a:pt x="1119" y="858"/>
                                </a:lnTo>
                                <a:lnTo>
                                  <a:pt x="1150" y="864"/>
                                </a:lnTo>
                                <a:lnTo>
                                  <a:pt x="1176" y="881"/>
                                </a:lnTo>
                                <a:lnTo>
                                  <a:pt x="1193" y="907"/>
                                </a:lnTo>
                                <a:lnTo>
                                  <a:pt x="1199" y="938"/>
                                </a:lnTo>
                                <a:lnTo>
                                  <a:pt x="1193" y="969"/>
                                </a:lnTo>
                                <a:lnTo>
                                  <a:pt x="1176" y="995"/>
                                </a:lnTo>
                                <a:lnTo>
                                  <a:pt x="1150" y="1012"/>
                                </a:lnTo>
                                <a:lnTo>
                                  <a:pt x="1119" y="1018"/>
                                </a:lnTo>
                                <a:lnTo>
                                  <a:pt x="1088" y="1012"/>
                                </a:lnTo>
                                <a:lnTo>
                                  <a:pt x="1062" y="995"/>
                                </a:lnTo>
                                <a:lnTo>
                                  <a:pt x="1045" y="969"/>
                                </a:lnTo>
                                <a:lnTo>
                                  <a:pt x="1039" y="938"/>
                                </a:lnTo>
                                <a:moveTo>
                                  <a:pt x="1558" y="985"/>
                                </a:moveTo>
                                <a:lnTo>
                                  <a:pt x="1564" y="954"/>
                                </a:lnTo>
                                <a:lnTo>
                                  <a:pt x="1581" y="928"/>
                                </a:lnTo>
                                <a:lnTo>
                                  <a:pt x="1607" y="911"/>
                                </a:lnTo>
                                <a:lnTo>
                                  <a:pt x="1638" y="905"/>
                                </a:lnTo>
                                <a:lnTo>
                                  <a:pt x="1669" y="911"/>
                                </a:lnTo>
                                <a:lnTo>
                                  <a:pt x="1695" y="928"/>
                                </a:lnTo>
                                <a:lnTo>
                                  <a:pt x="1712" y="954"/>
                                </a:lnTo>
                                <a:lnTo>
                                  <a:pt x="1718" y="985"/>
                                </a:lnTo>
                                <a:lnTo>
                                  <a:pt x="1712" y="1016"/>
                                </a:lnTo>
                                <a:lnTo>
                                  <a:pt x="1695" y="1042"/>
                                </a:lnTo>
                                <a:lnTo>
                                  <a:pt x="1669" y="1059"/>
                                </a:lnTo>
                                <a:lnTo>
                                  <a:pt x="1638" y="1066"/>
                                </a:lnTo>
                                <a:lnTo>
                                  <a:pt x="1607" y="1059"/>
                                </a:lnTo>
                                <a:lnTo>
                                  <a:pt x="1581" y="1042"/>
                                </a:lnTo>
                                <a:lnTo>
                                  <a:pt x="1564" y="1016"/>
                                </a:lnTo>
                                <a:lnTo>
                                  <a:pt x="1558" y="985"/>
                                </a:lnTo>
                                <a:moveTo>
                                  <a:pt x="2077" y="1012"/>
                                </a:moveTo>
                                <a:lnTo>
                                  <a:pt x="2083" y="981"/>
                                </a:lnTo>
                                <a:lnTo>
                                  <a:pt x="2100" y="955"/>
                                </a:lnTo>
                                <a:lnTo>
                                  <a:pt x="2126" y="938"/>
                                </a:lnTo>
                                <a:lnTo>
                                  <a:pt x="2157" y="932"/>
                                </a:lnTo>
                                <a:lnTo>
                                  <a:pt x="2188" y="938"/>
                                </a:lnTo>
                                <a:lnTo>
                                  <a:pt x="2214" y="955"/>
                                </a:lnTo>
                                <a:lnTo>
                                  <a:pt x="2231" y="981"/>
                                </a:lnTo>
                                <a:lnTo>
                                  <a:pt x="2237" y="1012"/>
                                </a:lnTo>
                                <a:lnTo>
                                  <a:pt x="2231" y="1043"/>
                                </a:lnTo>
                                <a:lnTo>
                                  <a:pt x="2214" y="1069"/>
                                </a:lnTo>
                                <a:lnTo>
                                  <a:pt x="2188" y="1086"/>
                                </a:lnTo>
                                <a:lnTo>
                                  <a:pt x="2157" y="1093"/>
                                </a:lnTo>
                                <a:lnTo>
                                  <a:pt x="2126" y="1086"/>
                                </a:lnTo>
                                <a:lnTo>
                                  <a:pt x="2100" y="1069"/>
                                </a:lnTo>
                                <a:lnTo>
                                  <a:pt x="2083" y="1043"/>
                                </a:lnTo>
                                <a:lnTo>
                                  <a:pt x="2077" y="1012"/>
                                </a:lnTo>
                                <a:moveTo>
                                  <a:pt x="2596" y="999"/>
                                </a:moveTo>
                                <a:lnTo>
                                  <a:pt x="2602" y="968"/>
                                </a:lnTo>
                                <a:lnTo>
                                  <a:pt x="2619" y="942"/>
                                </a:lnTo>
                                <a:lnTo>
                                  <a:pt x="2645" y="925"/>
                                </a:lnTo>
                                <a:lnTo>
                                  <a:pt x="2676" y="918"/>
                                </a:lnTo>
                                <a:lnTo>
                                  <a:pt x="2707" y="925"/>
                                </a:lnTo>
                                <a:lnTo>
                                  <a:pt x="2733" y="942"/>
                                </a:lnTo>
                                <a:lnTo>
                                  <a:pt x="2750" y="968"/>
                                </a:lnTo>
                                <a:lnTo>
                                  <a:pt x="2757" y="999"/>
                                </a:lnTo>
                                <a:lnTo>
                                  <a:pt x="2750" y="1030"/>
                                </a:lnTo>
                                <a:lnTo>
                                  <a:pt x="2733" y="1055"/>
                                </a:lnTo>
                                <a:lnTo>
                                  <a:pt x="2707" y="1073"/>
                                </a:lnTo>
                                <a:lnTo>
                                  <a:pt x="2676" y="1079"/>
                                </a:lnTo>
                                <a:lnTo>
                                  <a:pt x="2645" y="1073"/>
                                </a:lnTo>
                                <a:lnTo>
                                  <a:pt x="2619" y="1055"/>
                                </a:lnTo>
                                <a:lnTo>
                                  <a:pt x="2602" y="1030"/>
                                </a:lnTo>
                                <a:lnTo>
                                  <a:pt x="2596" y="999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34AEE" id="Group 686" o:spid="_x0000_s1026" style="position:absolute;margin-left:317.15pt;margin-top:3.9pt;width:160.95pt;height:111.45pt;z-index:15753216;mso-position-horizontal-relative:page" coordorigin="6343,78" coordsize="3219,2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">
                <v:shape id="AutoShape 703" o:spid="_x0000_s1027" style="position:absolute;left:6343;top:517;width:3219;height:1351;visibility:visible;mso-wrap-style:square;v-text-anchor:top" coordsize="3219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" path="m,1351r3218,m,676r3218,m,l3218,e" filled="f" strokecolor="#ebebeb" strokeweight=".1193mm">
                  <v:path arrowok="t" o:connecttype="custom" o:connectlocs="0,1868;3218,1868;0,1193;3218,1193;0,517;3218,517" o:connectangles="0,0,0,0,0,0"/>
                </v:shape>
                <v:shape id="AutoShape 702" o:spid="_x0000_s1028" style="position:absolute;left:6343;top:78;width:3219;height:2229;visibility:visible;mso-wrap-style:square;v-text-anchor:top" coordsize="3219,2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" path="m,2128r3218,m,1452r3218,m,777r3218,m,102r3218,m311,2229l311,m831,2229l831,t519,2229l1350,t519,2229l1869,t519,2229l2388,t519,2229l2907,e" filled="f" strokecolor="#ebebeb" strokeweight=".23694mm">
                  <v:path arrowok="t" o:connecttype="custom" o:connectlocs="0,2206;3218,2206;0,1530;3218,1530;0,855;3218,855;0,180;3218,180;311,2307;311,78;831,2307;831,78;1350,2307;1350,78;1869,2307;1869,78;2388,2307;2388,78;2907,2307;2907,78" o:connectangles="0,0,0,0,0,0,0,0,0,0,0,0,0,0,0,0,0,0,0,0"/>
                </v:shape>
                <v:shape id="AutoShape 701" o:spid="_x0000_s1029" style="position:absolute;left:6574;top:1044;width:2757;height:1127;visibility:visible;mso-wrap-style:square;v-text-anchor:top" coordsize="2757,1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" path="m,161l161,m,l161,161m519,579l680,419t-161,l680,579t358,216l1199,635t-161,l1199,795t358,176l1718,810t-161,l1718,971t359,128l2237,939t-160,l2237,1099t359,27l2756,966t-160,l2756,1126e" filled="f" strokeweight=".39381mm">
                  <v:path arrowok="t" o:connecttype="custom" o:connectlocs="0,1206;161,1045;0,1045;161,1206;519,1624;680,1464;519,1464;680,1624;1038,1840;1199,1680;1038,1680;1199,1840;1557,2016;1718,1855;1557,1855;1718,2016;2077,2144;2237,1984;2077,1984;2237,2144;2596,2171;2756,2011;2596,2011;2756,2171" o:connectangles="0,0,0,0,0,0,0,0,0,0,0,0,0,0,0,0,0,0,0,0,0,0,0,0"/>
                </v:shape>
                <v:shape id="Picture 700" o:spid="_x0000_s1030" type="#_x0000_t75" style="position:absolute;left:6519;top:601;width:183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">
                  <v:imagedata r:id="rId39" o:title=""/>
                </v:shape>
                <v:shape id="Picture 699" o:spid="_x0000_s1031" type="#_x0000_t75" style="position:absolute;left:7038;top:999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">
                  <v:imagedata r:id="rId40" o:title=""/>
                </v:shape>
                <v:shape id="Picture 698" o:spid="_x0000_s1032" type="#_x0000_t75" style="position:absolute;left:7557;top:1033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">
                  <v:imagedata r:id="rId41" o:title=""/>
                </v:shape>
                <v:shape id="Picture 697" o:spid="_x0000_s1033" type="#_x0000_t75" style="position:absolute;left:8076;top:1033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">
                  <v:imagedata r:id="rId25" o:title=""/>
                </v:shape>
                <v:shape id="Picture 696" o:spid="_x0000_s1034" type="#_x0000_t75" style="position:absolute;left:8596;top:1033;width:183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">
                  <v:imagedata r:id="rId42" o:title=""/>
                </v:shape>
                <v:shape id="Picture 695" o:spid="_x0000_s1035" type="#_x0000_t75" style="position:absolute;left:9115;top:1033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">
                  <v:imagedata r:id="rId27" o:title=""/>
                </v:shape>
                <v:shape id="AutoShape 694" o:spid="_x0000_s1036" style="position:absolute;left:6548;top:943;width:1199;height:756;visibility:visible;mso-wrap-style:square;v-text-anchor:top" coordsize="1199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" path="m,80l6,49,24,23,49,6,81,r31,6l137,23r18,26l161,80r-6,31l137,137r-25,17l81,160,49,154,24,137,6,111,,80m519,519r7,-31l543,462r25,-17l600,438r31,7l656,462r18,26l680,519r-6,31l656,576r-25,17l600,599r-32,-6l543,576,526,550r-7,-31m1038,674r7,-31l1062,617r26,-17l1119,594r31,6l1175,617r18,26l1199,674r-6,31l1175,731r-25,17l1119,755r-31,-7l1062,731r-17,-26l1038,674e" filled="f" strokecolor="#3b0f70" strokeweight=".39381mm">
                  <v:path arrowok="t" o:connecttype="custom" o:connectlocs="0,1024;6,993;24,967;49,950;81,944;112,950;137,967;155,993;161,1024;155,1055;137,1081;112,1098;81,1104;49,1098;24,1081;6,1055;0,1024;519,1463;526,1432;543,1406;568,1389;600,1382;631,1389;656,1406;674,1432;680,1463;674,1494;656,1520;631,1537;600,1543;568,1537;543,1520;526,1494;519,1463;1038,1618;1045,1587;1062,1561;1088,1544;1119,1538;1150,1544;1175,1561;1193,1587;1199,1618;1193,1649;1175,1675;1150,1692;1119,1699;1088,1692;1062,1675;1045,1649;1038,1618" o:connectangles="0,0,0,0,0,0,0,0,0,0,0,0,0,0,0,0,0,0,0,0,0,0,0,0,0,0,0,0,0,0,0,0,0,0,0,0,0,0,0,0,0,0,0,0,0,0,0,0,0,0,0"/>
                </v:shape>
                <v:shape id="Picture 693" o:spid="_x0000_s1037" type="#_x0000_t75" style="position:absolute;left:8094;top:1540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">
                  <v:imagedata r:id="rId43" o:title=""/>
                </v:shape>
                <v:shape id="Picture 692" o:spid="_x0000_s1038" type="#_x0000_t75" style="position:absolute;left:8613;top:1513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">
                  <v:imagedata r:id="rId44" o:title=""/>
                </v:shape>
                <v:shape id="Picture 691" o:spid="_x0000_s1039" type="#_x0000_t75" style="position:absolute;left:9132;top:1526;width:183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">
                  <v:imagedata r:id="rId45" o:title=""/>
                </v:shape>
                <v:shape id="AutoShape 690" o:spid="_x0000_s1040" style="position:absolute;left:6565;top:1119;width:2757;height:877;visibility:visible;mso-wrap-style:square;v-text-anchor:top" coordsize="2757,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" path="m,81l7,49,24,24,50,6,81,r31,6l138,24r17,25l161,81r-6,31l138,137r-26,18l81,161,50,155,24,137,7,112,,81m520,526r6,-31l543,469r26,-17l600,446r31,6l657,469r17,26l680,526r-6,31l657,583r-26,17l600,607r-31,-7l543,583,526,557r-6,-31m1039,796r6,-31l1062,740r26,-18l1119,716r31,6l1176,740r17,25l1199,796r-6,32l1176,853r-26,17l1119,877r-31,-7l1062,853r-17,-25l1039,796t519,-54l1564,711r17,-25l1607,668r31,-6l1669,668r26,18l1712,711r7,31l1712,774r-17,25l1669,816r-31,7l1607,816r-26,-17l1564,774r-6,-32m2077,749r6,-31l2100,692r26,-17l2157,669r31,6l2214,692r17,26l2238,749r-7,31l2214,806r-26,17l2157,829r-31,-6l2100,806r-17,-26l2077,749t519,7l2602,725r18,-26l2645,682r31,-7l2708,682r25,17l2750,725r7,31l2750,787r-17,26l2708,830r-32,6l2645,830r-25,-17l2602,787r-6,-31e" filled="f" strokecolor="#8c2981" strokeweight=".39381mm">
                  <v:path arrowok="t" o:connecttype="custom" o:connectlocs="7,1168;50,1125;112,1125;155,1168;155,1231;112,1274;50,1274;7,1231;520,1645;543,1588;600,1565;657,1588;680,1645;657,1702;600,1726;543,1702;520,1645;1045,1884;1088,1841;1150,1841;1193,1884;1193,1947;1150,1989;1088,1989;1045,1947;1558,1861;1581,1805;1638,1781;1695,1805;1719,1861;1695,1918;1638,1942;1581,1918;1558,1861;2083,1837;2126,1794;2188,1794;2231,1837;2231,1899;2188,1942;2126,1942;2083,1899;2596,1875;2620,1818;2676,1794;2733,1818;2757,1875;2733,1932;2676,1955;2620,1932;2596,1875" o:connectangles="0,0,0,0,0,0,0,0,0,0,0,0,0,0,0,0,0,0,0,0,0,0,0,0,0,0,0,0,0,0,0,0,0,0,0,0,0,0,0,0,0,0,0,0,0,0,0,0,0,0,0"/>
                </v:shape>
                <v:shape id="AutoShape 689" o:spid="_x0000_s1041" style="position:absolute;left:6582;top:1092;width:2757;height:951;visibility:visible;mso-wrap-style:square;v-text-anchor:top" coordsize="2757,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" path="m,80l6,49,23,24,49,6,80,r31,6l137,24r17,25l161,80r-7,32l137,137r-26,18l80,161,49,155,23,137,6,112,,80m519,709r6,-32l542,652r26,-17l599,628r31,7l656,652r17,25l680,709r-7,31l656,765r-26,18l599,789r-31,-6l542,765,525,740r-6,-31m1038,850r6,-31l1062,794r25,-18l1118,770r32,6l1175,794r17,25l1199,850r-7,32l1175,907r-25,17l1118,931r-31,-7l1062,907r-18,-25l1038,850t519,7l1563,826r18,-26l1606,783r31,-6l1669,783r25,17l1711,826r7,31l1711,888r-17,26l1669,931r-32,6l1606,931r-25,-17l1563,888r-6,-31m2076,871r7,-32l2100,814r25,-17l2156,790r32,7l2213,814r18,25l2237,871r-6,31l2213,927r-25,18l2156,951r-31,-6l2100,927r-17,-25l2076,871t519,-14l2602,826r17,-26l2644,783r32,-6l2707,783r25,17l2750,826r6,31l2750,888r-18,26l2707,931r-31,6l2644,931r-25,-17l2602,888r-7,-31e" filled="f" strokecolor="#de4968" strokeweight=".39381mm">
                  <v:path arrowok="t" o:connecttype="custom" o:connectlocs="6,1141;49,1098;111,1098;154,1141;154,1204;111,1247;49,1247;6,1204;519,1801;542,1744;599,1720;656,1744;680,1801;656,1857;599,1881;542,1857;519,1801;1044,1911;1087,1868;1150,1868;1192,1911;1192,1974;1150,2016;1087,2016;1044,1974;1557,1949;1581,1892;1637,1869;1694,1892;1718,1949;1694,2006;1637,2029;1581,2006;1557,1949;2083,1931;2125,1889;2188,1889;2231,1931;2231,1994;2188,2037;2125,2037;2083,1994;2595,1949;2619,1892;2676,1869;2732,1892;2756,1949;2732,2006;2676,2029;2619,2006;2595,1949" o:connectangles="0,0,0,0,0,0,0,0,0,0,0,0,0,0,0,0,0,0,0,0,0,0,0,0,0,0,0,0,0,0,0,0,0,0,0,0,0,0,0,0,0,0,0,0,0,0,0,0,0,0,0"/>
                </v:shape>
                <v:shape id="AutoShape 688" o:spid="_x0000_s1042" style="position:absolute;left:6600;top:1071;width:2757;height:1073;visibility:visible;mso-wrap-style:square;v-text-anchor:top" coordsize="2757,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" path="m,80l6,49,24,23,49,6,80,r32,6l137,23r17,26l161,80r-7,31l137,137r-25,17l80,161,49,154,24,137,6,111,,80m519,749r7,-31l543,692r25,-17l600,668r31,7l656,692r18,26l680,749r-6,31l656,806r-25,17l600,829r-32,-6l543,806,526,780r-7,-31m1038,924r7,-31l1062,868r25,-18l1119,844r31,6l1175,868r18,25l1199,924r-6,32l1175,981r-25,17l1119,1005r-32,-7l1062,981r-17,-25l1038,924t519,68l1564,961r17,-26l1607,918r31,-6l1669,918r25,17l1712,961r6,31l1712,1023r-18,26l1669,1066r-31,6l1607,1066r-26,-17l1564,1023r-7,-31m2076,992r7,-31l2100,935r26,-17l2157,912r31,6l2214,935r17,26l2237,992r-6,31l2214,1049r-26,17l2157,1072r-31,-6l2100,1049r-17,-26l2076,992t520,l2602,961r17,-26l2645,918r31,-6l2707,918r26,17l2750,961r6,31l2750,1023r-17,26l2707,1066r-31,6l2645,1066r-26,-17l2602,1023r-6,-31e" filled="f" strokecolor="#fe9f6d" strokeweight=".39381mm">
                  <v:path arrowok="t" o:connecttype="custom" o:connectlocs="6,1121;49,1078;112,1078;154,1121;154,1183;112,1226;49,1226;6,1183;519,1821;543,1764;600,1740;656,1764;680,1821;656,1878;600,1901;543,1878;519,1821;1045,1965;1087,1922;1150,1922;1193,1965;1193,2028;1150,2070;1087,2070;1045,2028;1557,2064;1581,2007;1638,1984;1694,2007;1718,2064;1694,2121;1638,2144;1581,2121;1557,2064;2083,2033;2126,1990;2188,1990;2231,2033;2231,2095;2188,2138;2126,2138;2083,2095;2596,2064;2619,2007;2676,1984;2733,2007;2756,2064;2733,2121;2676,2144;2619,2121;2596,2064" o:connectangles="0,0,0,0,0,0,0,0,0,0,0,0,0,0,0,0,0,0,0,0,0,0,0,0,0,0,0,0,0,0,0,0,0,0,0,0,0,0,0,0,0,0,0,0,0,0,0,0,0,0,0"/>
                </v:shape>
                <v:shape id="AutoShape 687" o:spid="_x0000_s1043" style="position:absolute;left:6617;top:1071;width:2757;height:1093;visibility:visible;mso-wrap-style:square;v-text-anchor:top" coordsize="2757,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" path="m,80l7,49,24,23,50,6,81,r31,6l137,23r18,26l161,80r-6,31l137,137r-25,17l81,161,50,154,24,137,7,111,,80m520,729r6,-32l543,672r26,-17l600,648r31,7l657,672r17,25l680,729r-6,31l657,785r-26,18l600,809r-31,-6l543,785,526,760r-6,-31m1039,938r6,-31l1062,881r26,-17l1119,858r31,6l1176,881r17,26l1199,938r-6,31l1176,995r-26,17l1119,1018r-31,-6l1062,995r-17,-26l1039,938t519,47l1564,954r17,-26l1607,911r31,-6l1669,911r26,17l1712,954r6,31l1712,1016r-17,26l1669,1059r-31,7l1607,1059r-26,-17l1564,1016r-6,-31m2077,1012r6,-31l2100,955r26,-17l2157,932r31,6l2214,955r17,26l2237,1012r-6,31l2214,1069r-26,17l2157,1093r-31,-7l2100,1069r-17,-26l2077,1012t519,-13l2602,968r17,-26l2645,925r31,-7l2707,925r26,17l2750,968r7,31l2750,1030r-17,25l2707,1073r-31,6l2645,1073r-26,-18l2602,1030r-6,-31e" filled="f" strokecolor="#fcfdbf" strokeweight=".39381mm">
                  <v:path arrowok="t" o:connecttype="custom" o:connectlocs="7,1121;50,1078;112,1078;155,1121;155,1183;112,1226;50,1226;7,1183;520,1801;543,1744;600,1720;657,1744;680,1801;657,1857;600,1881;543,1857;520,1801;1045,1979;1088,1936;1150,1936;1193,1979;1193,2041;1150,2084;1088,2084;1045,2041;1558,2057;1581,2000;1638,1977;1695,2000;1718,2057;1695,2114;1638,2138;1581,2114;1558,2057;2083,2053;2126,2010;2188,2010;2231,2053;2231,2115;2188,2158;2126,2158;2083,2115;2596,2071;2619,2014;2676,1990;2733,2014;2757,2071;2733,2127;2676,2151;2619,2127;2596,2071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30</w:t>
      </w:r>
    </w:p>
    <w:p w14:paraId="6BF83C86" w14:textId="77777777" w:rsidR="006F1C89" w:rsidRDefault="006F1C89">
      <w:pPr>
        <w:rPr>
          <w:rFonts w:ascii="Times New Roman"/>
          <w:sz w:val="11"/>
        </w:rPr>
        <w:sectPr w:rsidR="006F1C89">
          <w:pgSz w:w="12240" w:h="15840"/>
          <w:pgMar w:top="880" w:right="740" w:bottom="400" w:left="700" w:header="0" w:footer="216" w:gutter="0"/>
          <w:cols w:num="4" w:space="720" w:equalWidth="0">
            <w:col w:w="1320" w:space="40"/>
            <w:col w:w="2342" w:space="271"/>
            <w:col w:w="1311" w:space="40"/>
            <w:col w:w="5476"/>
          </w:cols>
        </w:sectPr>
      </w:pPr>
    </w:p>
    <w:p w14:paraId="2D36DB0A" w14:textId="77777777" w:rsidR="006F1C89" w:rsidRDefault="006F1C89">
      <w:pPr>
        <w:pStyle w:val="BodyText"/>
        <w:rPr>
          <w:rFonts w:ascii="Times New Roman"/>
          <w:sz w:val="20"/>
        </w:rPr>
      </w:pPr>
    </w:p>
    <w:p w14:paraId="2C7DD9F0" w14:textId="77777777" w:rsidR="006F1C89" w:rsidRDefault="006F1C89">
      <w:pPr>
        <w:pStyle w:val="BodyText"/>
        <w:spacing w:before="4"/>
        <w:rPr>
          <w:rFonts w:ascii="Times New Roman"/>
          <w:sz w:val="19"/>
        </w:rPr>
      </w:pPr>
    </w:p>
    <w:p w14:paraId="731E94B7" w14:textId="4060A0F4" w:rsidR="006F1C89" w:rsidRDefault="00C85944">
      <w:pPr>
        <w:tabs>
          <w:tab w:val="left" w:pos="5469"/>
        </w:tabs>
        <w:spacing w:before="96"/>
        <w:ind w:left="1503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51978F2" wp14:editId="21D696B7">
                <wp:simplePos x="0" y="0"/>
                <wp:positionH relativeFrom="page">
                  <wp:posOffset>1263650</wp:posOffset>
                </wp:positionH>
                <wp:positionV relativeFrom="paragraph">
                  <wp:posOffset>-48895</wp:posOffset>
                </wp:positionV>
                <wp:extent cx="123190" cy="728345"/>
                <wp:effectExtent l="0" t="0" r="0" b="0"/>
                <wp:wrapNone/>
                <wp:docPr id="695" name="Text 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72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DDF91" w14:textId="77777777" w:rsidR="006F1C89" w:rsidRDefault="005D3991">
                            <w:pPr>
                              <w:spacing w:before="13"/>
                              <w:ind w:left="20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spacing w:val="2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978F2" id="Text Box 685" o:spid="_x0000_s1040" type="#_x0000_t202" style="position:absolute;left:0;text-align:left;margin-left:99.5pt;margin-top:-3.85pt;width:9.7pt;height:57.3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251DDF91" w14:textId="77777777" w:rsidR="006F1C89" w:rsidRDefault="005D3991">
                      <w:pPr>
                        <w:spacing w:before="13"/>
                        <w:ind w:left="20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Number</w:t>
                      </w:r>
                      <w:r>
                        <w:rPr>
                          <w:rFonts w:ascii="Times New Roman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species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39296" behindDoc="1" locked="0" layoutInCell="1" allowOverlap="1" wp14:anchorId="3D4198E8" wp14:editId="53550178">
                <wp:simplePos x="0" y="0"/>
                <wp:positionH relativeFrom="page">
                  <wp:posOffset>3782060</wp:posOffset>
                </wp:positionH>
                <wp:positionV relativeFrom="paragraph">
                  <wp:posOffset>-48895</wp:posOffset>
                </wp:positionV>
                <wp:extent cx="123190" cy="728345"/>
                <wp:effectExtent l="0" t="0" r="0" b="0"/>
                <wp:wrapNone/>
                <wp:docPr id="694" name="Text 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72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C58B63" w14:textId="77777777" w:rsidR="006F1C89" w:rsidRDefault="005D3991">
                            <w:pPr>
                              <w:spacing w:before="13"/>
                              <w:ind w:left="20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spacing w:val="2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198E8" id="Text Box 684" o:spid="_x0000_s1041" type="#_x0000_t202" style="position:absolute;left:0;text-align:left;margin-left:297.8pt;margin-top:-3.85pt;width:9.7pt;height:57.35pt;z-index:-180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29C58B63" w14:textId="77777777" w:rsidR="006F1C89" w:rsidRDefault="005D3991">
                      <w:pPr>
                        <w:spacing w:before="13"/>
                        <w:ind w:left="20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Number</w:t>
                      </w:r>
                      <w:r>
                        <w:rPr>
                          <w:rFonts w:ascii="Times New Roman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species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20</w:t>
      </w:r>
      <w:r w:rsidR="005D3991">
        <w:rPr>
          <w:rFonts w:ascii="Times New Roman"/>
          <w:color w:val="4D4D4D"/>
          <w:sz w:val="11"/>
        </w:rPr>
        <w:tab/>
        <w:t>20</w:t>
      </w:r>
    </w:p>
    <w:p w14:paraId="773C2A16" w14:textId="77777777" w:rsidR="006F1C89" w:rsidRDefault="006F1C89">
      <w:pPr>
        <w:pStyle w:val="BodyText"/>
        <w:rPr>
          <w:rFonts w:ascii="Times New Roman"/>
          <w:sz w:val="20"/>
        </w:rPr>
      </w:pPr>
    </w:p>
    <w:p w14:paraId="5A2786B3" w14:textId="77777777" w:rsidR="006F1C89" w:rsidRDefault="006F1C89">
      <w:pPr>
        <w:pStyle w:val="BodyText"/>
        <w:spacing w:before="4"/>
        <w:rPr>
          <w:rFonts w:ascii="Times New Roman"/>
          <w:sz w:val="19"/>
        </w:rPr>
      </w:pPr>
    </w:p>
    <w:p w14:paraId="396772D8" w14:textId="77777777" w:rsidR="006F1C89" w:rsidRDefault="006F1C89">
      <w:pPr>
        <w:rPr>
          <w:rFonts w:ascii="Times New Roman"/>
          <w:sz w:val="19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50AD9EEF" w14:textId="77777777" w:rsidR="006F1C89" w:rsidRDefault="006F1C89">
      <w:pPr>
        <w:pStyle w:val="BodyText"/>
        <w:rPr>
          <w:rFonts w:ascii="Times New Roman"/>
          <w:sz w:val="18"/>
        </w:rPr>
      </w:pPr>
    </w:p>
    <w:p w14:paraId="2FB72831" w14:textId="77777777" w:rsidR="006F1C89" w:rsidRDefault="006F1C89">
      <w:pPr>
        <w:pStyle w:val="BodyText"/>
        <w:rPr>
          <w:rFonts w:ascii="Times New Roman"/>
          <w:sz w:val="18"/>
        </w:rPr>
      </w:pPr>
    </w:p>
    <w:p w14:paraId="208DB2D3" w14:textId="77777777" w:rsidR="006F1C89" w:rsidRDefault="006F1C89">
      <w:pPr>
        <w:pStyle w:val="BodyText"/>
        <w:rPr>
          <w:rFonts w:ascii="Times New Roman"/>
          <w:sz w:val="18"/>
        </w:rPr>
      </w:pPr>
    </w:p>
    <w:p w14:paraId="77120604" w14:textId="77777777" w:rsidR="006F1C89" w:rsidRDefault="006F1C89">
      <w:pPr>
        <w:pStyle w:val="BodyText"/>
        <w:rPr>
          <w:rFonts w:ascii="Times New Roman"/>
          <w:sz w:val="18"/>
        </w:rPr>
      </w:pPr>
    </w:p>
    <w:p w14:paraId="097DBE98" w14:textId="77777777" w:rsidR="006F1C89" w:rsidRDefault="006F1C89">
      <w:pPr>
        <w:pStyle w:val="BodyText"/>
        <w:rPr>
          <w:rFonts w:ascii="Times New Roman"/>
          <w:sz w:val="18"/>
        </w:rPr>
      </w:pPr>
    </w:p>
    <w:p w14:paraId="38057981" w14:textId="77777777" w:rsidR="006F1C89" w:rsidRDefault="006F1C89">
      <w:pPr>
        <w:pStyle w:val="BodyText"/>
        <w:rPr>
          <w:rFonts w:ascii="Times New Roman"/>
          <w:sz w:val="18"/>
        </w:rPr>
      </w:pPr>
    </w:p>
    <w:p w14:paraId="45130AC0" w14:textId="77777777" w:rsidR="006F1C89" w:rsidRDefault="006F1C89">
      <w:pPr>
        <w:pStyle w:val="BodyText"/>
        <w:spacing w:before="7"/>
        <w:rPr>
          <w:rFonts w:ascii="Times New Roman"/>
          <w:sz w:val="14"/>
        </w:rPr>
      </w:pPr>
    </w:p>
    <w:p w14:paraId="06904D22" w14:textId="77777777" w:rsidR="006F1C89" w:rsidRDefault="005D3991">
      <w:pPr>
        <w:spacing w:before="1"/>
        <w:jc w:val="right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>(C)</w:t>
      </w:r>
    </w:p>
    <w:p w14:paraId="68EBBB9C" w14:textId="77777777" w:rsidR="006F1C89" w:rsidRDefault="005D3991">
      <w:pPr>
        <w:spacing w:before="97"/>
        <w:ind w:left="151"/>
        <w:rPr>
          <w:rFonts w:ascii="Times New Roman"/>
          <w:sz w:val="11"/>
        </w:rPr>
      </w:pPr>
      <w:r>
        <w:br w:type="column"/>
      </w:r>
      <w:r>
        <w:rPr>
          <w:rFonts w:ascii="Times New Roman"/>
          <w:color w:val="4D4D4D"/>
          <w:sz w:val="11"/>
        </w:rPr>
        <w:t>10</w:t>
      </w:r>
    </w:p>
    <w:p w14:paraId="36893A98" w14:textId="77777777" w:rsidR="006F1C89" w:rsidRDefault="006F1C89">
      <w:pPr>
        <w:pStyle w:val="BodyText"/>
        <w:rPr>
          <w:rFonts w:ascii="Times New Roman"/>
          <w:sz w:val="12"/>
        </w:rPr>
      </w:pPr>
    </w:p>
    <w:p w14:paraId="4999BAC6" w14:textId="77777777" w:rsidR="006F1C89" w:rsidRDefault="006F1C89">
      <w:pPr>
        <w:pStyle w:val="BodyText"/>
        <w:rPr>
          <w:rFonts w:ascii="Times New Roman"/>
          <w:sz w:val="12"/>
        </w:rPr>
      </w:pPr>
    </w:p>
    <w:p w14:paraId="299F2ACD" w14:textId="77777777" w:rsidR="006F1C89" w:rsidRDefault="006F1C89">
      <w:pPr>
        <w:pStyle w:val="BodyText"/>
        <w:rPr>
          <w:rFonts w:ascii="Times New Roman"/>
          <w:sz w:val="12"/>
        </w:rPr>
      </w:pPr>
    </w:p>
    <w:p w14:paraId="5A39D163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7722B7C6" w14:textId="77777777" w:rsidR="006F1C89" w:rsidRDefault="005D3991">
      <w:pPr>
        <w:ind w:left="207"/>
        <w:rPr>
          <w:rFonts w:ascii="Times New Roman"/>
          <w:sz w:val="11"/>
        </w:rPr>
      </w:pPr>
      <w:r>
        <w:rPr>
          <w:rFonts w:ascii="Times New Roman"/>
          <w:color w:val="4D4D4D"/>
          <w:w w:val="101"/>
          <w:sz w:val="11"/>
        </w:rPr>
        <w:t>0</w:t>
      </w:r>
    </w:p>
    <w:p w14:paraId="09F12DF4" w14:textId="77777777" w:rsidR="006F1C89" w:rsidRDefault="005D3991">
      <w:pPr>
        <w:tabs>
          <w:tab w:val="left" w:pos="1084"/>
          <w:tab w:val="left" w:pos="1575"/>
          <w:tab w:val="left" w:pos="2122"/>
          <w:tab w:val="left" w:pos="2613"/>
          <w:tab w:val="left" w:pos="3160"/>
        </w:tabs>
        <w:spacing w:before="75"/>
        <w:ind w:left="537"/>
        <w:rPr>
          <w:rFonts w:ascii="Times New Roman"/>
          <w:sz w:val="11"/>
        </w:rPr>
      </w:pPr>
      <w:r>
        <w:rPr>
          <w:rFonts w:ascii="Times New Roman"/>
          <w:color w:val="4D4D4D"/>
          <w:sz w:val="11"/>
        </w:rPr>
        <w:t>0.05</w:t>
      </w:r>
      <w:r>
        <w:rPr>
          <w:rFonts w:ascii="Times New Roman"/>
          <w:color w:val="4D4D4D"/>
          <w:sz w:val="11"/>
        </w:rPr>
        <w:tab/>
        <w:t>0.2</w:t>
      </w:r>
      <w:r>
        <w:rPr>
          <w:rFonts w:ascii="Times New Roman"/>
          <w:color w:val="4D4D4D"/>
          <w:sz w:val="11"/>
        </w:rPr>
        <w:tab/>
        <w:t>0.35</w:t>
      </w:r>
      <w:r>
        <w:rPr>
          <w:rFonts w:ascii="Times New Roman"/>
          <w:color w:val="4D4D4D"/>
          <w:sz w:val="11"/>
        </w:rPr>
        <w:tab/>
        <w:t>0.5</w:t>
      </w:r>
      <w:r>
        <w:rPr>
          <w:rFonts w:ascii="Times New Roman"/>
          <w:color w:val="4D4D4D"/>
          <w:sz w:val="11"/>
        </w:rPr>
        <w:tab/>
        <w:t>0.65</w:t>
      </w:r>
      <w:r>
        <w:rPr>
          <w:rFonts w:ascii="Times New Roman"/>
          <w:color w:val="4D4D4D"/>
          <w:sz w:val="11"/>
        </w:rPr>
        <w:tab/>
      </w:r>
      <w:r>
        <w:rPr>
          <w:rFonts w:ascii="Times New Roman"/>
          <w:color w:val="4D4D4D"/>
          <w:spacing w:val="-1"/>
          <w:sz w:val="11"/>
        </w:rPr>
        <w:t>0.8</w:t>
      </w:r>
    </w:p>
    <w:p w14:paraId="047CA969" w14:textId="77777777" w:rsidR="006F1C89" w:rsidRDefault="005D3991">
      <w:pPr>
        <w:spacing w:before="15"/>
        <w:ind w:right="833"/>
        <w:jc w:val="right"/>
        <w:rPr>
          <w:rFonts w:ascii="Times New Roman"/>
          <w:sz w:val="14"/>
        </w:rPr>
      </w:pPr>
      <w:r>
        <w:rPr>
          <w:rFonts w:ascii="Times New Roman"/>
          <w:sz w:val="14"/>
        </w:rPr>
        <w:t>Adult</w:t>
      </w:r>
      <w:r>
        <w:rPr>
          <w:rFonts w:ascii="Times New Roman"/>
          <w:spacing w:val="64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Generalism</w:t>
      </w:r>
      <w:proofErr w:type="spellEnd"/>
    </w:p>
    <w:p w14:paraId="3D7BC45C" w14:textId="77777777" w:rsidR="006F1C89" w:rsidRDefault="006F1C89">
      <w:pPr>
        <w:pStyle w:val="BodyText"/>
        <w:rPr>
          <w:rFonts w:ascii="Times New Roman"/>
          <w:sz w:val="14"/>
        </w:rPr>
      </w:pPr>
    </w:p>
    <w:p w14:paraId="5028E57F" w14:textId="77777777" w:rsidR="006F1C89" w:rsidRDefault="005D3991">
      <w:pPr>
        <w:spacing w:before="117"/>
        <w:ind w:right="819"/>
        <w:jc w:val="right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 xml:space="preserve">Skewed </w:t>
      </w:r>
      <w:r>
        <w:rPr>
          <w:rFonts w:ascii="Times New Roman"/>
          <w:spacing w:val="27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 xml:space="preserve">Resource </w:t>
      </w:r>
      <w:r>
        <w:rPr>
          <w:rFonts w:ascii="Times New Roman"/>
          <w:spacing w:val="19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>distribution</w:t>
      </w:r>
    </w:p>
    <w:p w14:paraId="4BF91E70" w14:textId="555EBDE2" w:rsidR="006F1C89" w:rsidRDefault="00C85944">
      <w:pPr>
        <w:spacing w:before="115"/>
        <w:ind w:left="151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33664" behindDoc="1" locked="0" layoutInCell="1" allowOverlap="1" wp14:anchorId="1893D094" wp14:editId="5C0560C8">
                <wp:simplePos x="0" y="0"/>
                <wp:positionH relativeFrom="page">
                  <wp:posOffset>1509395</wp:posOffset>
                </wp:positionH>
                <wp:positionV relativeFrom="paragraph">
                  <wp:posOffset>49530</wp:posOffset>
                </wp:positionV>
                <wp:extent cx="2041525" cy="1415415"/>
                <wp:effectExtent l="0" t="0" r="0" b="0"/>
                <wp:wrapNone/>
                <wp:docPr id="67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1525" cy="1415415"/>
                          <a:chOff x="2377" y="78"/>
                          <a:chExt cx="3215" cy="2229"/>
                        </a:xfrm>
                      </wpg:grpSpPr>
                      <wps:wsp>
                        <wps:cNvPr id="677" name="AutoShape 683"/>
                        <wps:cNvSpPr>
                          <a:spLocks/>
                        </wps:cNvSpPr>
                        <wps:spPr bwMode="auto">
                          <a:xfrm>
                            <a:off x="2377" y="517"/>
                            <a:ext cx="3215" cy="1351"/>
                          </a:xfrm>
                          <a:custGeom>
                            <a:avLst/>
                            <a:gdLst>
                              <a:gd name="T0" fmla="+- 0 2377 2377"/>
                              <a:gd name="T1" fmla="*/ T0 w 3215"/>
                              <a:gd name="T2" fmla="+- 0 1868 517"/>
                              <a:gd name="T3" fmla="*/ 1868 h 1351"/>
                              <a:gd name="T4" fmla="+- 0 5592 2377"/>
                              <a:gd name="T5" fmla="*/ T4 w 3215"/>
                              <a:gd name="T6" fmla="+- 0 1868 517"/>
                              <a:gd name="T7" fmla="*/ 1868 h 1351"/>
                              <a:gd name="T8" fmla="+- 0 2377 2377"/>
                              <a:gd name="T9" fmla="*/ T8 w 3215"/>
                              <a:gd name="T10" fmla="+- 0 1193 517"/>
                              <a:gd name="T11" fmla="*/ 1193 h 1351"/>
                              <a:gd name="T12" fmla="+- 0 5592 2377"/>
                              <a:gd name="T13" fmla="*/ T12 w 3215"/>
                              <a:gd name="T14" fmla="+- 0 1193 517"/>
                              <a:gd name="T15" fmla="*/ 1193 h 1351"/>
                              <a:gd name="T16" fmla="+- 0 2377 2377"/>
                              <a:gd name="T17" fmla="*/ T16 w 3215"/>
                              <a:gd name="T18" fmla="+- 0 517 517"/>
                              <a:gd name="T19" fmla="*/ 517 h 1351"/>
                              <a:gd name="T20" fmla="+- 0 5592 2377"/>
                              <a:gd name="T21" fmla="*/ T20 w 3215"/>
                              <a:gd name="T22" fmla="+- 0 517 517"/>
                              <a:gd name="T23" fmla="*/ 517 h 1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15" h="1351">
                                <a:moveTo>
                                  <a:pt x="0" y="1351"/>
                                </a:moveTo>
                                <a:lnTo>
                                  <a:pt x="3215" y="1351"/>
                                </a:lnTo>
                                <a:moveTo>
                                  <a:pt x="0" y="676"/>
                                </a:moveTo>
                                <a:lnTo>
                                  <a:pt x="3215" y="676"/>
                                </a:lnTo>
                                <a:moveTo>
                                  <a:pt x="0" y="0"/>
                                </a:moveTo>
                                <a:lnTo>
                                  <a:pt x="3215" y="0"/>
                                </a:lnTo>
                              </a:path>
                            </a:pathLst>
                          </a:custGeom>
                          <a:noFill/>
                          <a:ln w="4294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AutoShape 682"/>
                        <wps:cNvSpPr>
                          <a:spLocks/>
                        </wps:cNvSpPr>
                        <wps:spPr bwMode="auto">
                          <a:xfrm>
                            <a:off x="2377" y="78"/>
                            <a:ext cx="3215" cy="2229"/>
                          </a:xfrm>
                          <a:custGeom>
                            <a:avLst/>
                            <a:gdLst>
                              <a:gd name="T0" fmla="+- 0 2377 2377"/>
                              <a:gd name="T1" fmla="*/ T0 w 3215"/>
                              <a:gd name="T2" fmla="+- 0 2206 78"/>
                              <a:gd name="T3" fmla="*/ 2206 h 2229"/>
                              <a:gd name="T4" fmla="+- 0 5592 2377"/>
                              <a:gd name="T5" fmla="*/ T4 w 3215"/>
                              <a:gd name="T6" fmla="+- 0 2206 78"/>
                              <a:gd name="T7" fmla="*/ 2206 h 2229"/>
                              <a:gd name="T8" fmla="+- 0 2377 2377"/>
                              <a:gd name="T9" fmla="*/ T8 w 3215"/>
                              <a:gd name="T10" fmla="+- 0 1530 78"/>
                              <a:gd name="T11" fmla="*/ 1530 h 2229"/>
                              <a:gd name="T12" fmla="+- 0 5592 2377"/>
                              <a:gd name="T13" fmla="*/ T12 w 3215"/>
                              <a:gd name="T14" fmla="+- 0 1530 78"/>
                              <a:gd name="T15" fmla="*/ 1530 h 2229"/>
                              <a:gd name="T16" fmla="+- 0 2377 2377"/>
                              <a:gd name="T17" fmla="*/ T16 w 3215"/>
                              <a:gd name="T18" fmla="+- 0 855 78"/>
                              <a:gd name="T19" fmla="*/ 855 h 2229"/>
                              <a:gd name="T20" fmla="+- 0 5592 2377"/>
                              <a:gd name="T21" fmla="*/ T20 w 3215"/>
                              <a:gd name="T22" fmla="+- 0 855 78"/>
                              <a:gd name="T23" fmla="*/ 855 h 2229"/>
                              <a:gd name="T24" fmla="+- 0 2377 2377"/>
                              <a:gd name="T25" fmla="*/ T24 w 3215"/>
                              <a:gd name="T26" fmla="+- 0 180 78"/>
                              <a:gd name="T27" fmla="*/ 180 h 2229"/>
                              <a:gd name="T28" fmla="+- 0 5592 2377"/>
                              <a:gd name="T29" fmla="*/ T28 w 3215"/>
                              <a:gd name="T30" fmla="+- 0 180 78"/>
                              <a:gd name="T31" fmla="*/ 180 h 2229"/>
                              <a:gd name="T32" fmla="+- 0 2688 2377"/>
                              <a:gd name="T33" fmla="*/ T32 w 3215"/>
                              <a:gd name="T34" fmla="+- 0 2307 78"/>
                              <a:gd name="T35" fmla="*/ 2307 h 2229"/>
                              <a:gd name="T36" fmla="+- 0 2688 2377"/>
                              <a:gd name="T37" fmla="*/ T36 w 3215"/>
                              <a:gd name="T38" fmla="+- 0 78 78"/>
                              <a:gd name="T39" fmla="*/ 78 h 2229"/>
                              <a:gd name="T40" fmla="+- 0 3207 2377"/>
                              <a:gd name="T41" fmla="*/ T40 w 3215"/>
                              <a:gd name="T42" fmla="+- 0 2307 78"/>
                              <a:gd name="T43" fmla="*/ 2307 h 2229"/>
                              <a:gd name="T44" fmla="+- 0 3207 2377"/>
                              <a:gd name="T45" fmla="*/ T44 w 3215"/>
                              <a:gd name="T46" fmla="+- 0 78 78"/>
                              <a:gd name="T47" fmla="*/ 78 h 2229"/>
                              <a:gd name="T48" fmla="+- 0 3725 2377"/>
                              <a:gd name="T49" fmla="*/ T48 w 3215"/>
                              <a:gd name="T50" fmla="+- 0 2307 78"/>
                              <a:gd name="T51" fmla="*/ 2307 h 2229"/>
                              <a:gd name="T52" fmla="+- 0 3725 2377"/>
                              <a:gd name="T53" fmla="*/ T52 w 3215"/>
                              <a:gd name="T54" fmla="+- 0 78 78"/>
                              <a:gd name="T55" fmla="*/ 78 h 2229"/>
                              <a:gd name="T56" fmla="+- 0 4244 2377"/>
                              <a:gd name="T57" fmla="*/ T56 w 3215"/>
                              <a:gd name="T58" fmla="+- 0 2307 78"/>
                              <a:gd name="T59" fmla="*/ 2307 h 2229"/>
                              <a:gd name="T60" fmla="+- 0 4244 2377"/>
                              <a:gd name="T61" fmla="*/ T60 w 3215"/>
                              <a:gd name="T62" fmla="+- 0 78 78"/>
                              <a:gd name="T63" fmla="*/ 78 h 2229"/>
                              <a:gd name="T64" fmla="+- 0 4762 2377"/>
                              <a:gd name="T65" fmla="*/ T64 w 3215"/>
                              <a:gd name="T66" fmla="+- 0 2307 78"/>
                              <a:gd name="T67" fmla="*/ 2307 h 2229"/>
                              <a:gd name="T68" fmla="+- 0 4762 2377"/>
                              <a:gd name="T69" fmla="*/ T68 w 3215"/>
                              <a:gd name="T70" fmla="+- 0 78 78"/>
                              <a:gd name="T71" fmla="*/ 78 h 2229"/>
                              <a:gd name="T72" fmla="+- 0 5281 2377"/>
                              <a:gd name="T73" fmla="*/ T72 w 3215"/>
                              <a:gd name="T74" fmla="+- 0 2307 78"/>
                              <a:gd name="T75" fmla="*/ 2307 h 2229"/>
                              <a:gd name="T76" fmla="+- 0 5281 2377"/>
                              <a:gd name="T77" fmla="*/ T76 w 3215"/>
                              <a:gd name="T78" fmla="+- 0 78 78"/>
                              <a:gd name="T79" fmla="*/ 78 h 22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215" h="2229">
                                <a:moveTo>
                                  <a:pt x="0" y="2128"/>
                                </a:moveTo>
                                <a:lnTo>
                                  <a:pt x="3215" y="2128"/>
                                </a:lnTo>
                                <a:moveTo>
                                  <a:pt x="0" y="1452"/>
                                </a:moveTo>
                                <a:lnTo>
                                  <a:pt x="3215" y="1452"/>
                                </a:lnTo>
                                <a:moveTo>
                                  <a:pt x="0" y="777"/>
                                </a:moveTo>
                                <a:lnTo>
                                  <a:pt x="3215" y="777"/>
                                </a:lnTo>
                                <a:moveTo>
                                  <a:pt x="0" y="102"/>
                                </a:moveTo>
                                <a:lnTo>
                                  <a:pt x="3215" y="102"/>
                                </a:lnTo>
                                <a:moveTo>
                                  <a:pt x="311" y="2229"/>
                                </a:moveTo>
                                <a:lnTo>
                                  <a:pt x="311" y="0"/>
                                </a:lnTo>
                                <a:moveTo>
                                  <a:pt x="830" y="2229"/>
                                </a:moveTo>
                                <a:lnTo>
                                  <a:pt x="830" y="0"/>
                                </a:lnTo>
                                <a:moveTo>
                                  <a:pt x="1348" y="2229"/>
                                </a:moveTo>
                                <a:lnTo>
                                  <a:pt x="1348" y="0"/>
                                </a:lnTo>
                                <a:moveTo>
                                  <a:pt x="1867" y="2229"/>
                                </a:moveTo>
                                <a:lnTo>
                                  <a:pt x="1867" y="0"/>
                                </a:lnTo>
                                <a:moveTo>
                                  <a:pt x="2385" y="2229"/>
                                </a:moveTo>
                                <a:lnTo>
                                  <a:pt x="2385" y="0"/>
                                </a:lnTo>
                                <a:moveTo>
                                  <a:pt x="2904" y="2229"/>
                                </a:moveTo>
                                <a:lnTo>
                                  <a:pt x="2904" y="0"/>
                                </a:lnTo>
                              </a:path>
                            </a:pathLst>
                          </a:custGeom>
                          <a:noFill/>
                          <a:ln w="853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AutoShape 681"/>
                        <wps:cNvSpPr>
                          <a:spLocks/>
                        </wps:cNvSpPr>
                        <wps:spPr bwMode="auto">
                          <a:xfrm>
                            <a:off x="2608" y="1044"/>
                            <a:ext cx="2754" cy="1107"/>
                          </a:xfrm>
                          <a:custGeom>
                            <a:avLst/>
                            <a:gdLst>
                              <a:gd name="T0" fmla="+- 0 2608 2608"/>
                              <a:gd name="T1" fmla="*/ T0 w 2754"/>
                              <a:gd name="T2" fmla="+- 0 1206 1045"/>
                              <a:gd name="T3" fmla="*/ 1206 h 1107"/>
                              <a:gd name="T4" fmla="+- 0 2769 2608"/>
                              <a:gd name="T5" fmla="*/ T4 w 2754"/>
                              <a:gd name="T6" fmla="+- 0 1045 1045"/>
                              <a:gd name="T7" fmla="*/ 1045 h 1107"/>
                              <a:gd name="T8" fmla="+- 0 2608 2608"/>
                              <a:gd name="T9" fmla="*/ T8 w 2754"/>
                              <a:gd name="T10" fmla="+- 0 1045 1045"/>
                              <a:gd name="T11" fmla="*/ 1045 h 1107"/>
                              <a:gd name="T12" fmla="+- 0 2769 2608"/>
                              <a:gd name="T13" fmla="*/ T12 w 2754"/>
                              <a:gd name="T14" fmla="+- 0 1206 1045"/>
                              <a:gd name="T15" fmla="*/ 1206 h 1107"/>
                              <a:gd name="T16" fmla="+- 0 3127 2608"/>
                              <a:gd name="T17" fmla="*/ T16 w 2754"/>
                              <a:gd name="T18" fmla="+- 0 1618 1045"/>
                              <a:gd name="T19" fmla="*/ 1618 h 1107"/>
                              <a:gd name="T20" fmla="+- 0 3287 2608"/>
                              <a:gd name="T21" fmla="*/ T20 w 2754"/>
                              <a:gd name="T22" fmla="+- 0 1457 1045"/>
                              <a:gd name="T23" fmla="*/ 1457 h 1107"/>
                              <a:gd name="T24" fmla="+- 0 3127 2608"/>
                              <a:gd name="T25" fmla="*/ T24 w 2754"/>
                              <a:gd name="T26" fmla="+- 0 1457 1045"/>
                              <a:gd name="T27" fmla="*/ 1457 h 1107"/>
                              <a:gd name="T28" fmla="+- 0 3287 2608"/>
                              <a:gd name="T29" fmla="*/ T28 w 2754"/>
                              <a:gd name="T30" fmla="+- 0 1618 1045"/>
                              <a:gd name="T31" fmla="*/ 1618 h 1107"/>
                              <a:gd name="T32" fmla="+- 0 3645 2608"/>
                              <a:gd name="T33" fmla="*/ T32 w 2754"/>
                              <a:gd name="T34" fmla="+- 0 1881 1045"/>
                              <a:gd name="T35" fmla="*/ 1881 h 1107"/>
                              <a:gd name="T36" fmla="+- 0 3806 2608"/>
                              <a:gd name="T37" fmla="*/ T36 w 2754"/>
                              <a:gd name="T38" fmla="+- 0 1720 1045"/>
                              <a:gd name="T39" fmla="*/ 1720 h 1107"/>
                              <a:gd name="T40" fmla="+- 0 3645 2608"/>
                              <a:gd name="T41" fmla="*/ T40 w 2754"/>
                              <a:gd name="T42" fmla="+- 0 1720 1045"/>
                              <a:gd name="T43" fmla="*/ 1720 h 1107"/>
                              <a:gd name="T44" fmla="+- 0 3806 2608"/>
                              <a:gd name="T45" fmla="*/ T44 w 2754"/>
                              <a:gd name="T46" fmla="+- 0 1881 1045"/>
                              <a:gd name="T47" fmla="*/ 1881 h 1107"/>
                              <a:gd name="T48" fmla="+- 0 4164 2608"/>
                              <a:gd name="T49" fmla="*/ T48 w 2754"/>
                              <a:gd name="T50" fmla="+- 0 2016 1045"/>
                              <a:gd name="T51" fmla="*/ 2016 h 1107"/>
                              <a:gd name="T52" fmla="+- 0 4324 2608"/>
                              <a:gd name="T53" fmla="*/ T52 w 2754"/>
                              <a:gd name="T54" fmla="+- 0 1855 1045"/>
                              <a:gd name="T55" fmla="*/ 1855 h 1107"/>
                              <a:gd name="T56" fmla="+- 0 4164 2608"/>
                              <a:gd name="T57" fmla="*/ T56 w 2754"/>
                              <a:gd name="T58" fmla="+- 0 1855 1045"/>
                              <a:gd name="T59" fmla="*/ 1855 h 1107"/>
                              <a:gd name="T60" fmla="+- 0 4324 2608"/>
                              <a:gd name="T61" fmla="*/ T60 w 2754"/>
                              <a:gd name="T62" fmla="+- 0 2016 1045"/>
                              <a:gd name="T63" fmla="*/ 2016 h 1107"/>
                              <a:gd name="T64" fmla="+- 0 4682 2608"/>
                              <a:gd name="T65" fmla="*/ T64 w 2754"/>
                              <a:gd name="T66" fmla="+- 0 2104 1045"/>
                              <a:gd name="T67" fmla="*/ 2104 h 1107"/>
                              <a:gd name="T68" fmla="+- 0 4843 2608"/>
                              <a:gd name="T69" fmla="*/ T68 w 2754"/>
                              <a:gd name="T70" fmla="+- 0 1943 1045"/>
                              <a:gd name="T71" fmla="*/ 1943 h 1107"/>
                              <a:gd name="T72" fmla="+- 0 4682 2608"/>
                              <a:gd name="T73" fmla="*/ T72 w 2754"/>
                              <a:gd name="T74" fmla="+- 0 1943 1045"/>
                              <a:gd name="T75" fmla="*/ 1943 h 1107"/>
                              <a:gd name="T76" fmla="+- 0 4843 2608"/>
                              <a:gd name="T77" fmla="*/ T76 w 2754"/>
                              <a:gd name="T78" fmla="+- 0 2104 1045"/>
                              <a:gd name="T79" fmla="*/ 2104 h 1107"/>
                              <a:gd name="T80" fmla="+- 0 5200 2608"/>
                              <a:gd name="T81" fmla="*/ T80 w 2754"/>
                              <a:gd name="T82" fmla="+- 0 2151 1045"/>
                              <a:gd name="T83" fmla="*/ 2151 h 1107"/>
                              <a:gd name="T84" fmla="+- 0 5361 2608"/>
                              <a:gd name="T85" fmla="*/ T84 w 2754"/>
                              <a:gd name="T86" fmla="+- 0 1990 1045"/>
                              <a:gd name="T87" fmla="*/ 1990 h 1107"/>
                              <a:gd name="T88" fmla="+- 0 5200 2608"/>
                              <a:gd name="T89" fmla="*/ T88 w 2754"/>
                              <a:gd name="T90" fmla="+- 0 1990 1045"/>
                              <a:gd name="T91" fmla="*/ 1990 h 1107"/>
                              <a:gd name="T92" fmla="+- 0 5361 2608"/>
                              <a:gd name="T93" fmla="*/ T92 w 2754"/>
                              <a:gd name="T94" fmla="+- 0 2151 1045"/>
                              <a:gd name="T95" fmla="*/ 2151 h 1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754" h="1107">
                                <a:moveTo>
                                  <a:pt x="0" y="161"/>
                                </a:moveTo>
                                <a:lnTo>
                                  <a:pt x="161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161"/>
                                </a:lnTo>
                                <a:moveTo>
                                  <a:pt x="519" y="573"/>
                                </a:moveTo>
                                <a:lnTo>
                                  <a:pt x="679" y="412"/>
                                </a:lnTo>
                                <a:moveTo>
                                  <a:pt x="519" y="412"/>
                                </a:moveTo>
                                <a:lnTo>
                                  <a:pt x="679" y="573"/>
                                </a:lnTo>
                                <a:moveTo>
                                  <a:pt x="1037" y="836"/>
                                </a:moveTo>
                                <a:lnTo>
                                  <a:pt x="1198" y="675"/>
                                </a:lnTo>
                                <a:moveTo>
                                  <a:pt x="1037" y="675"/>
                                </a:moveTo>
                                <a:lnTo>
                                  <a:pt x="1198" y="836"/>
                                </a:lnTo>
                                <a:moveTo>
                                  <a:pt x="1556" y="971"/>
                                </a:moveTo>
                                <a:lnTo>
                                  <a:pt x="1716" y="810"/>
                                </a:lnTo>
                                <a:moveTo>
                                  <a:pt x="1556" y="810"/>
                                </a:moveTo>
                                <a:lnTo>
                                  <a:pt x="1716" y="971"/>
                                </a:lnTo>
                                <a:moveTo>
                                  <a:pt x="2074" y="1059"/>
                                </a:moveTo>
                                <a:lnTo>
                                  <a:pt x="2235" y="898"/>
                                </a:lnTo>
                                <a:moveTo>
                                  <a:pt x="2074" y="898"/>
                                </a:moveTo>
                                <a:lnTo>
                                  <a:pt x="2235" y="1059"/>
                                </a:lnTo>
                                <a:moveTo>
                                  <a:pt x="2592" y="1106"/>
                                </a:moveTo>
                                <a:lnTo>
                                  <a:pt x="2753" y="945"/>
                                </a:lnTo>
                                <a:moveTo>
                                  <a:pt x="2592" y="945"/>
                                </a:moveTo>
                                <a:lnTo>
                                  <a:pt x="2753" y="1106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0" name="Picture 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3" y="689"/>
                            <a:ext cx="18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1" name="Picture 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2" y="1067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2" name="Picture 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0" y="1087"/>
                            <a:ext cx="18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3" name="Picture 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9" y="1033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4" name="Picture 6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7" y="1033"/>
                            <a:ext cx="18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5" name="Picture 6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6" y="1033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6" name="AutoShape 674"/>
                        <wps:cNvSpPr>
                          <a:spLocks/>
                        </wps:cNvSpPr>
                        <wps:spPr bwMode="auto">
                          <a:xfrm>
                            <a:off x="2582" y="1038"/>
                            <a:ext cx="1198" cy="668"/>
                          </a:xfrm>
                          <a:custGeom>
                            <a:avLst/>
                            <a:gdLst>
                              <a:gd name="T0" fmla="+- 0 2582 2582"/>
                              <a:gd name="T1" fmla="*/ T0 w 1198"/>
                              <a:gd name="T2" fmla="+- 0 1119 1038"/>
                              <a:gd name="T3" fmla="*/ 1119 h 668"/>
                              <a:gd name="T4" fmla="+- 0 2588 2582"/>
                              <a:gd name="T5" fmla="*/ T4 w 1198"/>
                              <a:gd name="T6" fmla="+- 0 1087 1038"/>
                              <a:gd name="T7" fmla="*/ 1087 h 668"/>
                              <a:gd name="T8" fmla="+- 0 2606 2582"/>
                              <a:gd name="T9" fmla="*/ T8 w 1198"/>
                              <a:gd name="T10" fmla="+- 0 1062 1038"/>
                              <a:gd name="T11" fmla="*/ 1062 h 668"/>
                              <a:gd name="T12" fmla="+- 0 2631 2582"/>
                              <a:gd name="T13" fmla="*/ T12 w 1198"/>
                              <a:gd name="T14" fmla="+- 0 1044 1038"/>
                              <a:gd name="T15" fmla="*/ 1044 h 668"/>
                              <a:gd name="T16" fmla="+- 0 2663 2582"/>
                              <a:gd name="T17" fmla="*/ T16 w 1198"/>
                              <a:gd name="T18" fmla="+- 0 1038 1038"/>
                              <a:gd name="T19" fmla="*/ 1038 h 668"/>
                              <a:gd name="T20" fmla="+- 0 2694 2582"/>
                              <a:gd name="T21" fmla="*/ T20 w 1198"/>
                              <a:gd name="T22" fmla="+- 0 1044 1038"/>
                              <a:gd name="T23" fmla="*/ 1044 h 668"/>
                              <a:gd name="T24" fmla="+- 0 2719 2582"/>
                              <a:gd name="T25" fmla="*/ T24 w 1198"/>
                              <a:gd name="T26" fmla="+- 0 1062 1038"/>
                              <a:gd name="T27" fmla="*/ 1062 h 668"/>
                              <a:gd name="T28" fmla="+- 0 2737 2582"/>
                              <a:gd name="T29" fmla="*/ T28 w 1198"/>
                              <a:gd name="T30" fmla="+- 0 1087 1038"/>
                              <a:gd name="T31" fmla="*/ 1087 h 668"/>
                              <a:gd name="T32" fmla="+- 0 2743 2582"/>
                              <a:gd name="T33" fmla="*/ T32 w 1198"/>
                              <a:gd name="T34" fmla="+- 0 1119 1038"/>
                              <a:gd name="T35" fmla="*/ 1119 h 668"/>
                              <a:gd name="T36" fmla="+- 0 2737 2582"/>
                              <a:gd name="T37" fmla="*/ T36 w 1198"/>
                              <a:gd name="T38" fmla="+- 0 1150 1038"/>
                              <a:gd name="T39" fmla="*/ 1150 h 668"/>
                              <a:gd name="T40" fmla="+- 0 2719 2582"/>
                              <a:gd name="T41" fmla="*/ T40 w 1198"/>
                              <a:gd name="T42" fmla="+- 0 1175 1038"/>
                              <a:gd name="T43" fmla="*/ 1175 h 668"/>
                              <a:gd name="T44" fmla="+- 0 2694 2582"/>
                              <a:gd name="T45" fmla="*/ T44 w 1198"/>
                              <a:gd name="T46" fmla="+- 0 1193 1038"/>
                              <a:gd name="T47" fmla="*/ 1193 h 668"/>
                              <a:gd name="T48" fmla="+- 0 2663 2582"/>
                              <a:gd name="T49" fmla="*/ T48 w 1198"/>
                              <a:gd name="T50" fmla="+- 0 1199 1038"/>
                              <a:gd name="T51" fmla="*/ 1199 h 668"/>
                              <a:gd name="T52" fmla="+- 0 2631 2582"/>
                              <a:gd name="T53" fmla="*/ T52 w 1198"/>
                              <a:gd name="T54" fmla="+- 0 1193 1038"/>
                              <a:gd name="T55" fmla="*/ 1193 h 668"/>
                              <a:gd name="T56" fmla="+- 0 2606 2582"/>
                              <a:gd name="T57" fmla="*/ T56 w 1198"/>
                              <a:gd name="T58" fmla="+- 0 1175 1038"/>
                              <a:gd name="T59" fmla="*/ 1175 h 668"/>
                              <a:gd name="T60" fmla="+- 0 2588 2582"/>
                              <a:gd name="T61" fmla="*/ T60 w 1198"/>
                              <a:gd name="T62" fmla="+- 0 1150 1038"/>
                              <a:gd name="T63" fmla="*/ 1150 h 668"/>
                              <a:gd name="T64" fmla="+- 0 2582 2582"/>
                              <a:gd name="T65" fmla="*/ T64 w 1198"/>
                              <a:gd name="T66" fmla="+- 0 1119 1038"/>
                              <a:gd name="T67" fmla="*/ 1119 h 668"/>
                              <a:gd name="T68" fmla="+- 0 3101 2582"/>
                              <a:gd name="T69" fmla="*/ T68 w 1198"/>
                              <a:gd name="T70" fmla="+- 0 1564 1038"/>
                              <a:gd name="T71" fmla="*/ 1564 h 668"/>
                              <a:gd name="T72" fmla="+- 0 3107 2582"/>
                              <a:gd name="T73" fmla="*/ T72 w 1198"/>
                              <a:gd name="T74" fmla="+- 0 1533 1038"/>
                              <a:gd name="T75" fmla="*/ 1533 h 668"/>
                              <a:gd name="T76" fmla="+- 0 3124 2582"/>
                              <a:gd name="T77" fmla="*/ T76 w 1198"/>
                              <a:gd name="T78" fmla="+- 0 1508 1038"/>
                              <a:gd name="T79" fmla="*/ 1508 h 668"/>
                              <a:gd name="T80" fmla="+- 0 3150 2582"/>
                              <a:gd name="T81" fmla="*/ T80 w 1198"/>
                              <a:gd name="T82" fmla="+- 0 1490 1038"/>
                              <a:gd name="T83" fmla="*/ 1490 h 668"/>
                              <a:gd name="T84" fmla="+- 0 3181 2582"/>
                              <a:gd name="T85" fmla="*/ T84 w 1198"/>
                              <a:gd name="T86" fmla="+- 0 1484 1038"/>
                              <a:gd name="T87" fmla="*/ 1484 h 668"/>
                              <a:gd name="T88" fmla="+- 0 3212 2582"/>
                              <a:gd name="T89" fmla="*/ T88 w 1198"/>
                              <a:gd name="T90" fmla="+- 0 1490 1038"/>
                              <a:gd name="T91" fmla="*/ 1490 h 668"/>
                              <a:gd name="T92" fmla="+- 0 3238 2582"/>
                              <a:gd name="T93" fmla="*/ T92 w 1198"/>
                              <a:gd name="T94" fmla="+- 0 1508 1038"/>
                              <a:gd name="T95" fmla="*/ 1508 h 668"/>
                              <a:gd name="T96" fmla="+- 0 3255 2582"/>
                              <a:gd name="T97" fmla="*/ T96 w 1198"/>
                              <a:gd name="T98" fmla="+- 0 1533 1038"/>
                              <a:gd name="T99" fmla="*/ 1533 h 668"/>
                              <a:gd name="T100" fmla="+- 0 3261 2582"/>
                              <a:gd name="T101" fmla="*/ T100 w 1198"/>
                              <a:gd name="T102" fmla="+- 0 1564 1038"/>
                              <a:gd name="T103" fmla="*/ 1564 h 668"/>
                              <a:gd name="T104" fmla="+- 0 3255 2582"/>
                              <a:gd name="T105" fmla="*/ T104 w 1198"/>
                              <a:gd name="T106" fmla="+- 0 1595 1038"/>
                              <a:gd name="T107" fmla="*/ 1595 h 668"/>
                              <a:gd name="T108" fmla="+- 0 3238 2582"/>
                              <a:gd name="T109" fmla="*/ T108 w 1198"/>
                              <a:gd name="T110" fmla="+- 0 1621 1038"/>
                              <a:gd name="T111" fmla="*/ 1621 h 668"/>
                              <a:gd name="T112" fmla="+- 0 3212 2582"/>
                              <a:gd name="T113" fmla="*/ T112 w 1198"/>
                              <a:gd name="T114" fmla="+- 0 1638 1038"/>
                              <a:gd name="T115" fmla="*/ 1638 h 668"/>
                              <a:gd name="T116" fmla="+- 0 3181 2582"/>
                              <a:gd name="T117" fmla="*/ T116 w 1198"/>
                              <a:gd name="T118" fmla="+- 0 1645 1038"/>
                              <a:gd name="T119" fmla="*/ 1645 h 668"/>
                              <a:gd name="T120" fmla="+- 0 3150 2582"/>
                              <a:gd name="T121" fmla="*/ T120 w 1198"/>
                              <a:gd name="T122" fmla="+- 0 1638 1038"/>
                              <a:gd name="T123" fmla="*/ 1638 h 668"/>
                              <a:gd name="T124" fmla="+- 0 3124 2582"/>
                              <a:gd name="T125" fmla="*/ T124 w 1198"/>
                              <a:gd name="T126" fmla="+- 0 1621 1038"/>
                              <a:gd name="T127" fmla="*/ 1621 h 668"/>
                              <a:gd name="T128" fmla="+- 0 3107 2582"/>
                              <a:gd name="T129" fmla="*/ T128 w 1198"/>
                              <a:gd name="T130" fmla="+- 0 1595 1038"/>
                              <a:gd name="T131" fmla="*/ 1595 h 668"/>
                              <a:gd name="T132" fmla="+- 0 3101 2582"/>
                              <a:gd name="T133" fmla="*/ T132 w 1198"/>
                              <a:gd name="T134" fmla="+- 0 1564 1038"/>
                              <a:gd name="T135" fmla="*/ 1564 h 668"/>
                              <a:gd name="T136" fmla="+- 0 3619 2582"/>
                              <a:gd name="T137" fmla="*/ T136 w 1198"/>
                              <a:gd name="T138" fmla="+- 0 1625 1038"/>
                              <a:gd name="T139" fmla="*/ 1625 h 668"/>
                              <a:gd name="T140" fmla="+- 0 3625 2582"/>
                              <a:gd name="T141" fmla="*/ T140 w 1198"/>
                              <a:gd name="T142" fmla="+- 0 1594 1038"/>
                              <a:gd name="T143" fmla="*/ 1594 h 668"/>
                              <a:gd name="T144" fmla="+- 0 3643 2582"/>
                              <a:gd name="T145" fmla="*/ T144 w 1198"/>
                              <a:gd name="T146" fmla="+- 0 1568 1038"/>
                              <a:gd name="T147" fmla="*/ 1568 h 668"/>
                              <a:gd name="T148" fmla="+- 0 3668 2582"/>
                              <a:gd name="T149" fmla="*/ T148 w 1198"/>
                              <a:gd name="T150" fmla="+- 0 1551 1038"/>
                              <a:gd name="T151" fmla="*/ 1551 h 668"/>
                              <a:gd name="T152" fmla="+- 0 3699 2582"/>
                              <a:gd name="T153" fmla="*/ T152 w 1198"/>
                              <a:gd name="T154" fmla="+- 0 1545 1038"/>
                              <a:gd name="T155" fmla="*/ 1545 h 668"/>
                              <a:gd name="T156" fmla="+- 0 3731 2582"/>
                              <a:gd name="T157" fmla="*/ T156 w 1198"/>
                              <a:gd name="T158" fmla="+- 0 1551 1038"/>
                              <a:gd name="T159" fmla="*/ 1551 h 668"/>
                              <a:gd name="T160" fmla="+- 0 3756 2582"/>
                              <a:gd name="T161" fmla="*/ T160 w 1198"/>
                              <a:gd name="T162" fmla="+- 0 1568 1038"/>
                              <a:gd name="T163" fmla="*/ 1568 h 668"/>
                              <a:gd name="T164" fmla="+- 0 3773 2582"/>
                              <a:gd name="T165" fmla="*/ T164 w 1198"/>
                              <a:gd name="T166" fmla="+- 0 1594 1038"/>
                              <a:gd name="T167" fmla="*/ 1594 h 668"/>
                              <a:gd name="T168" fmla="+- 0 3780 2582"/>
                              <a:gd name="T169" fmla="*/ T168 w 1198"/>
                              <a:gd name="T170" fmla="+- 0 1625 1038"/>
                              <a:gd name="T171" fmla="*/ 1625 h 668"/>
                              <a:gd name="T172" fmla="+- 0 3773 2582"/>
                              <a:gd name="T173" fmla="*/ T172 w 1198"/>
                              <a:gd name="T174" fmla="+- 0 1656 1038"/>
                              <a:gd name="T175" fmla="*/ 1656 h 668"/>
                              <a:gd name="T176" fmla="+- 0 3756 2582"/>
                              <a:gd name="T177" fmla="*/ T176 w 1198"/>
                              <a:gd name="T178" fmla="+- 0 1682 1038"/>
                              <a:gd name="T179" fmla="*/ 1682 h 668"/>
                              <a:gd name="T180" fmla="+- 0 3731 2582"/>
                              <a:gd name="T181" fmla="*/ T180 w 1198"/>
                              <a:gd name="T182" fmla="+- 0 1699 1038"/>
                              <a:gd name="T183" fmla="*/ 1699 h 668"/>
                              <a:gd name="T184" fmla="+- 0 3699 2582"/>
                              <a:gd name="T185" fmla="*/ T184 w 1198"/>
                              <a:gd name="T186" fmla="+- 0 1705 1038"/>
                              <a:gd name="T187" fmla="*/ 1705 h 668"/>
                              <a:gd name="T188" fmla="+- 0 3668 2582"/>
                              <a:gd name="T189" fmla="*/ T188 w 1198"/>
                              <a:gd name="T190" fmla="+- 0 1699 1038"/>
                              <a:gd name="T191" fmla="*/ 1699 h 668"/>
                              <a:gd name="T192" fmla="+- 0 3643 2582"/>
                              <a:gd name="T193" fmla="*/ T192 w 1198"/>
                              <a:gd name="T194" fmla="+- 0 1682 1038"/>
                              <a:gd name="T195" fmla="*/ 1682 h 668"/>
                              <a:gd name="T196" fmla="+- 0 3625 2582"/>
                              <a:gd name="T197" fmla="*/ T196 w 1198"/>
                              <a:gd name="T198" fmla="+- 0 1656 1038"/>
                              <a:gd name="T199" fmla="*/ 1656 h 668"/>
                              <a:gd name="T200" fmla="+- 0 3619 2582"/>
                              <a:gd name="T201" fmla="*/ T200 w 1198"/>
                              <a:gd name="T202" fmla="+- 0 1625 1038"/>
                              <a:gd name="T203" fmla="*/ 1625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198" h="668">
                                <a:moveTo>
                                  <a:pt x="0" y="81"/>
                                </a:moveTo>
                                <a:lnTo>
                                  <a:pt x="6" y="49"/>
                                </a:lnTo>
                                <a:lnTo>
                                  <a:pt x="24" y="24"/>
                                </a:lnTo>
                                <a:lnTo>
                                  <a:pt x="49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4"/>
                                </a:lnTo>
                                <a:lnTo>
                                  <a:pt x="155" y="49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526"/>
                                </a:moveTo>
                                <a:lnTo>
                                  <a:pt x="525" y="495"/>
                                </a:lnTo>
                                <a:lnTo>
                                  <a:pt x="542" y="470"/>
                                </a:lnTo>
                                <a:lnTo>
                                  <a:pt x="568" y="452"/>
                                </a:lnTo>
                                <a:lnTo>
                                  <a:pt x="599" y="446"/>
                                </a:lnTo>
                                <a:lnTo>
                                  <a:pt x="630" y="452"/>
                                </a:lnTo>
                                <a:lnTo>
                                  <a:pt x="656" y="470"/>
                                </a:lnTo>
                                <a:lnTo>
                                  <a:pt x="673" y="495"/>
                                </a:lnTo>
                                <a:lnTo>
                                  <a:pt x="679" y="526"/>
                                </a:lnTo>
                                <a:lnTo>
                                  <a:pt x="673" y="557"/>
                                </a:lnTo>
                                <a:lnTo>
                                  <a:pt x="656" y="583"/>
                                </a:lnTo>
                                <a:lnTo>
                                  <a:pt x="630" y="600"/>
                                </a:lnTo>
                                <a:lnTo>
                                  <a:pt x="599" y="607"/>
                                </a:lnTo>
                                <a:lnTo>
                                  <a:pt x="568" y="600"/>
                                </a:lnTo>
                                <a:lnTo>
                                  <a:pt x="542" y="583"/>
                                </a:lnTo>
                                <a:lnTo>
                                  <a:pt x="525" y="557"/>
                                </a:lnTo>
                                <a:lnTo>
                                  <a:pt x="519" y="526"/>
                                </a:lnTo>
                                <a:moveTo>
                                  <a:pt x="1037" y="587"/>
                                </a:moveTo>
                                <a:lnTo>
                                  <a:pt x="1043" y="556"/>
                                </a:lnTo>
                                <a:lnTo>
                                  <a:pt x="1061" y="530"/>
                                </a:lnTo>
                                <a:lnTo>
                                  <a:pt x="1086" y="513"/>
                                </a:lnTo>
                                <a:lnTo>
                                  <a:pt x="1117" y="507"/>
                                </a:lnTo>
                                <a:lnTo>
                                  <a:pt x="1149" y="513"/>
                                </a:lnTo>
                                <a:lnTo>
                                  <a:pt x="1174" y="530"/>
                                </a:lnTo>
                                <a:lnTo>
                                  <a:pt x="1191" y="556"/>
                                </a:lnTo>
                                <a:lnTo>
                                  <a:pt x="1198" y="587"/>
                                </a:lnTo>
                                <a:lnTo>
                                  <a:pt x="1191" y="618"/>
                                </a:lnTo>
                                <a:lnTo>
                                  <a:pt x="1174" y="644"/>
                                </a:lnTo>
                                <a:lnTo>
                                  <a:pt x="1149" y="661"/>
                                </a:lnTo>
                                <a:lnTo>
                                  <a:pt x="1117" y="667"/>
                                </a:lnTo>
                                <a:lnTo>
                                  <a:pt x="1086" y="661"/>
                                </a:lnTo>
                                <a:lnTo>
                                  <a:pt x="1061" y="644"/>
                                </a:lnTo>
                                <a:lnTo>
                                  <a:pt x="1043" y="618"/>
                                </a:lnTo>
                                <a:lnTo>
                                  <a:pt x="1037" y="587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7" name="Picture 6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6" y="1546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8" name="Picture 6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4" y="1520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9" name="Picture 6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533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0" name="AutoShape 670"/>
                        <wps:cNvSpPr>
                          <a:spLocks/>
                        </wps:cNvSpPr>
                        <wps:spPr bwMode="auto">
                          <a:xfrm>
                            <a:off x="2599" y="1098"/>
                            <a:ext cx="2754" cy="884"/>
                          </a:xfrm>
                          <a:custGeom>
                            <a:avLst/>
                            <a:gdLst>
                              <a:gd name="T0" fmla="+- 0 2606 2599"/>
                              <a:gd name="T1" fmla="*/ T0 w 2754"/>
                              <a:gd name="T2" fmla="+- 0 1148 1099"/>
                              <a:gd name="T3" fmla="*/ 1148 h 884"/>
                              <a:gd name="T4" fmla="+- 0 2649 2599"/>
                              <a:gd name="T5" fmla="*/ T4 w 2754"/>
                              <a:gd name="T6" fmla="+- 0 1105 1099"/>
                              <a:gd name="T7" fmla="*/ 1105 h 884"/>
                              <a:gd name="T8" fmla="+- 0 2711 2599"/>
                              <a:gd name="T9" fmla="*/ T8 w 2754"/>
                              <a:gd name="T10" fmla="+- 0 1105 1099"/>
                              <a:gd name="T11" fmla="*/ 1105 h 884"/>
                              <a:gd name="T12" fmla="+- 0 2754 2599"/>
                              <a:gd name="T13" fmla="*/ T12 w 2754"/>
                              <a:gd name="T14" fmla="+- 0 1148 1099"/>
                              <a:gd name="T15" fmla="*/ 1148 h 884"/>
                              <a:gd name="T16" fmla="+- 0 2754 2599"/>
                              <a:gd name="T17" fmla="*/ T16 w 2754"/>
                              <a:gd name="T18" fmla="+- 0 1211 1099"/>
                              <a:gd name="T19" fmla="*/ 1211 h 884"/>
                              <a:gd name="T20" fmla="+- 0 2711 2599"/>
                              <a:gd name="T21" fmla="*/ T20 w 2754"/>
                              <a:gd name="T22" fmla="+- 0 1253 1099"/>
                              <a:gd name="T23" fmla="*/ 1253 h 884"/>
                              <a:gd name="T24" fmla="+- 0 2649 2599"/>
                              <a:gd name="T25" fmla="*/ T24 w 2754"/>
                              <a:gd name="T26" fmla="+- 0 1253 1099"/>
                              <a:gd name="T27" fmla="*/ 1253 h 884"/>
                              <a:gd name="T28" fmla="+- 0 2606 2599"/>
                              <a:gd name="T29" fmla="*/ T28 w 2754"/>
                              <a:gd name="T30" fmla="+- 0 1211 1099"/>
                              <a:gd name="T31" fmla="*/ 1211 h 884"/>
                              <a:gd name="T32" fmla="+- 0 3118 2599"/>
                              <a:gd name="T33" fmla="*/ T32 w 2754"/>
                              <a:gd name="T34" fmla="+- 0 1713 1099"/>
                              <a:gd name="T35" fmla="*/ 1713 h 884"/>
                              <a:gd name="T36" fmla="+- 0 3142 2599"/>
                              <a:gd name="T37" fmla="*/ T36 w 2754"/>
                              <a:gd name="T38" fmla="+- 0 1656 1099"/>
                              <a:gd name="T39" fmla="*/ 1656 h 884"/>
                              <a:gd name="T40" fmla="+- 0 3198 2599"/>
                              <a:gd name="T41" fmla="*/ T40 w 2754"/>
                              <a:gd name="T42" fmla="+- 0 1632 1099"/>
                              <a:gd name="T43" fmla="*/ 1632 h 884"/>
                              <a:gd name="T44" fmla="+- 0 3255 2599"/>
                              <a:gd name="T45" fmla="*/ T44 w 2754"/>
                              <a:gd name="T46" fmla="+- 0 1656 1099"/>
                              <a:gd name="T47" fmla="*/ 1656 h 884"/>
                              <a:gd name="T48" fmla="+- 0 3279 2599"/>
                              <a:gd name="T49" fmla="*/ T48 w 2754"/>
                              <a:gd name="T50" fmla="+- 0 1713 1099"/>
                              <a:gd name="T51" fmla="*/ 1713 h 884"/>
                              <a:gd name="T52" fmla="+- 0 3255 2599"/>
                              <a:gd name="T53" fmla="*/ T52 w 2754"/>
                              <a:gd name="T54" fmla="+- 0 1770 1099"/>
                              <a:gd name="T55" fmla="*/ 1770 h 884"/>
                              <a:gd name="T56" fmla="+- 0 3198 2599"/>
                              <a:gd name="T57" fmla="*/ T56 w 2754"/>
                              <a:gd name="T58" fmla="+- 0 1793 1099"/>
                              <a:gd name="T59" fmla="*/ 1793 h 884"/>
                              <a:gd name="T60" fmla="+- 0 3142 2599"/>
                              <a:gd name="T61" fmla="*/ T60 w 2754"/>
                              <a:gd name="T62" fmla="+- 0 1770 1099"/>
                              <a:gd name="T63" fmla="*/ 1770 h 884"/>
                              <a:gd name="T64" fmla="+- 0 3118 2599"/>
                              <a:gd name="T65" fmla="*/ T64 w 2754"/>
                              <a:gd name="T66" fmla="+- 0 1713 1099"/>
                              <a:gd name="T67" fmla="*/ 1713 h 884"/>
                              <a:gd name="T68" fmla="+- 0 3643 2599"/>
                              <a:gd name="T69" fmla="*/ T68 w 2754"/>
                              <a:gd name="T70" fmla="+- 0 1830 1099"/>
                              <a:gd name="T71" fmla="*/ 1830 h 884"/>
                              <a:gd name="T72" fmla="+- 0 3686 2599"/>
                              <a:gd name="T73" fmla="*/ T72 w 2754"/>
                              <a:gd name="T74" fmla="+- 0 1787 1099"/>
                              <a:gd name="T75" fmla="*/ 1787 h 884"/>
                              <a:gd name="T76" fmla="+- 0 3748 2599"/>
                              <a:gd name="T77" fmla="*/ T76 w 2754"/>
                              <a:gd name="T78" fmla="+- 0 1787 1099"/>
                              <a:gd name="T79" fmla="*/ 1787 h 884"/>
                              <a:gd name="T80" fmla="+- 0 3791 2599"/>
                              <a:gd name="T81" fmla="*/ T80 w 2754"/>
                              <a:gd name="T82" fmla="+- 0 1830 1099"/>
                              <a:gd name="T83" fmla="*/ 1830 h 884"/>
                              <a:gd name="T84" fmla="+- 0 3791 2599"/>
                              <a:gd name="T85" fmla="*/ T84 w 2754"/>
                              <a:gd name="T86" fmla="+- 0 1893 1099"/>
                              <a:gd name="T87" fmla="*/ 1893 h 884"/>
                              <a:gd name="T88" fmla="+- 0 3748 2599"/>
                              <a:gd name="T89" fmla="*/ T88 w 2754"/>
                              <a:gd name="T90" fmla="+- 0 1935 1099"/>
                              <a:gd name="T91" fmla="*/ 1935 h 884"/>
                              <a:gd name="T92" fmla="+- 0 3686 2599"/>
                              <a:gd name="T93" fmla="*/ T92 w 2754"/>
                              <a:gd name="T94" fmla="+- 0 1935 1099"/>
                              <a:gd name="T95" fmla="*/ 1935 h 884"/>
                              <a:gd name="T96" fmla="+- 0 3643 2599"/>
                              <a:gd name="T97" fmla="*/ T96 w 2754"/>
                              <a:gd name="T98" fmla="+- 0 1893 1099"/>
                              <a:gd name="T99" fmla="*/ 1893 h 884"/>
                              <a:gd name="T100" fmla="+- 0 4155 2599"/>
                              <a:gd name="T101" fmla="*/ T100 w 2754"/>
                              <a:gd name="T102" fmla="+- 0 1882 1099"/>
                              <a:gd name="T103" fmla="*/ 1882 h 884"/>
                              <a:gd name="T104" fmla="+- 0 4178 2599"/>
                              <a:gd name="T105" fmla="*/ T104 w 2754"/>
                              <a:gd name="T106" fmla="+- 0 1825 1099"/>
                              <a:gd name="T107" fmla="*/ 1825 h 884"/>
                              <a:gd name="T108" fmla="+- 0 4235 2599"/>
                              <a:gd name="T109" fmla="*/ T108 w 2754"/>
                              <a:gd name="T110" fmla="+- 0 1801 1099"/>
                              <a:gd name="T111" fmla="*/ 1801 h 884"/>
                              <a:gd name="T112" fmla="+- 0 4292 2599"/>
                              <a:gd name="T113" fmla="*/ T112 w 2754"/>
                              <a:gd name="T114" fmla="+- 0 1825 1099"/>
                              <a:gd name="T115" fmla="*/ 1825 h 884"/>
                              <a:gd name="T116" fmla="+- 0 4316 2599"/>
                              <a:gd name="T117" fmla="*/ T116 w 2754"/>
                              <a:gd name="T118" fmla="+- 0 1882 1099"/>
                              <a:gd name="T119" fmla="*/ 1882 h 884"/>
                              <a:gd name="T120" fmla="+- 0 4292 2599"/>
                              <a:gd name="T121" fmla="*/ T120 w 2754"/>
                              <a:gd name="T122" fmla="+- 0 1938 1099"/>
                              <a:gd name="T123" fmla="*/ 1938 h 884"/>
                              <a:gd name="T124" fmla="+- 0 4235 2599"/>
                              <a:gd name="T125" fmla="*/ T124 w 2754"/>
                              <a:gd name="T126" fmla="+- 0 1962 1099"/>
                              <a:gd name="T127" fmla="*/ 1962 h 884"/>
                              <a:gd name="T128" fmla="+- 0 4178 2599"/>
                              <a:gd name="T129" fmla="*/ T128 w 2754"/>
                              <a:gd name="T130" fmla="+- 0 1938 1099"/>
                              <a:gd name="T131" fmla="*/ 1938 h 884"/>
                              <a:gd name="T132" fmla="+- 0 4155 2599"/>
                              <a:gd name="T133" fmla="*/ T132 w 2754"/>
                              <a:gd name="T134" fmla="+- 0 1882 1099"/>
                              <a:gd name="T135" fmla="*/ 1882 h 884"/>
                              <a:gd name="T136" fmla="+- 0 4680 2599"/>
                              <a:gd name="T137" fmla="*/ T136 w 2754"/>
                              <a:gd name="T138" fmla="+- 0 1850 1099"/>
                              <a:gd name="T139" fmla="*/ 1850 h 884"/>
                              <a:gd name="T140" fmla="+- 0 4722 2599"/>
                              <a:gd name="T141" fmla="*/ T140 w 2754"/>
                              <a:gd name="T142" fmla="+- 0 1808 1099"/>
                              <a:gd name="T143" fmla="*/ 1808 h 884"/>
                              <a:gd name="T144" fmla="+- 0 4785 2599"/>
                              <a:gd name="T145" fmla="*/ T144 w 2754"/>
                              <a:gd name="T146" fmla="+- 0 1808 1099"/>
                              <a:gd name="T147" fmla="*/ 1808 h 884"/>
                              <a:gd name="T148" fmla="+- 0 4828 2599"/>
                              <a:gd name="T149" fmla="*/ T148 w 2754"/>
                              <a:gd name="T150" fmla="+- 0 1850 1099"/>
                              <a:gd name="T151" fmla="*/ 1850 h 884"/>
                              <a:gd name="T152" fmla="+- 0 4828 2599"/>
                              <a:gd name="T153" fmla="*/ T152 w 2754"/>
                              <a:gd name="T154" fmla="+- 0 1913 1099"/>
                              <a:gd name="T155" fmla="*/ 1913 h 884"/>
                              <a:gd name="T156" fmla="+- 0 4785 2599"/>
                              <a:gd name="T157" fmla="*/ T156 w 2754"/>
                              <a:gd name="T158" fmla="+- 0 1956 1099"/>
                              <a:gd name="T159" fmla="*/ 1956 h 884"/>
                              <a:gd name="T160" fmla="+- 0 4722 2599"/>
                              <a:gd name="T161" fmla="*/ T160 w 2754"/>
                              <a:gd name="T162" fmla="+- 0 1956 1099"/>
                              <a:gd name="T163" fmla="*/ 1956 h 884"/>
                              <a:gd name="T164" fmla="+- 0 4680 2599"/>
                              <a:gd name="T165" fmla="*/ T164 w 2754"/>
                              <a:gd name="T166" fmla="+- 0 1913 1099"/>
                              <a:gd name="T167" fmla="*/ 1913 h 884"/>
                              <a:gd name="T168" fmla="+- 0 5192 2599"/>
                              <a:gd name="T169" fmla="*/ T168 w 2754"/>
                              <a:gd name="T170" fmla="+- 0 1902 1099"/>
                              <a:gd name="T171" fmla="*/ 1902 h 884"/>
                              <a:gd name="T172" fmla="+- 0 5215 2599"/>
                              <a:gd name="T173" fmla="*/ T172 w 2754"/>
                              <a:gd name="T174" fmla="+- 0 1845 1099"/>
                              <a:gd name="T175" fmla="*/ 1845 h 884"/>
                              <a:gd name="T176" fmla="+- 0 5272 2599"/>
                              <a:gd name="T177" fmla="*/ T176 w 2754"/>
                              <a:gd name="T178" fmla="+- 0 1822 1099"/>
                              <a:gd name="T179" fmla="*/ 1822 h 884"/>
                              <a:gd name="T180" fmla="+- 0 5329 2599"/>
                              <a:gd name="T181" fmla="*/ T180 w 2754"/>
                              <a:gd name="T182" fmla="+- 0 1845 1099"/>
                              <a:gd name="T183" fmla="*/ 1845 h 884"/>
                              <a:gd name="T184" fmla="+- 0 5353 2599"/>
                              <a:gd name="T185" fmla="*/ T184 w 2754"/>
                              <a:gd name="T186" fmla="+- 0 1902 1099"/>
                              <a:gd name="T187" fmla="*/ 1902 h 884"/>
                              <a:gd name="T188" fmla="+- 0 5329 2599"/>
                              <a:gd name="T189" fmla="*/ T188 w 2754"/>
                              <a:gd name="T190" fmla="+- 0 1959 1099"/>
                              <a:gd name="T191" fmla="*/ 1959 h 884"/>
                              <a:gd name="T192" fmla="+- 0 5272 2599"/>
                              <a:gd name="T193" fmla="*/ T192 w 2754"/>
                              <a:gd name="T194" fmla="+- 0 1982 1099"/>
                              <a:gd name="T195" fmla="*/ 1982 h 884"/>
                              <a:gd name="T196" fmla="+- 0 5215 2599"/>
                              <a:gd name="T197" fmla="*/ T196 w 2754"/>
                              <a:gd name="T198" fmla="+- 0 1959 1099"/>
                              <a:gd name="T199" fmla="*/ 1959 h 884"/>
                              <a:gd name="T200" fmla="+- 0 5192 2599"/>
                              <a:gd name="T201" fmla="*/ T200 w 2754"/>
                              <a:gd name="T202" fmla="+- 0 1902 1099"/>
                              <a:gd name="T203" fmla="*/ 1902 h 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884">
                                <a:moveTo>
                                  <a:pt x="0" y="80"/>
                                </a:moveTo>
                                <a:lnTo>
                                  <a:pt x="7" y="49"/>
                                </a:lnTo>
                                <a:lnTo>
                                  <a:pt x="24" y="24"/>
                                </a:lnTo>
                                <a:lnTo>
                                  <a:pt x="50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8" y="24"/>
                                </a:lnTo>
                                <a:lnTo>
                                  <a:pt x="155" y="49"/>
                                </a:lnTo>
                                <a:lnTo>
                                  <a:pt x="161" y="80"/>
                                </a:lnTo>
                                <a:lnTo>
                                  <a:pt x="155" y="112"/>
                                </a:lnTo>
                                <a:lnTo>
                                  <a:pt x="138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1" y="161"/>
                                </a:lnTo>
                                <a:lnTo>
                                  <a:pt x="50" y="154"/>
                                </a:lnTo>
                                <a:lnTo>
                                  <a:pt x="24" y="137"/>
                                </a:lnTo>
                                <a:lnTo>
                                  <a:pt x="7" y="112"/>
                                </a:lnTo>
                                <a:lnTo>
                                  <a:pt x="0" y="80"/>
                                </a:lnTo>
                                <a:moveTo>
                                  <a:pt x="519" y="614"/>
                                </a:moveTo>
                                <a:lnTo>
                                  <a:pt x="525" y="583"/>
                                </a:lnTo>
                                <a:lnTo>
                                  <a:pt x="543" y="557"/>
                                </a:lnTo>
                                <a:lnTo>
                                  <a:pt x="568" y="540"/>
                                </a:lnTo>
                                <a:lnTo>
                                  <a:pt x="599" y="533"/>
                                </a:lnTo>
                                <a:lnTo>
                                  <a:pt x="630" y="540"/>
                                </a:lnTo>
                                <a:lnTo>
                                  <a:pt x="656" y="557"/>
                                </a:lnTo>
                                <a:lnTo>
                                  <a:pt x="673" y="583"/>
                                </a:lnTo>
                                <a:lnTo>
                                  <a:pt x="680" y="614"/>
                                </a:lnTo>
                                <a:lnTo>
                                  <a:pt x="673" y="645"/>
                                </a:lnTo>
                                <a:lnTo>
                                  <a:pt x="656" y="671"/>
                                </a:lnTo>
                                <a:lnTo>
                                  <a:pt x="630" y="688"/>
                                </a:lnTo>
                                <a:lnTo>
                                  <a:pt x="599" y="694"/>
                                </a:lnTo>
                                <a:lnTo>
                                  <a:pt x="568" y="688"/>
                                </a:lnTo>
                                <a:lnTo>
                                  <a:pt x="543" y="671"/>
                                </a:lnTo>
                                <a:lnTo>
                                  <a:pt x="525" y="645"/>
                                </a:lnTo>
                                <a:lnTo>
                                  <a:pt x="519" y="614"/>
                                </a:lnTo>
                                <a:moveTo>
                                  <a:pt x="1037" y="762"/>
                                </a:moveTo>
                                <a:lnTo>
                                  <a:pt x="1044" y="731"/>
                                </a:lnTo>
                                <a:lnTo>
                                  <a:pt x="1061" y="706"/>
                                </a:lnTo>
                                <a:lnTo>
                                  <a:pt x="1087" y="688"/>
                                </a:lnTo>
                                <a:lnTo>
                                  <a:pt x="1118" y="682"/>
                                </a:lnTo>
                                <a:lnTo>
                                  <a:pt x="1149" y="688"/>
                                </a:lnTo>
                                <a:lnTo>
                                  <a:pt x="1174" y="706"/>
                                </a:lnTo>
                                <a:lnTo>
                                  <a:pt x="1192" y="731"/>
                                </a:lnTo>
                                <a:lnTo>
                                  <a:pt x="1198" y="762"/>
                                </a:lnTo>
                                <a:lnTo>
                                  <a:pt x="1192" y="794"/>
                                </a:lnTo>
                                <a:lnTo>
                                  <a:pt x="1174" y="819"/>
                                </a:lnTo>
                                <a:lnTo>
                                  <a:pt x="1149" y="836"/>
                                </a:lnTo>
                                <a:lnTo>
                                  <a:pt x="1118" y="843"/>
                                </a:lnTo>
                                <a:lnTo>
                                  <a:pt x="1087" y="836"/>
                                </a:lnTo>
                                <a:lnTo>
                                  <a:pt x="1061" y="819"/>
                                </a:lnTo>
                                <a:lnTo>
                                  <a:pt x="1044" y="794"/>
                                </a:lnTo>
                                <a:lnTo>
                                  <a:pt x="1037" y="762"/>
                                </a:lnTo>
                                <a:moveTo>
                                  <a:pt x="1556" y="783"/>
                                </a:moveTo>
                                <a:lnTo>
                                  <a:pt x="1562" y="751"/>
                                </a:lnTo>
                                <a:lnTo>
                                  <a:pt x="1579" y="726"/>
                                </a:lnTo>
                                <a:lnTo>
                                  <a:pt x="1605" y="709"/>
                                </a:lnTo>
                                <a:lnTo>
                                  <a:pt x="1636" y="702"/>
                                </a:lnTo>
                                <a:lnTo>
                                  <a:pt x="1667" y="709"/>
                                </a:lnTo>
                                <a:lnTo>
                                  <a:pt x="1693" y="726"/>
                                </a:lnTo>
                                <a:lnTo>
                                  <a:pt x="1710" y="751"/>
                                </a:lnTo>
                                <a:lnTo>
                                  <a:pt x="1717" y="783"/>
                                </a:lnTo>
                                <a:lnTo>
                                  <a:pt x="1710" y="814"/>
                                </a:lnTo>
                                <a:lnTo>
                                  <a:pt x="1693" y="839"/>
                                </a:lnTo>
                                <a:lnTo>
                                  <a:pt x="1667" y="857"/>
                                </a:lnTo>
                                <a:lnTo>
                                  <a:pt x="1636" y="863"/>
                                </a:lnTo>
                                <a:lnTo>
                                  <a:pt x="1605" y="857"/>
                                </a:lnTo>
                                <a:lnTo>
                                  <a:pt x="1579" y="839"/>
                                </a:lnTo>
                                <a:lnTo>
                                  <a:pt x="1562" y="814"/>
                                </a:lnTo>
                                <a:lnTo>
                                  <a:pt x="1556" y="783"/>
                                </a:lnTo>
                                <a:moveTo>
                                  <a:pt x="2074" y="783"/>
                                </a:moveTo>
                                <a:lnTo>
                                  <a:pt x="2081" y="751"/>
                                </a:lnTo>
                                <a:lnTo>
                                  <a:pt x="2098" y="726"/>
                                </a:lnTo>
                                <a:lnTo>
                                  <a:pt x="2123" y="709"/>
                                </a:lnTo>
                                <a:lnTo>
                                  <a:pt x="2155" y="702"/>
                                </a:lnTo>
                                <a:lnTo>
                                  <a:pt x="2186" y="709"/>
                                </a:lnTo>
                                <a:lnTo>
                                  <a:pt x="2211" y="726"/>
                                </a:lnTo>
                                <a:lnTo>
                                  <a:pt x="2229" y="751"/>
                                </a:lnTo>
                                <a:lnTo>
                                  <a:pt x="2235" y="783"/>
                                </a:lnTo>
                                <a:lnTo>
                                  <a:pt x="2229" y="814"/>
                                </a:lnTo>
                                <a:lnTo>
                                  <a:pt x="2211" y="839"/>
                                </a:lnTo>
                                <a:lnTo>
                                  <a:pt x="2186" y="857"/>
                                </a:lnTo>
                                <a:lnTo>
                                  <a:pt x="2155" y="863"/>
                                </a:lnTo>
                                <a:lnTo>
                                  <a:pt x="2123" y="857"/>
                                </a:lnTo>
                                <a:lnTo>
                                  <a:pt x="2098" y="839"/>
                                </a:lnTo>
                                <a:lnTo>
                                  <a:pt x="2081" y="814"/>
                                </a:lnTo>
                                <a:lnTo>
                                  <a:pt x="2074" y="783"/>
                                </a:lnTo>
                                <a:moveTo>
                                  <a:pt x="2593" y="803"/>
                                </a:moveTo>
                                <a:lnTo>
                                  <a:pt x="2599" y="772"/>
                                </a:lnTo>
                                <a:lnTo>
                                  <a:pt x="2616" y="746"/>
                                </a:lnTo>
                                <a:lnTo>
                                  <a:pt x="2642" y="729"/>
                                </a:lnTo>
                                <a:lnTo>
                                  <a:pt x="2673" y="723"/>
                                </a:lnTo>
                                <a:lnTo>
                                  <a:pt x="2704" y="729"/>
                                </a:lnTo>
                                <a:lnTo>
                                  <a:pt x="2730" y="746"/>
                                </a:lnTo>
                                <a:lnTo>
                                  <a:pt x="2747" y="772"/>
                                </a:lnTo>
                                <a:lnTo>
                                  <a:pt x="2754" y="803"/>
                                </a:lnTo>
                                <a:lnTo>
                                  <a:pt x="2747" y="834"/>
                                </a:lnTo>
                                <a:lnTo>
                                  <a:pt x="2730" y="860"/>
                                </a:lnTo>
                                <a:lnTo>
                                  <a:pt x="2704" y="877"/>
                                </a:lnTo>
                                <a:lnTo>
                                  <a:pt x="2673" y="883"/>
                                </a:lnTo>
                                <a:lnTo>
                                  <a:pt x="2642" y="877"/>
                                </a:lnTo>
                                <a:lnTo>
                                  <a:pt x="2616" y="860"/>
                                </a:lnTo>
                                <a:lnTo>
                                  <a:pt x="2599" y="834"/>
                                </a:lnTo>
                                <a:lnTo>
                                  <a:pt x="2593" y="803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AutoShape 669"/>
                        <wps:cNvSpPr>
                          <a:spLocks/>
                        </wps:cNvSpPr>
                        <wps:spPr bwMode="auto">
                          <a:xfrm>
                            <a:off x="2616" y="1098"/>
                            <a:ext cx="2754" cy="958"/>
                          </a:xfrm>
                          <a:custGeom>
                            <a:avLst/>
                            <a:gdLst>
                              <a:gd name="T0" fmla="+- 0 2623 2617"/>
                              <a:gd name="T1" fmla="*/ T0 w 2754"/>
                              <a:gd name="T2" fmla="+- 0 1148 1099"/>
                              <a:gd name="T3" fmla="*/ 1148 h 958"/>
                              <a:gd name="T4" fmla="+- 0 2666 2617"/>
                              <a:gd name="T5" fmla="*/ T4 w 2754"/>
                              <a:gd name="T6" fmla="+- 0 1105 1099"/>
                              <a:gd name="T7" fmla="*/ 1105 h 958"/>
                              <a:gd name="T8" fmla="+- 0 2728 2617"/>
                              <a:gd name="T9" fmla="*/ T8 w 2754"/>
                              <a:gd name="T10" fmla="+- 0 1105 1099"/>
                              <a:gd name="T11" fmla="*/ 1105 h 958"/>
                              <a:gd name="T12" fmla="+- 0 2771 2617"/>
                              <a:gd name="T13" fmla="*/ T12 w 2754"/>
                              <a:gd name="T14" fmla="+- 0 1148 1099"/>
                              <a:gd name="T15" fmla="*/ 1148 h 958"/>
                              <a:gd name="T16" fmla="+- 0 2771 2617"/>
                              <a:gd name="T17" fmla="*/ T16 w 2754"/>
                              <a:gd name="T18" fmla="+- 0 1211 1099"/>
                              <a:gd name="T19" fmla="*/ 1211 h 958"/>
                              <a:gd name="T20" fmla="+- 0 2728 2617"/>
                              <a:gd name="T21" fmla="*/ T20 w 2754"/>
                              <a:gd name="T22" fmla="+- 0 1253 1099"/>
                              <a:gd name="T23" fmla="*/ 1253 h 958"/>
                              <a:gd name="T24" fmla="+- 0 2666 2617"/>
                              <a:gd name="T25" fmla="*/ T24 w 2754"/>
                              <a:gd name="T26" fmla="+- 0 1253 1099"/>
                              <a:gd name="T27" fmla="*/ 1253 h 958"/>
                              <a:gd name="T28" fmla="+- 0 2623 2617"/>
                              <a:gd name="T29" fmla="*/ T28 w 2754"/>
                              <a:gd name="T30" fmla="+- 0 1211 1099"/>
                              <a:gd name="T31" fmla="*/ 1211 h 958"/>
                              <a:gd name="T32" fmla="+- 0 3135 2617"/>
                              <a:gd name="T33" fmla="*/ T32 w 2754"/>
                              <a:gd name="T34" fmla="+- 0 1801 1099"/>
                              <a:gd name="T35" fmla="*/ 1801 h 958"/>
                              <a:gd name="T36" fmla="+- 0 3159 2617"/>
                              <a:gd name="T37" fmla="*/ T36 w 2754"/>
                              <a:gd name="T38" fmla="+- 0 1744 1099"/>
                              <a:gd name="T39" fmla="*/ 1744 h 958"/>
                              <a:gd name="T40" fmla="+- 0 3216 2617"/>
                              <a:gd name="T41" fmla="*/ T40 w 2754"/>
                              <a:gd name="T42" fmla="+- 0 1720 1099"/>
                              <a:gd name="T43" fmla="*/ 1720 h 958"/>
                              <a:gd name="T44" fmla="+- 0 3272 2617"/>
                              <a:gd name="T45" fmla="*/ T44 w 2754"/>
                              <a:gd name="T46" fmla="+- 0 1744 1099"/>
                              <a:gd name="T47" fmla="*/ 1744 h 958"/>
                              <a:gd name="T48" fmla="+- 0 3296 2617"/>
                              <a:gd name="T49" fmla="*/ T48 w 2754"/>
                              <a:gd name="T50" fmla="+- 0 1801 1099"/>
                              <a:gd name="T51" fmla="*/ 1801 h 958"/>
                              <a:gd name="T52" fmla="+- 0 3272 2617"/>
                              <a:gd name="T53" fmla="*/ T52 w 2754"/>
                              <a:gd name="T54" fmla="+- 0 1857 1099"/>
                              <a:gd name="T55" fmla="*/ 1857 h 958"/>
                              <a:gd name="T56" fmla="+- 0 3216 2617"/>
                              <a:gd name="T57" fmla="*/ T56 w 2754"/>
                              <a:gd name="T58" fmla="+- 0 1881 1099"/>
                              <a:gd name="T59" fmla="*/ 1881 h 958"/>
                              <a:gd name="T60" fmla="+- 0 3159 2617"/>
                              <a:gd name="T61" fmla="*/ T60 w 2754"/>
                              <a:gd name="T62" fmla="+- 0 1857 1099"/>
                              <a:gd name="T63" fmla="*/ 1857 h 958"/>
                              <a:gd name="T64" fmla="+- 0 3135 2617"/>
                              <a:gd name="T65" fmla="*/ T64 w 2754"/>
                              <a:gd name="T66" fmla="+- 0 1801 1099"/>
                              <a:gd name="T67" fmla="*/ 1801 h 958"/>
                              <a:gd name="T68" fmla="+- 0 3660 2617"/>
                              <a:gd name="T69" fmla="*/ T68 w 2754"/>
                              <a:gd name="T70" fmla="+- 0 1898 1099"/>
                              <a:gd name="T71" fmla="*/ 1898 h 958"/>
                              <a:gd name="T72" fmla="+- 0 3703 2617"/>
                              <a:gd name="T73" fmla="*/ T72 w 2754"/>
                              <a:gd name="T74" fmla="+- 0 1855 1099"/>
                              <a:gd name="T75" fmla="*/ 1855 h 958"/>
                              <a:gd name="T76" fmla="+- 0 3765 2617"/>
                              <a:gd name="T77" fmla="*/ T76 w 2754"/>
                              <a:gd name="T78" fmla="+- 0 1855 1099"/>
                              <a:gd name="T79" fmla="*/ 1855 h 958"/>
                              <a:gd name="T80" fmla="+- 0 3808 2617"/>
                              <a:gd name="T81" fmla="*/ T80 w 2754"/>
                              <a:gd name="T82" fmla="+- 0 1898 1099"/>
                              <a:gd name="T83" fmla="*/ 1898 h 958"/>
                              <a:gd name="T84" fmla="+- 0 3808 2617"/>
                              <a:gd name="T85" fmla="*/ T84 w 2754"/>
                              <a:gd name="T86" fmla="+- 0 1960 1099"/>
                              <a:gd name="T87" fmla="*/ 1960 h 958"/>
                              <a:gd name="T88" fmla="+- 0 3765 2617"/>
                              <a:gd name="T89" fmla="*/ T88 w 2754"/>
                              <a:gd name="T90" fmla="+- 0 2003 1099"/>
                              <a:gd name="T91" fmla="*/ 2003 h 958"/>
                              <a:gd name="T92" fmla="+- 0 3703 2617"/>
                              <a:gd name="T93" fmla="*/ T92 w 2754"/>
                              <a:gd name="T94" fmla="+- 0 2003 1099"/>
                              <a:gd name="T95" fmla="*/ 2003 h 958"/>
                              <a:gd name="T96" fmla="+- 0 3660 2617"/>
                              <a:gd name="T97" fmla="*/ T96 w 2754"/>
                              <a:gd name="T98" fmla="+- 0 1960 1099"/>
                              <a:gd name="T99" fmla="*/ 1960 h 958"/>
                              <a:gd name="T100" fmla="+- 0 4172 2617"/>
                              <a:gd name="T101" fmla="*/ T100 w 2754"/>
                              <a:gd name="T102" fmla="+- 0 1969 1099"/>
                              <a:gd name="T103" fmla="*/ 1969 h 958"/>
                              <a:gd name="T104" fmla="+- 0 4196 2617"/>
                              <a:gd name="T105" fmla="*/ T104 w 2754"/>
                              <a:gd name="T106" fmla="+- 0 1913 1099"/>
                              <a:gd name="T107" fmla="*/ 1913 h 958"/>
                              <a:gd name="T108" fmla="+- 0 4252 2617"/>
                              <a:gd name="T109" fmla="*/ T108 w 2754"/>
                              <a:gd name="T110" fmla="+- 0 1889 1099"/>
                              <a:gd name="T111" fmla="*/ 1889 h 958"/>
                              <a:gd name="T112" fmla="+- 0 4309 2617"/>
                              <a:gd name="T113" fmla="*/ T112 w 2754"/>
                              <a:gd name="T114" fmla="+- 0 1913 1099"/>
                              <a:gd name="T115" fmla="*/ 1913 h 958"/>
                              <a:gd name="T116" fmla="+- 0 4333 2617"/>
                              <a:gd name="T117" fmla="*/ T116 w 2754"/>
                              <a:gd name="T118" fmla="+- 0 1969 1099"/>
                              <a:gd name="T119" fmla="*/ 1969 h 958"/>
                              <a:gd name="T120" fmla="+- 0 4309 2617"/>
                              <a:gd name="T121" fmla="*/ T120 w 2754"/>
                              <a:gd name="T122" fmla="+- 0 2026 1099"/>
                              <a:gd name="T123" fmla="*/ 2026 h 958"/>
                              <a:gd name="T124" fmla="+- 0 4252 2617"/>
                              <a:gd name="T125" fmla="*/ T124 w 2754"/>
                              <a:gd name="T126" fmla="+- 0 2050 1099"/>
                              <a:gd name="T127" fmla="*/ 2050 h 958"/>
                              <a:gd name="T128" fmla="+- 0 4196 2617"/>
                              <a:gd name="T129" fmla="*/ T128 w 2754"/>
                              <a:gd name="T130" fmla="+- 0 2026 1099"/>
                              <a:gd name="T131" fmla="*/ 2026 h 958"/>
                              <a:gd name="T132" fmla="+- 0 4172 2617"/>
                              <a:gd name="T133" fmla="*/ T132 w 2754"/>
                              <a:gd name="T134" fmla="+- 0 1969 1099"/>
                              <a:gd name="T135" fmla="*/ 1969 h 958"/>
                              <a:gd name="T136" fmla="+- 0 4697 2617"/>
                              <a:gd name="T137" fmla="*/ T136 w 2754"/>
                              <a:gd name="T138" fmla="+- 0 1938 1099"/>
                              <a:gd name="T139" fmla="*/ 1938 h 958"/>
                              <a:gd name="T140" fmla="+- 0 4740 2617"/>
                              <a:gd name="T141" fmla="*/ T140 w 2754"/>
                              <a:gd name="T142" fmla="+- 0 1895 1099"/>
                              <a:gd name="T143" fmla="*/ 1895 h 958"/>
                              <a:gd name="T144" fmla="+- 0 4802 2617"/>
                              <a:gd name="T145" fmla="*/ T144 w 2754"/>
                              <a:gd name="T146" fmla="+- 0 1895 1099"/>
                              <a:gd name="T147" fmla="*/ 1895 h 958"/>
                              <a:gd name="T148" fmla="+- 0 4845 2617"/>
                              <a:gd name="T149" fmla="*/ T148 w 2754"/>
                              <a:gd name="T150" fmla="+- 0 1938 1099"/>
                              <a:gd name="T151" fmla="*/ 1938 h 958"/>
                              <a:gd name="T152" fmla="+- 0 4845 2617"/>
                              <a:gd name="T153" fmla="*/ T152 w 2754"/>
                              <a:gd name="T154" fmla="+- 0 2001 1099"/>
                              <a:gd name="T155" fmla="*/ 2001 h 958"/>
                              <a:gd name="T156" fmla="+- 0 4802 2617"/>
                              <a:gd name="T157" fmla="*/ T156 w 2754"/>
                              <a:gd name="T158" fmla="+- 0 2043 1099"/>
                              <a:gd name="T159" fmla="*/ 2043 h 958"/>
                              <a:gd name="T160" fmla="+- 0 4740 2617"/>
                              <a:gd name="T161" fmla="*/ T160 w 2754"/>
                              <a:gd name="T162" fmla="+- 0 2043 1099"/>
                              <a:gd name="T163" fmla="*/ 2043 h 958"/>
                              <a:gd name="T164" fmla="+- 0 4697 2617"/>
                              <a:gd name="T165" fmla="*/ T164 w 2754"/>
                              <a:gd name="T166" fmla="+- 0 2001 1099"/>
                              <a:gd name="T167" fmla="*/ 2001 h 958"/>
                              <a:gd name="T168" fmla="+- 0 5209 2617"/>
                              <a:gd name="T169" fmla="*/ T168 w 2754"/>
                              <a:gd name="T170" fmla="+- 0 1976 1099"/>
                              <a:gd name="T171" fmla="*/ 1976 h 958"/>
                              <a:gd name="T172" fmla="+- 0 5233 2617"/>
                              <a:gd name="T173" fmla="*/ T172 w 2754"/>
                              <a:gd name="T174" fmla="+- 0 1919 1099"/>
                              <a:gd name="T175" fmla="*/ 1919 h 958"/>
                              <a:gd name="T176" fmla="+- 0 5289 2617"/>
                              <a:gd name="T177" fmla="*/ T176 w 2754"/>
                              <a:gd name="T178" fmla="+- 0 1896 1099"/>
                              <a:gd name="T179" fmla="*/ 1896 h 958"/>
                              <a:gd name="T180" fmla="+- 0 5346 2617"/>
                              <a:gd name="T181" fmla="*/ T180 w 2754"/>
                              <a:gd name="T182" fmla="+- 0 1919 1099"/>
                              <a:gd name="T183" fmla="*/ 1919 h 958"/>
                              <a:gd name="T184" fmla="+- 0 5370 2617"/>
                              <a:gd name="T185" fmla="*/ T184 w 2754"/>
                              <a:gd name="T186" fmla="+- 0 1976 1099"/>
                              <a:gd name="T187" fmla="*/ 1976 h 958"/>
                              <a:gd name="T188" fmla="+- 0 5346 2617"/>
                              <a:gd name="T189" fmla="*/ T188 w 2754"/>
                              <a:gd name="T190" fmla="+- 0 2033 1099"/>
                              <a:gd name="T191" fmla="*/ 2033 h 958"/>
                              <a:gd name="T192" fmla="+- 0 5289 2617"/>
                              <a:gd name="T193" fmla="*/ T192 w 2754"/>
                              <a:gd name="T194" fmla="+- 0 2057 1099"/>
                              <a:gd name="T195" fmla="*/ 2057 h 958"/>
                              <a:gd name="T196" fmla="+- 0 5233 2617"/>
                              <a:gd name="T197" fmla="*/ T196 w 2754"/>
                              <a:gd name="T198" fmla="+- 0 2033 1099"/>
                              <a:gd name="T199" fmla="*/ 2033 h 958"/>
                              <a:gd name="T200" fmla="+- 0 5209 2617"/>
                              <a:gd name="T201" fmla="*/ T200 w 2754"/>
                              <a:gd name="T202" fmla="+- 0 1976 1099"/>
                              <a:gd name="T203" fmla="*/ 1976 h 9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958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4"/>
                                </a:lnTo>
                                <a:lnTo>
                                  <a:pt x="154" y="49"/>
                                </a:lnTo>
                                <a:lnTo>
                                  <a:pt x="160" y="80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0"/>
                                </a:lnTo>
                                <a:moveTo>
                                  <a:pt x="518" y="702"/>
                                </a:moveTo>
                                <a:lnTo>
                                  <a:pt x="525" y="670"/>
                                </a:lnTo>
                                <a:lnTo>
                                  <a:pt x="542" y="645"/>
                                </a:lnTo>
                                <a:lnTo>
                                  <a:pt x="567" y="628"/>
                                </a:lnTo>
                                <a:lnTo>
                                  <a:pt x="599" y="621"/>
                                </a:lnTo>
                                <a:lnTo>
                                  <a:pt x="630" y="628"/>
                                </a:lnTo>
                                <a:lnTo>
                                  <a:pt x="655" y="645"/>
                                </a:lnTo>
                                <a:lnTo>
                                  <a:pt x="673" y="670"/>
                                </a:lnTo>
                                <a:lnTo>
                                  <a:pt x="679" y="702"/>
                                </a:lnTo>
                                <a:lnTo>
                                  <a:pt x="673" y="733"/>
                                </a:lnTo>
                                <a:lnTo>
                                  <a:pt x="655" y="758"/>
                                </a:lnTo>
                                <a:lnTo>
                                  <a:pt x="630" y="776"/>
                                </a:lnTo>
                                <a:lnTo>
                                  <a:pt x="599" y="782"/>
                                </a:lnTo>
                                <a:lnTo>
                                  <a:pt x="567" y="776"/>
                                </a:lnTo>
                                <a:lnTo>
                                  <a:pt x="542" y="758"/>
                                </a:lnTo>
                                <a:lnTo>
                                  <a:pt x="525" y="733"/>
                                </a:lnTo>
                                <a:lnTo>
                                  <a:pt x="518" y="702"/>
                                </a:lnTo>
                                <a:moveTo>
                                  <a:pt x="1037" y="830"/>
                                </a:moveTo>
                                <a:lnTo>
                                  <a:pt x="1043" y="799"/>
                                </a:lnTo>
                                <a:lnTo>
                                  <a:pt x="1060" y="773"/>
                                </a:lnTo>
                                <a:lnTo>
                                  <a:pt x="1086" y="756"/>
                                </a:lnTo>
                                <a:lnTo>
                                  <a:pt x="1117" y="750"/>
                                </a:lnTo>
                                <a:lnTo>
                                  <a:pt x="1148" y="756"/>
                                </a:lnTo>
                                <a:lnTo>
                                  <a:pt x="1174" y="773"/>
                                </a:lnTo>
                                <a:lnTo>
                                  <a:pt x="1191" y="799"/>
                                </a:lnTo>
                                <a:lnTo>
                                  <a:pt x="1197" y="830"/>
                                </a:lnTo>
                                <a:lnTo>
                                  <a:pt x="1191" y="861"/>
                                </a:lnTo>
                                <a:lnTo>
                                  <a:pt x="1174" y="887"/>
                                </a:lnTo>
                                <a:lnTo>
                                  <a:pt x="1148" y="904"/>
                                </a:lnTo>
                                <a:lnTo>
                                  <a:pt x="1117" y="910"/>
                                </a:lnTo>
                                <a:lnTo>
                                  <a:pt x="1086" y="904"/>
                                </a:lnTo>
                                <a:lnTo>
                                  <a:pt x="1060" y="887"/>
                                </a:lnTo>
                                <a:lnTo>
                                  <a:pt x="1043" y="861"/>
                                </a:lnTo>
                                <a:lnTo>
                                  <a:pt x="1037" y="830"/>
                                </a:lnTo>
                                <a:moveTo>
                                  <a:pt x="1555" y="870"/>
                                </a:moveTo>
                                <a:lnTo>
                                  <a:pt x="1561" y="839"/>
                                </a:lnTo>
                                <a:lnTo>
                                  <a:pt x="1579" y="814"/>
                                </a:lnTo>
                                <a:lnTo>
                                  <a:pt x="1604" y="796"/>
                                </a:lnTo>
                                <a:lnTo>
                                  <a:pt x="1635" y="790"/>
                                </a:lnTo>
                                <a:lnTo>
                                  <a:pt x="1667" y="796"/>
                                </a:lnTo>
                                <a:lnTo>
                                  <a:pt x="1692" y="814"/>
                                </a:lnTo>
                                <a:lnTo>
                                  <a:pt x="1710" y="839"/>
                                </a:lnTo>
                                <a:lnTo>
                                  <a:pt x="1716" y="870"/>
                                </a:lnTo>
                                <a:lnTo>
                                  <a:pt x="1710" y="902"/>
                                </a:lnTo>
                                <a:lnTo>
                                  <a:pt x="1692" y="927"/>
                                </a:lnTo>
                                <a:lnTo>
                                  <a:pt x="1667" y="944"/>
                                </a:lnTo>
                                <a:lnTo>
                                  <a:pt x="1635" y="951"/>
                                </a:lnTo>
                                <a:lnTo>
                                  <a:pt x="1604" y="944"/>
                                </a:lnTo>
                                <a:lnTo>
                                  <a:pt x="1579" y="927"/>
                                </a:lnTo>
                                <a:lnTo>
                                  <a:pt x="1561" y="902"/>
                                </a:lnTo>
                                <a:lnTo>
                                  <a:pt x="1555" y="870"/>
                                </a:lnTo>
                                <a:moveTo>
                                  <a:pt x="2074" y="870"/>
                                </a:moveTo>
                                <a:lnTo>
                                  <a:pt x="2080" y="839"/>
                                </a:lnTo>
                                <a:lnTo>
                                  <a:pt x="2097" y="814"/>
                                </a:lnTo>
                                <a:lnTo>
                                  <a:pt x="2123" y="796"/>
                                </a:lnTo>
                                <a:lnTo>
                                  <a:pt x="2154" y="790"/>
                                </a:lnTo>
                                <a:lnTo>
                                  <a:pt x="2185" y="796"/>
                                </a:lnTo>
                                <a:lnTo>
                                  <a:pt x="2211" y="814"/>
                                </a:lnTo>
                                <a:lnTo>
                                  <a:pt x="2228" y="839"/>
                                </a:lnTo>
                                <a:lnTo>
                                  <a:pt x="2234" y="870"/>
                                </a:lnTo>
                                <a:lnTo>
                                  <a:pt x="2228" y="902"/>
                                </a:lnTo>
                                <a:lnTo>
                                  <a:pt x="2211" y="927"/>
                                </a:lnTo>
                                <a:lnTo>
                                  <a:pt x="2185" y="944"/>
                                </a:lnTo>
                                <a:lnTo>
                                  <a:pt x="2154" y="951"/>
                                </a:lnTo>
                                <a:lnTo>
                                  <a:pt x="2123" y="944"/>
                                </a:lnTo>
                                <a:lnTo>
                                  <a:pt x="2097" y="927"/>
                                </a:lnTo>
                                <a:lnTo>
                                  <a:pt x="2080" y="902"/>
                                </a:lnTo>
                                <a:lnTo>
                                  <a:pt x="2074" y="870"/>
                                </a:lnTo>
                                <a:moveTo>
                                  <a:pt x="2592" y="877"/>
                                </a:moveTo>
                                <a:lnTo>
                                  <a:pt x="2598" y="846"/>
                                </a:lnTo>
                                <a:lnTo>
                                  <a:pt x="2616" y="820"/>
                                </a:lnTo>
                                <a:lnTo>
                                  <a:pt x="2641" y="803"/>
                                </a:lnTo>
                                <a:lnTo>
                                  <a:pt x="2672" y="797"/>
                                </a:lnTo>
                                <a:lnTo>
                                  <a:pt x="2704" y="803"/>
                                </a:lnTo>
                                <a:lnTo>
                                  <a:pt x="2729" y="820"/>
                                </a:lnTo>
                                <a:lnTo>
                                  <a:pt x="2746" y="846"/>
                                </a:lnTo>
                                <a:lnTo>
                                  <a:pt x="2753" y="877"/>
                                </a:lnTo>
                                <a:lnTo>
                                  <a:pt x="2746" y="908"/>
                                </a:lnTo>
                                <a:lnTo>
                                  <a:pt x="2729" y="934"/>
                                </a:lnTo>
                                <a:lnTo>
                                  <a:pt x="2704" y="951"/>
                                </a:lnTo>
                                <a:lnTo>
                                  <a:pt x="2672" y="958"/>
                                </a:lnTo>
                                <a:lnTo>
                                  <a:pt x="2641" y="951"/>
                                </a:lnTo>
                                <a:lnTo>
                                  <a:pt x="2616" y="934"/>
                                </a:lnTo>
                                <a:lnTo>
                                  <a:pt x="2598" y="908"/>
                                </a:lnTo>
                                <a:lnTo>
                                  <a:pt x="2592" y="877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AutoShape 668"/>
                        <wps:cNvSpPr>
                          <a:spLocks/>
                        </wps:cNvSpPr>
                        <wps:spPr bwMode="auto">
                          <a:xfrm>
                            <a:off x="2634" y="1105"/>
                            <a:ext cx="2754" cy="1046"/>
                          </a:xfrm>
                          <a:custGeom>
                            <a:avLst/>
                            <a:gdLst>
                              <a:gd name="T0" fmla="+- 0 2640 2634"/>
                              <a:gd name="T1" fmla="*/ T0 w 2754"/>
                              <a:gd name="T2" fmla="+- 0 1155 1106"/>
                              <a:gd name="T3" fmla="*/ 1155 h 1046"/>
                              <a:gd name="T4" fmla="+- 0 2683 2634"/>
                              <a:gd name="T5" fmla="*/ T4 w 2754"/>
                              <a:gd name="T6" fmla="+- 0 1112 1106"/>
                              <a:gd name="T7" fmla="*/ 1112 h 1046"/>
                              <a:gd name="T8" fmla="+- 0 2746 2634"/>
                              <a:gd name="T9" fmla="*/ T8 w 2754"/>
                              <a:gd name="T10" fmla="+- 0 1112 1106"/>
                              <a:gd name="T11" fmla="*/ 1112 h 1046"/>
                              <a:gd name="T12" fmla="+- 0 2788 2634"/>
                              <a:gd name="T13" fmla="*/ T12 w 2754"/>
                              <a:gd name="T14" fmla="+- 0 1155 1106"/>
                              <a:gd name="T15" fmla="*/ 1155 h 1046"/>
                              <a:gd name="T16" fmla="+- 0 2788 2634"/>
                              <a:gd name="T17" fmla="*/ T16 w 2754"/>
                              <a:gd name="T18" fmla="+- 0 1217 1106"/>
                              <a:gd name="T19" fmla="*/ 1217 h 1046"/>
                              <a:gd name="T20" fmla="+- 0 2746 2634"/>
                              <a:gd name="T21" fmla="*/ T20 w 2754"/>
                              <a:gd name="T22" fmla="+- 0 1260 1106"/>
                              <a:gd name="T23" fmla="*/ 1260 h 1046"/>
                              <a:gd name="T24" fmla="+- 0 2683 2634"/>
                              <a:gd name="T25" fmla="*/ T24 w 2754"/>
                              <a:gd name="T26" fmla="+- 0 1260 1106"/>
                              <a:gd name="T27" fmla="*/ 1260 h 1046"/>
                              <a:gd name="T28" fmla="+- 0 2640 2634"/>
                              <a:gd name="T29" fmla="*/ T28 w 2754"/>
                              <a:gd name="T30" fmla="+- 0 1217 1106"/>
                              <a:gd name="T31" fmla="*/ 1217 h 1046"/>
                              <a:gd name="T32" fmla="+- 0 3152 2634"/>
                              <a:gd name="T33" fmla="*/ T32 w 2754"/>
                              <a:gd name="T34" fmla="+- 0 1814 1106"/>
                              <a:gd name="T35" fmla="*/ 1814 h 1046"/>
                              <a:gd name="T36" fmla="+- 0 3176 2634"/>
                              <a:gd name="T37" fmla="*/ T36 w 2754"/>
                              <a:gd name="T38" fmla="+- 0 1757 1106"/>
                              <a:gd name="T39" fmla="*/ 1757 h 1046"/>
                              <a:gd name="T40" fmla="+- 0 3233 2634"/>
                              <a:gd name="T41" fmla="*/ T40 w 2754"/>
                              <a:gd name="T42" fmla="+- 0 1734 1106"/>
                              <a:gd name="T43" fmla="*/ 1734 h 1046"/>
                              <a:gd name="T44" fmla="+- 0 3290 2634"/>
                              <a:gd name="T45" fmla="*/ T44 w 2754"/>
                              <a:gd name="T46" fmla="+- 0 1757 1106"/>
                              <a:gd name="T47" fmla="*/ 1757 h 1046"/>
                              <a:gd name="T48" fmla="+- 0 3313 2634"/>
                              <a:gd name="T49" fmla="*/ T48 w 2754"/>
                              <a:gd name="T50" fmla="+- 0 1814 1106"/>
                              <a:gd name="T51" fmla="*/ 1814 h 1046"/>
                              <a:gd name="T52" fmla="+- 0 3290 2634"/>
                              <a:gd name="T53" fmla="*/ T52 w 2754"/>
                              <a:gd name="T54" fmla="+- 0 1871 1106"/>
                              <a:gd name="T55" fmla="*/ 1871 h 1046"/>
                              <a:gd name="T56" fmla="+- 0 3233 2634"/>
                              <a:gd name="T57" fmla="*/ T56 w 2754"/>
                              <a:gd name="T58" fmla="+- 0 1894 1106"/>
                              <a:gd name="T59" fmla="*/ 1894 h 1046"/>
                              <a:gd name="T60" fmla="+- 0 3176 2634"/>
                              <a:gd name="T61" fmla="*/ T60 w 2754"/>
                              <a:gd name="T62" fmla="+- 0 1871 1106"/>
                              <a:gd name="T63" fmla="*/ 1871 h 1046"/>
                              <a:gd name="T64" fmla="+- 0 3152 2634"/>
                              <a:gd name="T65" fmla="*/ T64 w 2754"/>
                              <a:gd name="T66" fmla="+- 0 1814 1106"/>
                              <a:gd name="T67" fmla="*/ 1814 h 1046"/>
                              <a:gd name="T68" fmla="+- 0 3677 2634"/>
                              <a:gd name="T69" fmla="*/ T68 w 2754"/>
                              <a:gd name="T70" fmla="+- 0 1952 1106"/>
                              <a:gd name="T71" fmla="*/ 1952 h 1046"/>
                              <a:gd name="T72" fmla="+- 0 3720 2634"/>
                              <a:gd name="T73" fmla="*/ T72 w 2754"/>
                              <a:gd name="T74" fmla="+- 0 1909 1106"/>
                              <a:gd name="T75" fmla="*/ 1909 h 1046"/>
                              <a:gd name="T76" fmla="+- 0 3782 2634"/>
                              <a:gd name="T77" fmla="*/ T76 w 2754"/>
                              <a:gd name="T78" fmla="+- 0 1909 1106"/>
                              <a:gd name="T79" fmla="*/ 1909 h 1046"/>
                              <a:gd name="T80" fmla="+- 0 3825 2634"/>
                              <a:gd name="T81" fmla="*/ T80 w 2754"/>
                              <a:gd name="T82" fmla="+- 0 1952 1106"/>
                              <a:gd name="T83" fmla="*/ 1952 h 1046"/>
                              <a:gd name="T84" fmla="+- 0 3825 2634"/>
                              <a:gd name="T85" fmla="*/ T84 w 2754"/>
                              <a:gd name="T86" fmla="+- 0 2014 1106"/>
                              <a:gd name="T87" fmla="*/ 2014 h 1046"/>
                              <a:gd name="T88" fmla="+- 0 3782 2634"/>
                              <a:gd name="T89" fmla="*/ T88 w 2754"/>
                              <a:gd name="T90" fmla="+- 0 2057 1106"/>
                              <a:gd name="T91" fmla="*/ 2057 h 1046"/>
                              <a:gd name="T92" fmla="+- 0 3720 2634"/>
                              <a:gd name="T93" fmla="*/ T92 w 2754"/>
                              <a:gd name="T94" fmla="+- 0 2057 1106"/>
                              <a:gd name="T95" fmla="*/ 2057 h 1046"/>
                              <a:gd name="T96" fmla="+- 0 3677 2634"/>
                              <a:gd name="T97" fmla="*/ T96 w 2754"/>
                              <a:gd name="T98" fmla="+- 0 2014 1106"/>
                              <a:gd name="T99" fmla="*/ 2014 h 1046"/>
                              <a:gd name="T100" fmla="+- 0 4189 2634"/>
                              <a:gd name="T101" fmla="*/ T100 w 2754"/>
                              <a:gd name="T102" fmla="+- 0 2071 1106"/>
                              <a:gd name="T103" fmla="*/ 2071 h 1046"/>
                              <a:gd name="T104" fmla="+- 0 4213 2634"/>
                              <a:gd name="T105" fmla="*/ T104 w 2754"/>
                              <a:gd name="T106" fmla="+- 0 2014 1106"/>
                              <a:gd name="T107" fmla="*/ 2014 h 1046"/>
                              <a:gd name="T108" fmla="+- 0 4270 2634"/>
                              <a:gd name="T109" fmla="*/ T108 w 2754"/>
                              <a:gd name="T110" fmla="+- 0 1990 1106"/>
                              <a:gd name="T111" fmla="*/ 1990 h 1046"/>
                              <a:gd name="T112" fmla="+- 0 4327 2634"/>
                              <a:gd name="T113" fmla="*/ T112 w 2754"/>
                              <a:gd name="T114" fmla="+- 0 2014 1106"/>
                              <a:gd name="T115" fmla="*/ 2014 h 1046"/>
                              <a:gd name="T116" fmla="+- 0 4350 2634"/>
                              <a:gd name="T117" fmla="*/ T116 w 2754"/>
                              <a:gd name="T118" fmla="+- 0 2071 1106"/>
                              <a:gd name="T119" fmla="*/ 2071 h 1046"/>
                              <a:gd name="T120" fmla="+- 0 4327 2634"/>
                              <a:gd name="T121" fmla="*/ T120 w 2754"/>
                              <a:gd name="T122" fmla="+- 0 2127 1106"/>
                              <a:gd name="T123" fmla="*/ 2127 h 1046"/>
                              <a:gd name="T124" fmla="+- 0 4270 2634"/>
                              <a:gd name="T125" fmla="*/ T124 w 2754"/>
                              <a:gd name="T126" fmla="+- 0 2151 1106"/>
                              <a:gd name="T127" fmla="*/ 2151 h 1046"/>
                              <a:gd name="T128" fmla="+- 0 4213 2634"/>
                              <a:gd name="T129" fmla="*/ T128 w 2754"/>
                              <a:gd name="T130" fmla="+- 0 2127 1106"/>
                              <a:gd name="T131" fmla="*/ 2127 h 1046"/>
                              <a:gd name="T132" fmla="+- 0 4189 2634"/>
                              <a:gd name="T133" fmla="*/ T132 w 2754"/>
                              <a:gd name="T134" fmla="+- 0 2071 1106"/>
                              <a:gd name="T135" fmla="*/ 2071 h 1046"/>
                              <a:gd name="T136" fmla="+- 0 4714 2634"/>
                              <a:gd name="T137" fmla="*/ T136 w 2754"/>
                              <a:gd name="T138" fmla="+- 0 2040 1106"/>
                              <a:gd name="T139" fmla="*/ 2040 h 1046"/>
                              <a:gd name="T140" fmla="+- 0 4757 2634"/>
                              <a:gd name="T141" fmla="*/ T140 w 2754"/>
                              <a:gd name="T142" fmla="+- 0 1997 1106"/>
                              <a:gd name="T143" fmla="*/ 1997 h 1046"/>
                              <a:gd name="T144" fmla="+- 0 4819 2634"/>
                              <a:gd name="T145" fmla="*/ T144 w 2754"/>
                              <a:gd name="T146" fmla="+- 0 1997 1106"/>
                              <a:gd name="T147" fmla="*/ 1997 h 1046"/>
                              <a:gd name="T148" fmla="+- 0 4862 2634"/>
                              <a:gd name="T149" fmla="*/ T148 w 2754"/>
                              <a:gd name="T150" fmla="+- 0 2040 1106"/>
                              <a:gd name="T151" fmla="*/ 2040 h 1046"/>
                              <a:gd name="T152" fmla="+- 0 4862 2634"/>
                              <a:gd name="T153" fmla="*/ T152 w 2754"/>
                              <a:gd name="T154" fmla="+- 0 2102 1106"/>
                              <a:gd name="T155" fmla="*/ 2102 h 1046"/>
                              <a:gd name="T156" fmla="+- 0 4819 2634"/>
                              <a:gd name="T157" fmla="*/ T156 w 2754"/>
                              <a:gd name="T158" fmla="+- 0 2145 1106"/>
                              <a:gd name="T159" fmla="*/ 2145 h 1046"/>
                              <a:gd name="T160" fmla="+- 0 4757 2634"/>
                              <a:gd name="T161" fmla="*/ T160 w 2754"/>
                              <a:gd name="T162" fmla="+- 0 2145 1106"/>
                              <a:gd name="T163" fmla="*/ 2145 h 1046"/>
                              <a:gd name="T164" fmla="+- 0 4714 2634"/>
                              <a:gd name="T165" fmla="*/ T164 w 2754"/>
                              <a:gd name="T166" fmla="+- 0 2102 1106"/>
                              <a:gd name="T167" fmla="*/ 2102 h 1046"/>
                              <a:gd name="T168" fmla="+- 0 5226 2634"/>
                              <a:gd name="T169" fmla="*/ T168 w 2754"/>
                              <a:gd name="T170" fmla="+- 0 2071 1106"/>
                              <a:gd name="T171" fmla="*/ 2071 h 1046"/>
                              <a:gd name="T172" fmla="+- 0 5250 2634"/>
                              <a:gd name="T173" fmla="*/ T172 w 2754"/>
                              <a:gd name="T174" fmla="+- 0 2014 1106"/>
                              <a:gd name="T175" fmla="*/ 2014 h 1046"/>
                              <a:gd name="T176" fmla="+- 0 5307 2634"/>
                              <a:gd name="T177" fmla="*/ T176 w 2754"/>
                              <a:gd name="T178" fmla="+- 0 1990 1106"/>
                              <a:gd name="T179" fmla="*/ 1990 h 1046"/>
                              <a:gd name="T180" fmla="+- 0 5363 2634"/>
                              <a:gd name="T181" fmla="*/ T180 w 2754"/>
                              <a:gd name="T182" fmla="+- 0 2014 1106"/>
                              <a:gd name="T183" fmla="*/ 2014 h 1046"/>
                              <a:gd name="T184" fmla="+- 0 5387 2634"/>
                              <a:gd name="T185" fmla="*/ T184 w 2754"/>
                              <a:gd name="T186" fmla="+- 0 2071 1106"/>
                              <a:gd name="T187" fmla="*/ 2071 h 1046"/>
                              <a:gd name="T188" fmla="+- 0 5363 2634"/>
                              <a:gd name="T189" fmla="*/ T188 w 2754"/>
                              <a:gd name="T190" fmla="+- 0 2127 1106"/>
                              <a:gd name="T191" fmla="*/ 2127 h 1046"/>
                              <a:gd name="T192" fmla="+- 0 5307 2634"/>
                              <a:gd name="T193" fmla="*/ T192 w 2754"/>
                              <a:gd name="T194" fmla="+- 0 2151 1106"/>
                              <a:gd name="T195" fmla="*/ 2151 h 1046"/>
                              <a:gd name="T196" fmla="+- 0 5250 2634"/>
                              <a:gd name="T197" fmla="*/ T196 w 2754"/>
                              <a:gd name="T198" fmla="+- 0 2127 1106"/>
                              <a:gd name="T199" fmla="*/ 2127 h 1046"/>
                              <a:gd name="T200" fmla="+- 0 5226 2634"/>
                              <a:gd name="T201" fmla="*/ T200 w 2754"/>
                              <a:gd name="T202" fmla="+- 0 2071 1106"/>
                              <a:gd name="T203" fmla="*/ 2071 h 10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1046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4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1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0" y="160"/>
                                </a:lnTo>
                                <a:lnTo>
                                  <a:pt x="49" y="154"/>
                                </a:lnTo>
                                <a:lnTo>
                                  <a:pt x="24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8" y="708"/>
                                </a:moveTo>
                                <a:lnTo>
                                  <a:pt x="525" y="677"/>
                                </a:lnTo>
                                <a:lnTo>
                                  <a:pt x="542" y="651"/>
                                </a:lnTo>
                                <a:lnTo>
                                  <a:pt x="568" y="634"/>
                                </a:lnTo>
                                <a:lnTo>
                                  <a:pt x="599" y="628"/>
                                </a:lnTo>
                                <a:lnTo>
                                  <a:pt x="630" y="634"/>
                                </a:lnTo>
                                <a:lnTo>
                                  <a:pt x="656" y="651"/>
                                </a:lnTo>
                                <a:lnTo>
                                  <a:pt x="673" y="677"/>
                                </a:lnTo>
                                <a:lnTo>
                                  <a:pt x="679" y="708"/>
                                </a:lnTo>
                                <a:lnTo>
                                  <a:pt x="673" y="739"/>
                                </a:lnTo>
                                <a:lnTo>
                                  <a:pt x="656" y="765"/>
                                </a:lnTo>
                                <a:lnTo>
                                  <a:pt x="630" y="782"/>
                                </a:lnTo>
                                <a:lnTo>
                                  <a:pt x="599" y="788"/>
                                </a:lnTo>
                                <a:lnTo>
                                  <a:pt x="568" y="782"/>
                                </a:lnTo>
                                <a:lnTo>
                                  <a:pt x="542" y="765"/>
                                </a:lnTo>
                                <a:lnTo>
                                  <a:pt x="525" y="739"/>
                                </a:lnTo>
                                <a:lnTo>
                                  <a:pt x="518" y="708"/>
                                </a:lnTo>
                                <a:moveTo>
                                  <a:pt x="1037" y="877"/>
                                </a:moveTo>
                                <a:lnTo>
                                  <a:pt x="1043" y="846"/>
                                </a:lnTo>
                                <a:lnTo>
                                  <a:pt x="1061" y="820"/>
                                </a:lnTo>
                                <a:lnTo>
                                  <a:pt x="1086" y="803"/>
                                </a:lnTo>
                                <a:lnTo>
                                  <a:pt x="1117" y="797"/>
                                </a:lnTo>
                                <a:lnTo>
                                  <a:pt x="1148" y="803"/>
                                </a:lnTo>
                                <a:lnTo>
                                  <a:pt x="1174" y="820"/>
                                </a:lnTo>
                                <a:lnTo>
                                  <a:pt x="1191" y="846"/>
                                </a:lnTo>
                                <a:lnTo>
                                  <a:pt x="1198" y="877"/>
                                </a:lnTo>
                                <a:lnTo>
                                  <a:pt x="1191" y="908"/>
                                </a:lnTo>
                                <a:lnTo>
                                  <a:pt x="1174" y="934"/>
                                </a:lnTo>
                                <a:lnTo>
                                  <a:pt x="1148" y="951"/>
                                </a:lnTo>
                                <a:lnTo>
                                  <a:pt x="1117" y="957"/>
                                </a:lnTo>
                                <a:lnTo>
                                  <a:pt x="1086" y="951"/>
                                </a:lnTo>
                                <a:lnTo>
                                  <a:pt x="1061" y="934"/>
                                </a:lnTo>
                                <a:lnTo>
                                  <a:pt x="1043" y="908"/>
                                </a:lnTo>
                                <a:lnTo>
                                  <a:pt x="1037" y="877"/>
                                </a:lnTo>
                                <a:moveTo>
                                  <a:pt x="1555" y="965"/>
                                </a:moveTo>
                                <a:lnTo>
                                  <a:pt x="1562" y="934"/>
                                </a:lnTo>
                                <a:lnTo>
                                  <a:pt x="1579" y="908"/>
                                </a:lnTo>
                                <a:lnTo>
                                  <a:pt x="1605" y="891"/>
                                </a:lnTo>
                                <a:lnTo>
                                  <a:pt x="1636" y="884"/>
                                </a:lnTo>
                                <a:lnTo>
                                  <a:pt x="1667" y="891"/>
                                </a:lnTo>
                                <a:lnTo>
                                  <a:pt x="1693" y="908"/>
                                </a:lnTo>
                                <a:lnTo>
                                  <a:pt x="1710" y="934"/>
                                </a:lnTo>
                                <a:lnTo>
                                  <a:pt x="1716" y="965"/>
                                </a:lnTo>
                                <a:lnTo>
                                  <a:pt x="1710" y="996"/>
                                </a:lnTo>
                                <a:lnTo>
                                  <a:pt x="1693" y="1021"/>
                                </a:lnTo>
                                <a:lnTo>
                                  <a:pt x="1667" y="1039"/>
                                </a:lnTo>
                                <a:lnTo>
                                  <a:pt x="1636" y="1045"/>
                                </a:lnTo>
                                <a:lnTo>
                                  <a:pt x="1605" y="1039"/>
                                </a:lnTo>
                                <a:lnTo>
                                  <a:pt x="1579" y="1021"/>
                                </a:lnTo>
                                <a:lnTo>
                                  <a:pt x="1562" y="996"/>
                                </a:lnTo>
                                <a:lnTo>
                                  <a:pt x="1555" y="965"/>
                                </a:lnTo>
                                <a:moveTo>
                                  <a:pt x="2074" y="965"/>
                                </a:moveTo>
                                <a:lnTo>
                                  <a:pt x="2080" y="934"/>
                                </a:lnTo>
                                <a:lnTo>
                                  <a:pt x="2097" y="908"/>
                                </a:lnTo>
                                <a:lnTo>
                                  <a:pt x="2123" y="891"/>
                                </a:lnTo>
                                <a:lnTo>
                                  <a:pt x="2154" y="884"/>
                                </a:lnTo>
                                <a:lnTo>
                                  <a:pt x="2185" y="891"/>
                                </a:lnTo>
                                <a:lnTo>
                                  <a:pt x="2211" y="908"/>
                                </a:lnTo>
                                <a:lnTo>
                                  <a:pt x="2228" y="934"/>
                                </a:lnTo>
                                <a:lnTo>
                                  <a:pt x="2235" y="965"/>
                                </a:lnTo>
                                <a:lnTo>
                                  <a:pt x="2228" y="996"/>
                                </a:lnTo>
                                <a:lnTo>
                                  <a:pt x="2211" y="1021"/>
                                </a:lnTo>
                                <a:lnTo>
                                  <a:pt x="2185" y="1039"/>
                                </a:lnTo>
                                <a:lnTo>
                                  <a:pt x="2154" y="1045"/>
                                </a:lnTo>
                                <a:lnTo>
                                  <a:pt x="2123" y="1039"/>
                                </a:lnTo>
                                <a:lnTo>
                                  <a:pt x="2097" y="1021"/>
                                </a:lnTo>
                                <a:lnTo>
                                  <a:pt x="2080" y="996"/>
                                </a:lnTo>
                                <a:lnTo>
                                  <a:pt x="2074" y="965"/>
                                </a:lnTo>
                                <a:moveTo>
                                  <a:pt x="2592" y="965"/>
                                </a:moveTo>
                                <a:lnTo>
                                  <a:pt x="2599" y="934"/>
                                </a:lnTo>
                                <a:lnTo>
                                  <a:pt x="2616" y="908"/>
                                </a:lnTo>
                                <a:lnTo>
                                  <a:pt x="2642" y="891"/>
                                </a:lnTo>
                                <a:lnTo>
                                  <a:pt x="2673" y="884"/>
                                </a:lnTo>
                                <a:lnTo>
                                  <a:pt x="2704" y="891"/>
                                </a:lnTo>
                                <a:lnTo>
                                  <a:pt x="2729" y="908"/>
                                </a:lnTo>
                                <a:lnTo>
                                  <a:pt x="2747" y="934"/>
                                </a:lnTo>
                                <a:lnTo>
                                  <a:pt x="2753" y="965"/>
                                </a:lnTo>
                                <a:lnTo>
                                  <a:pt x="2747" y="996"/>
                                </a:lnTo>
                                <a:lnTo>
                                  <a:pt x="2729" y="1021"/>
                                </a:lnTo>
                                <a:lnTo>
                                  <a:pt x="2704" y="1039"/>
                                </a:lnTo>
                                <a:lnTo>
                                  <a:pt x="2673" y="1045"/>
                                </a:lnTo>
                                <a:lnTo>
                                  <a:pt x="2642" y="1039"/>
                                </a:lnTo>
                                <a:lnTo>
                                  <a:pt x="2616" y="1021"/>
                                </a:lnTo>
                                <a:lnTo>
                                  <a:pt x="2599" y="996"/>
                                </a:lnTo>
                                <a:lnTo>
                                  <a:pt x="2592" y="965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AutoShape 667"/>
                        <wps:cNvSpPr>
                          <a:spLocks/>
                        </wps:cNvSpPr>
                        <wps:spPr bwMode="auto">
                          <a:xfrm>
                            <a:off x="2651" y="1105"/>
                            <a:ext cx="2754" cy="1046"/>
                          </a:xfrm>
                          <a:custGeom>
                            <a:avLst/>
                            <a:gdLst>
                              <a:gd name="T0" fmla="+- 0 2658 2651"/>
                              <a:gd name="T1" fmla="*/ T0 w 2754"/>
                              <a:gd name="T2" fmla="+- 0 1155 1106"/>
                              <a:gd name="T3" fmla="*/ 1155 h 1046"/>
                              <a:gd name="T4" fmla="+- 0 2700 2651"/>
                              <a:gd name="T5" fmla="*/ T4 w 2754"/>
                              <a:gd name="T6" fmla="+- 0 1112 1106"/>
                              <a:gd name="T7" fmla="*/ 1112 h 1046"/>
                              <a:gd name="T8" fmla="+- 0 2763 2651"/>
                              <a:gd name="T9" fmla="*/ T8 w 2754"/>
                              <a:gd name="T10" fmla="+- 0 1112 1106"/>
                              <a:gd name="T11" fmla="*/ 1112 h 1046"/>
                              <a:gd name="T12" fmla="+- 0 2806 2651"/>
                              <a:gd name="T13" fmla="*/ T12 w 2754"/>
                              <a:gd name="T14" fmla="+- 0 1155 1106"/>
                              <a:gd name="T15" fmla="*/ 1155 h 1046"/>
                              <a:gd name="T16" fmla="+- 0 2806 2651"/>
                              <a:gd name="T17" fmla="*/ T16 w 2754"/>
                              <a:gd name="T18" fmla="+- 0 1217 1106"/>
                              <a:gd name="T19" fmla="*/ 1217 h 1046"/>
                              <a:gd name="T20" fmla="+- 0 2763 2651"/>
                              <a:gd name="T21" fmla="*/ T20 w 2754"/>
                              <a:gd name="T22" fmla="+- 0 1260 1106"/>
                              <a:gd name="T23" fmla="*/ 1260 h 1046"/>
                              <a:gd name="T24" fmla="+- 0 2700 2651"/>
                              <a:gd name="T25" fmla="*/ T24 w 2754"/>
                              <a:gd name="T26" fmla="+- 0 1260 1106"/>
                              <a:gd name="T27" fmla="*/ 1260 h 1046"/>
                              <a:gd name="T28" fmla="+- 0 2658 2651"/>
                              <a:gd name="T29" fmla="*/ T28 w 2754"/>
                              <a:gd name="T30" fmla="+- 0 1217 1106"/>
                              <a:gd name="T31" fmla="*/ 1217 h 1046"/>
                              <a:gd name="T32" fmla="+- 0 3170 2651"/>
                              <a:gd name="T33" fmla="*/ T32 w 2754"/>
                              <a:gd name="T34" fmla="+- 0 1807 1106"/>
                              <a:gd name="T35" fmla="*/ 1807 h 1046"/>
                              <a:gd name="T36" fmla="+- 0 3193 2651"/>
                              <a:gd name="T37" fmla="*/ T36 w 2754"/>
                              <a:gd name="T38" fmla="+- 0 1751 1106"/>
                              <a:gd name="T39" fmla="*/ 1751 h 1046"/>
                              <a:gd name="T40" fmla="+- 0 3250 2651"/>
                              <a:gd name="T41" fmla="*/ T40 w 2754"/>
                              <a:gd name="T42" fmla="+- 0 1727 1106"/>
                              <a:gd name="T43" fmla="*/ 1727 h 1046"/>
                              <a:gd name="T44" fmla="+- 0 3307 2651"/>
                              <a:gd name="T45" fmla="*/ T44 w 2754"/>
                              <a:gd name="T46" fmla="+- 0 1751 1106"/>
                              <a:gd name="T47" fmla="*/ 1751 h 1046"/>
                              <a:gd name="T48" fmla="+- 0 3330 2651"/>
                              <a:gd name="T49" fmla="*/ T48 w 2754"/>
                              <a:gd name="T50" fmla="+- 0 1807 1106"/>
                              <a:gd name="T51" fmla="*/ 1807 h 1046"/>
                              <a:gd name="T52" fmla="+- 0 3307 2651"/>
                              <a:gd name="T53" fmla="*/ T52 w 2754"/>
                              <a:gd name="T54" fmla="+- 0 1864 1106"/>
                              <a:gd name="T55" fmla="*/ 1864 h 1046"/>
                              <a:gd name="T56" fmla="+- 0 3250 2651"/>
                              <a:gd name="T57" fmla="*/ T56 w 2754"/>
                              <a:gd name="T58" fmla="+- 0 1888 1106"/>
                              <a:gd name="T59" fmla="*/ 1888 h 1046"/>
                              <a:gd name="T60" fmla="+- 0 3193 2651"/>
                              <a:gd name="T61" fmla="*/ T60 w 2754"/>
                              <a:gd name="T62" fmla="+- 0 1864 1106"/>
                              <a:gd name="T63" fmla="*/ 1864 h 1046"/>
                              <a:gd name="T64" fmla="+- 0 3170 2651"/>
                              <a:gd name="T65" fmla="*/ T64 w 2754"/>
                              <a:gd name="T66" fmla="+- 0 1807 1106"/>
                              <a:gd name="T67" fmla="*/ 1807 h 1046"/>
                              <a:gd name="T68" fmla="+- 0 3695 2651"/>
                              <a:gd name="T69" fmla="*/ T68 w 2754"/>
                              <a:gd name="T70" fmla="+- 0 1972 1106"/>
                              <a:gd name="T71" fmla="*/ 1972 h 1046"/>
                              <a:gd name="T72" fmla="+- 0 3737 2651"/>
                              <a:gd name="T73" fmla="*/ T72 w 2754"/>
                              <a:gd name="T74" fmla="+- 0 1929 1106"/>
                              <a:gd name="T75" fmla="*/ 1929 h 1046"/>
                              <a:gd name="T76" fmla="+- 0 3800 2651"/>
                              <a:gd name="T77" fmla="*/ T76 w 2754"/>
                              <a:gd name="T78" fmla="+- 0 1929 1106"/>
                              <a:gd name="T79" fmla="*/ 1929 h 1046"/>
                              <a:gd name="T80" fmla="+- 0 3843 2651"/>
                              <a:gd name="T81" fmla="*/ T80 w 2754"/>
                              <a:gd name="T82" fmla="+- 0 1972 1106"/>
                              <a:gd name="T83" fmla="*/ 1972 h 1046"/>
                              <a:gd name="T84" fmla="+- 0 3843 2651"/>
                              <a:gd name="T85" fmla="*/ T84 w 2754"/>
                              <a:gd name="T86" fmla="+- 0 2034 1106"/>
                              <a:gd name="T87" fmla="*/ 2034 h 1046"/>
                              <a:gd name="T88" fmla="+- 0 3800 2651"/>
                              <a:gd name="T89" fmla="*/ T88 w 2754"/>
                              <a:gd name="T90" fmla="+- 0 2077 1106"/>
                              <a:gd name="T91" fmla="*/ 2077 h 1046"/>
                              <a:gd name="T92" fmla="+- 0 3737 2651"/>
                              <a:gd name="T93" fmla="*/ T92 w 2754"/>
                              <a:gd name="T94" fmla="+- 0 2077 1106"/>
                              <a:gd name="T95" fmla="*/ 2077 h 1046"/>
                              <a:gd name="T96" fmla="+- 0 3695 2651"/>
                              <a:gd name="T97" fmla="*/ T96 w 2754"/>
                              <a:gd name="T98" fmla="+- 0 2034 1106"/>
                              <a:gd name="T99" fmla="*/ 2034 h 1046"/>
                              <a:gd name="T100" fmla="+- 0 4207 2651"/>
                              <a:gd name="T101" fmla="*/ T100 w 2754"/>
                              <a:gd name="T102" fmla="+- 0 2064 1106"/>
                              <a:gd name="T103" fmla="*/ 2064 h 1046"/>
                              <a:gd name="T104" fmla="+- 0 4230 2651"/>
                              <a:gd name="T105" fmla="*/ T104 w 2754"/>
                              <a:gd name="T106" fmla="+- 0 2007 1106"/>
                              <a:gd name="T107" fmla="*/ 2007 h 1046"/>
                              <a:gd name="T108" fmla="+- 0 4287 2651"/>
                              <a:gd name="T109" fmla="*/ T108 w 2754"/>
                              <a:gd name="T110" fmla="+- 0 1984 1106"/>
                              <a:gd name="T111" fmla="*/ 1984 h 1046"/>
                              <a:gd name="T112" fmla="+- 0 4344 2651"/>
                              <a:gd name="T113" fmla="*/ T112 w 2754"/>
                              <a:gd name="T114" fmla="+- 0 2007 1106"/>
                              <a:gd name="T115" fmla="*/ 2007 h 1046"/>
                              <a:gd name="T116" fmla="+- 0 4367 2651"/>
                              <a:gd name="T117" fmla="*/ T116 w 2754"/>
                              <a:gd name="T118" fmla="+- 0 2064 1106"/>
                              <a:gd name="T119" fmla="*/ 2064 h 1046"/>
                              <a:gd name="T120" fmla="+- 0 4344 2651"/>
                              <a:gd name="T121" fmla="*/ T120 w 2754"/>
                              <a:gd name="T122" fmla="+- 0 2121 1106"/>
                              <a:gd name="T123" fmla="*/ 2121 h 1046"/>
                              <a:gd name="T124" fmla="+- 0 4287 2651"/>
                              <a:gd name="T125" fmla="*/ T124 w 2754"/>
                              <a:gd name="T126" fmla="+- 0 2144 1106"/>
                              <a:gd name="T127" fmla="*/ 2144 h 1046"/>
                              <a:gd name="T128" fmla="+- 0 4230 2651"/>
                              <a:gd name="T129" fmla="*/ T128 w 2754"/>
                              <a:gd name="T130" fmla="+- 0 2121 1106"/>
                              <a:gd name="T131" fmla="*/ 2121 h 1046"/>
                              <a:gd name="T132" fmla="+- 0 4207 2651"/>
                              <a:gd name="T133" fmla="*/ T132 w 2754"/>
                              <a:gd name="T134" fmla="+- 0 2064 1106"/>
                              <a:gd name="T135" fmla="*/ 2064 h 1046"/>
                              <a:gd name="T136" fmla="+- 0 4732 2651"/>
                              <a:gd name="T137" fmla="*/ T136 w 2754"/>
                              <a:gd name="T138" fmla="+- 0 2040 1106"/>
                              <a:gd name="T139" fmla="*/ 2040 h 1046"/>
                              <a:gd name="T140" fmla="+- 0 4774 2651"/>
                              <a:gd name="T141" fmla="*/ T140 w 2754"/>
                              <a:gd name="T142" fmla="+- 0 1997 1106"/>
                              <a:gd name="T143" fmla="*/ 1997 h 1046"/>
                              <a:gd name="T144" fmla="+- 0 4837 2651"/>
                              <a:gd name="T145" fmla="*/ T144 w 2754"/>
                              <a:gd name="T146" fmla="+- 0 1997 1106"/>
                              <a:gd name="T147" fmla="*/ 1997 h 1046"/>
                              <a:gd name="T148" fmla="+- 0 4880 2651"/>
                              <a:gd name="T149" fmla="*/ T148 w 2754"/>
                              <a:gd name="T150" fmla="+- 0 2040 1106"/>
                              <a:gd name="T151" fmla="*/ 2040 h 1046"/>
                              <a:gd name="T152" fmla="+- 0 4880 2651"/>
                              <a:gd name="T153" fmla="*/ T152 w 2754"/>
                              <a:gd name="T154" fmla="+- 0 2102 1106"/>
                              <a:gd name="T155" fmla="*/ 2102 h 1046"/>
                              <a:gd name="T156" fmla="+- 0 4837 2651"/>
                              <a:gd name="T157" fmla="*/ T156 w 2754"/>
                              <a:gd name="T158" fmla="+- 0 2145 1106"/>
                              <a:gd name="T159" fmla="*/ 2145 h 1046"/>
                              <a:gd name="T160" fmla="+- 0 4774 2651"/>
                              <a:gd name="T161" fmla="*/ T160 w 2754"/>
                              <a:gd name="T162" fmla="+- 0 2145 1106"/>
                              <a:gd name="T163" fmla="*/ 2145 h 1046"/>
                              <a:gd name="T164" fmla="+- 0 4732 2651"/>
                              <a:gd name="T165" fmla="*/ T164 w 2754"/>
                              <a:gd name="T166" fmla="+- 0 2102 1106"/>
                              <a:gd name="T167" fmla="*/ 2102 h 1046"/>
                              <a:gd name="T168" fmla="+- 0 5244 2651"/>
                              <a:gd name="T169" fmla="*/ T168 w 2754"/>
                              <a:gd name="T170" fmla="+- 0 2071 1106"/>
                              <a:gd name="T171" fmla="*/ 2071 h 1046"/>
                              <a:gd name="T172" fmla="+- 0 5267 2651"/>
                              <a:gd name="T173" fmla="*/ T172 w 2754"/>
                              <a:gd name="T174" fmla="+- 0 2014 1106"/>
                              <a:gd name="T175" fmla="*/ 2014 h 1046"/>
                              <a:gd name="T176" fmla="+- 0 5324 2651"/>
                              <a:gd name="T177" fmla="*/ T176 w 2754"/>
                              <a:gd name="T178" fmla="+- 0 1990 1106"/>
                              <a:gd name="T179" fmla="*/ 1990 h 1046"/>
                              <a:gd name="T180" fmla="+- 0 5381 2651"/>
                              <a:gd name="T181" fmla="*/ T180 w 2754"/>
                              <a:gd name="T182" fmla="+- 0 2014 1106"/>
                              <a:gd name="T183" fmla="*/ 2014 h 1046"/>
                              <a:gd name="T184" fmla="+- 0 5404 2651"/>
                              <a:gd name="T185" fmla="*/ T184 w 2754"/>
                              <a:gd name="T186" fmla="+- 0 2071 1106"/>
                              <a:gd name="T187" fmla="*/ 2071 h 1046"/>
                              <a:gd name="T188" fmla="+- 0 5381 2651"/>
                              <a:gd name="T189" fmla="*/ T188 w 2754"/>
                              <a:gd name="T190" fmla="+- 0 2127 1106"/>
                              <a:gd name="T191" fmla="*/ 2127 h 1046"/>
                              <a:gd name="T192" fmla="+- 0 5324 2651"/>
                              <a:gd name="T193" fmla="*/ T192 w 2754"/>
                              <a:gd name="T194" fmla="+- 0 2151 1106"/>
                              <a:gd name="T195" fmla="*/ 2151 h 1046"/>
                              <a:gd name="T196" fmla="+- 0 5267 2651"/>
                              <a:gd name="T197" fmla="*/ T196 w 2754"/>
                              <a:gd name="T198" fmla="+- 0 2127 1106"/>
                              <a:gd name="T199" fmla="*/ 2127 h 1046"/>
                              <a:gd name="T200" fmla="+- 0 5244 2651"/>
                              <a:gd name="T201" fmla="*/ T200 w 2754"/>
                              <a:gd name="T202" fmla="+- 0 2071 1106"/>
                              <a:gd name="T203" fmla="*/ 2071 h 10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1046">
                                <a:moveTo>
                                  <a:pt x="0" y="80"/>
                                </a:moveTo>
                                <a:lnTo>
                                  <a:pt x="7" y="49"/>
                                </a:lnTo>
                                <a:lnTo>
                                  <a:pt x="24" y="23"/>
                                </a:lnTo>
                                <a:lnTo>
                                  <a:pt x="49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3"/>
                                </a:lnTo>
                                <a:lnTo>
                                  <a:pt x="155" y="49"/>
                                </a:lnTo>
                                <a:lnTo>
                                  <a:pt x="161" y="80"/>
                                </a:lnTo>
                                <a:lnTo>
                                  <a:pt x="155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1" y="160"/>
                                </a:lnTo>
                                <a:lnTo>
                                  <a:pt x="49" y="154"/>
                                </a:lnTo>
                                <a:lnTo>
                                  <a:pt x="24" y="137"/>
                                </a:lnTo>
                                <a:lnTo>
                                  <a:pt x="7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9" y="701"/>
                                </a:moveTo>
                                <a:lnTo>
                                  <a:pt x="525" y="670"/>
                                </a:lnTo>
                                <a:lnTo>
                                  <a:pt x="542" y="645"/>
                                </a:lnTo>
                                <a:lnTo>
                                  <a:pt x="568" y="627"/>
                                </a:lnTo>
                                <a:lnTo>
                                  <a:pt x="599" y="621"/>
                                </a:lnTo>
                                <a:lnTo>
                                  <a:pt x="630" y="627"/>
                                </a:lnTo>
                                <a:lnTo>
                                  <a:pt x="656" y="645"/>
                                </a:lnTo>
                                <a:lnTo>
                                  <a:pt x="673" y="670"/>
                                </a:lnTo>
                                <a:lnTo>
                                  <a:pt x="679" y="701"/>
                                </a:lnTo>
                                <a:lnTo>
                                  <a:pt x="673" y="733"/>
                                </a:lnTo>
                                <a:lnTo>
                                  <a:pt x="656" y="758"/>
                                </a:lnTo>
                                <a:lnTo>
                                  <a:pt x="630" y="775"/>
                                </a:lnTo>
                                <a:lnTo>
                                  <a:pt x="599" y="782"/>
                                </a:lnTo>
                                <a:lnTo>
                                  <a:pt x="568" y="775"/>
                                </a:lnTo>
                                <a:lnTo>
                                  <a:pt x="542" y="758"/>
                                </a:lnTo>
                                <a:lnTo>
                                  <a:pt x="525" y="733"/>
                                </a:lnTo>
                                <a:lnTo>
                                  <a:pt x="519" y="701"/>
                                </a:lnTo>
                                <a:moveTo>
                                  <a:pt x="1037" y="897"/>
                                </a:moveTo>
                                <a:lnTo>
                                  <a:pt x="1044" y="866"/>
                                </a:lnTo>
                                <a:lnTo>
                                  <a:pt x="1061" y="840"/>
                                </a:lnTo>
                                <a:lnTo>
                                  <a:pt x="1086" y="823"/>
                                </a:lnTo>
                                <a:lnTo>
                                  <a:pt x="1118" y="817"/>
                                </a:lnTo>
                                <a:lnTo>
                                  <a:pt x="1149" y="823"/>
                                </a:lnTo>
                                <a:lnTo>
                                  <a:pt x="1174" y="840"/>
                                </a:lnTo>
                                <a:lnTo>
                                  <a:pt x="1192" y="866"/>
                                </a:lnTo>
                                <a:lnTo>
                                  <a:pt x="1198" y="897"/>
                                </a:lnTo>
                                <a:lnTo>
                                  <a:pt x="1192" y="928"/>
                                </a:lnTo>
                                <a:lnTo>
                                  <a:pt x="1174" y="954"/>
                                </a:lnTo>
                                <a:lnTo>
                                  <a:pt x="1149" y="971"/>
                                </a:lnTo>
                                <a:lnTo>
                                  <a:pt x="1118" y="978"/>
                                </a:lnTo>
                                <a:lnTo>
                                  <a:pt x="1086" y="971"/>
                                </a:lnTo>
                                <a:lnTo>
                                  <a:pt x="1061" y="954"/>
                                </a:lnTo>
                                <a:lnTo>
                                  <a:pt x="1044" y="928"/>
                                </a:lnTo>
                                <a:lnTo>
                                  <a:pt x="1037" y="897"/>
                                </a:lnTo>
                                <a:moveTo>
                                  <a:pt x="1556" y="958"/>
                                </a:moveTo>
                                <a:lnTo>
                                  <a:pt x="1562" y="927"/>
                                </a:lnTo>
                                <a:lnTo>
                                  <a:pt x="1579" y="901"/>
                                </a:lnTo>
                                <a:lnTo>
                                  <a:pt x="1605" y="884"/>
                                </a:lnTo>
                                <a:lnTo>
                                  <a:pt x="1636" y="878"/>
                                </a:lnTo>
                                <a:lnTo>
                                  <a:pt x="1667" y="884"/>
                                </a:lnTo>
                                <a:lnTo>
                                  <a:pt x="1693" y="901"/>
                                </a:lnTo>
                                <a:lnTo>
                                  <a:pt x="1710" y="927"/>
                                </a:lnTo>
                                <a:lnTo>
                                  <a:pt x="1716" y="958"/>
                                </a:lnTo>
                                <a:lnTo>
                                  <a:pt x="1710" y="989"/>
                                </a:lnTo>
                                <a:lnTo>
                                  <a:pt x="1693" y="1015"/>
                                </a:lnTo>
                                <a:lnTo>
                                  <a:pt x="1667" y="1032"/>
                                </a:lnTo>
                                <a:lnTo>
                                  <a:pt x="1636" y="1038"/>
                                </a:lnTo>
                                <a:lnTo>
                                  <a:pt x="1605" y="1032"/>
                                </a:lnTo>
                                <a:lnTo>
                                  <a:pt x="1579" y="1015"/>
                                </a:lnTo>
                                <a:lnTo>
                                  <a:pt x="1562" y="989"/>
                                </a:lnTo>
                                <a:lnTo>
                                  <a:pt x="1556" y="958"/>
                                </a:lnTo>
                                <a:moveTo>
                                  <a:pt x="2074" y="965"/>
                                </a:moveTo>
                                <a:lnTo>
                                  <a:pt x="2081" y="934"/>
                                </a:lnTo>
                                <a:lnTo>
                                  <a:pt x="2098" y="908"/>
                                </a:lnTo>
                                <a:lnTo>
                                  <a:pt x="2123" y="891"/>
                                </a:lnTo>
                                <a:lnTo>
                                  <a:pt x="2155" y="884"/>
                                </a:lnTo>
                                <a:lnTo>
                                  <a:pt x="2186" y="891"/>
                                </a:lnTo>
                                <a:lnTo>
                                  <a:pt x="2211" y="908"/>
                                </a:lnTo>
                                <a:lnTo>
                                  <a:pt x="2229" y="934"/>
                                </a:lnTo>
                                <a:lnTo>
                                  <a:pt x="2235" y="965"/>
                                </a:lnTo>
                                <a:lnTo>
                                  <a:pt x="2229" y="996"/>
                                </a:lnTo>
                                <a:lnTo>
                                  <a:pt x="2211" y="1021"/>
                                </a:lnTo>
                                <a:lnTo>
                                  <a:pt x="2186" y="1039"/>
                                </a:lnTo>
                                <a:lnTo>
                                  <a:pt x="2155" y="1045"/>
                                </a:lnTo>
                                <a:lnTo>
                                  <a:pt x="2123" y="1039"/>
                                </a:lnTo>
                                <a:lnTo>
                                  <a:pt x="2098" y="1021"/>
                                </a:lnTo>
                                <a:lnTo>
                                  <a:pt x="2081" y="996"/>
                                </a:lnTo>
                                <a:lnTo>
                                  <a:pt x="2074" y="965"/>
                                </a:lnTo>
                                <a:moveTo>
                                  <a:pt x="2593" y="965"/>
                                </a:moveTo>
                                <a:lnTo>
                                  <a:pt x="2599" y="934"/>
                                </a:lnTo>
                                <a:lnTo>
                                  <a:pt x="2616" y="908"/>
                                </a:lnTo>
                                <a:lnTo>
                                  <a:pt x="2642" y="891"/>
                                </a:lnTo>
                                <a:lnTo>
                                  <a:pt x="2673" y="884"/>
                                </a:lnTo>
                                <a:lnTo>
                                  <a:pt x="2704" y="891"/>
                                </a:lnTo>
                                <a:lnTo>
                                  <a:pt x="2730" y="908"/>
                                </a:lnTo>
                                <a:lnTo>
                                  <a:pt x="2747" y="934"/>
                                </a:lnTo>
                                <a:lnTo>
                                  <a:pt x="2753" y="965"/>
                                </a:lnTo>
                                <a:lnTo>
                                  <a:pt x="2747" y="996"/>
                                </a:lnTo>
                                <a:lnTo>
                                  <a:pt x="2730" y="1021"/>
                                </a:lnTo>
                                <a:lnTo>
                                  <a:pt x="2704" y="1039"/>
                                </a:lnTo>
                                <a:lnTo>
                                  <a:pt x="2673" y="1045"/>
                                </a:lnTo>
                                <a:lnTo>
                                  <a:pt x="2642" y="1039"/>
                                </a:lnTo>
                                <a:lnTo>
                                  <a:pt x="2616" y="1021"/>
                                </a:lnTo>
                                <a:lnTo>
                                  <a:pt x="2599" y="996"/>
                                </a:lnTo>
                                <a:lnTo>
                                  <a:pt x="2593" y="965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63A334" id="Group 666" o:spid="_x0000_s1026" style="position:absolute;margin-left:118.85pt;margin-top:3.9pt;width:160.75pt;height:111.45pt;z-index:-18082816;mso-position-horizontal-relative:page" coordorigin="2377,78" coordsize="3215,2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">
                <v:shape id="AutoShape 683" o:spid="_x0000_s1027" style="position:absolute;left:2377;top:517;width:3215;height:1351;visibility:visible;mso-wrap-style:square;v-text-anchor:top" coordsize="3215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" path="m,1351r3215,m,676r3215,m,l3215,e" filled="f" strokecolor="#ebebeb" strokeweight=".1193mm">
                  <v:path arrowok="t" o:connecttype="custom" o:connectlocs="0,1868;3215,1868;0,1193;3215,1193;0,517;3215,517" o:connectangles="0,0,0,0,0,0"/>
                </v:shape>
                <v:shape id="AutoShape 682" o:spid="_x0000_s1028" style="position:absolute;left:2377;top:78;width:3215;height:2229;visibility:visible;mso-wrap-style:square;v-text-anchor:top" coordsize="3215,2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" path="m,2128r3215,m,1452r3215,m,777r3215,m,102r3215,m311,2229l311,m830,2229l830,t518,2229l1348,t519,2229l1867,t518,2229l2385,t519,2229l2904,e" filled="f" strokecolor="#ebebeb" strokeweight=".23694mm">
                  <v:path arrowok="t" o:connecttype="custom" o:connectlocs="0,2206;3215,2206;0,1530;3215,1530;0,855;3215,855;0,180;3215,180;311,2307;311,78;830,2307;830,78;1348,2307;1348,78;1867,2307;1867,78;2385,2307;2385,78;2904,2307;2904,78" o:connectangles="0,0,0,0,0,0,0,0,0,0,0,0,0,0,0,0,0,0,0,0"/>
                </v:shape>
                <v:shape id="AutoShape 681" o:spid="_x0000_s1029" style="position:absolute;left:2608;top:1044;width:2754;height:1107;visibility:visible;mso-wrap-style:square;v-text-anchor:top" coordsize="2754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" path="m,161l161,m,l161,161m519,573l679,412t-160,l679,573t358,263l1198,675t-161,l1198,836t358,135l1716,810t-160,l1716,971t358,88l2235,898t-161,l2235,1059t357,47l2753,945t-161,l2753,1106e" filled="f" strokeweight=".39381mm">
                  <v:path arrowok="t" o:connecttype="custom" o:connectlocs="0,1206;161,1045;0,1045;161,1206;519,1618;679,1457;519,1457;679,1618;1037,1881;1198,1720;1037,1720;1198,1881;1556,2016;1716,1855;1556,1855;1716,2016;2074,2104;2235,1943;2074,1943;2235,2104;2592,2151;2753,1990;2592,1990;2753,2151" o:connectangles="0,0,0,0,0,0,0,0,0,0,0,0,0,0,0,0,0,0,0,0,0,0,0,0"/>
                </v:shape>
                <v:shape id="Picture 680" o:spid="_x0000_s1030" type="#_x0000_t75" style="position:absolute;left:2553;top:689;width:183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">
                  <v:imagedata r:id="rId54" o:title=""/>
                </v:shape>
                <v:shape id="Picture 679" o:spid="_x0000_s1031" type="#_x0000_t75" style="position:absolute;left:3072;top:1067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">
                  <v:imagedata r:id="rId25" o:title=""/>
                </v:shape>
                <v:shape id="Picture 678" o:spid="_x0000_s1032" type="#_x0000_t75" style="position:absolute;left:3590;top:1087;width:183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">
                  <v:imagedata r:id="rId55" o:title=""/>
                </v:shape>
                <v:shape id="Picture 677" o:spid="_x0000_s1033" type="#_x0000_t75" style="position:absolute;left:4109;top:1033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">
                  <v:imagedata r:id="rId56" o:title=""/>
                </v:shape>
                <v:shape id="Picture 676" o:spid="_x0000_s1034" type="#_x0000_t75" style="position:absolute;left:4627;top:1033;width:183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">
                  <v:imagedata r:id="rId57" o:title=""/>
                </v:shape>
                <v:shape id="Picture 675" o:spid="_x0000_s1035" type="#_x0000_t75" style="position:absolute;left:5146;top:1033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">
                  <v:imagedata r:id="rId58" o:title=""/>
                </v:shape>
                <v:shape id="AutoShape 674" o:spid="_x0000_s1036" style="position:absolute;left:2582;top:1038;width:1198;height:668;visibility:visible;mso-wrap-style:square;v-text-anchor:top" coordsize="1198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" path="m,81l6,49,24,24,49,6,81,r31,6l137,24r18,25l161,81r-6,31l137,137r-25,18l81,161,49,155,24,137,6,112,,81m519,526r6,-31l542,470r26,-18l599,446r31,6l656,470r17,25l679,526r-6,31l656,583r-26,17l599,607r-31,-7l542,583,525,557r-6,-31m1037,587r6,-31l1061,530r25,-17l1117,507r32,6l1174,530r17,26l1198,587r-7,31l1174,644r-25,17l1117,667r-31,-6l1061,644r-18,-26l1037,587e" filled="f" strokecolor="#3b0f70" strokeweight=".39381mm">
                  <v:path arrowok="t" o:connecttype="custom" o:connectlocs="0,1119;6,1087;24,1062;49,1044;81,1038;112,1044;137,1062;155,1087;161,1119;155,1150;137,1175;112,1193;81,1199;49,1193;24,1175;6,1150;0,1119;519,1564;525,1533;542,1508;568,1490;599,1484;630,1490;656,1508;673,1533;679,1564;673,1595;656,1621;630,1638;599,1645;568,1638;542,1621;525,1595;519,1564;1037,1625;1043,1594;1061,1568;1086,1551;1117,1545;1149,1551;1174,1568;1191,1594;1198,1625;1191,1656;1174,1682;1149,1699;1117,1705;1086,1699;1061,1682;1043,1656;1037,1625" o:connectangles="0,0,0,0,0,0,0,0,0,0,0,0,0,0,0,0,0,0,0,0,0,0,0,0,0,0,0,0,0,0,0,0,0,0,0,0,0,0,0,0,0,0,0,0,0,0,0,0,0,0,0"/>
                </v:shape>
                <v:shape id="Picture 673" o:spid="_x0000_s1037" type="#_x0000_t75" style="position:absolute;left:4126;top:1546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">
                  <v:imagedata r:id="rId59" o:title=""/>
                </v:shape>
                <v:shape id="Picture 672" o:spid="_x0000_s1038" type="#_x0000_t75" style="position:absolute;left:4644;top:1520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">
                  <v:imagedata r:id="rId60" o:title=""/>
                </v:shape>
                <v:shape id="Picture 671" o:spid="_x0000_s1039" type="#_x0000_t75" style="position:absolute;left:5163;top:1533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">
                  <v:imagedata r:id="rId61" o:title=""/>
                </v:shape>
                <v:shape id="AutoShape 670" o:spid="_x0000_s1040" style="position:absolute;left:2599;top:1098;width:2754;height:884;visibility:visible;mso-wrap-style:square;v-text-anchor:top" coordsize="2754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" path="m,80l7,49,24,24,50,6,81,r31,6l138,24r17,25l161,80r-6,32l138,137r-26,17l81,161,50,154,24,137,7,112,,80m519,614r6,-31l543,557r25,-17l599,533r31,7l656,557r17,26l680,614r-7,31l656,671r-26,17l599,694r-31,-6l543,671,525,645r-6,-31m1037,762r7,-31l1061,706r26,-18l1118,682r31,6l1174,706r18,25l1198,762r-6,32l1174,819r-25,17l1118,843r-31,-7l1061,819r-17,-25l1037,762t519,21l1562,751r17,-25l1605,709r31,-7l1667,709r26,17l1710,751r7,32l1710,814r-17,25l1667,857r-31,6l1605,857r-26,-18l1562,814r-6,-31m2074,783r7,-32l2098,726r25,-17l2155,702r31,7l2211,726r18,25l2235,783r-6,31l2211,839r-25,18l2155,863r-32,-6l2098,839r-17,-25l2074,783t519,20l2599,772r17,-26l2642,729r31,-6l2704,729r26,17l2747,772r7,31l2747,834r-17,26l2704,877r-31,6l2642,877r-26,-17l2599,834r-6,-31e" filled="f" strokecolor="#8c2981" strokeweight=".39381mm">
                  <v:path arrowok="t" o:connecttype="custom" o:connectlocs="7,1148;50,1105;112,1105;155,1148;155,1211;112,1253;50,1253;7,1211;519,1713;543,1656;599,1632;656,1656;680,1713;656,1770;599,1793;543,1770;519,1713;1044,1830;1087,1787;1149,1787;1192,1830;1192,1893;1149,1935;1087,1935;1044,1893;1556,1882;1579,1825;1636,1801;1693,1825;1717,1882;1693,1938;1636,1962;1579,1938;1556,1882;2081,1850;2123,1808;2186,1808;2229,1850;2229,1913;2186,1956;2123,1956;2081,1913;2593,1902;2616,1845;2673,1822;2730,1845;2754,1902;2730,1959;2673,1982;2616,1959;2593,1902" o:connectangles="0,0,0,0,0,0,0,0,0,0,0,0,0,0,0,0,0,0,0,0,0,0,0,0,0,0,0,0,0,0,0,0,0,0,0,0,0,0,0,0,0,0,0,0,0,0,0,0,0,0,0"/>
                </v:shape>
                <v:shape id="AutoShape 669" o:spid="_x0000_s1041" style="position:absolute;left:2616;top:1098;width:2754;height:958;visibility:visible;mso-wrap-style:square;v-text-anchor:top" coordsize="2754,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" path="m,80l6,49,23,24,49,6,80,r31,6l137,24r17,25l160,80r-6,32l137,137r-26,17l80,161,49,154,23,137,6,112,,80m518,702r7,-32l542,645r25,-17l599,621r31,7l655,645r18,25l679,702r-6,31l655,758r-25,18l599,782r-32,-6l542,758,525,733r-7,-31m1037,830r6,-31l1060,773r26,-17l1117,750r31,6l1174,773r17,26l1197,830r-6,31l1174,887r-26,17l1117,910r-31,-6l1060,887r-17,-26l1037,830t518,40l1561,839r18,-25l1604,796r31,-6l1667,796r25,18l1710,839r6,31l1710,902r-18,25l1667,944r-32,7l1604,944r-25,-17l1561,902r-6,-32m2074,870r6,-31l2097,814r26,-18l2154,790r31,6l2211,814r17,25l2234,870r-6,32l2211,927r-26,17l2154,951r-31,-7l2097,927r-17,-25l2074,870t518,7l2598,846r18,-26l2641,803r31,-6l2704,803r25,17l2746,846r7,31l2746,908r-17,26l2704,951r-32,7l2641,951r-25,-17l2598,908r-6,-31e" filled="f" strokecolor="#de4968" strokeweight=".39381mm">
                  <v:path arrowok="t" o:connecttype="custom" o:connectlocs="6,1148;49,1105;111,1105;154,1148;154,1211;111,1253;49,1253;6,1211;518,1801;542,1744;599,1720;655,1744;679,1801;655,1857;599,1881;542,1857;518,1801;1043,1898;1086,1855;1148,1855;1191,1898;1191,1960;1148,2003;1086,2003;1043,1960;1555,1969;1579,1913;1635,1889;1692,1913;1716,1969;1692,2026;1635,2050;1579,2026;1555,1969;2080,1938;2123,1895;2185,1895;2228,1938;2228,2001;2185,2043;2123,2043;2080,2001;2592,1976;2616,1919;2672,1896;2729,1919;2753,1976;2729,2033;2672,2057;2616,2033;2592,1976" o:connectangles="0,0,0,0,0,0,0,0,0,0,0,0,0,0,0,0,0,0,0,0,0,0,0,0,0,0,0,0,0,0,0,0,0,0,0,0,0,0,0,0,0,0,0,0,0,0,0,0,0,0,0"/>
                </v:shape>
                <v:shape id="AutoShape 668" o:spid="_x0000_s1042" style="position:absolute;left:2634;top:1105;width:2754;height:1046;visibility:visible;mso-wrap-style:square;v-text-anchor:top" coordsize="2754,1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" path="m,80l6,49,24,23,49,6,80,r32,6l137,23r17,26l161,80r-7,31l137,137r-25,17l80,160,49,154,24,137,6,111,,80m518,708r7,-31l542,651r26,-17l599,628r31,6l656,651r17,26l679,708r-6,31l656,765r-26,17l599,788r-31,-6l542,765,525,739r-7,-31m1037,877r6,-31l1061,820r25,-17l1117,797r31,6l1174,820r17,26l1198,877r-7,31l1174,934r-26,17l1117,957r-31,-6l1061,934r-18,-26l1037,877t518,88l1562,934r17,-26l1605,891r31,-7l1667,891r26,17l1710,934r6,31l1710,996r-17,25l1667,1039r-31,6l1605,1039r-26,-18l1562,996r-7,-31m2074,965r6,-31l2097,908r26,-17l2154,884r31,7l2211,908r17,26l2235,965r-7,31l2211,1021r-26,18l2154,1045r-31,-6l2097,1021r-17,-25l2074,965t518,l2599,934r17,-26l2642,891r31,-7l2704,891r25,17l2747,934r6,31l2747,996r-18,25l2704,1039r-31,6l2642,1039r-26,-18l2599,996r-7,-31e" filled="f" strokecolor="#fe9f6d" strokeweight=".39381mm">
                  <v:path arrowok="t" o:connecttype="custom" o:connectlocs="6,1155;49,1112;112,1112;154,1155;154,1217;112,1260;49,1260;6,1217;518,1814;542,1757;599,1734;656,1757;679,1814;656,1871;599,1894;542,1871;518,1814;1043,1952;1086,1909;1148,1909;1191,1952;1191,2014;1148,2057;1086,2057;1043,2014;1555,2071;1579,2014;1636,1990;1693,2014;1716,2071;1693,2127;1636,2151;1579,2127;1555,2071;2080,2040;2123,1997;2185,1997;2228,2040;2228,2102;2185,2145;2123,2145;2080,2102;2592,2071;2616,2014;2673,1990;2729,2014;2753,2071;2729,2127;2673,2151;2616,2127;2592,2071" o:connectangles="0,0,0,0,0,0,0,0,0,0,0,0,0,0,0,0,0,0,0,0,0,0,0,0,0,0,0,0,0,0,0,0,0,0,0,0,0,0,0,0,0,0,0,0,0,0,0,0,0,0,0"/>
                </v:shape>
                <v:shape id="AutoShape 667" o:spid="_x0000_s1043" style="position:absolute;left:2651;top:1105;width:2754;height:1046;visibility:visible;mso-wrap-style:square;v-text-anchor:top" coordsize="2754,1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" path="m,80l7,49,24,23,49,6,81,r31,6l137,23r18,26l161,80r-6,31l137,137r-25,17l81,160,49,154,24,137,7,111,,80m519,701r6,-31l542,645r26,-18l599,621r31,6l656,645r17,25l679,701r-6,32l656,758r-26,17l599,782r-31,-7l542,758,525,733r-6,-32m1037,897r7,-31l1061,840r25,-17l1118,817r31,6l1174,840r18,26l1198,897r-6,31l1174,954r-25,17l1118,978r-32,-7l1061,954r-17,-26l1037,897t519,61l1562,927r17,-26l1605,884r31,-6l1667,884r26,17l1710,927r6,31l1710,989r-17,26l1667,1032r-31,6l1605,1032r-26,-17l1562,989r-6,-31m2074,965r7,-31l2098,908r25,-17l2155,884r31,7l2211,908r18,26l2235,965r-6,31l2211,1021r-25,18l2155,1045r-32,-6l2098,1021r-17,-25l2074,965t519,l2599,934r17,-26l2642,891r31,-7l2704,891r26,17l2747,934r6,31l2747,996r-17,25l2704,1039r-31,6l2642,1039r-26,-18l2599,996r-6,-31e" filled="f" strokecolor="#fcfdbf" strokeweight=".39381mm">
                  <v:path arrowok="t" o:connecttype="custom" o:connectlocs="7,1155;49,1112;112,1112;155,1155;155,1217;112,1260;49,1260;7,1217;519,1807;542,1751;599,1727;656,1751;679,1807;656,1864;599,1888;542,1864;519,1807;1044,1972;1086,1929;1149,1929;1192,1972;1192,2034;1149,2077;1086,2077;1044,2034;1556,2064;1579,2007;1636,1984;1693,2007;1716,2064;1693,2121;1636,2144;1579,2121;1556,2064;2081,2040;2123,1997;2186,1997;2229,2040;2229,2102;2186,2145;2123,2145;2081,2102;2593,2071;2616,2014;2673,1990;2730,2014;2753,2071;2730,2127;2673,2151;2616,2127;2593,2071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30</w:t>
      </w:r>
    </w:p>
    <w:p w14:paraId="2F119EB5" w14:textId="77777777" w:rsidR="006F1C89" w:rsidRDefault="006F1C89">
      <w:pPr>
        <w:pStyle w:val="BodyText"/>
        <w:rPr>
          <w:rFonts w:ascii="Times New Roman"/>
          <w:sz w:val="12"/>
        </w:rPr>
      </w:pPr>
    </w:p>
    <w:p w14:paraId="52024E6F" w14:textId="77777777" w:rsidR="006F1C89" w:rsidRDefault="006F1C89">
      <w:pPr>
        <w:pStyle w:val="BodyText"/>
        <w:rPr>
          <w:rFonts w:ascii="Times New Roman"/>
          <w:sz w:val="12"/>
        </w:rPr>
      </w:pPr>
    </w:p>
    <w:p w14:paraId="3D87D982" w14:textId="77777777" w:rsidR="006F1C89" w:rsidRDefault="006F1C89">
      <w:pPr>
        <w:pStyle w:val="BodyText"/>
        <w:rPr>
          <w:rFonts w:ascii="Times New Roman"/>
          <w:sz w:val="12"/>
        </w:rPr>
      </w:pPr>
    </w:p>
    <w:p w14:paraId="1FB01A42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41EC1B23" w14:textId="1406C9F6" w:rsidR="006F1C89" w:rsidRDefault="00C85944">
      <w:pPr>
        <w:ind w:left="151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79B57E80" wp14:editId="31EE0A1D">
                <wp:simplePos x="0" y="0"/>
                <wp:positionH relativeFrom="page">
                  <wp:posOffset>1263650</wp:posOffset>
                </wp:positionH>
                <wp:positionV relativeFrom="paragraph">
                  <wp:posOffset>-109855</wp:posOffset>
                </wp:positionV>
                <wp:extent cx="123190" cy="728345"/>
                <wp:effectExtent l="0" t="0" r="0" b="0"/>
                <wp:wrapNone/>
                <wp:docPr id="675" name="Text 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72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522D7D" w14:textId="77777777" w:rsidR="006F1C89" w:rsidRDefault="005D3991">
                            <w:pPr>
                              <w:spacing w:before="13"/>
                              <w:ind w:left="20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spacing w:val="2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57E80" id="Text Box 665" o:spid="_x0000_s1042" type="#_x0000_t202" style="position:absolute;left:0;text-align:left;margin-left:99.5pt;margin-top:-8.65pt;width:9.7pt;height:57.3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68522D7D" w14:textId="77777777" w:rsidR="006F1C89" w:rsidRDefault="005D3991">
                      <w:pPr>
                        <w:spacing w:before="13"/>
                        <w:ind w:left="20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Number</w:t>
                      </w:r>
                      <w:r>
                        <w:rPr>
                          <w:rFonts w:ascii="Times New Roman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species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20</w:t>
      </w:r>
    </w:p>
    <w:p w14:paraId="19D9DA4B" w14:textId="77777777" w:rsidR="006F1C89" w:rsidRDefault="005D3991">
      <w:pPr>
        <w:pStyle w:val="BodyText"/>
        <w:rPr>
          <w:rFonts w:ascii="Times New Roman"/>
          <w:sz w:val="18"/>
        </w:rPr>
      </w:pPr>
      <w:r>
        <w:br w:type="column"/>
      </w:r>
    </w:p>
    <w:p w14:paraId="55983B26" w14:textId="77777777" w:rsidR="006F1C89" w:rsidRDefault="006F1C89">
      <w:pPr>
        <w:pStyle w:val="BodyText"/>
        <w:rPr>
          <w:rFonts w:ascii="Times New Roman"/>
          <w:sz w:val="18"/>
        </w:rPr>
      </w:pPr>
    </w:p>
    <w:p w14:paraId="4C21FAB8" w14:textId="77777777" w:rsidR="006F1C89" w:rsidRDefault="006F1C89">
      <w:pPr>
        <w:pStyle w:val="BodyText"/>
        <w:rPr>
          <w:rFonts w:ascii="Times New Roman"/>
          <w:sz w:val="18"/>
        </w:rPr>
      </w:pPr>
    </w:p>
    <w:p w14:paraId="4E9C3D7C" w14:textId="77777777" w:rsidR="006F1C89" w:rsidRDefault="006F1C89">
      <w:pPr>
        <w:pStyle w:val="BodyText"/>
        <w:rPr>
          <w:rFonts w:ascii="Times New Roman"/>
          <w:sz w:val="18"/>
        </w:rPr>
      </w:pPr>
    </w:p>
    <w:p w14:paraId="5AEF9350" w14:textId="77777777" w:rsidR="006F1C89" w:rsidRDefault="006F1C89">
      <w:pPr>
        <w:pStyle w:val="BodyText"/>
        <w:rPr>
          <w:rFonts w:ascii="Times New Roman"/>
          <w:sz w:val="18"/>
        </w:rPr>
      </w:pPr>
    </w:p>
    <w:p w14:paraId="33F35907" w14:textId="77777777" w:rsidR="006F1C89" w:rsidRDefault="006F1C89">
      <w:pPr>
        <w:pStyle w:val="BodyText"/>
        <w:rPr>
          <w:rFonts w:ascii="Times New Roman"/>
          <w:sz w:val="18"/>
        </w:rPr>
      </w:pPr>
    </w:p>
    <w:p w14:paraId="19AB29C7" w14:textId="77777777" w:rsidR="006F1C89" w:rsidRDefault="006F1C89">
      <w:pPr>
        <w:pStyle w:val="BodyText"/>
        <w:spacing w:before="7"/>
        <w:rPr>
          <w:rFonts w:ascii="Times New Roman"/>
          <w:sz w:val="14"/>
        </w:rPr>
      </w:pPr>
    </w:p>
    <w:p w14:paraId="566E6EAA" w14:textId="77777777" w:rsidR="006F1C89" w:rsidRDefault="005D3991">
      <w:pPr>
        <w:spacing w:before="1"/>
        <w:ind w:left="346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>(D)</w:t>
      </w:r>
    </w:p>
    <w:p w14:paraId="65985283" w14:textId="77777777" w:rsidR="006F1C89" w:rsidRDefault="005D3991">
      <w:pPr>
        <w:spacing w:before="97"/>
        <w:ind w:left="141"/>
        <w:rPr>
          <w:rFonts w:ascii="Times New Roman"/>
          <w:sz w:val="11"/>
        </w:rPr>
      </w:pPr>
      <w:r>
        <w:br w:type="column"/>
      </w:r>
      <w:r>
        <w:rPr>
          <w:rFonts w:ascii="Times New Roman"/>
          <w:color w:val="4D4D4D"/>
          <w:sz w:val="11"/>
        </w:rPr>
        <w:t>10</w:t>
      </w:r>
    </w:p>
    <w:p w14:paraId="1FA254DE" w14:textId="77777777" w:rsidR="006F1C89" w:rsidRDefault="006F1C89">
      <w:pPr>
        <w:pStyle w:val="BodyText"/>
        <w:rPr>
          <w:rFonts w:ascii="Times New Roman"/>
          <w:sz w:val="12"/>
        </w:rPr>
      </w:pPr>
    </w:p>
    <w:p w14:paraId="319E83FE" w14:textId="77777777" w:rsidR="006F1C89" w:rsidRDefault="006F1C89">
      <w:pPr>
        <w:pStyle w:val="BodyText"/>
        <w:rPr>
          <w:rFonts w:ascii="Times New Roman"/>
          <w:sz w:val="12"/>
        </w:rPr>
      </w:pPr>
    </w:p>
    <w:p w14:paraId="293A7BB8" w14:textId="77777777" w:rsidR="006F1C89" w:rsidRDefault="006F1C89">
      <w:pPr>
        <w:pStyle w:val="BodyText"/>
        <w:rPr>
          <w:rFonts w:ascii="Times New Roman"/>
          <w:sz w:val="12"/>
        </w:rPr>
      </w:pPr>
    </w:p>
    <w:p w14:paraId="43A91085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47EB8D84" w14:textId="77777777" w:rsidR="006F1C89" w:rsidRDefault="005D3991">
      <w:pPr>
        <w:ind w:left="197"/>
        <w:rPr>
          <w:rFonts w:ascii="Times New Roman"/>
          <w:sz w:val="11"/>
        </w:rPr>
      </w:pPr>
      <w:r>
        <w:rPr>
          <w:rFonts w:ascii="Times New Roman"/>
          <w:color w:val="4D4D4D"/>
          <w:w w:val="101"/>
          <w:sz w:val="11"/>
        </w:rPr>
        <w:t>0</w:t>
      </w:r>
    </w:p>
    <w:p w14:paraId="32A0DA92" w14:textId="77777777" w:rsidR="006F1C89" w:rsidRDefault="005D3991">
      <w:pPr>
        <w:tabs>
          <w:tab w:val="left" w:pos="1074"/>
          <w:tab w:val="left" w:pos="1566"/>
          <w:tab w:val="left" w:pos="2112"/>
          <w:tab w:val="left" w:pos="2604"/>
          <w:tab w:val="left" w:pos="3151"/>
        </w:tabs>
        <w:spacing w:before="75"/>
        <w:ind w:left="527"/>
        <w:jc w:val="center"/>
        <w:rPr>
          <w:rFonts w:ascii="Times New Roman"/>
          <w:sz w:val="11"/>
        </w:rPr>
      </w:pPr>
      <w:r>
        <w:rPr>
          <w:rFonts w:ascii="Times New Roman"/>
          <w:color w:val="4D4D4D"/>
          <w:sz w:val="11"/>
        </w:rPr>
        <w:t>0.05</w:t>
      </w:r>
      <w:r>
        <w:rPr>
          <w:rFonts w:ascii="Times New Roman"/>
          <w:color w:val="4D4D4D"/>
          <w:sz w:val="11"/>
        </w:rPr>
        <w:tab/>
        <w:t>0.2</w:t>
      </w:r>
      <w:r>
        <w:rPr>
          <w:rFonts w:ascii="Times New Roman"/>
          <w:color w:val="4D4D4D"/>
          <w:sz w:val="11"/>
        </w:rPr>
        <w:tab/>
        <w:t>0.35</w:t>
      </w:r>
      <w:r>
        <w:rPr>
          <w:rFonts w:ascii="Times New Roman"/>
          <w:color w:val="4D4D4D"/>
          <w:sz w:val="11"/>
        </w:rPr>
        <w:tab/>
        <w:t>0.5</w:t>
      </w:r>
      <w:r>
        <w:rPr>
          <w:rFonts w:ascii="Times New Roman"/>
          <w:color w:val="4D4D4D"/>
          <w:sz w:val="11"/>
        </w:rPr>
        <w:tab/>
        <w:t>0.65</w:t>
      </w:r>
      <w:r>
        <w:rPr>
          <w:rFonts w:ascii="Times New Roman"/>
          <w:color w:val="4D4D4D"/>
          <w:sz w:val="11"/>
        </w:rPr>
        <w:tab/>
      </w:r>
      <w:r>
        <w:rPr>
          <w:rFonts w:ascii="Times New Roman"/>
          <w:color w:val="4D4D4D"/>
          <w:spacing w:val="-1"/>
          <w:sz w:val="11"/>
        </w:rPr>
        <w:t>0.8</w:t>
      </w:r>
    </w:p>
    <w:p w14:paraId="5FEDCFCE" w14:textId="77777777" w:rsidR="006F1C89" w:rsidRDefault="005D3991">
      <w:pPr>
        <w:spacing w:before="15"/>
        <w:ind w:left="1378" w:right="827"/>
        <w:jc w:val="center"/>
        <w:rPr>
          <w:rFonts w:ascii="Times New Roman"/>
          <w:sz w:val="14"/>
        </w:rPr>
      </w:pPr>
      <w:r>
        <w:rPr>
          <w:rFonts w:ascii="Times New Roman"/>
          <w:sz w:val="14"/>
        </w:rPr>
        <w:t>Adult</w:t>
      </w:r>
      <w:r>
        <w:rPr>
          <w:rFonts w:ascii="Times New Roman"/>
          <w:spacing w:val="49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Generalism</w:t>
      </w:r>
      <w:proofErr w:type="spellEnd"/>
    </w:p>
    <w:p w14:paraId="4149F797" w14:textId="77777777" w:rsidR="006F1C89" w:rsidRDefault="006F1C89">
      <w:pPr>
        <w:pStyle w:val="BodyText"/>
        <w:rPr>
          <w:rFonts w:ascii="Times New Roman"/>
          <w:sz w:val="14"/>
        </w:rPr>
      </w:pPr>
    </w:p>
    <w:p w14:paraId="4DAC28F5" w14:textId="77777777" w:rsidR="006F1C89" w:rsidRDefault="005D3991">
      <w:pPr>
        <w:spacing w:before="117"/>
        <w:ind w:left="322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 xml:space="preserve">Bimodal </w:t>
      </w:r>
      <w:r>
        <w:rPr>
          <w:rFonts w:ascii="Times New Roman"/>
          <w:spacing w:val="6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 xml:space="preserve">Normal </w:t>
      </w:r>
      <w:r>
        <w:rPr>
          <w:rFonts w:ascii="Times New Roman"/>
          <w:spacing w:val="12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 xml:space="preserve">Resource </w:t>
      </w:r>
      <w:r>
        <w:rPr>
          <w:rFonts w:ascii="Times New Roman"/>
          <w:spacing w:val="11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>distribution</w:t>
      </w:r>
    </w:p>
    <w:p w14:paraId="60AC1552" w14:textId="7AE4C4A5" w:rsidR="006F1C89" w:rsidRDefault="00C85944">
      <w:pPr>
        <w:spacing w:before="115"/>
        <w:ind w:left="145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42C2F24E" wp14:editId="6AD4A5AD">
                <wp:simplePos x="0" y="0"/>
                <wp:positionH relativeFrom="page">
                  <wp:posOffset>4030345</wp:posOffset>
                </wp:positionH>
                <wp:positionV relativeFrom="paragraph">
                  <wp:posOffset>49530</wp:posOffset>
                </wp:positionV>
                <wp:extent cx="2041525" cy="1415415"/>
                <wp:effectExtent l="0" t="0" r="0" b="0"/>
                <wp:wrapNone/>
                <wp:docPr id="656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1525" cy="1415415"/>
                          <a:chOff x="6347" y="78"/>
                          <a:chExt cx="3215" cy="2229"/>
                        </a:xfrm>
                      </wpg:grpSpPr>
                      <wps:wsp>
                        <wps:cNvPr id="657" name="AutoShape 664"/>
                        <wps:cNvSpPr>
                          <a:spLocks/>
                        </wps:cNvSpPr>
                        <wps:spPr bwMode="auto">
                          <a:xfrm>
                            <a:off x="6346" y="517"/>
                            <a:ext cx="3215" cy="1351"/>
                          </a:xfrm>
                          <a:custGeom>
                            <a:avLst/>
                            <a:gdLst>
                              <a:gd name="T0" fmla="+- 0 6347 6347"/>
                              <a:gd name="T1" fmla="*/ T0 w 3215"/>
                              <a:gd name="T2" fmla="+- 0 1868 517"/>
                              <a:gd name="T3" fmla="*/ 1868 h 1351"/>
                              <a:gd name="T4" fmla="+- 0 9561 6347"/>
                              <a:gd name="T5" fmla="*/ T4 w 3215"/>
                              <a:gd name="T6" fmla="+- 0 1868 517"/>
                              <a:gd name="T7" fmla="*/ 1868 h 1351"/>
                              <a:gd name="T8" fmla="+- 0 6347 6347"/>
                              <a:gd name="T9" fmla="*/ T8 w 3215"/>
                              <a:gd name="T10" fmla="+- 0 1193 517"/>
                              <a:gd name="T11" fmla="*/ 1193 h 1351"/>
                              <a:gd name="T12" fmla="+- 0 9561 6347"/>
                              <a:gd name="T13" fmla="*/ T12 w 3215"/>
                              <a:gd name="T14" fmla="+- 0 1193 517"/>
                              <a:gd name="T15" fmla="*/ 1193 h 1351"/>
                              <a:gd name="T16" fmla="+- 0 6347 6347"/>
                              <a:gd name="T17" fmla="*/ T16 w 3215"/>
                              <a:gd name="T18" fmla="+- 0 517 517"/>
                              <a:gd name="T19" fmla="*/ 517 h 1351"/>
                              <a:gd name="T20" fmla="+- 0 9561 6347"/>
                              <a:gd name="T21" fmla="*/ T20 w 3215"/>
                              <a:gd name="T22" fmla="+- 0 517 517"/>
                              <a:gd name="T23" fmla="*/ 517 h 1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15" h="1351">
                                <a:moveTo>
                                  <a:pt x="0" y="1351"/>
                                </a:moveTo>
                                <a:lnTo>
                                  <a:pt x="3214" y="1351"/>
                                </a:lnTo>
                                <a:moveTo>
                                  <a:pt x="0" y="676"/>
                                </a:moveTo>
                                <a:lnTo>
                                  <a:pt x="3214" y="676"/>
                                </a:lnTo>
                                <a:moveTo>
                                  <a:pt x="0" y="0"/>
                                </a:moveTo>
                                <a:lnTo>
                                  <a:pt x="3214" y="0"/>
                                </a:lnTo>
                              </a:path>
                            </a:pathLst>
                          </a:custGeom>
                          <a:noFill/>
                          <a:ln w="4294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AutoShape 663"/>
                        <wps:cNvSpPr>
                          <a:spLocks/>
                        </wps:cNvSpPr>
                        <wps:spPr bwMode="auto">
                          <a:xfrm>
                            <a:off x="6346" y="78"/>
                            <a:ext cx="3215" cy="2229"/>
                          </a:xfrm>
                          <a:custGeom>
                            <a:avLst/>
                            <a:gdLst>
                              <a:gd name="T0" fmla="+- 0 6347 6347"/>
                              <a:gd name="T1" fmla="*/ T0 w 3215"/>
                              <a:gd name="T2" fmla="+- 0 2206 78"/>
                              <a:gd name="T3" fmla="*/ 2206 h 2229"/>
                              <a:gd name="T4" fmla="+- 0 9561 6347"/>
                              <a:gd name="T5" fmla="*/ T4 w 3215"/>
                              <a:gd name="T6" fmla="+- 0 2206 78"/>
                              <a:gd name="T7" fmla="*/ 2206 h 2229"/>
                              <a:gd name="T8" fmla="+- 0 6347 6347"/>
                              <a:gd name="T9" fmla="*/ T8 w 3215"/>
                              <a:gd name="T10" fmla="+- 0 1530 78"/>
                              <a:gd name="T11" fmla="*/ 1530 h 2229"/>
                              <a:gd name="T12" fmla="+- 0 9561 6347"/>
                              <a:gd name="T13" fmla="*/ T12 w 3215"/>
                              <a:gd name="T14" fmla="+- 0 1530 78"/>
                              <a:gd name="T15" fmla="*/ 1530 h 2229"/>
                              <a:gd name="T16" fmla="+- 0 6347 6347"/>
                              <a:gd name="T17" fmla="*/ T16 w 3215"/>
                              <a:gd name="T18" fmla="+- 0 855 78"/>
                              <a:gd name="T19" fmla="*/ 855 h 2229"/>
                              <a:gd name="T20" fmla="+- 0 9561 6347"/>
                              <a:gd name="T21" fmla="*/ T20 w 3215"/>
                              <a:gd name="T22" fmla="+- 0 855 78"/>
                              <a:gd name="T23" fmla="*/ 855 h 2229"/>
                              <a:gd name="T24" fmla="+- 0 6347 6347"/>
                              <a:gd name="T25" fmla="*/ T24 w 3215"/>
                              <a:gd name="T26" fmla="+- 0 180 78"/>
                              <a:gd name="T27" fmla="*/ 180 h 2229"/>
                              <a:gd name="T28" fmla="+- 0 9561 6347"/>
                              <a:gd name="T29" fmla="*/ T28 w 3215"/>
                              <a:gd name="T30" fmla="+- 0 180 78"/>
                              <a:gd name="T31" fmla="*/ 180 h 2229"/>
                              <a:gd name="T32" fmla="+- 0 6658 6347"/>
                              <a:gd name="T33" fmla="*/ T32 w 3215"/>
                              <a:gd name="T34" fmla="+- 0 2307 78"/>
                              <a:gd name="T35" fmla="*/ 2307 h 2229"/>
                              <a:gd name="T36" fmla="+- 0 6658 6347"/>
                              <a:gd name="T37" fmla="*/ T36 w 3215"/>
                              <a:gd name="T38" fmla="+- 0 78 78"/>
                              <a:gd name="T39" fmla="*/ 78 h 2229"/>
                              <a:gd name="T40" fmla="+- 0 7176 6347"/>
                              <a:gd name="T41" fmla="*/ T40 w 3215"/>
                              <a:gd name="T42" fmla="+- 0 2307 78"/>
                              <a:gd name="T43" fmla="*/ 2307 h 2229"/>
                              <a:gd name="T44" fmla="+- 0 7176 6347"/>
                              <a:gd name="T45" fmla="*/ T44 w 3215"/>
                              <a:gd name="T46" fmla="+- 0 78 78"/>
                              <a:gd name="T47" fmla="*/ 78 h 2229"/>
                              <a:gd name="T48" fmla="+- 0 7695 6347"/>
                              <a:gd name="T49" fmla="*/ T48 w 3215"/>
                              <a:gd name="T50" fmla="+- 0 2307 78"/>
                              <a:gd name="T51" fmla="*/ 2307 h 2229"/>
                              <a:gd name="T52" fmla="+- 0 7695 6347"/>
                              <a:gd name="T53" fmla="*/ T52 w 3215"/>
                              <a:gd name="T54" fmla="+- 0 78 78"/>
                              <a:gd name="T55" fmla="*/ 78 h 2229"/>
                              <a:gd name="T56" fmla="+- 0 8213 6347"/>
                              <a:gd name="T57" fmla="*/ T56 w 3215"/>
                              <a:gd name="T58" fmla="+- 0 2307 78"/>
                              <a:gd name="T59" fmla="*/ 2307 h 2229"/>
                              <a:gd name="T60" fmla="+- 0 8213 6347"/>
                              <a:gd name="T61" fmla="*/ T60 w 3215"/>
                              <a:gd name="T62" fmla="+- 0 78 78"/>
                              <a:gd name="T63" fmla="*/ 78 h 2229"/>
                              <a:gd name="T64" fmla="+- 0 8732 6347"/>
                              <a:gd name="T65" fmla="*/ T64 w 3215"/>
                              <a:gd name="T66" fmla="+- 0 2307 78"/>
                              <a:gd name="T67" fmla="*/ 2307 h 2229"/>
                              <a:gd name="T68" fmla="+- 0 8732 6347"/>
                              <a:gd name="T69" fmla="*/ T68 w 3215"/>
                              <a:gd name="T70" fmla="+- 0 78 78"/>
                              <a:gd name="T71" fmla="*/ 78 h 2229"/>
                              <a:gd name="T72" fmla="+- 0 9250 6347"/>
                              <a:gd name="T73" fmla="*/ T72 w 3215"/>
                              <a:gd name="T74" fmla="+- 0 2307 78"/>
                              <a:gd name="T75" fmla="*/ 2307 h 2229"/>
                              <a:gd name="T76" fmla="+- 0 9250 6347"/>
                              <a:gd name="T77" fmla="*/ T76 w 3215"/>
                              <a:gd name="T78" fmla="+- 0 78 78"/>
                              <a:gd name="T79" fmla="*/ 78 h 22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215" h="2229">
                                <a:moveTo>
                                  <a:pt x="0" y="2128"/>
                                </a:moveTo>
                                <a:lnTo>
                                  <a:pt x="3214" y="2128"/>
                                </a:lnTo>
                                <a:moveTo>
                                  <a:pt x="0" y="1452"/>
                                </a:moveTo>
                                <a:lnTo>
                                  <a:pt x="3214" y="1452"/>
                                </a:lnTo>
                                <a:moveTo>
                                  <a:pt x="0" y="777"/>
                                </a:moveTo>
                                <a:lnTo>
                                  <a:pt x="3214" y="777"/>
                                </a:lnTo>
                                <a:moveTo>
                                  <a:pt x="0" y="102"/>
                                </a:moveTo>
                                <a:lnTo>
                                  <a:pt x="3214" y="102"/>
                                </a:lnTo>
                                <a:moveTo>
                                  <a:pt x="311" y="2229"/>
                                </a:moveTo>
                                <a:lnTo>
                                  <a:pt x="311" y="0"/>
                                </a:lnTo>
                                <a:moveTo>
                                  <a:pt x="829" y="2229"/>
                                </a:moveTo>
                                <a:lnTo>
                                  <a:pt x="829" y="0"/>
                                </a:lnTo>
                                <a:moveTo>
                                  <a:pt x="1348" y="2229"/>
                                </a:moveTo>
                                <a:lnTo>
                                  <a:pt x="1348" y="0"/>
                                </a:lnTo>
                                <a:moveTo>
                                  <a:pt x="1866" y="2229"/>
                                </a:moveTo>
                                <a:lnTo>
                                  <a:pt x="1866" y="0"/>
                                </a:lnTo>
                                <a:moveTo>
                                  <a:pt x="2385" y="2229"/>
                                </a:moveTo>
                                <a:lnTo>
                                  <a:pt x="2385" y="0"/>
                                </a:lnTo>
                                <a:moveTo>
                                  <a:pt x="2903" y="2229"/>
                                </a:moveTo>
                                <a:lnTo>
                                  <a:pt x="2903" y="0"/>
                                </a:lnTo>
                              </a:path>
                            </a:pathLst>
                          </a:custGeom>
                          <a:noFill/>
                          <a:ln w="853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AutoShape 662"/>
                        <wps:cNvSpPr>
                          <a:spLocks/>
                        </wps:cNvSpPr>
                        <wps:spPr bwMode="auto">
                          <a:xfrm>
                            <a:off x="6577" y="1044"/>
                            <a:ext cx="2754" cy="1107"/>
                          </a:xfrm>
                          <a:custGeom>
                            <a:avLst/>
                            <a:gdLst>
                              <a:gd name="T0" fmla="+- 0 6578 6578"/>
                              <a:gd name="T1" fmla="*/ T0 w 2754"/>
                              <a:gd name="T2" fmla="+- 0 1206 1045"/>
                              <a:gd name="T3" fmla="*/ 1206 h 1107"/>
                              <a:gd name="T4" fmla="+- 0 6738 6578"/>
                              <a:gd name="T5" fmla="*/ T4 w 2754"/>
                              <a:gd name="T6" fmla="+- 0 1045 1045"/>
                              <a:gd name="T7" fmla="*/ 1045 h 1107"/>
                              <a:gd name="T8" fmla="+- 0 6578 6578"/>
                              <a:gd name="T9" fmla="*/ T8 w 2754"/>
                              <a:gd name="T10" fmla="+- 0 1045 1045"/>
                              <a:gd name="T11" fmla="*/ 1045 h 1107"/>
                              <a:gd name="T12" fmla="+- 0 6738 6578"/>
                              <a:gd name="T13" fmla="*/ T12 w 2754"/>
                              <a:gd name="T14" fmla="+- 0 1206 1045"/>
                              <a:gd name="T15" fmla="*/ 1206 h 1107"/>
                              <a:gd name="T16" fmla="+- 0 7096 6578"/>
                              <a:gd name="T17" fmla="*/ T16 w 2754"/>
                              <a:gd name="T18" fmla="+- 0 1618 1045"/>
                              <a:gd name="T19" fmla="*/ 1618 h 1107"/>
                              <a:gd name="T20" fmla="+- 0 7257 6578"/>
                              <a:gd name="T21" fmla="*/ T20 w 2754"/>
                              <a:gd name="T22" fmla="+- 0 1457 1045"/>
                              <a:gd name="T23" fmla="*/ 1457 h 1107"/>
                              <a:gd name="T24" fmla="+- 0 7096 6578"/>
                              <a:gd name="T25" fmla="*/ T24 w 2754"/>
                              <a:gd name="T26" fmla="+- 0 1457 1045"/>
                              <a:gd name="T27" fmla="*/ 1457 h 1107"/>
                              <a:gd name="T28" fmla="+- 0 7257 6578"/>
                              <a:gd name="T29" fmla="*/ T28 w 2754"/>
                              <a:gd name="T30" fmla="+- 0 1618 1045"/>
                              <a:gd name="T31" fmla="*/ 1618 h 1107"/>
                              <a:gd name="T32" fmla="+- 0 7615 6578"/>
                              <a:gd name="T33" fmla="*/ T32 w 2754"/>
                              <a:gd name="T34" fmla="+- 0 1955 1045"/>
                              <a:gd name="T35" fmla="*/ 1955 h 1107"/>
                              <a:gd name="T36" fmla="+- 0 7775 6578"/>
                              <a:gd name="T37" fmla="*/ T36 w 2754"/>
                              <a:gd name="T38" fmla="+- 0 1795 1045"/>
                              <a:gd name="T39" fmla="*/ 1795 h 1107"/>
                              <a:gd name="T40" fmla="+- 0 7615 6578"/>
                              <a:gd name="T41" fmla="*/ T40 w 2754"/>
                              <a:gd name="T42" fmla="+- 0 1795 1045"/>
                              <a:gd name="T43" fmla="*/ 1795 h 1107"/>
                              <a:gd name="T44" fmla="+- 0 7775 6578"/>
                              <a:gd name="T45" fmla="*/ T44 w 2754"/>
                              <a:gd name="T46" fmla="+- 0 1955 1045"/>
                              <a:gd name="T47" fmla="*/ 1955 h 1107"/>
                              <a:gd name="T48" fmla="+- 0 8133 6578"/>
                              <a:gd name="T49" fmla="*/ T48 w 2754"/>
                              <a:gd name="T50" fmla="+- 0 2151 1045"/>
                              <a:gd name="T51" fmla="*/ 2151 h 1107"/>
                              <a:gd name="T52" fmla="+- 0 8294 6578"/>
                              <a:gd name="T53" fmla="*/ T52 w 2754"/>
                              <a:gd name="T54" fmla="+- 0 1990 1045"/>
                              <a:gd name="T55" fmla="*/ 1990 h 1107"/>
                              <a:gd name="T56" fmla="+- 0 8133 6578"/>
                              <a:gd name="T57" fmla="*/ T56 w 2754"/>
                              <a:gd name="T58" fmla="+- 0 1990 1045"/>
                              <a:gd name="T59" fmla="*/ 1990 h 1107"/>
                              <a:gd name="T60" fmla="+- 0 8294 6578"/>
                              <a:gd name="T61" fmla="*/ T60 w 2754"/>
                              <a:gd name="T62" fmla="+- 0 2151 1045"/>
                              <a:gd name="T63" fmla="*/ 2151 h 1107"/>
                              <a:gd name="T64" fmla="+- 0 8651 6578"/>
                              <a:gd name="T65" fmla="*/ T64 w 2754"/>
                              <a:gd name="T66" fmla="+- 0 2151 1045"/>
                              <a:gd name="T67" fmla="*/ 2151 h 1107"/>
                              <a:gd name="T68" fmla="+- 0 8812 6578"/>
                              <a:gd name="T69" fmla="*/ T68 w 2754"/>
                              <a:gd name="T70" fmla="+- 0 1990 1045"/>
                              <a:gd name="T71" fmla="*/ 1990 h 1107"/>
                              <a:gd name="T72" fmla="+- 0 8651 6578"/>
                              <a:gd name="T73" fmla="*/ T72 w 2754"/>
                              <a:gd name="T74" fmla="+- 0 1990 1045"/>
                              <a:gd name="T75" fmla="*/ 1990 h 1107"/>
                              <a:gd name="T76" fmla="+- 0 8812 6578"/>
                              <a:gd name="T77" fmla="*/ T76 w 2754"/>
                              <a:gd name="T78" fmla="+- 0 2151 1045"/>
                              <a:gd name="T79" fmla="*/ 2151 h 1107"/>
                              <a:gd name="T80" fmla="+- 0 9170 6578"/>
                              <a:gd name="T81" fmla="*/ T80 w 2754"/>
                              <a:gd name="T82" fmla="+- 0 2151 1045"/>
                              <a:gd name="T83" fmla="*/ 2151 h 1107"/>
                              <a:gd name="T84" fmla="+- 0 9331 6578"/>
                              <a:gd name="T85" fmla="*/ T84 w 2754"/>
                              <a:gd name="T86" fmla="+- 0 1990 1045"/>
                              <a:gd name="T87" fmla="*/ 1990 h 1107"/>
                              <a:gd name="T88" fmla="+- 0 9170 6578"/>
                              <a:gd name="T89" fmla="*/ T88 w 2754"/>
                              <a:gd name="T90" fmla="+- 0 1990 1045"/>
                              <a:gd name="T91" fmla="*/ 1990 h 1107"/>
                              <a:gd name="T92" fmla="+- 0 9331 6578"/>
                              <a:gd name="T93" fmla="*/ T92 w 2754"/>
                              <a:gd name="T94" fmla="+- 0 2151 1045"/>
                              <a:gd name="T95" fmla="*/ 2151 h 1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754" h="1107">
                                <a:moveTo>
                                  <a:pt x="0" y="161"/>
                                </a:moveTo>
                                <a:lnTo>
                                  <a:pt x="160" y="0"/>
                                </a:lnTo>
                                <a:moveTo>
                                  <a:pt x="0" y="0"/>
                                </a:moveTo>
                                <a:lnTo>
                                  <a:pt x="160" y="161"/>
                                </a:lnTo>
                                <a:moveTo>
                                  <a:pt x="518" y="573"/>
                                </a:moveTo>
                                <a:lnTo>
                                  <a:pt x="679" y="412"/>
                                </a:lnTo>
                                <a:moveTo>
                                  <a:pt x="518" y="412"/>
                                </a:moveTo>
                                <a:lnTo>
                                  <a:pt x="679" y="573"/>
                                </a:lnTo>
                                <a:moveTo>
                                  <a:pt x="1037" y="910"/>
                                </a:moveTo>
                                <a:lnTo>
                                  <a:pt x="1197" y="750"/>
                                </a:lnTo>
                                <a:moveTo>
                                  <a:pt x="1037" y="750"/>
                                </a:moveTo>
                                <a:lnTo>
                                  <a:pt x="1197" y="910"/>
                                </a:lnTo>
                                <a:moveTo>
                                  <a:pt x="1555" y="1106"/>
                                </a:moveTo>
                                <a:lnTo>
                                  <a:pt x="1716" y="945"/>
                                </a:lnTo>
                                <a:moveTo>
                                  <a:pt x="1555" y="945"/>
                                </a:moveTo>
                                <a:lnTo>
                                  <a:pt x="1716" y="1106"/>
                                </a:lnTo>
                                <a:moveTo>
                                  <a:pt x="2073" y="1106"/>
                                </a:moveTo>
                                <a:lnTo>
                                  <a:pt x="2234" y="945"/>
                                </a:lnTo>
                                <a:moveTo>
                                  <a:pt x="2073" y="945"/>
                                </a:moveTo>
                                <a:lnTo>
                                  <a:pt x="2234" y="1106"/>
                                </a:lnTo>
                                <a:moveTo>
                                  <a:pt x="2592" y="1106"/>
                                </a:moveTo>
                                <a:lnTo>
                                  <a:pt x="2753" y="945"/>
                                </a:lnTo>
                                <a:moveTo>
                                  <a:pt x="2592" y="945"/>
                                </a:moveTo>
                                <a:lnTo>
                                  <a:pt x="2753" y="1106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61"/>
                        <wps:cNvSpPr>
                          <a:spLocks/>
                        </wps:cNvSpPr>
                        <wps:spPr bwMode="auto">
                          <a:xfrm>
                            <a:off x="6534" y="943"/>
                            <a:ext cx="161" cy="161"/>
                          </a:xfrm>
                          <a:custGeom>
                            <a:avLst/>
                            <a:gdLst>
                              <a:gd name="T0" fmla="+- 0 6534 6534"/>
                              <a:gd name="T1" fmla="*/ T0 w 161"/>
                              <a:gd name="T2" fmla="+- 0 1024 944"/>
                              <a:gd name="T3" fmla="*/ 1024 h 161"/>
                              <a:gd name="T4" fmla="+- 0 6541 6534"/>
                              <a:gd name="T5" fmla="*/ T4 w 161"/>
                              <a:gd name="T6" fmla="+- 0 993 944"/>
                              <a:gd name="T7" fmla="*/ 993 h 161"/>
                              <a:gd name="T8" fmla="+- 0 6558 6534"/>
                              <a:gd name="T9" fmla="*/ T8 w 161"/>
                              <a:gd name="T10" fmla="+- 0 967 944"/>
                              <a:gd name="T11" fmla="*/ 967 h 161"/>
                              <a:gd name="T12" fmla="+- 0 6584 6534"/>
                              <a:gd name="T13" fmla="*/ T12 w 161"/>
                              <a:gd name="T14" fmla="+- 0 950 944"/>
                              <a:gd name="T15" fmla="*/ 950 h 161"/>
                              <a:gd name="T16" fmla="+- 0 6615 6534"/>
                              <a:gd name="T17" fmla="*/ T16 w 161"/>
                              <a:gd name="T18" fmla="+- 0 944 944"/>
                              <a:gd name="T19" fmla="*/ 944 h 161"/>
                              <a:gd name="T20" fmla="+- 0 6646 6534"/>
                              <a:gd name="T21" fmla="*/ T20 w 161"/>
                              <a:gd name="T22" fmla="+- 0 950 944"/>
                              <a:gd name="T23" fmla="*/ 950 h 161"/>
                              <a:gd name="T24" fmla="+- 0 6672 6534"/>
                              <a:gd name="T25" fmla="*/ T24 w 161"/>
                              <a:gd name="T26" fmla="+- 0 967 944"/>
                              <a:gd name="T27" fmla="*/ 967 h 161"/>
                              <a:gd name="T28" fmla="+- 0 6689 6534"/>
                              <a:gd name="T29" fmla="*/ T28 w 161"/>
                              <a:gd name="T30" fmla="+- 0 993 944"/>
                              <a:gd name="T31" fmla="*/ 993 h 161"/>
                              <a:gd name="T32" fmla="+- 0 6695 6534"/>
                              <a:gd name="T33" fmla="*/ T32 w 161"/>
                              <a:gd name="T34" fmla="+- 0 1024 944"/>
                              <a:gd name="T35" fmla="*/ 1024 h 161"/>
                              <a:gd name="T36" fmla="+- 0 6689 6534"/>
                              <a:gd name="T37" fmla="*/ T36 w 161"/>
                              <a:gd name="T38" fmla="+- 0 1055 944"/>
                              <a:gd name="T39" fmla="*/ 1055 h 161"/>
                              <a:gd name="T40" fmla="+- 0 6672 6534"/>
                              <a:gd name="T41" fmla="*/ T40 w 161"/>
                              <a:gd name="T42" fmla="+- 0 1081 944"/>
                              <a:gd name="T43" fmla="*/ 1081 h 161"/>
                              <a:gd name="T44" fmla="+- 0 6646 6534"/>
                              <a:gd name="T45" fmla="*/ T44 w 161"/>
                              <a:gd name="T46" fmla="+- 0 1098 944"/>
                              <a:gd name="T47" fmla="*/ 1098 h 161"/>
                              <a:gd name="T48" fmla="+- 0 6615 6534"/>
                              <a:gd name="T49" fmla="*/ T48 w 161"/>
                              <a:gd name="T50" fmla="+- 0 1104 944"/>
                              <a:gd name="T51" fmla="*/ 1104 h 161"/>
                              <a:gd name="T52" fmla="+- 0 6584 6534"/>
                              <a:gd name="T53" fmla="*/ T52 w 161"/>
                              <a:gd name="T54" fmla="+- 0 1098 944"/>
                              <a:gd name="T55" fmla="*/ 1098 h 161"/>
                              <a:gd name="T56" fmla="+- 0 6558 6534"/>
                              <a:gd name="T57" fmla="*/ T56 w 161"/>
                              <a:gd name="T58" fmla="+- 0 1081 944"/>
                              <a:gd name="T59" fmla="*/ 1081 h 161"/>
                              <a:gd name="T60" fmla="+- 0 6541 6534"/>
                              <a:gd name="T61" fmla="*/ T60 w 161"/>
                              <a:gd name="T62" fmla="+- 0 1055 944"/>
                              <a:gd name="T63" fmla="*/ 1055 h 161"/>
                              <a:gd name="T64" fmla="+- 0 6534 6534"/>
                              <a:gd name="T65" fmla="*/ T64 w 161"/>
                              <a:gd name="T66" fmla="+- 0 1024 944"/>
                              <a:gd name="T67" fmla="*/ 1024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0" y="80"/>
                                </a:moveTo>
                                <a:lnTo>
                                  <a:pt x="7" y="49"/>
                                </a:lnTo>
                                <a:lnTo>
                                  <a:pt x="24" y="23"/>
                                </a:lnTo>
                                <a:lnTo>
                                  <a:pt x="50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8" y="23"/>
                                </a:lnTo>
                                <a:lnTo>
                                  <a:pt x="155" y="49"/>
                                </a:lnTo>
                                <a:lnTo>
                                  <a:pt x="161" y="80"/>
                                </a:lnTo>
                                <a:lnTo>
                                  <a:pt x="155" y="111"/>
                                </a:lnTo>
                                <a:lnTo>
                                  <a:pt x="138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1" y="160"/>
                                </a:lnTo>
                                <a:lnTo>
                                  <a:pt x="50" y="154"/>
                                </a:lnTo>
                                <a:lnTo>
                                  <a:pt x="24" y="137"/>
                                </a:lnTo>
                                <a:lnTo>
                                  <a:pt x="7" y="111"/>
                                </a:lnTo>
                                <a:lnTo>
                                  <a:pt x="0" y="80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1" name="Picture 6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1" y="1067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2" name="Picture 6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0" y="1155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3" name="Picture 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8" y="1033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4" name="Picture 6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97" y="1033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5" name="Picture 6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5" y="1033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6" name="AutoShape 655"/>
                        <wps:cNvSpPr>
                          <a:spLocks/>
                        </wps:cNvSpPr>
                        <wps:spPr bwMode="auto">
                          <a:xfrm>
                            <a:off x="6551" y="950"/>
                            <a:ext cx="680" cy="641"/>
                          </a:xfrm>
                          <a:custGeom>
                            <a:avLst/>
                            <a:gdLst>
                              <a:gd name="T0" fmla="+- 0 6552 6552"/>
                              <a:gd name="T1" fmla="*/ T0 w 680"/>
                              <a:gd name="T2" fmla="+- 0 1031 950"/>
                              <a:gd name="T3" fmla="*/ 1031 h 641"/>
                              <a:gd name="T4" fmla="+- 0 6558 6552"/>
                              <a:gd name="T5" fmla="*/ T4 w 680"/>
                              <a:gd name="T6" fmla="+- 0 1000 950"/>
                              <a:gd name="T7" fmla="*/ 1000 h 641"/>
                              <a:gd name="T8" fmla="+- 0 6575 6552"/>
                              <a:gd name="T9" fmla="*/ T8 w 680"/>
                              <a:gd name="T10" fmla="+- 0 974 950"/>
                              <a:gd name="T11" fmla="*/ 974 h 641"/>
                              <a:gd name="T12" fmla="+- 0 6601 6552"/>
                              <a:gd name="T13" fmla="*/ T12 w 680"/>
                              <a:gd name="T14" fmla="+- 0 957 950"/>
                              <a:gd name="T15" fmla="*/ 957 h 641"/>
                              <a:gd name="T16" fmla="+- 0 6632 6552"/>
                              <a:gd name="T17" fmla="*/ T16 w 680"/>
                              <a:gd name="T18" fmla="+- 0 950 950"/>
                              <a:gd name="T19" fmla="*/ 950 h 641"/>
                              <a:gd name="T20" fmla="+- 0 6663 6552"/>
                              <a:gd name="T21" fmla="*/ T20 w 680"/>
                              <a:gd name="T22" fmla="+- 0 957 950"/>
                              <a:gd name="T23" fmla="*/ 957 h 641"/>
                              <a:gd name="T24" fmla="+- 0 6689 6552"/>
                              <a:gd name="T25" fmla="*/ T24 w 680"/>
                              <a:gd name="T26" fmla="+- 0 974 950"/>
                              <a:gd name="T27" fmla="*/ 974 h 641"/>
                              <a:gd name="T28" fmla="+- 0 6706 6552"/>
                              <a:gd name="T29" fmla="*/ T28 w 680"/>
                              <a:gd name="T30" fmla="+- 0 1000 950"/>
                              <a:gd name="T31" fmla="*/ 1000 h 641"/>
                              <a:gd name="T32" fmla="+- 0 6712 6552"/>
                              <a:gd name="T33" fmla="*/ T32 w 680"/>
                              <a:gd name="T34" fmla="+- 0 1031 950"/>
                              <a:gd name="T35" fmla="*/ 1031 h 641"/>
                              <a:gd name="T36" fmla="+- 0 6706 6552"/>
                              <a:gd name="T37" fmla="*/ T36 w 680"/>
                              <a:gd name="T38" fmla="+- 0 1062 950"/>
                              <a:gd name="T39" fmla="*/ 1062 h 641"/>
                              <a:gd name="T40" fmla="+- 0 6689 6552"/>
                              <a:gd name="T41" fmla="*/ T40 w 680"/>
                              <a:gd name="T42" fmla="+- 0 1087 950"/>
                              <a:gd name="T43" fmla="*/ 1087 h 641"/>
                              <a:gd name="T44" fmla="+- 0 6663 6552"/>
                              <a:gd name="T45" fmla="*/ T44 w 680"/>
                              <a:gd name="T46" fmla="+- 0 1105 950"/>
                              <a:gd name="T47" fmla="*/ 1105 h 641"/>
                              <a:gd name="T48" fmla="+- 0 6632 6552"/>
                              <a:gd name="T49" fmla="*/ T48 w 680"/>
                              <a:gd name="T50" fmla="+- 0 1111 950"/>
                              <a:gd name="T51" fmla="*/ 1111 h 641"/>
                              <a:gd name="T52" fmla="+- 0 6601 6552"/>
                              <a:gd name="T53" fmla="*/ T52 w 680"/>
                              <a:gd name="T54" fmla="+- 0 1105 950"/>
                              <a:gd name="T55" fmla="*/ 1105 h 641"/>
                              <a:gd name="T56" fmla="+- 0 6575 6552"/>
                              <a:gd name="T57" fmla="*/ T56 w 680"/>
                              <a:gd name="T58" fmla="+- 0 1087 950"/>
                              <a:gd name="T59" fmla="*/ 1087 h 641"/>
                              <a:gd name="T60" fmla="+- 0 6558 6552"/>
                              <a:gd name="T61" fmla="*/ T60 w 680"/>
                              <a:gd name="T62" fmla="+- 0 1062 950"/>
                              <a:gd name="T63" fmla="*/ 1062 h 641"/>
                              <a:gd name="T64" fmla="+- 0 6552 6552"/>
                              <a:gd name="T65" fmla="*/ T64 w 680"/>
                              <a:gd name="T66" fmla="+- 0 1031 950"/>
                              <a:gd name="T67" fmla="*/ 1031 h 641"/>
                              <a:gd name="T68" fmla="+- 0 7070 6552"/>
                              <a:gd name="T69" fmla="*/ T68 w 680"/>
                              <a:gd name="T70" fmla="+- 0 1510 950"/>
                              <a:gd name="T71" fmla="*/ 1510 h 641"/>
                              <a:gd name="T72" fmla="+- 0 7077 6552"/>
                              <a:gd name="T73" fmla="*/ T72 w 680"/>
                              <a:gd name="T74" fmla="+- 0 1479 950"/>
                              <a:gd name="T75" fmla="*/ 1479 h 641"/>
                              <a:gd name="T76" fmla="+- 0 7094 6552"/>
                              <a:gd name="T77" fmla="*/ T76 w 680"/>
                              <a:gd name="T78" fmla="+- 0 1453 950"/>
                              <a:gd name="T79" fmla="*/ 1453 h 641"/>
                              <a:gd name="T80" fmla="+- 0 7119 6552"/>
                              <a:gd name="T81" fmla="*/ T80 w 680"/>
                              <a:gd name="T82" fmla="+- 0 1436 950"/>
                              <a:gd name="T83" fmla="*/ 1436 h 641"/>
                              <a:gd name="T84" fmla="+- 0 7150 6552"/>
                              <a:gd name="T85" fmla="*/ T84 w 680"/>
                              <a:gd name="T86" fmla="+- 0 1430 950"/>
                              <a:gd name="T87" fmla="*/ 1430 h 641"/>
                              <a:gd name="T88" fmla="+- 0 7182 6552"/>
                              <a:gd name="T89" fmla="*/ T88 w 680"/>
                              <a:gd name="T90" fmla="+- 0 1436 950"/>
                              <a:gd name="T91" fmla="*/ 1436 h 641"/>
                              <a:gd name="T92" fmla="+- 0 7207 6552"/>
                              <a:gd name="T93" fmla="*/ T92 w 680"/>
                              <a:gd name="T94" fmla="+- 0 1453 950"/>
                              <a:gd name="T95" fmla="*/ 1453 h 641"/>
                              <a:gd name="T96" fmla="+- 0 7225 6552"/>
                              <a:gd name="T97" fmla="*/ T96 w 680"/>
                              <a:gd name="T98" fmla="+- 0 1479 950"/>
                              <a:gd name="T99" fmla="*/ 1479 h 641"/>
                              <a:gd name="T100" fmla="+- 0 7231 6552"/>
                              <a:gd name="T101" fmla="*/ T100 w 680"/>
                              <a:gd name="T102" fmla="+- 0 1510 950"/>
                              <a:gd name="T103" fmla="*/ 1510 h 641"/>
                              <a:gd name="T104" fmla="+- 0 7225 6552"/>
                              <a:gd name="T105" fmla="*/ T104 w 680"/>
                              <a:gd name="T106" fmla="+- 0 1541 950"/>
                              <a:gd name="T107" fmla="*/ 1541 h 641"/>
                              <a:gd name="T108" fmla="+- 0 7207 6552"/>
                              <a:gd name="T109" fmla="*/ T108 w 680"/>
                              <a:gd name="T110" fmla="+- 0 1567 950"/>
                              <a:gd name="T111" fmla="*/ 1567 h 641"/>
                              <a:gd name="T112" fmla="+- 0 7182 6552"/>
                              <a:gd name="T113" fmla="*/ T112 w 680"/>
                              <a:gd name="T114" fmla="+- 0 1584 950"/>
                              <a:gd name="T115" fmla="*/ 1584 h 641"/>
                              <a:gd name="T116" fmla="+- 0 7150 6552"/>
                              <a:gd name="T117" fmla="*/ T116 w 680"/>
                              <a:gd name="T118" fmla="+- 0 1591 950"/>
                              <a:gd name="T119" fmla="*/ 1591 h 641"/>
                              <a:gd name="T120" fmla="+- 0 7119 6552"/>
                              <a:gd name="T121" fmla="*/ T120 w 680"/>
                              <a:gd name="T122" fmla="+- 0 1584 950"/>
                              <a:gd name="T123" fmla="*/ 1584 h 641"/>
                              <a:gd name="T124" fmla="+- 0 7094 6552"/>
                              <a:gd name="T125" fmla="*/ T124 w 680"/>
                              <a:gd name="T126" fmla="+- 0 1567 950"/>
                              <a:gd name="T127" fmla="*/ 1567 h 641"/>
                              <a:gd name="T128" fmla="+- 0 7077 6552"/>
                              <a:gd name="T129" fmla="*/ T128 w 680"/>
                              <a:gd name="T130" fmla="+- 0 1541 950"/>
                              <a:gd name="T131" fmla="*/ 1541 h 641"/>
                              <a:gd name="T132" fmla="+- 0 7070 6552"/>
                              <a:gd name="T133" fmla="*/ T132 w 680"/>
                              <a:gd name="T134" fmla="+- 0 1510 950"/>
                              <a:gd name="T135" fmla="*/ 1510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80" h="641">
                                <a:moveTo>
                                  <a:pt x="0" y="81"/>
                                </a:moveTo>
                                <a:lnTo>
                                  <a:pt x="6" y="50"/>
                                </a:lnTo>
                                <a:lnTo>
                                  <a:pt x="23" y="24"/>
                                </a:lnTo>
                                <a:lnTo>
                                  <a:pt x="49" y="7"/>
                                </a:lnTo>
                                <a:lnTo>
                                  <a:pt x="80" y="0"/>
                                </a:lnTo>
                                <a:lnTo>
                                  <a:pt x="111" y="7"/>
                                </a:lnTo>
                                <a:lnTo>
                                  <a:pt x="137" y="24"/>
                                </a:lnTo>
                                <a:lnTo>
                                  <a:pt x="154" y="50"/>
                                </a:lnTo>
                                <a:lnTo>
                                  <a:pt x="160" y="81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5"/>
                                </a:lnTo>
                                <a:lnTo>
                                  <a:pt x="80" y="161"/>
                                </a:lnTo>
                                <a:lnTo>
                                  <a:pt x="49" y="155"/>
                                </a:lnTo>
                                <a:lnTo>
                                  <a:pt x="23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8" y="560"/>
                                </a:moveTo>
                                <a:lnTo>
                                  <a:pt x="525" y="529"/>
                                </a:lnTo>
                                <a:lnTo>
                                  <a:pt x="542" y="503"/>
                                </a:lnTo>
                                <a:lnTo>
                                  <a:pt x="567" y="486"/>
                                </a:lnTo>
                                <a:lnTo>
                                  <a:pt x="598" y="480"/>
                                </a:lnTo>
                                <a:lnTo>
                                  <a:pt x="630" y="486"/>
                                </a:lnTo>
                                <a:lnTo>
                                  <a:pt x="655" y="503"/>
                                </a:lnTo>
                                <a:lnTo>
                                  <a:pt x="673" y="529"/>
                                </a:lnTo>
                                <a:lnTo>
                                  <a:pt x="679" y="560"/>
                                </a:lnTo>
                                <a:lnTo>
                                  <a:pt x="673" y="591"/>
                                </a:lnTo>
                                <a:lnTo>
                                  <a:pt x="655" y="617"/>
                                </a:lnTo>
                                <a:lnTo>
                                  <a:pt x="630" y="634"/>
                                </a:lnTo>
                                <a:lnTo>
                                  <a:pt x="598" y="641"/>
                                </a:lnTo>
                                <a:lnTo>
                                  <a:pt x="567" y="634"/>
                                </a:lnTo>
                                <a:lnTo>
                                  <a:pt x="542" y="617"/>
                                </a:lnTo>
                                <a:lnTo>
                                  <a:pt x="525" y="591"/>
                                </a:lnTo>
                                <a:lnTo>
                                  <a:pt x="518" y="560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7" name="Picture 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7" y="1533"/>
                            <a:ext cx="184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8" name="Picture 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95" y="1513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9" name="Picture 6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4" y="1492"/>
                            <a:ext cx="18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" name="Picture 6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2" y="1499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1" name="AutoShape 650"/>
                        <wps:cNvSpPr>
                          <a:spLocks/>
                        </wps:cNvSpPr>
                        <wps:spPr bwMode="auto">
                          <a:xfrm>
                            <a:off x="6568" y="1085"/>
                            <a:ext cx="2754" cy="918"/>
                          </a:xfrm>
                          <a:custGeom>
                            <a:avLst/>
                            <a:gdLst>
                              <a:gd name="T0" fmla="+- 0 6575 6569"/>
                              <a:gd name="T1" fmla="*/ T0 w 2754"/>
                              <a:gd name="T2" fmla="+- 0 1135 1085"/>
                              <a:gd name="T3" fmla="*/ 1135 h 918"/>
                              <a:gd name="T4" fmla="+- 0 6618 6569"/>
                              <a:gd name="T5" fmla="*/ T4 w 2754"/>
                              <a:gd name="T6" fmla="+- 0 1092 1085"/>
                              <a:gd name="T7" fmla="*/ 1092 h 918"/>
                              <a:gd name="T8" fmla="+- 0 6681 6569"/>
                              <a:gd name="T9" fmla="*/ T8 w 2754"/>
                              <a:gd name="T10" fmla="+- 0 1092 1085"/>
                              <a:gd name="T11" fmla="*/ 1092 h 918"/>
                              <a:gd name="T12" fmla="+- 0 6723 6569"/>
                              <a:gd name="T13" fmla="*/ T12 w 2754"/>
                              <a:gd name="T14" fmla="+- 0 1135 1085"/>
                              <a:gd name="T15" fmla="*/ 1135 h 918"/>
                              <a:gd name="T16" fmla="+- 0 6723 6569"/>
                              <a:gd name="T17" fmla="*/ T16 w 2754"/>
                              <a:gd name="T18" fmla="+- 0 1197 1085"/>
                              <a:gd name="T19" fmla="*/ 1197 h 918"/>
                              <a:gd name="T20" fmla="+- 0 6681 6569"/>
                              <a:gd name="T21" fmla="*/ T20 w 2754"/>
                              <a:gd name="T22" fmla="+- 0 1240 1085"/>
                              <a:gd name="T23" fmla="*/ 1240 h 918"/>
                              <a:gd name="T24" fmla="+- 0 6618 6569"/>
                              <a:gd name="T25" fmla="*/ T24 w 2754"/>
                              <a:gd name="T26" fmla="+- 0 1240 1085"/>
                              <a:gd name="T27" fmla="*/ 1240 h 918"/>
                              <a:gd name="T28" fmla="+- 0 6575 6569"/>
                              <a:gd name="T29" fmla="*/ T28 w 2754"/>
                              <a:gd name="T30" fmla="+- 0 1197 1085"/>
                              <a:gd name="T31" fmla="*/ 1197 h 918"/>
                              <a:gd name="T32" fmla="+- 0 7088 6569"/>
                              <a:gd name="T33" fmla="*/ T32 w 2754"/>
                              <a:gd name="T34" fmla="+- 0 1774 1085"/>
                              <a:gd name="T35" fmla="*/ 1774 h 918"/>
                              <a:gd name="T36" fmla="+- 0 7111 6569"/>
                              <a:gd name="T37" fmla="*/ T36 w 2754"/>
                              <a:gd name="T38" fmla="+- 0 1717 1085"/>
                              <a:gd name="T39" fmla="*/ 1717 h 918"/>
                              <a:gd name="T40" fmla="+- 0 7168 6569"/>
                              <a:gd name="T41" fmla="*/ T40 w 2754"/>
                              <a:gd name="T42" fmla="+- 0 1693 1085"/>
                              <a:gd name="T43" fmla="*/ 1693 h 918"/>
                              <a:gd name="T44" fmla="+- 0 7225 6569"/>
                              <a:gd name="T45" fmla="*/ T44 w 2754"/>
                              <a:gd name="T46" fmla="+- 0 1717 1085"/>
                              <a:gd name="T47" fmla="*/ 1717 h 918"/>
                              <a:gd name="T48" fmla="+- 0 7248 6569"/>
                              <a:gd name="T49" fmla="*/ T48 w 2754"/>
                              <a:gd name="T50" fmla="+- 0 1774 1085"/>
                              <a:gd name="T51" fmla="*/ 1774 h 918"/>
                              <a:gd name="T52" fmla="+- 0 7225 6569"/>
                              <a:gd name="T53" fmla="*/ T52 w 2754"/>
                              <a:gd name="T54" fmla="+- 0 1830 1085"/>
                              <a:gd name="T55" fmla="*/ 1830 h 918"/>
                              <a:gd name="T56" fmla="+- 0 7168 6569"/>
                              <a:gd name="T57" fmla="*/ T56 w 2754"/>
                              <a:gd name="T58" fmla="+- 0 1854 1085"/>
                              <a:gd name="T59" fmla="*/ 1854 h 918"/>
                              <a:gd name="T60" fmla="+- 0 7111 6569"/>
                              <a:gd name="T61" fmla="*/ T60 w 2754"/>
                              <a:gd name="T62" fmla="+- 0 1830 1085"/>
                              <a:gd name="T63" fmla="*/ 1830 h 918"/>
                              <a:gd name="T64" fmla="+- 0 7088 6569"/>
                              <a:gd name="T65" fmla="*/ T64 w 2754"/>
                              <a:gd name="T66" fmla="+- 0 1774 1085"/>
                              <a:gd name="T67" fmla="*/ 1774 h 918"/>
                              <a:gd name="T68" fmla="+- 0 7612 6569"/>
                              <a:gd name="T69" fmla="*/ T68 w 2754"/>
                              <a:gd name="T70" fmla="+- 0 1891 1085"/>
                              <a:gd name="T71" fmla="*/ 1891 h 918"/>
                              <a:gd name="T72" fmla="+- 0 7655 6569"/>
                              <a:gd name="T73" fmla="*/ T72 w 2754"/>
                              <a:gd name="T74" fmla="+- 0 1848 1085"/>
                              <a:gd name="T75" fmla="*/ 1848 h 918"/>
                              <a:gd name="T76" fmla="+- 0 7717 6569"/>
                              <a:gd name="T77" fmla="*/ T76 w 2754"/>
                              <a:gd name="T78" fmla="+- 0 1848 1085"/>
                              <a:gd name="T79" fmla="*/ 1848 h 918"/>
                              <a:gd name="T80" fmla="+- 0 7760 6569"/>
                              <a:gd name="T81" fmla="*/ T80 w 2754"/>
                              <a:gd name="T82" fmla="+- 0 1891 1085"/>
                              <a:gd name="T83" fmla="*/ 1891 h 918"/>
                              <a:gd name="T84" fmla="+- 0 7760 6569"/>
                              <a:gd name="T85" fmla="*/ T84 w 2754"/>
                              <a:gd name="T86" fmla="+- 0 1953 1085"/>
                              <a:gd name="T87" fmla="*/ 1953 h 918"/>
                              <a:gd name="T88" fmla="+- 0 7717 6569"/>
                              <a:gd name="T89" fmla="*/ T88 w 2754"/>
                              <a:gd name="T90" fmla="+- 0 1996 1085"/>
                              <a:gd name="T91" fmla="*/ 1996 h 918"/>
                              <a:gd name="T92" fmla="+- 0 7655 6569"/>
                              <a:gd name="T93" fmla="*/ T92 w 2754"/>
                              <a:gd name="T94" fmla="+- 0 1996 1085"/>
                              <a:gd name="T95" fmla="*/ 1996 h 918"/>
                              <a:gd name="T96" fmla="+- 0 7612 6569"/>
                              <a:gd name="T97" fmla="*/ T96 w 2754"/>
                              <a:gd name="T98" fmla="+- 0 1953 1085"/>
                              <a:gd name="T99" fmla="*/ 1953 h 918"/>
                              <a:gd name="T100" fmla="+- 0 8124 6569"/>
                              <a:gd name="T101" fmla="*/ T100 w 2754"/>
                              <a:gd name="T102" fmla="+- 0 1915 1085"/>
                              <a:gd name="T103" fmla="*/ 1915 h 918"/>
                              <a:gd name="T104" fmla="+- 0 8148 6569"/>
                              <a:gd name="T105" fmla="*/ T104 w 2754"/>
                              <a:gd name="T106" fmla="+- 0 1859 1085"/>
                              <a:gd name="T107" fmla="*/ 1859 h 918"/>
                              <a:gd name="T108" fmla="+- 0 8205 6569"/>
                              <a:gd name="T109" fmla="*/ T108 w 2754"/>
                              <a:gd name="T110" fmla="+- 0 1835 1085"/>
                              <a:gd name="T111" fmla="*/ 1835 h 918"/>
                              <a:gd name="T112" fmla="+- 0 8261 6569"/>
                              <a:gd name="T113" fmla="*/ T112 w 2754"/>
                              <a:gd name="T114" fmla="+- 0 1859 1085"/>
                              <a:gd name="T115" fmla="*/ 1859 h 918"/>
                              <a:gd name="T116" fmla="+- 0 8285 6569"/>
                              <a:gd name="T117" fmla="*/ T116 w 2754"/>
                              <a:gd name="T118" fmla="+- 0 1915 1085"/>
                              <a:gd name="T119" fmla="*/ 1915 h 918"/>
                              <a:gd name="T120" fmla="+- 0 8261 6569"/>
                              <a:gd name="T121" fmla="*/ T120 w 2754"/>
                              <a:gd name="T122" fmla="+- 0 1972 1085"/>
                              <a:gd name="T123" fmla="*/ 1972 h 918"/>
                              <a:gd name="T124" fmla="+- 0 8205 6569"/>
                              <a:gd name="T125" fmla="*/ T124 w 2754"/>
                              <a:gd name="T126" fmla="+- 0 1996 1085"/>
                              <a:gd name="T127" fmla="*/ 1996 h 918"/>
                              <a:gd name="T128" fmla="+- 0 8148 6569"/>
                              <a:gd name="T129" fmla="*/ T128 w 2754"/>
                              <a:gd name="T130" fmla="+- 0 1972 1085"/>
                              <a:gd name="T131" fmla="*/ 1972 h 918"/>
                              <a:gd name="T132" fmla="+- 0 8124 6569"/>
                              <a:gd name="T133" fmla="*/ T132 w 2754"/>
                              <a:gd name="T134" fmla="+- 0 1915 1085"/>
                              <a:gd name="T135" fmla="*/ 1915 h 918"/>
                              <a:gd name="T136" fmla="+- 0 8649 6569"/>
                              <a:gd name="T137" fmla="*/ T136 w 2754"/>
                              <a:gd name="T138" fmla="+- 0 1857 1085"/>
                              <a:gd name="T139" fmla="*/ 1857 h 918"/>
                              <a:gd name="T140" fmla="+- 0 8692 6569"/>
                              <a:gd name="T141" fmla="*/ T140 w 2754"/>
                              <a:gd name="T142" fmla="+- 0 1814 1085"/>
                              <a:gd name="T143" fmla="*/ 1814 h 918"/>
                              <a:gd name="T144" fmla="+- 0 8754 6569"/>
                              <a:gd name="T145" fmla="*/ T144 w 2754"/>
                              <a:gd name="T146" fmla="+- 0 1814 1085"/>
                              <a:gd name="T147" fmla="*/ 1814 h 918"/>
                              <a:gd name="T148" fmla="+- 0 8797 6569"/>
                              <a:gd name="T149" fmla="*/ T148 w 2754"/>
                              <a:gd name="T150" fmla="+- 0 1857 1085"/>
                              <a:gd name="T151" fmla="*/ 1857 h 918"/>
                              <a:gd name="T152" fmla="+- 0 8797 6569"/>
                              <a:gd name="T153" fmla="*/ T152 w 2754"/>
                              <a:gd name="T154" fmla="+- 0 1920 1085"/>
                              <a:gd name="T155" fmla="*/ 1920 h 918"/>
                              <a:gd name="T156" fmla="+- 0 8754 6569"/>
                              <a:gd name="T157" fmla="*/ T156 w 2754"/>
                              <a:gd name="T158" fmla="+- 0 1962 1085"/>
                              <a:gd name="T159" fmla="*/ 1962 h 918"/>
                              <a:gd name="T160" fmla="+- 0 8692 6569"/>
                              <a:gd name="T161" fmla="*/ T160 w 2754"/>
                              <a:gd name="T162" fmla="+- 0 1962 1085"/>
                              <a:gd name="T163" fmla="*/ 1962 h 918"/>
                              <a:gd name="T164" fmla="+- 0 8649 6569"/>
                              <a:gd name="T165" fmla="*/ T164 w 2754"/>
                              <a:gd name="T166" fmla="+- 0 1920 1085"/>
                              <a:gd name="T167" fmla="*/ 1920 h 918"/>
                              <a:gd name="T168" fmla="+- 0 9161 6569"/>
                              <a:gd name="T169" fmla="*/ T168 w 2754"/>
                              <a:gd name="T170" fmla="+- 0 1922 1085"/>
                              <a:gd name="T171" fmla="*/ 1922 h 918"/>
                              <a:gd name="T172" fmla="+- 0 9185 6569"/>
                              <a:gd name="T173" fmla="*/ T172 w 2754"/>
                              <a:gd name="T174" fmla="+- 0 1865 1085"/>
                              <a:gd name="T175" fmla="*/ 1865 h 918"/>
                              <a:gd name="T176" fmla="+- 0 9242 6569"/>
                              <a:gd name="T177" fmla="*/ T176 w 2754"/>
                              <a:gd name="T178" fmla="+- 0 1842 1085"/>
                              <a:gd name="T179" fmla="*/ 1842 h 918"/>
                              <a:gd name="T180" fmla="+- 0 9298 6569"/>
                              <a:gd name="T181" fmla="*/ T180 w 2754"/>
                              <a:gd name="T182" fmla="+- 0 1865 1085"/>
                              <a:gd name="T183" fmla="*/ 1865 h 918"/>
                              <a:gd name="T184" fmla="+- 0 9322 6569"/>
                              <a:gd name="T185" fmla="*/ T184 w 2754"/>
                              <a:gd name="T186" fmla="+- 0 1922 1085"/>
                              <a:gd name="T187" fmla="*/ 1922 h 918"/>
                              <a:gd name="T188" fmla="+- 0 9298 6569"/>
                              <a:gd name="T189" fmla="*/ T188 w 2754"/>
                              <a:gd name="T190" fmla="+- 0 1979 1085"/>
                              <a:gd name="T191" fmla="*/ 1979 h 918"/>
                              <a:gd name="T192" fmla="+- 0 9242 6569"/>
                              <a:gd name="T193" fmla="*/ T192 w 2754"/>
                              <a:gd name="T194" fmla="+- 0 2003 1085"/>
                              <a:gd name="T195" fmla="*/ 2003 h 918"/>
                              <a:gd name="T196" fmla="+- 0 9185 6569"/>
                              <a:gd name="T197" fmla="*/ T196 w 2754"/>
                              <a:gd name="T198" fmla="+- 0 1979 1085"/>
                              <a:gd name="T199" fmla="*/ 1979 h 918"/>
                              <a:gd name="T200" fmla="+- 0 9161 6569"/>
                              <a:gd name="T201" fmla="*/ T200 w 2754"/>
                              <a:gd name="T202" fmla="+- 0 1922 1085"/>
                              <a:gd name="T203" fmla="*/ 1922 h 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918">
                                <a:moveTo>
                                  <a:pt x="0" y="81"/>
                                </a:moveTo>
                                <a:lnTo>
                                  <a:pt x="6" y="50"/>
                                </a:lnTo>
                                <a:lnTo>
                                  <a:pt x="24" y="24"/>
                                </a:lnTo>
                                <a:lnTo>
                                  <a:pt x="49" y="7"/>
                                </a:lnTo>
                                <a:lnTo>
                                  <a:pt x="80" y="0"/>
                                </a:lnTo>
                                <a:lnTo>
                                  <a:pt x="112" y="7"/>
                                </a:lnTo>
                                <a:lnTo>
                                  <a:pt x="137" y="24"/>
                                </a:lnTo>
                                <a:lnTo>
                                  <a:pt x="154" y="50"/>
                                </a:lnTo>
                                <a:lnTo>
                                  <a:pt x="161" y="81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8"/>
                                </a:lnTo>
                                <a:lnTo>
                                  <a:pt x="112" y="155"/>
                                </a:lnTo>
                                <a:lnTo>
                                  <a:pt x="80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8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689"/>
                                </a:moveTo>
                                <a:lnTo>
                                  <a:pt x="525" y="657"/>
                                </a:lnTo>
                                <a:lnTo>
                                  <a:pt x="542" y="632"/>
                                </a:lnTo>
                                <a:lnTo>
                                  <a:pt x="568" y="615"/>
                                </a:lnTo>
                                <a:lnTo>
                                  <a:pt x="599" y="608"/>
                                </a:lnTo>
                                <a:lnTo>
                                  <a:pt x="630" y="615"/>
                                </a:lnTo>
                                <a:lnTo>
                                  <a:pt x="656" y="632"/>
                                </a:lnTo>
                                <a:lnTo>
                                  <a:pt x="673" y="657"/>
                                </a:lnTo>
                                <a:lnTo>
                                  <a:pt x="679" y="689"/>
                                </a:lnTo>
                                <a:lnTo>
                                  <a:pt x="673" y="720"/>
                                </a:lnTo>
                                <a:lnTo>
                                  <a:pt x="656" y="745"/>
                                </a:lnTo>
                                <a:lnTo>
                                  <a:pt x="630" y="763"/>
                                </a:lnTo>
                                <a:lnTo>
                                  <a:pt x="599" y="769"/>
                                </a:lnTo>
                                <a:lnTo>
                                  <a:pt x="568" y="763"/>
                                </a:lnTo>
                                <a:lnTo>
                                  <a:pt x="542" y="745"/>
                                </a:lnTo>
                                <a:lnTo>
                                  <a:pt x="525" y="720"/>
                                </a:lnTo>
                                <a:lnTo>
                                  <a:pt x="519" y="689"/>
                                </a:lnTo>
                                <a:moveTo>
                                  <a:pt x="1037" y="837"/>
                                </a:moveTo>
                                <a:lnTo>
                                  <a:pt x="1043" y="806"/>
                                </a:lnTo>
                                <a:lnTo>
                                  <a:pt x="1061" y="780"/>
                                </a:lnTo>
                                <a:lnTo>
                                  <a:pt x="1086" y="763"/>
                                </a:lnTo>
                                <a:lnTo>
                                  <a:pt x="1117" y="757"/>
                                </a:lnTo>
                                <a:lnTo>
                                  <a:pt x="1148" y="763"/>
                                </a:lnTo>
                                <a:lnTo>
                                  <a:pt x="1174" y="780"/>
                                </a:lnTo>
                                <a:lnTo>
                                  <a:pt x="1191" y="806"/>
                                </a:lnTo>
                                <a:lnTo>
                                  <a:pt x="1198" y="837"/>
                                </a:lnTo>
                                <a:lnTo>
                                  <a:pt x="1191" y="868"/>
                                </a:lnTo>
                                <a:lnTo>
                                  <a:pt x="1174" y="894"/>
                                </a:lnTo>
                                <a:lnTo>
                                  <a:pt x="1148" y="911"/>
                                </a:lnTo>
                                <a:lnTo>
                                  <a:pt x="1117" y="918"/>
                                </a:lnTo>
                                <a:lnTo>
                                  <a:pt x="1086" y="911"/>
                                </a:lnTo>
                                <a:lnTo>
                                  <a:pt x="1061" y="894"/>
                                </a:lnTo>
                                <a:lnTo>
                                  <a:pt x="1043" y="868"/>
                                </a:lnTo>
                                <a:lnTo>
                                  <a:pt x="1037" y="837"/>
                                </a:lnTo>
                                <a:moveTo>
                                  <a:pt x="1555" y="830"/>
                                </a:moveTo>
                                <a:lnTo>
                                  <a:pt x="1562" y="799"/>
                                </a:lnTo>
                                <a:lnTo>
                                  <a:pt x="1579" y="774"/>
                                </a:lnTo>
                                <a:lnTo>
                                  <a:pt x="1605" y="756"/>
                                </a:lnTo>
                                <a:lnTo>
                                  <a:pt x="1636" y="750"/>
                                </a:lnTo>
                                <a:lnTo>
                                  <a:pt x="1667" y="756"/>
                                </a:lnTo>
                                <a:lnTo>
                                  <a:pt x="1692" y="774"/>
                                </a:lnTo>
                                <a:lnTo>
                                  <a:pt x="1710" y="799"/>
                                </a:lnTo>
                                <a:lnTo>
                                  <a:pt x="1716" y="830"/>
                                </a:lnTo>
                                <a:lnTo>
                                  <a:pt x="1710" y="862"/>
                                </a:lnTo>
                                <a:lnTo>
                                  <a:pt x="1692" y="887"/>
                                </a:lnTo>
                                <a:lnTo>
                                  <a:pt x="1667" y="904"/>
                                </a:lnTo>
                                <a:lnTo>
                                  <a:pt x="1636" y="911"/>
                                </a:lnTo>
                                <a:lnTo>
                                  <a:pt x="1605" y="904"/>
                                </a:lnTo>
                                <a:lnTo>
                                  <a:pt x="1579" y="887"/>
                                </a:lnTo>
                                <a:lnTo>
                                  <a:pt x="1562" y="862"/>
                                </a:lnTo>
                                <a:lnTo>
                                  <a:pt x="1555" y="830"/>
                                </a:lnTo>
                                <a:moveTo>
                                  <a:pt x="2074" y="803"/>
                                </a:moveTo>
                                <a:lnTo>
                                  <a:pt x="2080" y="772"/>
                                </a:lnTo>
                                <a:lnTo>
                                  <a:pt x="2097" y="747"/>
                                </a:lnTo>
                                <a:lnTo>
                                  <a:pt x="2123" y="729"/>
                                </a:lnTo>
                                <a:lnTo>
                                  <a:pt x="2154" y="723"/>
                                </a:lnTo>
                                <a:lnTo>
                                  <a:pt x="2185" y="729"/>
                                </a:lnTo>
                                <a:lnTo>
                                  <a:pt x="2211" y="747"/>
                                </a:lnTo>
                                <a:lnTo>
                                  <a:pt x="2228" y="772"/>
                                </a:lnTo>
                                <a:lnTo>
                                  <a:pt x="2235" y="803"/>
                                </a:lnTo>
                                <a:lnTo>
                                  <a:pt x="2228" y="835"/>
                                </a:lnTo>
                                <a:lnTo>
                                  <a:pt x="2211" y="860"/>
                                </a:lnTo>
                                <a:lnTo>
                                  <a:pt x="2185" y="877"/>
                                </a:lnTo>
                                <a:lnTo>
                                  <a:pt x="2154" y="884"/>
                                </a:lnTo>
                                <a:lnTo>
                                  <a:pt x="2123" y="877"/>
                                </a:lnTo>
                                <a:lnTo>
                                  <a:pt x="2097" y="860"/>
                                </a:lnTo>
                                <a:lnTo>
                                  <a:pt x="2080" y="835"/>
                                </a:lnTo>
                                <a:lnTo>
                                  <a:pt x="2074" y="803"/>
                                </a:lnTo>
                                <a:moveTo>
                                  <a:pt x="2592" y="837"/>
                                </a:moveTo>
                                <a:lnTo>
                                  <a:pt x="2599" y="806"/>
                                </a:lnTo>
                                <a:lnTo>
                                  <a:pt x="2616" y="780"/>
                                </a:lnTo>
                                <a:lnTo>
                                  <a:pt x="2642" y="763"/>
                                </a:lnTo>
                                <a:lnTo>
                                  <a:pt x="2673" y="757"/>
                                </a:lnTo>
                                <a:lnTo>
                                  <a:pt x="2704" y="763"/>
                                </a:lnTo>
                                <a:lnTo>
                                  <a:pt x="2729" y="780"/>
                                </a:lnTo>
                                <a:lnTo>
                                  <a:pt x="2747" y="806"/>
                                </a:lnTo>
                                <a:lnTo>
                                  <a:pt x="2753" y="837"/>
                                </a:lnTo>
                                <a:lnTo>
                                  <a:pt x="2747" y="868"/>
                                </a:lnTo>
                                <a:lnTo>
                                  <a:pt x="2729" y="894"/>
                                </a:lnTo>
                                <a:lnTo>
                                  <a:pt x="2704" y="911"/>
                                </a:lnTo>
                                <a:lnTo>
                                  <a:pt x="2673" y="918"/>
                                </a:lnTo>
                                <a:lnTo>
                                  <a:pt x="2642" y="911"/>
                                </a:lnTo>
                                <a:lnTo>
                                  <a:pt x="2616" y="894"/>
                                </a:lnTo>
                                <a:lnTo>
                                  <a:pt x="2599" y="868"/>
                                </a:lnTo>
                                <a:lnTo>
                                  <a:pt x="2592" y="837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AutoShape 649"/>
                        <wps:cNvSpPr>
                          <a:spLocks/>
                        </wps:cNvSpPr>
                        <wps:spPr bwMode="auto">
                          <a:xfrm>
                            <a:off x="6586" y="1227"/>
                            <a:ext cx="2754" cy="924"/>
                          </a:xfrm>
                          <a:custGeom>
                            <a:avLst/>
                            <a:gdLst>
                              <a:gd name="T0" fmla="+- 0 6593 6586"/>
                              <a:gd name="T1" fmla="*/ T0 w 2754"/>
                              <a:gd name="T2" fmla="+- 0 1276 1227"/>
                              <a:gd name="T3" fmla="*/ 1276 h 924"/>
                              <a:gd name="T4" fmla="+- 0 6635 6586"/>
                              <a:gd name="T5" fmla="*/ T4 w 2754"/>
                              <a:gd name="T6" fmla="+- 0 1234 1227"/>
                              <a:gd name="T7" fmla="*/ 1234 h 924"/>
                              <a:gd name="T8" fmla="+- 0 6698 6586"/>
                              <a:gd name="T9" fmla="*/ T8 w 2754"/>
                              <a:gd name="T10" fmla="+- 0 1234 1227"/>
                              <a:gd name="T11" fmla="*/ 1234 h 924"/>
                              <a:gd name="T12" fmla="+- 0 6741 6586"/>
                              <a:gd name="T13" fmla="*/ T12 w 2754"/>
                              <a:gd name="T14" fmla="+- 0 1276 1227"/>
                              <a:gd name="T15" fmla="*/ 1276 h 924"/>
                              <a:gd name="T16" fmla="+- 0 6741 6586"/>
                              <a:gd name="T17" fmla="*/ T16 w 2754"/>
                              <a:gd name="T18" fmla="+- 0 1339 1227"/>
                              <a:gd name="T19" fmla="*/ 1339 h 924"/>
                              <a:gd name="T20" fmla="+- 0 6698 6586"/>
                              <a:gd name="T21" fmla="*/ T20 w 2754"/>
                              <a:gd name="T22" fmla="+- 0 1382 1227"/>
                              <a:gd name="T23" fmla="*/ 1382 h 924"/>
                              <a:gd name="T24" fmla="+- 0 6635 6586"/>
                              <a:gd name="T25" fmla="*/ T24 w 2754"/>
                              <a:gd name="T26" fmla="+- 0 1382 1227"/>
                              <a:gd name="T27" fmla="*/ 1382 h 924"/>
                              <a:gd name="T28" fmla="+- 0 6593 6586"/>
                              <a:gd name="T29" fmla="*/ T28 w 2754"/>
                              <a:gd name="T30" fmla="+- 0 1339 1227"/>
                              <a:gd name="T31" fmla="*/ 1339 h 924"/>
                              <a:gd name="T32" fmla="+- 0 7105 6586"/>
                              <a:gd name="T33" fmla="*/ T32 w 2754"/>
                              <a:gd name="T34" fmla="+- 0 1807 1227"/>
                              <a:gd name="T35" fmla="*/ 1807 h 924"/>
                              <a:gd name="T36" fmla="+- 0 7128 6586"/>
                              <a:gd name="T37" fmla="*/ T36 w 2754"/>
                              <a:gd name="T38" fmla="+- 0 1751 1227"/>
                              <a:gd name="T39" fmla="*/ 1751 h 924"/>
                              <a:gd name="T40" fmla="+- 0 7185 6586"/>
                              <a:gd name="T41" fmla="*/ T40 w 2754"/>
                              <a:gd name="T42" fmla="+- 0 1727 1227"/>
                              <a:gd name="T43" fmla="*/ 1727 h 924"/>
                              <a:gd name="T44" fmla="+- 0 7242 6586"/>
                              <a:gd name="T45" fmla="*/ T44 w 2754"/>
                              <a:gd name="T46" fmla="+- 0 1751 1227"/>
                              <a:gd name="T47" fmla="*/ 1751 h 924"/>
                              <a:gd name="T48" fmla="+- 0 7265 6586"/>
                              <a:gd name="T49" fmla="*/ T48 w 2754"/>
                              <a:gd name="T50" fmla="+- 0 1807 1227"/>
                              <a:gd name="T51" fmla="*/ 1807 h 924"/>
                              <a:gd name="T52" fmla="+- 0 7242 6586"/>
                              <a:gd name="T53" fmla="*/ T52 w 2754"/>
                              <a:gd name="T54" fmla="+- 0 1864 1227"/>
                              <a:gd name="T55" fmla="*/ 1864 h 924"/>
                              <a:gd name="T56" fmla="+- 0 7185 6586"/>
                              <a:gd name="T57" fmla="*/ T56 w 2754"/>
                              <a:gd name="T58" fmla="+- 0 1888 1227"/>
                              <a:gd name="T59" fmla="*/ 1888 h 924"/>
                              <a:gd name="T60" fmla="+- 0 7128 6586"/>
                              <a:gd name="T61" fmla="*/ T60 w 2754"/>
                              <a:gd name="T62" fmla="+- 0 1864 1227"/>
                              <a:gd name="T63" fmla="*/ 1864 h 924"/>
                              <a:gd name="T64" fmla="+- 0 7105 6586"/>
                              <a:gd name="T65" fmla="*/ T64 w 2754"/>
                              <a:gd name="T66" fmla="+- 0 1807 1227"/>
                              <a:gd name="T67" fmla="*/ 1807 h 924"/>
                              <a:gd name="T68" fmla="+- 0 7630 6586"/>
                              <a:gd name="T69" fmla="*/ T68 w 2754"/>
                              <a:gd name="T70" fmla="+- 0 2033 1227"/>
                              <a:gd name="T71" fmla="*/ 2033 h 924"/>
                              <a:gd name="T72" fmla="+- 0 7672 6586"/>
                              <a:gd name="T73" fmla="*/ T72 w 2754"/>
                              <a:gd name="T74" fmla="+- 0 1990 1227"/>
                              <a:gd name="T75" fmla="*/ 1990 h 924"/>
                              <a:gd name="T76" fmla="+- 0 7735 6586"/>
                              <a:gd name="T77" fmla="*/ T76 w 2754"/>
                              <a:gd name="T78" fmla="+- 0 1990 1227"/>
                              <a:gd name="T79" fmla="*/ 1990 h 924"/>
                              <a:gd name="T80" fmla="+- 0 7778 6586"/>
                              <a:gd name="T81" fmla="*/ T80 w 2754"/>
                              <a:gd name="T82" fmla="+- 0 2033 1227"/>
                              <a:gd name="T83" fmla="*/ 2033 h 924"/>
                              <a:gd name="T84" fmla="+- 0 7778 6586"/>
                              <a:gd name="T85" fmla="*/ T84 w 2754"/>
                              <a:gd name="T86" fmla="+- 0 2095 1227"/>
                              <a:gd name="T87" fmla="*/ 2095 h 924"/>
                              <a:gd name="T88" fmla="+- 0 7735 6586"/>
                              <a:gd name="T89" fmla="*/ T88 w 2754"/>
                              <a:gd name="T90" fmla="+- 0 2138 1227"/>
                              <a:gd name="T91" fmla="*/ 2138 h 924"/>
                              <a:gd name="T92" fmla="+- 0 7672 6586"/>
                              <a:gd name="T93" fmla="*/ T92 w 2754"/>
                              <a:gd name="T94" fmla="+- 0 2138 1227"/>
                              <a:gd name="T95" fmla="*/ 2138 h 924"/>
                              <a:gd name="T96" fmla="+- 0 7630 6586"/>
                              <a:gd name="T97" fmla="*/ T96 w 2754"/>
                              <a:gd name="T98" fmla="+- 0 2095 1227"/>
                              <a:gd name="T99" fmla="*/ 2095 h 924"/>
                              <a:gd name="T100" fmla="+- 0 8142 6586"/>
                              <a:gd name="T101" fmla="*/ T100 w 2754"/>
                              <a:gd name="T102" fmla="+- 0 2071 1227"/>
                              <a:gd name="T103" fmla="*/ 2071 h 924"/>
                              <a:gd name="T104" fmla="+- 0 8165 6586"/>
                              <a:gd name="T105" fmla="*/ T104 w 2754"/>
                              <a:gd name="T106" fmla="+- 0 2014 1227"/>
                              <a:gd name="T107" fmla="*/ 2014 h 924"/>
                              <a:gd name="T108" fmla="+- 0 8222 6586"/>
                              <a:gd name="T109" fmla="*/ T108 w 2754"/>
                              <a:gd name="T110" fmla="+- 0 1990 1227"/>
                              <a:gd name="T111" fmla="*/ 1990 h 924"/>
                              <a:gd name="T112" fmla="+- 0 8279 6586"/>
                              <a:gd name="T113" fmla="*/ T112 w 2754"/>
                              <a:gd name="T114" fmla="+- 0 2014 1227"/>
                              <a:gd name="T115" fmla="*/ 2014 h 924"/>
                              <a:gd name="T116" fmla="+- 0 8302 6586"/>
                              <a:gd name="T117" fmla="*/ T116 w 2754"/>
                              <a:gd name="T118" fmla="+- 0 2071 1227"/>
                              <a:gd name="T119" fmla="*/ 2071 h 924"/>
                              <a:gd name="T120" fmla="+- 0 8279 6586"/>
                              <a:gd name="T121" fmla="*/ T120 w 2754"/>
                              <a:gd name="T122" fmla="+- 0 2127 1227"/>
                              <a:gd name="T123" fmla="*/ 2127 h 924"/>
                              <a:gd name="T124" fmla="+- 0 8222 6586"/>
                              <a:gd name="T125" fmla="*/ T124 w 2754"/>
                              <a:gd name="T126" fmla="+- 0 2151 1227"/>
                              <a:gd name="T127" fmla="*/ 2151 h 924"/>
                              <a:gd name="T128" fmla="+- 0 8165 6586"/>
                              <a:gd name="T129" fmla="*/ T128 w 2754"/>
                              <a:gd name="T130" fmla="+- 0 2127 1227"/>
                              <a:gd name="T131" fmla="*/ 2127 h 924"/>
                              <a:gd name="T132" fmla="+- 0 8142 6586"/>
                              <a:gd name="T133" fmla="*/ T132 w 2754"/>
                              <a:gd name="T134" fmla="+- 0 2071 1227"/>
                              <a:gd name="T135" fmla="*/ 2071 h 924"/>
                              <a:gd name="T136" fmla="+- 0 8667 6586"/>
                              <a:gd name="T137" fmla="*/ T136 w 2754"/>
                              <a:gd name="T138" fmla="+- 0 1999 1227"/>
                              <a:gd name="T139" fmla="*/ 1999 h 924"/>
                              <a:gd name="T140" fmla="+- 0 8709 6586"/>
                              <a:gd name="T141" fmla="*/ T140 w 2754"/>
                              <a:gd name="T142" fmla="+- 0 1956 1227"/>
                              <a:gd name="T143" fmla="*/ 1956 h 924"/>
                              <a:gd name="T144" fmla="+- 0 8772 6586"/>
                              <a:gd name="T145" fmla="*/ T144 w 2754"/>
                              <a:gd name="T146" fmla="+- 0 1956 1227"/>
                              <a:gd name="T147" fmla="*/ 1956 h 924"/>
                              <a:gd name="T148" fmla="+- 0 8814 6586"/>
                              <a:gd name="T149" fmla="*/ T148 w 2754"/>
                              <a:gd name="T150" fmla="+- 0 1999 1227"/>
                              <a:gd name="T151" fmla="*/ 1999 h 924"/>
                              <a:gd name="T152" fmla="+- 0 8814 6586"/>
                              <a:gd name="T153" fmla="*/ T152 w 2754"/>
                              <a:gd name="T154" fmla="+- 0 2061 1227"/>
                              <a:gd name="T155" fmla="*/ 2061 h 924"/>
                              <a:gd name="T156" fmla="+- 0 8772 6586"/>
                              <a:gd name="T157" fmla="*/ T156 w 2754"/>
                              <a:gd name="T158" fmla="+- 0 2104 1227"/>
                              <a:gd name="T159" fmla="*/ 2104 h 924"/>
                              <a:gd name="T160" fmla="+- 0 8709 6586"/>
                              <a:gd name="T161" fmla="*/ T160 w 2754"/>
                              <a:gd name="T162" fmla="+- 0 2104 1227"/>
                              <a:gd name="T163" fmla="*/ 2104 h 924"/>
                              <a:gd name="T164" fmla="+- 0 8667 6586"/>
                              <a:gd name="T165" fmla="*/ T164 w 2754"/>
                              <a:gd name="T166" fmla="+- 0 2061 1227"/>
                              <a:gd name="T167" fmla="*/ 2061 h 924"/>
                              <a:gd name="T168" fmla="+- 0 9179 6586"/>
                              <a:gd name="T169" fmla="*/ T168 w 2754"/>
                              <a:gd name="T170" fmla="+- 0 2071 1227"/>
                              <a:gd name="T171" fmla="*/ 2071 h 924"/>
                              <a:gd name="T172" fmla="+- 0 9202 6586"/>
                              <a:gd name="T173" fmla="*/ T172 w 2754"/>
                              <a:gd name="T174" fmla="+- 0 2014 1227"/>
                              <a:gd name="T175" fmla="*/ 2014 h 924"/>
                              <a:gd name="T176" fmla="+- 0 9259 6586"/>
                              <a:gd name="T177" fmla="*/ T176 w 2754"/>
                              <a:gd name="T178" fmla="+- 0 1990 1227"/>
                              <a:gd name="T179" fmla="*/ 1990 h 924"/>
                              <a:gd name="T180" fmla="+- 0 9316 6586"/>
                              <a:gd name="T181" fmla="*/ T180 w 2754"/>
                              <a:gd name="T182" fmla="+- 0 2014 1227"/>
                              <a:gd name="T183" fmla="*/ 2014 h 924"/>
                              <a:gd name="T184" fmla="+- 0 9339 6586"/>
                              <a:gd name="T185" fmla="*/ T184 w 2754"/>
                              <a:gd name="T186" fmla="+- 0 2071 1227"/>
                              <a:gd name="T187" fmla="*/ 2071 h 924"/>
                              <a:gd name="T188" fmla="+- 0 9316 6586"/>
                              <a:gd name="T189" fmla="*/ T188 w 2754"/>
                              <a:gd name="T190" fmla="+- 0 2127 1227"/>
                              <a:gd name="T191" fmla="*/ 2127 h 924"/>
                              <a:gd name="T192" fmla="+- 0 9259 6586"/>
                              <a:gd name="T193" fmla="*/ T192 w 2754"/>
                              <a:gd name="T194" fmla="+- 0 2151 1227"/>
                              <a:gd name="T195" fmla="*/ 2151 h 924"/>
                              <a:gd name="T196" fmla="+- 0 9202 6586"/>
                              <a:gd name="T197" fmla="*/ T196 w 2754"/>
                              <a:gd name="T198" fmla="+- 0 2127 1227"/>
                              <a:gd name="T199" fmla="*/ 2127 h 924"/>
                              <a:gd name="T200" fmla="+- 0 9179 6586"/>
                              <a:gd name="T201" fmla="*/ T200 w 2754"/>
                              <a:gd name="T202" fmla="+- 0 2071 1227"/>
                              <a:gd name="T203" fmla="*/ 2071 h 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924">
                                <a:moveTo>
                                  <a:pt x="0" y="81"/>
                                </a:moveTo>
                                <a:lnTo>
                                  <a:pt x="7" y="49"/>
                                </a:lnTo>
                                <a:lnTo>
                                  <a:pt x="24" y="24"/>
                                </a:lnTo>
                                <a:lnTo>
                                  <a:pt x="49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7" y="24"/>
                                </a:lnTo>
                                <a:lnTo>
                                  <a:pt x="155" y="49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7"/>
                                </a:lnTo>
                                <a:lnTo>
                                  <a:pt x="7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580"/>
                                </a:moveTo>
                                <a:lnTo>
                                  <a:pt x="525" y="549"/>
                                </a:lnTo>
                                <a:lnTo>
                                  <a:pt x="542" y="524"/>
                                </a:lnTo>
                                <a:lnTo>
                                  <a:pt x="568" y="506"/>
                                </a:lnTo>
                                <a:lnTo>
                                  <a:pt x="599" y="500"/>
                                </a:lnTo>
                                <a:lnTo>
                                  <a:pt x="630" y="506"/>
                                </a:lnTo>
                                <a:lnTo>
                                  <a:pt x="656" y="524"/>
                                </a:lnTo>
                                <a:lnTo>
                                  <a:pt x="673" y="549"/>
                                </a:lnTo>
                                <a:lnTo>
                                  <a:pt x="679" y="580"/>
                                </a:lnTo>
                                <a:lnTo>
                                  <a:pt x="673" y="612"/>
                                </a:lnTo>
                                <a:lnTo>
                                  <a:pt x="656" y="637"/>
                                </a:lnTo>
                                <a:lnTo>
                                  <a:pt x="630" y="654"/>
                                </a:lnTo>
                                <a:lnTo>
                                  <a:pt x="599" y="661"/>
                                </a:lnTo>
                                <a:lnTo>
                                  <a:pt x="568" y="654"/>
                                </a:lnTo>
                                <a:lnTo>
                                  <a:pt x="542" y="637"/>
                                </a:lnTo>
                                <a:lnTo>
                                  <a:pt x="525" y="612"/>
                                </a:lnTo>
                                <a:lnTo>
                                  <a:pt x="519" y="580"/>
                                </a:lnTo>
                                <a:moveTo>
                                  <a:pt x="1037" y="837"/>
                                </a:moveTo>
                                <a:lnTo>
                                  <a:pt x="1044" y="806"/>
                                </a:lnTo>
                                <a:lnTo>
                                  <a:pt x="1061" y="780"/>
                                </a:lnTo>
                                <a:lnTo>
                                  <a:pt x="1086" y="763"/>
                                </a:lnTo>
                                <a:lnTo>
                                  <a:pt x="1118" y="757"/>
                                </a:lnTo>
                                <a:lnTo>
                                  <a:pt x="1149" y="763"/>
                                </a:lnTo>
                                <a:lnTo>
                                  <a:pt x="1174" y="780"/>
                                </a:lnTo>
                                <a:lnTo>
                                  <a:pt x="1192" y="806"/>
                                </a:lnTo>
                                <a:lnTo>
                                  <a:pt x="1198" y="837"/>
                                </a:lnTo>
                                <a:lnTo>
                                  <a:pt x="1192" y="868"/>
                                </a:lnTo>
                                <a:lnTo>
                                  <a:pt x="1174" y="894"/>
                                </a:lnTo>
                                <a:lnTo>
                                  <a:pt x="1149" y="911"/>
                                </a:lnTo>
                                <a:lnTo>
                                  <a:pt x="1118" y="917"/>
                                </a:lnTo>
                                <a:lnTo>
                                  <a:pt x="1086" y="911"/>
                                </a:lnTo>
                                <a:lnTo>
                                  <a:pt x="1061" y="894"/>
                                </a:lnTo>
                                <a:lnTo>
                                  <a:pt x="1044" y="868"/>
                                </a:lnTo>
                                <a:lnTo>
                                  <a:pt x="1037" y="837"/>
                                </a:lnTo>
                                <a:moveTo>
                                  <a:pt x="1556" y="844"/>
                                </a:moveTo>
                                <a:lnTo>
                                  <a:pt x="1562" y="813"/>
                                </a:lnTo>
                                <a:lnTo>
                                  <a:pt x="1579" y="787"/>
                                </a:lnTo>
                                <a:lnTo>
                                  <a:pt x="1605" y="770"/>
                                </a:lnTo>
                                <a:lnTo>
                                  <a:pt x="1636" y="763"/>
                                </a:lnTo>
                                <a:lnTo>
                                  <a:pt x="1667" y="770"/>
                                </a:lnTo>
                                <a:lnTo>
                                  <a:pt x="1693" y="787"/>
                                </a:lnTo>
                                <a:lnTo>
                                  <a:pt x="1710" y="813"/>
                                </a:lnTo>
                                <a:lnTo>
                                  <a:pt x="1716" y="844"/>
                                </a:lnTo>
                                <a:lnTo>
                                  <a:pt x="1710" y="875"/>
                                </a:lnTo>
                                <a:lnTo>
                                  <a:pt x="1693" y="900"/>
                                </a:lnTo>
                                <a:lnTo>
                                  <a:pt x="1667" y="918"/>
                                </a:lnTo>
                                <a:lnTo>
                                  <a:pt x="1636" y="924"/>
                                </a:lnTo>
                                <a:lnTo>
                                  <a:pt x="1605" y="918"/>
                                </a:lnTo>
                                <a:lnTo>
                                  <a:pt x="1579" y="900"/>
                                </a:lnTo>
                                <a:lnTo>
                                  <a:pt x="1562" y="875"/>
                                </a:lnTo>
                                <a:lnTo>
                                  <a:pt x="1556" y="844"/>
                                </a:lnTo>
                                <a:moveTo>
                                  <a:pt x="2074" y="803"/>
                                </a:moveTo>
                                <a:lnTo>
                                  <a:pt x="2081" y="772"/>
                                </a:lnTo>
                                <a:lnTo>
                                  <a:pt x="2098" y="747"/>
                                </a:lnTo>
                                <a:lnTo>
                                  <a:pt x="2123" y="729"/>
                                </a:lnTo>
                                <a:lnTo>
                                  <a:pt x="2155" y="723"/>
                                </a:lnTo>
                                <a:lnTo>
                                  <a:pt x="2186" y="729"/>
                                </a:lnTo>
                                <a:lnTo>
                                  <a:pt x="2211" y="747"/>
                                </a:lnTo>
                                <a:lnTo>
                                  <a:pt x="2228" y="772"/>
                                </a:lnTo>
                                <a:lnTo>
                                  <a:pt x="2235" y="803"/>
                                </a:lnTo>
                                <a:lnTo>
                                  <a:pt x="2228" y="834"/>
                                </a:lnTo>
                                <a:lnTo>
                                  <a:pt x="2211" y="860"/>
                                </a:lnTo>
                                <a:lnTo>
                                  <a:pt x="2186" y="877"/>
                                </a:lnTo>
                                <a:lnTo>
                                  <a:pt x="2155" y="884"/>
                                </a:lnTo>
                                <a:lnTo>
                                  <a:pt x="2123" y="877"/>
                                </a:lnTo>
                                <a:lnTo>
                                  <a:pt x="2098" y="860"/>
                                </a:lnTo>
                                <a:lnTo>
                                  <a:pt x="2081" y="834"/>
                                </a:lnTo>
                                <a:lnTo>
                                  <a:pt x="2074" y="803"/>
                                </a:lnTo>
                                <a:moveTo>
                                  <a:pt x="2593" y="844"/>
                                </a:moveTo>
                                <a:lnTo>
                                  <a:pt x="2599" y="813"/>
                                </a:lnTo>
                                <a:lnTo>
                                  <a:pt x="2616" y="787"/>
                                </a:lnTo>
                                <a:lnTo>
                                  <a:pt x="2642" y="770"/>
                                </a:lnTo>
                                <a:lnTo>
                                  <a:pt x="2673" y="763"/>
                                </a:lnTo>
                                <a:lnTo>
                                  <a:pt x="2704" y="770"/>
                                </a:lnTo>
                                <a:lnTo>
                                  <a:pt x="2730" y="787"/>
                                </a:lnTo>
                                <a:lnTo>
                                  <a:pt x="2747" y="813"/>
                                </a:lnTo>
                                <a:lnTo>
                                  <a:pt x="2753" y="844"/>
                                </a:lnTo>
                                <a:lnTo>
                                  <a:pt x="2747" y="875"/>
                                </a:lnTo>
                                <a:lnTo>
                                  <a:pt x="2730" y="900"/>
                                </a:lnTo>
                                <a:lnTo>
                                  <a:pt x="2704" y="918"/>
                                </a:lnTo>
                                <a:lnTo>
                                  <a:pt x="2673" y="924"/>
                                </a:lnTo>
                                <a:lnTo>
                                  <a:pt x="2642" y="918"/>
                                </a:lnTo>
                                <a:lnTo>
                                  <a:pt x="2616" y="900"/>
                                </a:lnTo>
                                <a:lnTo>
                                  <a:pt x="2599" y="875"/>
                                </a:lnTo>
                                <a:lnTo>
                                  <a:pt x="2593" y="844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AutoShape 648"/>
                        <wps:cNvSpPr>
                          <a:spLocks/>
                        </wps:cNvSpPr>
                        <wps:spPr bwMode="auto">
                          <a:xfrm>
                            <a:off x="6603" y="1132"/>
                            <a:ext cx="2754" cy="1019"/>
                          </a:xfrm>
                          <a:custGeom>
                            <a:avLst/>
                            <a:gdLst>
                              <a:gd name="T0" fmla="+- 0 6610 6604"/>
                              <a:gd name="T1" fmla="*/ T0 w 2754"/>
                              <a:gd name="T2" fmla="+- 0 1182 1133"/>
                              <a:gd name="T3" fmla="*/ 1182 h 1019"/>
                              <a:gd name="T4" fmla="+- 0 6653 6604"/>
                              <a:gd name="T5" fmla="*/ T4 w 2754"/>
                              <a:gd name="T6" fmla="+- 0 1139 1133"/>
                              <a:gd name="T7" fmla="*/ 1139 h 1019"/>
                              <a:gd name="T8" fmla="+- 0 6715 6604"/>
                              <a:gd name="T9" fmla="*/ T8 w 2754"/>
                              <a:gd name="T10" fmla="+- 0 1139 1133"/>
                              <a:gd name="T11" fmla="*/ 1139 h 1019"/>
                              <a:gd name="T12" fmla="+- 0 6758 6604"/>
                              <a:gd name="T13" fmla="*/ T12 w 2754"/>
                              <a:gd name="T14" fmla="+- 0 1182 1133"/>
                              <a:gd name="T15" fmla="*/ 1182 h 1019"/>
                              <a:gd name="T16" fmla="+- 0 6758 6604"/>
                              <a:gd name="T17" fmla="*/ T16 w 2754"/>
                              <a:gd name="T18" fmla="+- 0 1244 1133"/>
                              <a:gd name="T19" fmla="*/ 1244 h 1019"/>
                              <a:gd name="T20" fmla="+- 0 6715 6604"/>
                              <a:gd name="T21" fmla="*/ T20 w 2754"/>
                              <a:gd name="T22" fmla="+- 0 1287 1133"/>
                              <a:gd name="T23" fmla="*/ 1287 h 1019"/>
                              <a:gd name="T24" fmla="+- 0 6653 6604"/>
                              <a:gd name="T25" fmla="*/ T24 w 2754"/>
                              <a:gd name="T26" fmla="+- 0 1287 1133"/>
                              <a:gd name="T27" fmla="*/ 1287 h 1019"/>
                              <a:gd name="T28" fmla="+- 0 6610 6604"/>
                              <a:gd name="T29" fmla="*/ T28 w 2754"/>
                              <a:gd name="T30" fmla="+- 0 1244 1133"/>
                              <a:gd name="T31" fmla="*/ 1244 h 1019"/>
                              <a:gd name="T32" fmla="+- 0 7122 6604"/>
                              <a:gd name="T33" fmla="*/ T32 w 2754"/>
                              <a:gd name="T34" fmla="+- 0 1868 1133"/>
                              <a:gd name="T35" fmla="*/ 1868 h 1019"/>
                              <a:gd name="T36" fmla="+- 0 7146 6604"/>
                              <a:gd name="T37" fmla="*/ T36 w 2754"/>
                              <a:gd name="T38" fmla="+- 0 1811 1133"/>
                              <a:gd name="T39" fmla="*/ 1811 h 1019"/>
                              <a:gd name="T40" fmla="+- 0 7202 6604"/>
                              <a:gd name="T41" fmla="*/ T40 w 2754"/>
                              <a:gd name="T42" fmla="+- 0 1788 1133"/>
                              <a:gd name="T43" fmla="*/ 1788 h 1019"/>
                              <a:gd name="T44" fmla="+- 0 7259 6604"/>
                              <a:gd name="T45" fmla="*/ T44 w 2754"/>
                              <a:gd name="T46" fmla="+- 0 1811 1133"/>
                              <a:gd name="T47" fmla="*/ 1811 h 1019"/>
                              <a:gd name="T48" fmla="+- 0 7283 6604"/>
                              <a:gd name="T49" fmla="*/ T48 w 2754"/>
                              <a:gd name="T50" fmla="+- 0 1868 1133"/>
                              <a:gd name="T51" fmla="*/ 1868 h 1019"/>
                              <a:gd name="T52" fmla="+- 0 7259 6604"/>
                              <a:gd name="T53" fmla="*/ T52 w 2754"/>
                              <a:gd name="T54" fmla="+- 0 1925 1133"/>
                              <a:gd name="T55" fmla="*/ 1925 h 1019"/>
                              <a:gd name="T56" fmla="+- 0 7202 6604"/>
                              <a:gd name="T57" fmla="*/ T56 w 2754"/>
                              <a:gd name="T58" fmla="+- 0 1949 1133"/>
                              <a:gd name="T59" fmla="*/ 1949 h 1019"/>
                              <a:gd name="T60" fmla="+- 0 7146 6604"/>
                              <a:gd name="T61" fmla="*/ T60 w 2754"/>
                              <a:gd name="T62" fmla="+- 0 1925 1133"/>
                              <a:gd name="T63" fmla="*/ 1925 h 1019"/>
                              <a:gd name="T64" fmla="+- 0 7122 6604"/>
                              <a:gd name="T65" fmla="*/ T64 w 2754"/>
                              <a:gd name="T66" fmla="+- 0 1868 1133"/>
                              <a:gd name="T67" fmla="*/ 1868 h 1019"/>
                              <a:gd name="T68" fmla="+- 0 7647 6604"/>
                              <a:gd name="T69" fmla="*/ T68 w 2754"/>
                              <a:gd name="T70" fmla="+- 0 2040 1133"/>
                              <a:gd name="T71" fmla="*/ 2040 h 1019"/>
                              <a:gd name="T72" fmla="+- 0 7690 6604"/>
                              <a:gd name="T73" fmla="*/ T72 w 2754"/>
                              <a:gd name="T74" fmla="+- 0 1997 1133"/>
                              <a:gd name="T75" fmla="*/ 1997 h 1019"/>
                              <a:gd name="T76" fmla="+- 0 7752 6604"/>
                              <a:gd name="T77" fmla="*/ T76 w 2754"/>
                              <a:gd name="T78" fmla="+- 0 1997 1133"/>
                              <a:gd name="T79" fmla="*/ 1997 h 1019"/>
                              <a:gd name="T80" fmla="+- 0 7795 6604"/>
                              <a:gd name="T81" fmla="*/ T80 w 2754"/>
                              <a:gd name="T82" fmla="+- 0 2040 1133"/>
                              <a:gd name="T83" fmla="*/ 2040 h 1019"/>
                              <a:gd name="T84" fmla="+- 0 7795 6604"/>
                              <a:gd name="T85" fmla="*/ T84 w 2754"/>
                              <a:gd name="T86" fmla="+- 0 2102 1133"/>
                              <a:gd name="T87" fmla="*/ 2102 h 1019"/>
                              <a:gd name="T88" fmla="+- 0 7752 6604"/>
                              <a:gd name="T89" fmla="*/ T88 w 2754"/>
                              <a:gd name="T90" fmla="+- 0 2145 1133"/>
                              <a:gd name="T91" fmla="*/ 2145 h 1019"/>
                              <a:gd name="T92" fmla="+- 0 7690 6604"/>
                              <a:gd name="T93" fmla="*/ T92 w 2754"/>
                              <a:gd name="T94" fmla="+- 0 2145 1133"/>
                              <a:gd name="T95" fmla="*/ 2145 h 1019"/>
                              <a:gd name="T96" fmla="+- 0 7647 6604"/>
                              <a:gd name="T97" fmla="*/ T96 w 2754"/>
                              <a:gd name="T98" fmla="+- 0 2102 1133"/>
                              <a:gd name="T99" fmla="*/ 2102 h 1019"/>
                              <a:gd name="T100" fmla="+- 0 8159 6604"/>
                              <a:gd name="T101" fmla="*/ T100 w 2754"/>
                              <a:gd name="T102" fmla="+- 0 2071 1133"/>
                              <a:gd name="T103" fmla="*/ 2071 h 1019"/>
                              <a:gd name="T104" fmla="+- 0 8183 6604"/>
                              <a:gd name="T105" fmla="*/ T104 w 2754"/>
                              <a:gd name="T106" fmla="+- 0 2014 1133"/>
                              <a:gd name="T107" fmla="*/ 2014 h 1019"/>
                              <a:gd name="T108" fmla="+- 0 8239 6604"/>
                              <a:gd name="T109" fmla="*/ T108 w 2754"/>
                              <a:gd name="T110" fmla="+- 0 1990 1133"/>
                              <a:gd name="T111" fmla="*/ 1990 h 1019"/>
                              <a:gd name="T112" fmla="+- 0 8296 6604"/>
                              <a:gd name="T113" fmla="*/ T112 w 2754"/>
                              <a:gd name="T114" fmla="+- 0 2014 1133"/>
                              <a:gd name="T115" fmla="*/ 2014 h 1019"/>
                              <a:gd name="T116" fmla="+- 0 8320 6604"/>
                              <a:gd name="T117" fmla="*/ T116 w 2754"/>
                              <a:gd name="T118" fmla="+- 0 2071 1133"/>
                              <a:gd name="T119" fmla="*/ 2071 h 1019"/>
                              <a:gd name="T120" fmla="+- 0 8296 6604"/>
                              <a:gd name="T121" fmla="*/ T120 w 2754"/>
                              <a:gd name="T122" fmla="+- 0 2127 1133"/>
                              <a:gd name="T123" fmla="*/ 2127 h 1019"/>
                              <a:gd name="T124" fmla="+- 0 8239 6604"/>
                              <a:gd name="T125" fmla="*/ T124 w 2754"/>
                              <a:gd name="T126" fmla="+- 0 2151 1133"/>
                              <a:gd name="T127" fmla="*/ 2151 h 1019"/>
                              <a:gd name="T128" fmla="+- 0 8183 6604"/>
                              <a:gd name="T129" fmla="*/ T128 w 2754"/>
                              <a:gd name="T130" fmla="+- 0 2127 1133"/>
                              <a:gd name="T131" fmla="*/ 2127 h 1019"/>
                              <a:gd name="T132" fmla="+- 0 8159 6604"/>
                              <a:gd name="T133" fmla="*/ T132 w 2754"/>
                              <a:gd name="T134" fmla="+- 0 2071 1133"/>
                              <a:gd name="T135" fmla="*/ 2071 h 1019"/>
                              <a:gd name="T136" fmla="+- 0 8684 6604"/>
                              <a:gd name="T137" fmla="*/ T136 w 2754"/>
                              <a:gd name="T138" fmla="+- 0 2033 1133"/>
                              <a:gd name="T139" fmla="*/ 2033 h 1019"/>
                              <a:gd name="T140" fmla="+- 0 8727 6604"/>
                              <a:gd name="T141" fmla="*/ T140 w 2754"/>
                              <a:gd name="T142" fmla="+- 0 1990 1133"/>
                              <a:gd name="T143" fmla="*/ 1990 h 1019"/>
                              <a:gd name="T144" fmla="+- 0 8789 6604"/>
                              <a:gd name="T145" fmla="*/ T144 w 2754"/>
                              <a:gd name="T146" fmla="+- 0 1990 1133"/>
                              <a:gd name="T147" fmla="*/ 1990 h 1019"/>
                              <a:gd name="T148" fmla="+- 0 8832 6604"/>
                              <a:gd name="T149" fmla="*/ T148 w 2754"/>
                              <a:gd name="T150" fmla="+- 0 2033 1133"/>
                              <a:gd name="T151" fmla="*/ 2033 h 1019"/>
                              <a:gd name="T152" fmla="+- 0 8832 6604"/>
                              <a:gd name="T153" fmla="*/ T152 w 2754"/>
                              <a:gd name="T154" fmla="+- 0 2095 1133"/>
                              <a:gd name="T155" fmla="*/ 2095 h 1019"/>
                              <a:gd name="T156" fmla="+- 0 8789 6604"/>
                              <a:gd name="T157" fmla="*/ T156 w 2754"/>
                              <a:gd name="T158" fmla="+- 0 2138 1133"/>
                              <a:gd name="T159" fmla="*/ 2138 h 1019"/>
                              <a:gd name="T160" fmla="+- 0 8727 6604"/>
                              <a:gd name="T161" fmla="*/ T160 w 2754"/>
                              <a:gd name="T162" fmla="+- 0 2138 1133"/>
                              <a:gd name="T163" fmla="*/ 2138 h 1019"/>
                              <a:gd name="T164" fmla="+- 0 8684 6604"/>
                              <a:gd name="T165" fmla="*/ T164 w 2754"/>
                              <a:gd name="T166" fmla="+- 0 2095 1133"/>
                              <a:gd name="T167" fmla="*/ 2095 h 1019"/>
                              <a:gd name="T168" fmla="+- 0 9196 6604"/>
                              <a:gd name="T169" fmla="*/ T168 w 2754"/>
                              <a:gd name="T170" fmla="+- 0 2071 1133"/>
                              <a:gd name="T171" fmla="*/ 2071 h 1019"/>
                              <a:gd name="T172" fmla="+- 0 9220 6604"/>
                              <a:gd name="T173" fmla="*/ T172 w 2754"/>
                              <a:gd name="T174" fmla="+- 0 2014 1133"/>
                              <a:gd name="T175" fmla="*/ 2014 h 1019"/>
                              <a:gd name="T176" fmla="+- 0 9276 6604"/>
                              <a:gd name="T177" fmla="*/ T176 w 2754"/>
                              <a:gd name="T178" fmla="+- 0 1990 1133"/>
                              <a:gd name="T179" fmla="*/ 1990 h 1019"/>
                              <a:gd name="T180" fmla="+- 0 9333 6604"/>
                              <a:gd name="T181" fmla="*/ T180 w 2754"/>
                              <a:gd name="T182" fmla="+- 0 2014 1133"/>
                              <a:gd name="T183" fmla="*/ 2014 h 1019"/>
                              <a:gd name="T184" fmla="+- 0 9357 6604"/>
                              <a:gd name="T185" fmla="*/ T184 w 2754"/>
                              <a:gd name="T186" fmla="+- 0 2071 1133"/>
                              <a:gd name="T187" fmla="*/ 2071 h 1019"/>
                              <a:gd name="T188" fmla="+- 0 9333 6604"/>
                              <a:gd name="T189" fmla="*/ T188 w 2754"/>
                              <a:gd name="T190" fmla="+- 0 2127 1133"/>
                              <a:gd name="T191" fmla="*/ 2127 h 1019"/>
                              <a:gd name="T192" fmla="+- 0 9276 6604"/>
                              <a:gd name="T193" fmla="*/ T192 w 2754"/>
                              <a:gd name="T194" fmla="+- 0 2151 1133"/>
                              <a:gd name="T195" fmla="*/ 2151 h 1019"/>
                              <a:gd name="T196" fmla="+- 0 9220 6604"/>
                              <a:gd name="T197" fmla="*/ T196 w 2754"/>
                              <a:gd name="T198" fmla="+- 0 2127 1133"/>
                              <a:gd name="T199" fmla="*/ 2127 h 1019"/>
                              <a:gd name="T200" fmla="+- 0 9196 6604"/>
                              <a:gd name="T201" fmla="*/ T200 w 2754"/>
                              <a:gd name="T202" fmla="+- 0 2071 1133"/>
                              <a:gd name="T203" fmla="*/ 2071 h 10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1019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0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4"/>
                                </a:lnTo>
                                <a:lnTo>
                                  <a:pt x="80" y="160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8" y="735"/>
                                </a:moveTo>
                                <a:lnTo>
                                  <a:pt x="524" y="704"/>
                                </a:lnTo>
                                <a:lnTo>
                                  <a:pt x="542" y="678"/>
                                </a:lnTo>
                                <a:lnTo>
                                  <a:pt x="567" y="661"/>
                                </a:lnTo>
                                <a:lnTo>
                                  <a:pt x="598" y="655"/>
                                </a:lnTo>
                                <a:lnTo>
                                  <a:pt x="630" y="661"/>
                                </a:lnTo>
                                <a:lnTo>
                                  <a:pt x="655" y="678"/>
                                </a:lnTo>
                                <a:lnTo>
                                  <a:pt x="672" y="704"/>
                                </a:lnTo>
                                <a:lnTo>
                                  <a:pt x="679" y="735"/>
                                </a:lnTo>
                                <a:lnTo>
                                  <a:pt x="672" y="766"/>
                                </a:lnTo>
                                <a:lnTo>
                                  <a:pt x="655" y="792"/>
                                </a:lnTo>
                                <a:lnTo>
                                  <a:pt x="630" y="809"/>
                                </a:lnTo>
                                <a:lnTo>
                                  <a:pt x="598" y="816"/>
                                </a:lnTo>
                                <a:lnTo>
                                  <a:pt x="567" y="809"/>
                                </a:lnTo>
                                <a:lnTo>
                                  <a:pt x="542" y="792"/>
                                </a:lnTo>
                                <a:lnTo>
                                  <a:pt x="524" y="766"/>
                                </a:lnTo>
                                <a:lnTo>
                                  <a:pt x="518" y="735"/>
                                </a:lnTo>
                                <a:moveTo>
                                  <a:pt x="1036" y="938"/>
                                </a:moveTo>
                                <a:lnTo>
                                  <a:pt x="1043" y="907"/>
                                </a:lnTo>
                                <a:lnTo>
                                  <a:pt x="1060" y="881"/>
                                </a:lnTo>
                                <a:lnTo>
                                  <a:pt x="1086" y="864"/>
                                </a:lnTo>
                                <a:lnTo>
                                  <a:pt x="1117" y="857"/>
                                </a:lnTo>
                                <a:lnTo>
                                  <a:pt x="1148" y="864"/>
                                </a:lnTo>
                                <a:lnTo>
                                  <a:pt x="1174" y="881"/>
                                </a:lnTo>
                                <a:lnTo>
                                  <a:pt x="1191" y="907"/>
                                </a:lnTo>
                                <a:lnTo>
                                  <a:pt x="1197" y="938"/>
                                </a:lnTo>
                                <a:lnTo>
                                  <a:pt x="1191" y="969"/>
                                </a:lnTo>
                                <a:lnTo>
                                  <a:pt x="1174" y="994"/>
                                </a:lnTo>
                                <a:lnTo>
                                  <a:pt x="1148" y="1012"/>
                                </a:lnTo>
                                <a:lnTo>
                                  <a:pt x="1117" y="1018"/>
                                </a:lnTo>
                                <a:lnTo>
                                  <a:pt x="1086" y="1012"/>
                                </a:lnTo>
                                <a:lnTo>
                                  <a:pt x="1060" y="994"/>
                                </a:lnTo>
                                <a:lnTo>
                                  <a:pt x="1043" y="969"/>
                                </a:lnTo>
                                <a:lnTo>
                                  <a:pt x="1036" y="938"/>
                                </a:lnTo>
                                <a:moveTo>
                                  <a:pt x="1555" y="938"/>
                                </a:moveTo>
                                <a:lnTo>
                                  <a:pt x="1561" y="907"/>
                                </a:lnTo>
                                <a:lnTo>
                                  <a:pt x="1579" y="881"/>
                                </a:lnTo>
                                <a:lnTo>
                                  <a:pt x="1604" y="864"/>
                                </a:lnTo>
                                <a:lnTo>
                                  <a:pt x="1635" y="857"/>
                                </a:lnTo>
                                <a:lnTo>
                                  <a:pt x="1667" y="864"/>
                                </a:lnTo>
                                <a:lnTo>
                                  <a:pt x="1692" y="881"/>
                                </a:lnTo>
                                <a:lnTo>
                                  <a:pt x="1709" y="907"/>
                                </a:lnTo>
                                <a:lnTo>
                                  <a:pt x="1716" y="938"/>
                                </a:lnTo>
                                <a:lnTo>
                                  <a:pt x="1709" y="969"/>
                                </a:lnTo>
                                <a:lnTo>
                                  <a:pt x="1692" y="994"/>
                                </a:lnTo>
                                <a:lnTo>
                                  <a:pt x="1667" y="1012"/>
                                </a:lnTo>
                                <a:lnTo>
                                  <a:pt x="1635" y="1018"/>
                                </a:lnTo>
                                <a:lnTo>
                                  <a:pt x="1604" y="1012"/>
                                </a:lnTo>
                                <a:lnTo>
                                  <a:pt x="1579" y="994"/>
                                </a:lnTo>
                                <a:lnTo>
                                  <a:pt x="1561" y="969"/>
                                </a:lnTo>
                                <a:lnTo>
                                  <a:pt x="1555" y="938"/>
                                </a:lnTo>
                                <a:moveTo>
                                  <a:pt x="2073" y="931"/>
                                </a:moveTo>
                                <a:lnTo>
                                  <a:pt x="2080" y="900"/>
                                </a:lnTo>
                                <a:lnTo>
                                  <a:pt x="2097" y="874"/>
                                </a:lnTo>
                                <a:lnTo>
                                  <a:pt x="2123" y="857"/>
                                </a:lnTo>
                                <a:lnTo>
                                  <a:pt x="2154" y="851"/>
                                </a:lnTo>
                                <a:lnTo>
                                  <a:pt x="2185" y="857"/>
                                </a:lnTo>
                                <a:lnTo>
                                  <a:pt x="2211" y="874"/>
                                </a:lnTo>
                                <a:lnTo>
                                  <a:pt x="2228" y="900"/>
                                </a:lnTo>
                                <a:lnTo>
                                  <a:pt x="2234" y="931"/>
                                </a:lnTo>
                                <a:lnTo>
                                  <a:pt x="2228" y="962"/>
                                </a:lnTo>
                                <a:lnTo>
                                  <a:pt x="2211" y="988"/>
                                </a:lnTo>
                                <a:lnTo>
                                  <a:pt x="2185" y="1005"/>
                                </a:lnTo>
                                <a:lnTo>
                                  <a:pt x="2154" y="1011"/>
                                </a:lnTo>
                                <a:lnTo>
                                  <a:pt x="2123" y="1005"/>
                                </a:lnTo>
                                <a:lnTo>
                                  <a:pt x="2097" y="988"/>
                                </a:lnTo>
                                <a:lnTo>
                                  <a:pt x="2080" y="962"/>
                                </a:lnTo>
                                <a:lnTo>
                                  <a:pt x="2073" y="931"/>
                                </a:lnTo>
                                <a:moveTo>
                                  <a:pt x="2592" y="938"/>
                                </a:moveTo>
                                <a:lnTo>
                                  <a:pt x="2598" y="907"/>
                                </a:lnTo>
                                <a:lnTo>
                                  <a:pt x="2616" y="881"/>
                                </a:lnTo>
                                <a:lnTo>
                                  <a:pt x="2641" y="864"/>
                                </a:lnTo>
                                <a:lnTo>
                                  <a:pt x="2672" y="857"/>
                                </a:lnTo>
                                <a:lnTo>
                                  <a:pt x="2703" y="864"/>
                                </a:lnTo>
                                <a:lnTo>
                                  <a:pt x="2729" y="881"/>
                                </a:lnTo>
                                <a:lnTo>
                                  <a:pt x="2746" y="907"/>
                                </a:lnTo>
                                <a:lnTo>
                                  <a:pt x="2753" y="938"/>
                                </a:lnTo>
                                <a:lnTo>
                                  <a:pt x="2746" y="969"/>
                                </a:lnTo>
                                <a:lnTo>
                                  <a:pt x="2729" y="994"/>
                                </a:lnTo>
                                <a:lnTo>
                                  <a:pt x="2703" y="1012"/>
                                </a:lnTo>
                                <a:lnTo>
                                  <a:pt x="2672" y="1018"/>
                                </a:lnTo>
                                <a:lnTo>
                                  <a:pt x="2641" y="1012"/>
                                </a:lnTo>
                                <a:lnTo>
                                  <a:pt x="2616" y="994"/>
                                </a:lnTo>
                                <a:lnTo>
                                  <a:pt x="2598" y="969"/>
                                </a:lnTo>
                                <a:lnTo>
                                  <a:pt x="2592" y="938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AutoShape 647"/>
                        <wps:cNvSpPr>
                          <a:spLocks/>
                        </wps:cNvSpPr>
                        <wps:spPr bwMode="auto">
                          <a:xfrm>
                            <a:off x="6620" y="1065"/>
                            <a:ext cx="2754" cy="1086"/>
                          </a:xfrm>
                          <a:custGeom>
                            <a:avLst/>
                            <a:gdLst>
                              <a:gd name="T0" fmla="+- 0 6627 6621"/>
                              <a:gd name="T1" fmla="*/ T0 w 2754"/>
                              <a:gd name="T2" fmla="+- 0 1114 1065"/>
                              <a:gd name="T3" fmla="*/ 1114 h 1086"/>
                              <a:gd name="T4" fmla="+- 0 6670 6621"/>
                              <a:gd name="T5" fmla="*/ T4 w 2754"/>
                              <a:gd name="T6" fmla="+- 0 1072 1065"/>
                              <a:gd name="T7" fmla="*/ 1072 h 1086"/>
                              <a:gd name="T8" fmla="+- 0 6732 6621"/>
                              <a:gd name="T9" fmla="*/ T8 w 2754"/>
                              <a:gd name="T10" fmla="+- 0 1072 1065"/>
                              <a:gd name="T11" fmla="*/ 1072 h 1086"/>
                              <a:gd name="T12" fmla="+- 0 6775 6621"/>
                              <a:gd name="T13" fmla="*/ T12 w 2754"/>
                              <a:gd name="T14" fmla="+- 0 1114 1065"/>
                              <a:gd name="T15" fmla="*/ 1114 h 1086"/>
                              <a:gd name="T16" fmla="+- 0 6775 6621"/>
                              <a:gd name="T17" fmla="*/ T16 w 2754"/>
                              <a:gd name="T18" fmla="+- 0 1177 1065"/>
                              <a:gd name="T19" fmla="*/ 1177 h 1086"/>
                              <a:gd name="T20" fmla="+- 0 6732 6621"/>
                              <a:gd name="T21" fmla="*/ T20 w 2754"/>
                              <a:gd name="T22" fmla="+- 0 1220 1065"/>
                              <a:gd name="T23" fmla="*/ 1220 h 1086"/>
                              <a:gd name="T24" fmla="+- 0 6670 6621"/>
                              <a:gd name="T25" fmla="*/ T24 w 2754"/>
                              <a:gd name="T26" fmla="+- 0 1220 1065"/>
                              <a:gd name="T27" fmla="*/ 1220 h 1086"/>
                              <a:gd name="T28" fmla="+- 0 6627 6621"/>
                              <a:gd name="T29" fmla="*/ T28 w 2754"/>
                              <a:gd name="T30" fmla="+- 0 1177 1065"/>
                              <a:gd name="T31" fmla="*/ 1177 h 1086"/>
                              <a:gd name="T32" fmla="+- 0 7139 6621"/>
                              <a:gd name="T33" fmla="*/ T32 w 2754"/>
                              <a:gd name="T34" fmla="+- 0 1841 1065"/>
                              <a:gd name="T35" fmla="*/ 1841 h 1086"/>
                              <a:gd name="T36" fmla="+- 0 7163 6621"/>
                              <a:gd name="T37" fmla="*/ T36 w 2754"/>
                              <a:gd name="T38" fmla="+- 0 1784 1065"/>
                              <a:gd name="T39" fmla="*/ 1784 h 1086"/>
                              <a:gd name="T40" fmla="+- 0 7220 6621"/>
                              <a:gd name="T41" fmla="*/ T40 w 2754"/>
                              <a:gd name="T42" fmla="+- 0 1761 1065"/>
                              <a:gd name="T43" fmla="*/ 1761 h 1086"/>
                              <a:gd name="T44" fmla="+- 0 7276 6621"/>
                              <a:gd name="T45" fmla="*/ T44 w 2754"/>
                              <a:gd name="T46" fmla="+- 0 1784 1065"/>
                              <a:gd name="T47" fmla="*/ 1784 h 1086"/>
                              <a:gd name="T48" fmla="+- 0 7300 6621"/>
                              <a:gd name="T49" fmla="*/ T48 w 2754"/>
                              <a:gd name="T50" fmla="+- 0 1841 1065"/>
                              <a:gd name="T51" fmla="*/ 1841 h 1086"/>
                              <a:gd name="T52" fmla="+- 0 7276 6621"/>
                              <a:gd name="T53" fmla="*/ T52 w 2754"/>
                              <a:gd name="T54" fmla="+- 0 1898 1065"/>
                              <a:gd name="T55" fmla="*/ 1898 h 1086"/>
                              <a:gd name="T56" fmla="+- 0 7220 6621"/>
                              <a:gd name="T57" fmla="*/ T56 w 2754"/>
                              <a:gd name="T58" fmla="+- 0 1921 1065"/>
                              <a:gd name="T59" fmla="*/ 1921 h 1086"/>
                              <a:gd name="T60" fmla="+- 0 7163 6621"/>
                              <a:gd name="T61" fmla="*/ T60 w 2754"/>
                              <a:gd name="T62" fmla="+- 0 1898 1065"/>
                              <a:gd name="T63" fmla="*/ 1898 h 1086"/>
                              <a:gd name="T64" fmla="+- 0 7139 6621"/>
                              <a:gd name="T65" fmla="*/ T64 w 2754"/>
                              <a:gd name="T66" fmla="+- 0 1841 1065"/>
                              <a:gd name="T67" fmla="*/ 1841 h 1086"/>
                              <a:gd name="T68" fmla="+- 0 7664 6621"/>
                              <a:gd name="T69" fmla="*/ T68 w 2754"/>
                              <a:gd name="T70" fmla="+- 0 2040 1065"/>
                              <a:gd name="T71" fmla="*/ 2040 h 1086"/>
                              <a:gd name="T72" fmla="+- 0 7707 6621"/>
                              <a:gd name="T73" fmla="*/ T72 w 2754"/>
                              <a:gd name="T74" fmla="+- 0 1997 1065"/>
                              <a:gd name="T75" fmla="*/ 1997 h 1086"/>
                              <a:gd name="T76" fmla="+- 0 7769 6621"/>
                              <a:gd name="T77" fmla="*/ T76 w 2754"/>
                              <a:gd name="T78" fmla="+- 0 1997 1065"/>
                              <a:gd name="T79" fmla="*/ 1997 h 1086"/>
                              <a:gd name="T80" fmla="+- 0 7812 6621"/>
                              <a:gd name="T81" fmla="*/ T80 w 2754"/>
                              <a:gd name="T82" fmla="+- 0 2040 1065"/>
                              <a:gd name="T83" fmla="*/ 2040 h 1086"/>
                              <a:gd name="T84" fmla="+- 0 7812 6621"/>
                              <a:gd name="T85" fmla="*/ T84 w 2754"/>
                              <a:gd name="T86" fmla="+- 0 2102 1065"/>
                              <a:gd name="T87" fmla="*/ 2102 h 1086"/>
                              <a:gd name="T88" fmla="+- 0 7769 6621"/>
                              <a:gd name="T89" fmla="*/ T88 w 2754"/>
                              <a:gd name="T90" fmla="+- 0 2145 1065"/>
                              <a:gd name="T91" fmla="*/ 2145 h 1086"/>
                              <a:gd name="T92" fmla="+- 0 7707 6621"/>
                              <a:gd name="T93" fmla="*/ T92 w 2754"/>
                              <a:gd name="T94" fmla="+- 0 2145 1065"/>
                              <a:gd name="T95" fmla="*/ 2145 h 1086"/>
                              <a:gd name="T96" fmla="+- 0 7664 6621"/>
                              <a:gd name="T97" fmla="*/ T96 w 2754"/>
                              <a:gd name="T98" fmla="+- 0 2102 1065"/>
                              <a:gd name="T99" fmla="*/ 2102 h 1086"/>
                              <a:gd name="T100" fmla="+- 0 8176 6621"/>
                              <a:gd name="T101" fmla="*/ T100 w 2754"/>
                              <a:gd name="T102" fmla="+- 0 2064 1065"/>
                              <a:gd name="T103" fmla="*/ 2064 h 1086"/>
                              <a:gd name="T104" fmla="+- 0 8200 6621"/>
                              <a:gd name="T105" fmla="*/ T104 w 2754"/>
                              <a:gd name="T106" fmla="+- 0 2007 1065"/>
                              <a:gd name="T107" fmla="*/ 2007 h 1086"/>
                              <a:gd name="T108" fmla="+- 0 8257 6621"/>
                              <a:gd name="T109" fmla="*/ T108 w 2754"/>
                              <a:gd name="T110" fmla="+- 0 1984 1065"/>
                              <a:gd name="T111" fmla="*/ 1984 h 1086"/>
                              <a:gd name="T112" fmla="+- 0 8313 6621"/>
                              <a:gd name="T113" fmla="*/ T112 w 2754"/>
                              <a:gd name="T114" fmla="+- 0 2007 1065"/>
                              <a:gd name="T115" fmla="*/ 2007 h 1086"/>
                              <a:gd name="T116" fmla="+- 0 8337 6621"/>
                              <a:gd name="T117" fmla="*/ T116 w 2754"/>
                              <a:gd name="T118" fmla="+- 0 2064 1065"/>
                              <a:gd name="T119" fmla="*/ 2064 h 1086"/>
                              <a:gd name="T120" fmla="+- 0 8313 6621"/>
                              <a:gd name="T121" fmla="*/ T120 w 2754"/>
                              <a:gd name="T122" fmla="+- 0 2121 1065"/>
                              <a:gd name="T123" fmla="*/ 2121 h 1086"/>
                              <a:gd name="T124" fmla="+- 0 8257 6621"/>
                              <a:gd name="T125" fmla="*/ T124 w 2754"/>
                              <a:gd name="T126" fmla="+- 0 2144 1065"/>
                              <a:gd name="T127" fmla="*/ 2144 h 1086"/>
                              <a:gd name="T128" fmla="+- 0 8200 6621"/>
                              <a:gd name="T129" fmla="*/ T128 w 2754"/>
                              <a:gd name="T130" fmla="+- 0 2121 1065"/>
                              <a:gd name="T131" fmla="*/ 2121 h 1086"/>
                              <a:gd name="T132" fmla="+- 0 8176 6621"/>
                              <a:gd name="T133" fmla="*/ T132 w 2754"/>
                              <a:gd name="T134" fmla="+- 0 2064 1065"/>
                              <a:gd name="T135" fmla="*/ 2064 h 1086"/>
                              <a:gd name="T136" fmla="+- 0 8701 6621"/>
                              <a:gd name="T137" fmla="*/ T136 w 2754"/>
                              <a:gd name="T138" fmla="+- 0 2033 1065"/>
                              <a:gd name="T139" fmla="*/ 2033 h 1086"/>
                              <a:gd name="T140" fmla="+- 0 8744 6621"/>
                              <a:gd name="T141" fmla="*/ T140 w 2754"/>
                              <a:gd name="T142" fmla="+- 0 1990 1065"/>
                              <a:gd name="T143" fmla="*/ 1990 h 1086"/>
                              <a:gd name="T144" fmla="+- 0 8806 6621"/>
                              <a:gd name="T145" fmla="*/ T144 w 2754"/>
                              <a:gd name="T146" fmla="+- 0 1990 1065"/>
                              <a:gd name="T147" fmla="*/ 1990 h 1086"/>
                              <a:gd name="T148" fmla="+- 0 8849 6621"/>
                              <a:gd name="T149" fmla="*/ T148 w 2754"/>
                              <a:gd name="T150" fmla="+- 0 2033 1065"/>
                              <a:gd name="T151" fmla="*/ 2033 h 1086"/>
                              <a:gd name="T152" fmla="+- 0 8849 6621"/>
                              <a:gd name="T153" fmla="*/ T152 w 2754"/>
                              <a:gd name="T154" fmla="+- 0 2095 1065"/>
                              <a:gd name="T155" fmla="*/ 2095 h 1086"/>
                              <a:gd name="T156" fmla="+- 0 8806 6621"/>
                              <a:gd name="T157" fmla="*/ T156 w 2754"/>
                              <a:gd name="T158" fmla="+- 0 2138 1065"/>
                              <a:gd name="T159" fmla="*/ 2138 h 1086"/>
                              <a:gd name="T160" fmla="+- 0 8744 6621"/>
                              <a:gd name="T161" fmla="*/ T160 w 2754"/>
                              <a:gd name="T162" fmla="+- 0 2138 1065"/>
                              <a:gd name="T163" fmla="*/ 2138 h 1086"/>
                              <a:gd name="T164" fmla="+- 0 8701 6621"/>
                              <a:gd name="T165" fmla="*/ T164 w 2754"/>
                              <a:gd name="T166" fmla="+- 0 2095 1065"/>
                              <a:gd name="T167" fmla="*/ 2095 h 1086"/>
                              <a:gd name="T168" fmla="+- 0 9213 6621"/>
                              <a:gd name="T169" fmla="*/ T168 w 2754"/>
                              <a:gd name="T170" fmla="+- 0 2071 1065"/>
                              <a:gd name="T171" fmla="*/ 2071 h 1086"/>
                              <a:gd name="T172" fmla="+- 0 9237 6621"/>
                              <a:gd name="T173" fmla="*/ T172 w 2754"/>
                              <a:gd name="T174" fmla="+- 0 2014 1065"/>
                              <a:gd name="T175" fmla="*/ 2014 h 1086"/>
                              <a:gd name="T176" fmla="+- 0 9294 6621"/>
                              <a:gd name="T177" fmla="*/ T176 w 2754"/>
                              <a:gd name="T178" fmla="+- 0 1990 1065"/>
                              <a:gd name="T179" fmla="*/ 1990 h 1086"/>
                              <a:gd name="T180" fmla="+- 0 9350 6621"/>
                              <a:gd name="T181" fmla="*/ T180 w 2754"/>
                              <a:gd name="T182" fmla="+- 0 2014 1065"/>
                              <a:gd name="T183" fmla="*/ 2014 h 1086"/>
                              <a:gd name="T184" fmla="+- 0 9374 6621"/>
                              <a:gd name="T185" fmla="*/ T184 w 2754"/>
                              <a:gd name="T186" fmla="+- 0 2071 1065"/>
                              <a:gd name="T187" fmla="*/ 2071 h 1086"/>
                              <a:gd name="T188" fmla="+- 0 9350 6621"/>
                              <a:gd name="T189" fmla="*/ T188 w 2754"/>
                              <a:gd name="T190" fmla="+- 0 2127 1065"/>
                              <a:gd name="T191" fmla="*/ 2127 h 1086"/>
                              <a:gd name="T192" fmla="+- 0 9294 6621"/>
                              <a:gd name="T193" fmla="*/ T192 w 2754"/>
                              <a:gd name="T194" fmla="+- 0 2151 1065"/>
                              <a:gd name="T195" fmla="*/ 2151 h 1086"/>
                              <a:gd name="T196" fmla="+- 0 9237 6621"/>
                              <a:gd name="T197" fmla="*/ T196 w 2754"/>
                              <a:gd name="T198" fmla="+- 0 2127 1065"/>
                              <a:gd name="T199" fmla="*/ 2127 h 1086"/>
                              <a:gd name="T200" fmla="+- 0 9213 6621"/>
                              <a:gd name="T201" fmla="*/ T200 w 2754"/>
                              <a:gd name="T202" fmla="+- 0 2071 1065"/>
                              <a:gd name="T203" fmla="*/ 2071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1086">
                                <a:moveTo>
                                  <a:pt x="0" y="81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9" y="7"/>
                                </a:lnTo>
                                <a:lnTo>
                                  <a:pt x="80" y="0"/>
                                </a:lnTo>
                                <a:lnTo>
                                  <a:pt x="111" y="7"/>
                                </a:lnTo>
                                <a:lnTo>
                                  <a:pt x="137" y="24"/>
                                </a:lnTo>
                                <a:lnTo>
                                  <a:pt x="154" y="49"/>
                                </a:lnTo>
                                <a:lnTo>
                                  <a:pt x="161" y="81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5"/>
                                </a:lnTo>
                                <a:lnTo>
                                  <a:pt x="80" y="161"/>
                                </a:lnTo>
                                <a:lnTo>
                                  <a:pt x="49" y="155"/>
                                </a:lnTo>
                                <a:lnTo>
                                  <a:pt x="23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8" y="776"/>
                                </a:moveTo>
                                <a:lnTo>
                                  <a:pt x="525" y="745"/>
                                </a:lnTo>
                                <a:lnTo>
                                  <a:pt x="542" y="719"/>
                                </a:lnTo>
                                <a:lnTo>
                                  <a:pt x="567" y="702"/>
                                </a:lnTo>
                                <a:lnTo>
                                  <a:pt x="599" y="696"/>
                                </a:lnTo>
                                <a:lnTo>
                                  <a:pt x="630" y="702"/>
                                </a:lnTo>
                                <a:lnTo>
                                  <a:pt x="655" y="719"/>
                                </a:lnTo>
                                <a:lnTo>
                                  <a:pt x="673" y="745"/>
                                </a:lnTo>
                                <a:lnTo>
                                  <a:pt x="679" y="776"/>
                                </a:lnTo>
                                <a:lnTo>
                                  <a:pt x="673" y="807"/>
                                </a:lnTo>
                                <a:lnTo>
                                  <a:pt x="655" y="833"/>
                                </a:lnTo>
                                <a:lnTo>
                                  <a:pt x="630" y="850"/>
                                </a:lnTo>
                                <a:lnTo>
                                  <a:pt x="599" y="856"/>
                                </a:lnTo>
                                <a:lnTo>
                                  <a:pt x="567" y="850"/>
                                </a:lnTo>
                                <a:lnTo>
                                  <a:pt x="542" y="833"/>
                                </a:lnTo>
                                <a:lnTo>
                                  <a:pt x="525" y="807"/>
                                </a:lnTo>
                                <a:lnTo>
                                  <a:pt x="518" y="776"/>
                                </a:lnTo>
                                <a:moveTo>
                                  <a:pt x="1037" y="1006"/>
                                </a:moveTo>
                                <a:lnTo>
                                  <a:pt x="1043" y="975"/>
                                </a:lnTo>
                                <a:lnTo>
                                  <a:pt x="1060" y="949"/>
                                </a:lnTo>
                                <a:lnTo>
                                  <a:pt x="1086" y="932"/>
                                </a:lnTo>
                                <a:lnTo>
                                  <a:pt x="1117" y="925"/>
                                </a:lnTo>
                                <a:lnTo>
                                  <a:pt x="1148" y="932"/>
                                </a:lnTo>
                                <a:lnTo>
                                  <a:pt x="1174" y="949"/>
                                </a:lnTo>
                                <a:lnTo>
                                  <a:pt x="1191" y="975"/>
                                </a:lnTo>
                                <a:lnTo>
                                  <a:pt x="1197" y="1006"/>
                                </a:lnTo>
                                <a:lnTo>
                                  <a:pt x="1191" y="1037"/>
                                </a:lnTo>
                                <a:lnTo>
                                  <a:pt x="1174" y="1062"/>
                                </a:lnTo>
                                <a:lnTo>
                                  <a:pt x="1148" y="1080"/>
                                </a:lnTo>
                                <a:lnTo>
                                  <a:pt x="1117" y="1086"/>
                                </a:lnTo>
                                <a:lnTo>
                                  <a:pt x="1086" y="1080"/>
                                </a:lnTo>
                                <a:lnTo>
                                  <a:pt x="1060" y="1062"/>
                                </a:lnTo>
                                <a:lnTo>
                                  <a:pt x="1043" y="1037"/>
                                </a:lnTo>
                                <a:lnTo>
                                  <a:pt x="1037" y="1006"/>
                                </a:lnTo>
                                <a:moveTo>
                                  <a:pt x="1555" y="999"/>
                                </a:moveTo>
                                <a:lnTo>
                                  <a:pt x="1562" y="968"/>
                                </a:lnTo>
                                <a:lnTo>
                                  <a:pt x="1579" y="942"/>
                                </a:lnTo>
                                <a:lnTo>
                                  <a:pt x="1604" y="925"/>
                                </a:lnTo>
                                <a:lnTo>
                                  <a:pt x="1636" y="919"/>
                                </a:lnTo>
                                <a:lnTo>
                                  <a:pt x="1667" y="925"/>
                                </a:lnTo>
                                <a:lnTo>
                                  <a:pt x="1692" y="942"/>
                                </a:lnTo>
                                <a:lnTo>
                                  <a:pt x="1710" y="968"/>
                                </a:lnTo>
                                <a:lnTo>
                                  <a:pt x="1716" y="999"/>
                                </a:lnTo>
                                <a:lnTo>
                                  <a:pt x="1710" y="1030"/>
                                </a:lnTo>
                                <a:lnTo>
                                  <a:pt x="1692" y="1056"/>
                                </a:lnTo>
                                <a:lnTo>
                                  <a:pt x="1667" y="1073"/>
                                </a:lnTo>
                                <a:lnTo>
                                  <a:pt x="1636" y="1079"/>
                                </a:lnTo>
                                <a:lnTo>
                                  <a:pt x="1604" y="1073"/>
                                </a:lnTo>
                                <a:lnTo>
                                  <a:pt x="1579" y="1056"/>
                                </a:lnTo>
                                <a:lnTo>
                                  <a:pt x="1562" y="1030"/>
                                </a:lnTo>
                                <a:lnTo>
                                  <a:pt x="1555" y="999"/>
                                </a:lnTo>
                                <a:moveTo>
                                  <a:pt x="2074" y="999"/>
                                </a:moveTo>
                                <a:lnTo>
                                  <a:pt x="2080" y="968"/>
                                </a:lnTo>
                                <a:lnTo>
                                  <a:pt x="2097" y="942"/>
                                </a:lnTo>
                                <a:lnTo>
                                  <a:pt x="2123" y="925"/>
                                </a:lnTo>
                                <a:lnTo>
                                  <a:pt x="2154" y="919"/>
                                </a:lnTo>
                                <a:lnTo>
                                  <a:pt x="2185" y="925"/>
                                </a:lnTo>
                                <a:lnTo>
                                  <a:pt x="2211" y="942"/>
                                </a:lnTo>
                                <a:lnTo>
                                  <a:pt x="2228" y="968"/>
                                </a:lnTo>
                                <a:lnTo>
                                  <a:pt x="2234" y="999"/>
                                </a:lnTo>
                                <a:lnTo>
                                  <a:pt x="2228" y="1030"/>
                                </a:lnTo>
                                <a:lnTo>
                                  <a:pt x="2211" y="1056"/>
                                </a:lnTo>
                                <a:lnTo>
                                  <a:pt x="2185" y="1073"/>
                                </a:lnTo>
                                <a:lnTo>
                                  <a:pt x="2154" y="1079"/>
                                </a:lnTo>
                                <a:lnTo>
                                  <a:pt x="2123" y="1073"/>
                                </a:lnTo>
                                <a:lnTo>
                                  <a:pt x="2097" y="1056"/>
                                </a:lnTo>
                                <a:lnTo>
                                  <a:pt x="2080" y="1030"/>
                                </a:lnTo>
                                <a:lnTo>
                                  <a:pt x="2074" y="999"/>
                                </a:lnTo>
                                <a:moveTo>
                                  <a:pt x="2592" y="1006"/>
                                </a:moveTo>
                                <a:lnTo>
                                  <a:pt x="2599" y="975"/>
                                </a:lnTo>
                                <a:lnTo>
                                  <a:pt x="2616" y="949"/>
                                </a:lnTo>
                                <a:lnTo>
                                  <a:pt x="2641" y="932"/>
                                </a:lnTo>
                                <a:lnTo>
                                  <a:pt x="2673" y="925"/>
                                </a:lnTo>
                                <a:lnTo>
                                  <a:pt x="2704" y="932"/>
                                </a:lnTo>
                                <a:lnTo>
                                  <a:pt x="2729" y="949"/>
                                </a:lnTo>
                                <a:lnTo>
                                  <a:pt x="2747" y="975"/>
                                </a:lnTo>
                                <a:lnTo>
                                  <a:pt x="2753" y="1006"/>
                                </a:lnTo>
                                <a:lnTo>
                                  <a:pt x="2747" y="1037"/>
                                </a:lnTo>
                                <a:lnTo>
                                  <a:pt x="2729" y="1062"/>
                                </a:lnTo>
                                <a:lnTo>
                                  <a:pt x="2704" y="1080"/>
                                </a:lnTo>
                                <a:lnTo>
                                  <a:pt x="2673" y="1086"/>
                                </a:lnTo>
                                <a:lnTo>
                                  <a:pt x="2641" y="1080"/>
                                </a:lnTo>
                                <a:lnTo>
                                  <a:pt x="2616" y="1062"/>
                                </a:lnTo>
                                <a:lnTo>
                                  <a:pt x="2599" y="1037"/>
                                </a:lnTo>
                                <a:lnTo>
                                  <a:pt x="2592" y="1006"/>
                                </a:lnTo>
                              </a:path>
                            </a:pathLst>
                          </a:custGeom>
                          <a:noFill/>
                          <a:ln w="1417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A929BD" id="Group 646" o:spid="_x0000_s1026" style="position:absolute;margin-left:317.35pt;margin-top:3.9pt;width:160.75pt;height:111.45pt;z-index:15754240;mso-position-horizontal-relative:page" coordorigin="6347,78" coordsize="3215,2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">
                <v:shape id="AutoShape 664" o:spid="_x0000_s1027" style="position:absolute;left:6346;top:517;width:3215;height:1351;visibility:visible;mso-wrap-style:square;v-text-anchor:top" coordsize="3215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" path="m,1351r3214,m,676r3214,m,l3214,e" filled="f" strokecolor="#ebebeb" strokeweight=".1193mm">
                  <v:path arrowok="t" o:connecttype="custom" o:connectlocs="0,1868;3214,1868;0,1193;3214,1193;0,517;3214,517" o:connectangles="0,0,0,0,0,0"/>
                </v:shape>
                <v:shape id="AutoShape 663" o:spid="_x0000_s1028" style="position:absolute;left:6346;top:78;width:3215;height:2229;visibility:visible;mso-wrap-style:square;v-text-anchor:top" coordsize="3215,2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" path="m,2128r3214,m,1452r3214,m,777r3214,m,102r3214,m311,2229l311,m829,2229l829,t519,2229l1348,t518,2229l1866,t519,2229l2385,t518,2229l2903,e" filled="f" strokecolor="#ebebeb" strokeweight=".23694mm">
                  <v:path arrowok="t" o:connecttype="custom" o:connectlocs="0,2206;3214,2206;0,1530;3214,1530;0,855;3214,855;0,180;3214,180;311,2307;311,78;829,2307;829,78;1348,2307;1348,78;1866,2307;1866,78;2385,2307;2385,78;2903,2307;2903,78" o:connectangles="0,0,0,0,0,0,0,0,0,0,0,0,0,0,0,0,0,0,0,0"/>
                </v:shape>
                <v:shape id="AutoShape 662" o:spid="_x0000_s1029" style="position:absolute;left:6577;top:1044;width:2754;height:1107;visibility:visible;mso-wrap-style:square;v-text-anchor:top" coordsize="2754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" path="m,161l160,m,l160,161m518,573l679,412t-161,l679,573t358,337l1197,750t-160,l1197,910t358,196l1716,945t-161,l1716,1106t357,l2234,945t-161,l2234,1106t358,l2753,945t-161,l2753,1106e" filled="f" strokeweight=".39381mm">
                  <v:path arrowok="t" o:connecttype="custom" o:connectlocs="0,1206;160,1045;0,1045;160,1206;518,1618;679,1457;518,1457;679,1618;1037,1955;1197,1795;1037,1795;1197,1955;1555,2151;1716,1990;1555,1990;1716,2151;2073,2151;2234,1990;2073,1990;2234,2151;2592,2151;2753,1990;2592,1990;2753,2151" o:connectangles="0,0,0,0,0,0,0,0,0,0,0,0,0,0,0,0,0,0,0,0,0,0,0,0"/>
                </v:shape>
                <v:shape id="Freeform 661" o:spid="_x0000_s1030" style="position:absolute;left:6534;top:943;width:161;height:161;visibility:visible;mso-wrap-style:square;v-text-anchor:top" coordsize="161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" path="m,80l7,49,24,23,50,6,81,r31,6l138,23r17,26l161,80r-6,31l138,137r-26,17l81,160,50,154,24,137,7,111,,80e" filled="f" strokecolor="#000004" strokeweight=".39381mm">
                  <v:path arrowok="t" o:connecttype="custom" o:connectlocs="0,1024;7,993;24,967;50,950;81,944;112,950;138,967;155,993;161,1024;155,1055;138,1081;112,1098;81,1104;50,1098;24,1081;7,1055;0,1024" o:connectangles="0,0,0,0,0,0,0,0,0,0,0,0,0,0,0,0,0"/>
                </v:shape>
                <v:shape id="Picture 660" o:spid="_x0000_s1031" type="#_x0000_t75" style="position:absolute;left:7041;top:1067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">
                  <v:imagedata r:id="rId25" o:title=""/>
                </v:shape>
                <v:shape id="Picture 659" o:spid="_x0000_s1032" type="#_x0000_t75" style="position:absolute;left:7560;top:1155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">
                  <v:imagedata r:id="rId68" o:title=""/>
                </v:shape>
                <v:shape id="Picture 658" o:spid="_x0000_s1033" type="#_x0000_t75" style="position:absolute;left:8078;top:1033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">
                  <v:imagedata r:id="rId58" o:title=""/>
                </v:shape>
                <v:shape id="Picture 657" o:spid="_x0000_s1034" type="#_x0000_t75" style="position:absolute;left:8597;top:1033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">
                  <v:imagedata r:id="rId69" o:title=""/>
                </v:shape>
                <v:shape id="Picture 656" o:spid="_x0000_s1035" type="#_x0000_t75" style="position:absolute;left:9115;top:1033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">
                  <v:imagedata r:id="rId58" o:title=""/>
                </v:shape>
                <v:shape id="AutoShape 655" o:spid="_x0000_s1036" style="position:absolute;left:6551;top:950;width:680;height:641;visibility:visible;mso-wrap-style:square;v-text-anchor:top" coordsize="680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" path="m,81l6,50,23,24,49,7,80,r31,7l137,24r17,26l160,81r-6,31l137,137r-26,18l80,161,49,155,23,137,6,112,,81m518,560r7,-31l542,503r25,-17l598,480r32,6l655,503r18,26l679,560r-6,31l655,617r-25,17l598,641r-31,-7l542,617,525,591r-7,-31e" filled="f" strokecolor="#3b0f70" strokeweight=".39381mm">
                  <v:path arrowok="t" o:connecttype="custom" o:connectlocs="0,1031;6,1000;23,974;49,957;80,950;111,957;137,974;154,1000;160,1031;154,1062;137,1087;111,1105;80,1111;49,1105;23,1087;6,1062;0,1031;518,1510;525,1479;542,1453;567,1436;598,1430;630,1436;655,1453;673,1479;679,1510;673,1541;655,1567;630,1584;598,1591;567,1584;542,1567;525,1541;518,1510" o:connectangles="0,0,0,0,0,0,0,0,0,0,0,0,0,0,0,0,0,0,0,0,0,0,0,0,0,0,0,0,0,0,0,0,0,0"/>
                </v:shape>
                <v:shape id="Picture 654" o:spid="_x0000_s1037" type="#_x0000_t75" style="position:absolute;left:7577;top:1533;width:184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">
                  <v:imagedata r:id="rId70" o:title=""/>
                </v:shape>
                <v:shape id="Picture 653" o:spid="_x0000_s1038" type="#_x0000_t75" style="position:absolute;left:8095;top:1513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">
                  <v:imagedata r:id="rId71" o:title=""/>
                </v:shape>
                <v:shape id="Picture 652" o:spid="_x0000_s1039" type="#_x0000_t75" style="position:absolute;left:8614;top:1492;width:183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">
                  <v:imagedata r:id="rId72" o:title=""/>
                </v:shape>
                <v:shape id="Picture 651" o:spid="_x0000_s1040" type="#_x0000_t75" style="position:absolute;left:9132;top:1499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">
                  <v:imagedata r:id="rId73" o:title=""/>
                </v:shape>
                <v:shape id="AutoShape 650" o:spid="_x0000_s1041" style="position:absolute;left:6568;top:1085;width:2754;height:918;visibility:visible;mso-wrap-style:square;v-text-anchor:top" coordsize="2754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" path="m,81l6,50,24,24,49,7,80,r32,7l137,24r17,26l161,81r-7,31l137,138r-25,17l80,161,49,155,24,138,6,112,,81m519,689r6,-32l542,632r26,-17l599,608r31,7l656,632r17,25l679,689r-6,31l656,745r-26,18l599,769r-31,-6l542,745,525,720r-6,-31m1037,837r6,-31l1061,780r25,-17l1117,757r31,6l1174,780r17,26l1198,837r-7,31l1174,894r-26,17l1117,918r-31,-7l1061,894r-18,-26l1037,837t518,-7l1562,799r17,-25l1605,756r31,-6l1667,756r25,18l1710,799r6,31l1710,862r-18,25l1667,904r-31,7l1605,904r-26,-17l1562,862r-7,-32m2074,803r6,-31l2097,747r26,-18l2154,723r31,6l2211,747r17,25l2235,803r-7,32l2211,860r-26,17l2154,884r-31,-7l2097,860r-17,-25l2074,803t518,34l2599,806r17,-26l2642,763r31,-6l2704,763r25,17l2747,806r6,31l2747,868r-18,26l2704,911r-31,7l2642,911r-26,-17l2599,868r-7,-31e" filled="f" strokecolor="#8c2981" strokeweight=".39381mm">
                  <v:path arrowok="t" o:connecttype="custom" o:connectlocs="6,1135;49,1092;112,1092;154,1135;154,1197;112,1240;49,1240;6,1197;519,1774;542,1717;599,1693;656,1717;679,1774;656,1830;599,1854;542,1830;519,1774;1043,1891;1086,1848;1148,1848;1191,1891;1191,1953;1148,1996;1086,1996;1043,1953;1555,1915;1579,1859;1636,1835;1692,1859;1716,1915;1692,1972;1636,1996;1579,1972;1555,1915;2080,1857;2123,1814;2185,1814;2228,1857;2228,1920;2185,1962;2123,1962;2080,1920;2592,1922;2616,1865;2673,1842;2729,1865;2753,1922;2729,1979;2673,2003;2616,1979;2592,1922" o:connectangles="0,0,0,0,0,0,0,0,0,0,0,0,0,0,0,0,0,0,0,0,0,0,0,0,0,0,0,0,0,0,0,0,0,0,0,0,0,0,0,0,0,0,0,0,0,0,0,0,0,0,0"/>
                </v:shape>
                <v:shape id="AutoShape 649" o:spid="_x0000_s1042" style="position:absolute;left:6586;top:1227;width:2754;height:924;visibility:visible;mso-wrap-style:square;v-text-anchor:top" coordsize="2754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" path="m,81l7,49,24,24,49,7,81,r31,7l137,24r18,25l161,81r-6,31l137,137r-25,18l81,161,49,155,24,137,7,112,,81m519,580r6,-31l542,524r26,-18l599,500r31,6l656,524r17,25l679,580r-6,32l656,637r-26,17l599,661r-31,-7l542,637,525,612r-6,-32m1037,837r7,-31l1061,780r25,-17l1118,757r31,6l1174,780r18,26l1198,837r-6,31l1174,894r-25,17l1118,917r-32,-6l1061,894r-17,-26l1037,837t519,7l1562,813r17,-26l1605,770r31,-7l1667,770r26,17l1710,813r6,31l1710,875r-17,25l1667,918r-31,6l1605,918r-26,-18l1562,875r-6,-31m2074,803r7,-31l2098,747r25,-18l2155,723r31,6l2211,747r17,25l2235,803r-7,31l2211,860r-25,17l2155,884r-32,-7l2098,860r-17,-26l2074,803t519,41l2599,813r17,-26l2642,770r31,-7l2704,770r26,17l2747,813r6,31l2747,875r-17,25l2704,918r-31,6l2642,918r-26,-18l2599,875r-6,-31e" filled="f" strokecolor="#de4968" strokeweight=".39381mm">
                  <v:path arrowok="t" o:connecttype="custom" o:connectlocs="7,1276;49,1234;112,1234;155,1276;155,1339;112,1382;49,1382;7,1339;519,1807;542,1751;599,1727;656,1751;679,1807;656,1864;599,1888;542,1864;519,1807;1044,2033;1086,1990;1149,1990;1192,2033;1192,2095;1149,2138;1086,2138;1044,2095;1556,2071;1579,2014;1636,1990;1693,2014;1716,2071;1693,2127;1636,2151;1579,2127;1556,2071;2081,1999;2123,1956;2186,1956;2228,1999;2228,2061;2186,2104;2123,2104;2081,2061;2593,2071;2616,2014;2673,1990;2730,2014;2753,2071;2730,2127;2673,2151;2616,2127;2593,2071" o:connectangles="0,0,0,0,0,0,0,0,0,0,0,0,0,0,0,0,0,0,0,0,0,0,0,0,0,0,0,0,0,0,0,0,0,0,0,0,0,0,0,0,0,0,0,0,0,0,0,0,0,0,0"/>
                </v:shape>
                <v:shape id="AutoShape 648" o:spid="_x0000_s1043" style="position:absolute;left:6603;top:1132;width:2754;height:1019;visibility:visible;mso-wrap-style:square;v-text-anchor:top" coordsize="2754,1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" path="m,80l6,49,23,23,49,6,80,r31,6l137,23r17,26l160,80r-6,31l137,137r-26,17l80,160,49,154,23,137,6,111,,80m518,735r6,-31l542,678r25,-17l598,655r32,6l655,678r17,26l679,735r-7,31l655,792r-25,17l598,816r-31,-7l542,792,524,766r-6,-31m1036,938r7,-31l1060,881r26,-17l1117,857r31,7l1174,881r17,26l1197,938r-6,31l1174,994r-26,18l1117,1018r-31,-6l1060,994r-17,-25l1036,938t519,l1561,907r18,-26l1604,864r31,-7l1667,864r25,17l1709,907r7,31l1709,969r-17,25l1667,1012r-32,6l1604,1012r-25,-18l1561,969r-6,-31m2073,931r7,-31l2097,874r26,-17l2154,851r31,6l2211,874r17,26l2234,931r-6,31l2211,988r-26,17l2154,1011r-31,-6l2097,988r-17,-26l2073,931t519,7l2598,907r18,-26l2641,864r31,-7l2703,864r26,17l2746,907r7,31l2746,969r-17,25l2703,1012r-31,6l2641,1012r-25,-18l2598,969r-6,-31e" filled="f" strokecolor="#fe9f6d" strokeweight=".39381mm">
                  <v:path arrowok="t" o:connecttype="custom" o:connectlocs="6,1182;49,1139;111,1139;154,1182;154,1244;111,1287;49,1287;6,1244;518,1868;542,1811;598,1788;655,1811;679,1868;655,1925;598,1949;542,1925;518,1868;1043,2040;1086,1997;1148,1997;1191,2040;1191,2102;1148,2145;1086,2145;1043,2102;1555,2071;1579,2014;1635,1990;1692,2014;1716,2071;1692,2127;1635,2151;1579,2127;1555,2071;2080,2033;2123,1990;2185,1990;2228,2033;2228,2095;2185,2138;2123,2138;2080,2095;2592,2071;2616,2014;2672,1990;2729,2014;2753,2071;2729,2127;2672,2151;2616,2127;2592,2071" o:connectangles="0,0,0,0,0,0,0,0,0,0,0,0,0,0,0,0,0,0,0,0,0,0,0,0,0,0,0,0,0,0,0,0,0,0,0,0,0,0,0,0,0,0,0,0,0,0,0,0,0,0,0"/>
                </v:shape>
                <v:shape id="AutoShape 647" o:spid="_x0000_s1044" style="position:absolute;left:6620;top:1065;width:2754;height:1086;visibility:visible;mso-wrap-style:square;v-text-anchor:top" coordsize="2754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" path="m,81l6,49,23,24,49,7,80,r31,7l137,24r17,25l161,81r-7,31l137,137r-26,18l80,161,49,155,23,137,6,112,,81m518,776r7,-31l542,719r25,-17l599,696r31,6l655,719r18,26l679,776r-6,31l655,833r-25,17l599,856r-32,-6l542,833,525,807r-7,-31m1037,1006r6,-31l1060,949r26,-17l1117,925r31,7l1174,949r17,26l1197,1006r-6,31l1174,1062r-26,18l1117,1086r-31,-6l1060,1062r-17,-25l1037,1006t518,-7l1562,968r17,-26l1604,925r32,-6l1667,925r25,17l1710,968r6,31l1710,1030r-18,26l1667,1073r-31,6l1604,1073r-25,-17l1562,1030r-7,-31m2074,999r6,-31l2097,942r26,-17l2154,919r31,6l2211,942r17,26l2234,999r-6,31l2211,1056r-26,17l2154,1079r-31,-6l2097,1056r-17,-26l2074,999t518,7l2599,975r17,-26l2641,932r32,-7l2704,932r25,17l2747,975r6,31l2747,1037r-18,25l2704,1080r-31,6l2641,1080r-25,-18l2599,1037r-7,-31e" filled="f" strokecolor="#fcfdbf" strokeweight=".39381mm">
                  <v:path arrowok="t" o:connecttype="custom" o:connectlocs="6,1114;49,1072;111,1072;154,1114;154,1177;111,1220;49,1220;6,1177;518,1841;542,1784;599,1761;655,1784;679,1841;655,1898;599,1921;542,1898;518,1841;1043,2040;1086,1997;1148,1997;1191,2040;1191,2102;1148,2145;1086,2145;1043,2102;1555,2064;1579,2007;1636,1984;1692,2007;1716,2064;1692,2121;1636,2144;1579,2121;1555,2064;2080,2033;2123,1990;2185,1990;2228,2033;2228,2095;2185,2138;2123,2138;2080,2095;2592,2071;2616,2014;2673,1990;2729,2014;2753,2071;2729,2127;2673,2151;2616,2127;2592,2071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30</w:t>
      </w:r>
    </w:p>
    <w:p w14:paraId="44BACE38" w14:textId="77777777" w:rsidR="006F1C89" w:rsidRDefault="006F1C89">
      <w:pPr>
        <w:pStyle w:val="BodyText"/>
        <w:rPr>
          <w:rFonts w:ascii="Times New Roman"/>
          <w:sz w:val="12"/>
        </w:rPr>
      </w:pPr>
    </w:p>
    <w:p w14:paraId="4D86159B" w14:textId="77777777" w:rsidR="006F1C89" w:rsidRDefault="006F1C89">
      <w:pPr>
        <w:pStyle w:val="BodyText"/>
        <w:rPr>
          <w:rFonts w:ascii="Times New Roman"/>
          <w:sz w:val="12"/>
        </w:rPr>
      </w:pPr>
    </w:p>
    <w:p w14:paraId="2BF7BE4A" w14:textId="77777777" w:rsidR="006F1C89" w:rsidRDefault="006F1C89">
      <w:pPr>
        <w:pStyle w:val="BodyText"/>
        <w:rPr>
          <w:rFonts w:ascii="Times New Roman"/>
          <w:sz w:val="12"/>
        </w:rPr>
      </w:pPr>
    </w:p>
    <w:p w14:paraId="5A4BF4B3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2EF74C5F" w14:textId="758F20AF" w:rsidR="006F1C89" w:rsidRDefault="00C85944">
      <w:pPr>
        <w:ind w:left="145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38784" behindDoc="1" locked="0" layoutInCell="1" allowOverlap="1" wp14:anchorId="4BD67347" wp14:editId="7D27A919">
                <wp:simplePos x="0" y="0"/>
                <wp:positionH relativeFrom="page">
                  <wp:posOffset>3784600</wp:posOffset>
                </wp:positionH>
                <wp:positionV relativeFrom="paragraph">
                  <wp:posOffset>-109855</wp:posOffset>
                </wp:positionV>
                <wp:extent cx="123190" cy="728345"/>
                <wp:effectExtent l="0" t="0" r="0" b="0"/>
                <wp:wrapNone/>
                <wp:docPr id="655" name="Text 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" cy="72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F52AAC" w14:textId="77777777" w:rsidR="006F1C89" w:rsidRDefault="005D3991">
                            <w:pPr>
                              <w:spacing w:before="13"/>
                              <w:ind w:left="20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spacing w:val="2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67347" id="Text Box 645" o:spid="_x0000_s1043" type="#_x0000_t202" style="position:absolute;left:0;text-align:left;margin-left:298pt;margin-top:-8.65pt;width:9.7pt;height:57.35pt;z-index:-180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" filled="f" stroked="f">
                <v:textbox style="layout-flow:vertical;mso-layout-flow-alt:bottom-to-top" inset="0,0,0,0">
                  <w:txbxContent>
                    <w:p w14:paraId="50F52AAC" w14:textId="77777777" w:rsidR="006F1C89" w:rsidRDefault="005D3991">
                      <w:pPr>
                        <w:spacing w:before="13"/>
                        <w:ind w:left="20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Number</w:t>
                      </w:r>
                      <w:r>
                        <w:rPr>
                          <w:rFonts w:ascii="Times New Roman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species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20</w:t>
      </w:r>
    </w:p>
    <w:p w14:paraId="6039AE14" w14:textId="77777777" w:rsidR="006F1C89" w:rsidRDefault="005D3991">
      <w:pPr>
        <w:pStyle w:val="BodyText"/>
        <w:spacing w:before="8"/>
        <w:rPr>
          <w:rFonts w:ascii="Times New Roman"/>
          <w:sz w:val="19"/>
        </w:rPr>
      </w:pPr>
      <w:r>
        <w:br w:type="column"/>
      </w:r>
    </w:p>
    <w:p w14:paraId="1FD81FBE" w14:textId="77777777" w:rsidR="006F1C89" w:rsidRDefault="005D3991">
      <w:pPr>
        <w:ind w:left="371"/>
        <w:rPr>
          <w:rFonts w:ascii="Times New Roman"/>
          <w:sz w:val="14"/>
        </w:rPr>
      </w:pPr>
      <w:r>
        <w:rPr>
          <w:rFonts w:ascii="Times New Roman"/>
          <w:sz w:val="14"/>
        </w:rPr>
        <w:t>Life</w:t>
      </w:r>
      <w:r>
        <w:rPr>
          <w:rFonts w:ascii="Times New Roman"/>
          <w:spacing w:val="12"/>
          <w:sz w:val="14"/>
        </w:rPr>
        <w:t xml:space="preserve"> </w:t>
      </w:r>
      <w:r>
        <w:rPr>
          <w:rFonts w:ascii="Times New Roman"/>
          <w:sz w:val="14"/>
        </w:rPr>
        <w:t>cycle</w:t>
      </w:r>
    </w:p>
    <w:p w14:paraId="414673C5" w14:textId="2B0947F1" w:rsidR="006F1C89" w:rsidRDefault="00C85944">
      <w:pPr>
        <w:spacing w:before="88" w:line="348" w:lineRule="auto"/>
        <w:ind w:left="624" w:right="817" w:firstLine="3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752" behindDoc="0" locked="0" layoutInCell="1" allowOverlap="1" wp14:anchorId="7D113591" wp14:editId="14E1871E">
                <wp:simplePos x="0" y="0"/>
                <wp:positionH relativeFrom="page">
                  <wp:posOffset>6189980</wp:posOffset>
                </wp:positionH>
                <wp:positionV relativeFrom="paragraph">
                  <wp:posOffset>48895</wp:posOffset>
                </wp:positionV>
                <wp:extent cx="96520" cy="213360"/>
                <wp:effectExtent l="0" t="0" r="0" b="0"/>
                <wp:wrapNone/>
                <wp:docPr id="65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213360"/>
                          <a:chOff x="9748" y="77"/>
                          <a:chExt cx="152" cy="336"/>
                        </a:xfrm>
                      </wpg:grpSpPr>
                      <pic:pic xmlns:pic="http://schemas.openxmlformats.org/drawingml/2006/picture">
                        <pic:nvPicPr>
                          <pic:cNvPr id="653" name="Picture 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8" y="76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4" name="AutoShape 643"/>
                        <wps:cNvSpPr>
                          <a:spLocks/>
                        </wps:cNvSpPr>
                        <wps:spPr bwMode="auto">
                          <a:xfrm>
                            <a:off x="9751" y="264"/>
                            <a:ext cx="145" cy="145"/>
                          </a:xfrm>
                          <a:custGeom>
                            <a:avLst/>
                            <a:gdLst>
                              <a:gd name="T0" fmla="+- 0 9752 9752"/>
                              <a:gd name="T1" fmla="*/ T0 w 145"/>
                              <a:gd name="T2" fmla="+- 0 409 264"/>
                              <a:gd name="T3" fmla="*/ 409 h 145"/>
                              <a:gd name="T4" fmla="+- 0 9897 9752"/>
                              <a:gd name="T5" fmla="*/ T4 w 145"/>
                              <a:gd name="T6" fmla="+- 0 264 264"/>
                              <a:gd name="T7" fmla="*/ 264 h 145"/>
                              <a:gd name="T8" fmla="+- 0 9752 9752"/>
                              <a:gd name="T9" fmla="*/ T8 w 145"/>
                              <a:gd name="T10" fmla="+- 0 264 264"/>
                              <a:gd name="T11" fmla="*/ 264 h 145"/>
                              <a:gd name="T12" fmla="+- 0 9897 9752"/>
                              <a:gd name="T13" fmla="*/ T12 w 145"/>
                              <a:gd name="T14" fmla="+- 0 409 264"/>
                              <a:gd name="T15" fmla="*/ 409 h 145"/>
                              <a:gd name="T16" fmla="+- 0 9752 9752"/>
                              <a:gd name="T17" fmla="*/ T16 w 145"/>
                              <a:gd name="T18" fmla="+- 0 409 264"/>
                              <a:gd name="T19" fmla="*/ 409 h 145"/>
                              <a:gd name="T20" fmla="+- 0 9897 9752"/>
                              <a:gd name="T21" fmla="*/ T20 w 145"/>
                              <a:gd name="T22" fmla="+- 0 264 264"/>
                              <a:gd name="T23" fmla="*/ 264 h 145"/>
                              <a:gd name="T24" fmla="+- 0 9752 9752"/>
                              <a:gd name="T25" fmla="*/ T24 w 145"/>
                              <a:gd name="T26" fmla="+- 0 264 264"/>
                              <a:gd name="T27" fmla="*/ 264 h 145"/>
                              <a:gd name="T28" fmla="+- 0 9897 9752"/>
                              <a:gd name="T29" fmla="*/ T28 w 145"/>
                              <a:gd name="T30" fmla="+- 0 409 264"/>
                              <a:gd name="T31" fmla="*/ 409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" h="145">
                                <a:moveTo>
                                  <a:pt x="0" y="145"/>
                                </a:moveTo>
                                <a:lnTo>
                                  <a:pt x="145" y="0"/>
                                </a:lnTo>
                                <a:moveTo>
                                  <a:pt x="0" y="0"/>
                                </a:moveTo>
                                <a:lnTo>
                                  <a:pt x="145" y="145"/>
                                </a:lnTo>
                                <a:moveTo>
                                  <a:pt x="0" y="145"/>
                                </a:moveTo>
                                <a:lnTo>
                                  <a:pt x="145" y="0"/>
                                </a:lnTo>
                                <a:moveTo>
                                  <a:pt x="0" y="0"/>
                                </a:moveTo>
                                <a:lnTo>
                                  <a:pt x="145" y="145"/>
                                </a:lnTo>
                              </a:path>
                            </a:pathLst>
                          </a:custGeom>
                          <a:noFill/>
                          <a:ln w="41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D30F8" id="Group 642" o:spid="_x0000_s1026" style="position:absolute;margin-left:487.4pt;margin-top:3.85pt;width:7.6pt;height:16.8pt;z-index:15754752;mso-position-horizontal-relative:page" coordorigin="9748,77" coordsize="152,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">
                <v:shape id="Picture 644" o:spid="_x0000_s1027" type="#_x0000_t75" style="position:absolute;left:9748;top:76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">
                  <v:imagedata r:id="rId75" o:title=""/>
                </v:shape>
                <v:shape id="AutoShape 643" o:spid="_x0000_s1028" style="position:absolute;left:9751;top:264;width:145;height:145;visibility:visible;mso-wrap-style:square;v-text-anchor:top" coordsize="14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" path="m,145l145,m,l145,145m,145l145,m,l145,145e" filled="f" strokeweight=".116mm">
                  <v:path arrowok="t" o:connecttype="custom" o:connectlocs="0,409;145,264;0,264;145,409;0,409;145,264;0,264;145,409" o:connectangles="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sz w:val="11"/>
        </w:rPr>
        <w:t>Complex</w:t>
      </w:r>
      <w:r w:rsidR="005D3991">
        <w:rPr>
          <w:rFonts w:ascii="Times New Roman"/>
          <w:spacing w:val="-25"/>
          <w:sz w:val="11"/>
        </w:rPr>
        <w:t xml:space="preserve"> </w:t>
      </w:r>
      <w:r w:rsidR="005D3991">
        <w:rPr>
          <w:rFonts w:ascii="Times New Roman"/>
          <w:sz w:val="11"/>
        </w:rPr>
        <w:t>Simple</w:t>
      </w:r>
    </w:p>
    <w:p w14:paraId="46D42BCD" w14:textId="77777777" w:rsidR="006F1C89" w:rsidRDefault="006F1C89">
      <w:pPr>
        <w:pStyle w:val="BodyText"/>
        <w:rPr>
          <w:rFonts w:ascii="Times New Roman"/>
          <w:sz w:val="12"/>
        </w:rPr>
      </w:pPr>
    </w:p>
    <w:p w14:paraId="54A12C24" w14:textId="77777777" w:rsidR="006F1C89" w:rsidRDefault="005D3991">
      <w:pPr>
        <w:spacing w:before="70" w:line="223" w:lineRule="auto"/>
        <w:ind w:left="375" w:right="817" w:firstLine="4"/>
        <w:rPr>
          <w:rFonts w:ascii="Times New Roman"/>
          <w:sz w:val="14"/>
        </w:rPr>
      </w:pPr>
      <w:r>
        <w:rPr>
          <w:rFonts w:ascii="Times New Roman"/>
          <w:sz w:val="14"/>
        </w:rPr>
        <w:t>Juvenile</w:t>
      </w:r>
      <w:r>
        <w:rPr>
          <w:rFonts w:ascii="Times New Roman"/>
          <w:spacing w:val="1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Generalism</w:t>
      </w:r>
      <w:proofErr w:type="spellEnd"/>
    </w:p>
    <w:p w14:paraId="462744A8" w14:textId="7670911D" w:rsidR="006F1C89" w:rsidRDefault="00C85944">
      <w:pPr>
        <w:spacing w:before="89"/>
        <w:ind w:left="624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5264" behindDoc="0" locked="0" layoutInCell="1" allowOverlap="1" wp14:anchorId="18410685" wp14:editId="2E5E65B5">
                <wp:simplePos x="0" y="0"/>
                <wp:positionH relativeFrom="page">
                  <wp:posOffset>6189980</wp:posOffset>
                </wp:positionH>
                <wp:positionV relativeFrom="paragraph">
                  <wp:posOffset>49530</wp:posOffset>
                </wp:positionV>
                <wp:extent cx="96520" cy="680085"/>
                <wp:effectExtent l="0" t="0" r="0" b="0"/>
                <wp:wrapNone/>
                <wp:docPr id="64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680085"/>
                          <a:chOff x="9748" y="78"/>
                          <a:chExt cx="152" cy="1071"/>
                        </a:xfrm>
                      </wpg:grpSpPr>
                      <pic:pic xmlns:pic="http://schemas.openxmlformats.org/drawingml/2006/picture">
                        <pic:nvPicPr>
                          <pic:cNvPr id="646" name="Picture 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8" y="77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7" name="Picture 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8" y="261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8" name="Picture 6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8" y="445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9" name="Picture 6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8" y="629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0" name="Picture 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8" y="813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1" name="Picture 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8" y="997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C7309" id="Group 635" o:spid="_x0000_s1026" style="position:absolute;margin-left:487.4pt;margin-top:3.9pt;width:7.6pt;height:53.55pt;z-index:15755264;mso-position-horizontal-relative:page" coordorigin="9748,78" coordsize="152,1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">
                <v:shape id="Picture 641" o:spid="_x0000_s1027" type="#_x0000_t75" style="position:absolute;left:9748;top:77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">
                  <v:imagedata r:id="rId82" o:title=""/>
                </v:shape>
                <v:shape id="Picture 640" o:spid="_x0000_s1028" type="#_x0000_t75" style="position:absolute;left:9748;top:261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">
                  <v:imagedata r:id="rId83" o:title=""/>
                </v:shape>
                <v:shape id="Picture 639" o:spid="_x0000_s1029" type="#_x0000_t75" style="position:absolute;left:9748;top:445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">
                  <v:imagedata r:id="rId84" o:title=""/>
                </v:shape>
                <v:shape id="Picture 638" o:spid="_x0000_s1030" type="#_x0000_t75" style="position:absolute;left:9748;top:629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">
                  <v:imagedata r:id="rId85" o:title=""/>
                </v:shape>
                <v:shape id="Picture 637" o:spid="_x0000_s1031" type="#_x0000_t75" style="position:absolute;left:9748;top:813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">
                  <v:imagedata r:id="rId86" o:title=""/>
                </v:shape>
                <v:shape id="Picture 636" o:spid="_x0000_s1032" type="#_x0000_t75" style="position:absolute;left:9748;top:997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">
                  <v:imagedata r:id="rId87" o:title="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sz w:val="11"/>
        </w:rPr>
        <w:t>0.05</w:t>
      </w:r>
    </w:p>
    <w:p w14:paraId="6B81CA3A" w14:textId="77777777" w:rsidR="006F1C89" w:rsidRDefault="005D3991">
      <w:pPr>
        <w:spacing w:before="57"/>
        <w:ind w:left="624"/>
        <w:rPr>
          <w:rFonts w:ascii="Times New Roman"/>
          <w:sz w:val="11"/>
        </w:rPr>
      </w:pPr>
      <w:r>
        <w:rPr>
          <w:rFonts w:ascii="Times New Roman"/>
          <w:sz w:val="11"/>
        </w:rPr>
        <w:t>0.2</w:t>
      </w:r>
    </w:p>
    <w:p w14:paraId="6D38142B" w14:textId="77777777" w:rsidR="006F1C89" w:rsidRDefault="005D3991">
      <w:pPr>
        <w:spacing w:before="58"/>
        <w:ind w:left="624"/>
        <w:rPr>
          <w:rFonts w:ascii="Times New Roman"/>
          <w:sz w:val="11"/>
        </w:rPr>
      </w:pPr>
      <w:r>
        <w:rPr>
          <w:rFonts w:ascii="Times New Roman"/>
          <w:sz w:val="11"/>
        </w:rPr>
        <w:t>0.35</w:t>
      </w:r>
    </w:p>
    <w:p w14:paraId="1B6AB4A1" w14:textId="77777777" w:rsidR="006F1C89" w:rsidRDefault="005D3991">
      <w:pPr>
        <w:spacing w:before="57"/>
        <w:ind w:left="624"/>
        <w:rPr>
          <w:rFonts w:ascii="Times New Roman"/>
          <w:sz w:val="11"/>
        </w:rPr>
      </w:pPr>
      <w:r>
        <w:rPr>
          <w:rFonts w:ascii="Times New Roman"/>
          <w:sz w:val="11"/>
        </w:rPr>
        <w:t>0.5</w:t>
      </w:r>
    </w:p>
    <w:p w14:paraId="67A03377" w14:textId="77777777" w:rsidR="006F1C89" w:rsidRDefault="005D3991">
      <w:pPr>
        <w:spacing w:before="57"/>
        <w:ind w:left="624"/>
        <w:rPr>
          <w:rFonts w:ascii="Times New Roman"/>
          <w:sz w:val="11"/>
        </w:rPr>
      </w:pPr>
      <w:r>
        <w:rPr>
          <w:rFonts w:ascii="Times New Roman"/>
          <w:sz w:val="11"/>
        </w:rPr>
        <w:t>0.65</w:t>
      </w:r>
    </w:p>
    <w:p w14:paraId="07E3582A" w14:textId="77777777" w:rsidR="006F1C89" w:rsidRDefault="005D3991">
      <w:pPr>
        <w:spacing w:before="58"/>
        <w:ind w:left="624"/>
        <w:rPr>
          <w:rFonts w:ascii="Times New Roman"/>
          <w:sz w:val="11"/>
        </w:rPr>
      </w:pPr>
      <w:r>
        <w:rPr>
          <w:rFonts w:ascii="Times New Roman"/>
          <w:sz w:val="11"/>
        </w:rPr>
        <w:t>0.8</w:t>
      </w:r>
    </w:p>
    <w:p w14:paraId="37BA075E" w14:textId="77777777" w:rsidR="006F1C89" w:rsidRDefault="006F1C89">
      <w:pPr>
        <w:rPr>
          <w:rFonts w:ascii="Times New Roman"/>
          <w:sz w:val="11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5" w:space="720" w:equalWidth="0">
            <w:col w:w="1313" w:space="40"/>
            <w:col w:w="3303" w:space="39"/>
            <w:col w:w="593" w:space="40"/>
            <w:col w:w="3294" w:space="39"/>
            <w:col w:w="2139"/>
          </w:cols>
        </w:sectPr>
      </w:pPr>
    </w:p>
    <w:p w14:paraId="76B97F41" w14:textId="77777777" w:rsidR="006F1C89" w:rsidRDefault="006F1C89">
      <w:pPr>
        <w:pStyle w:val="BodyText"/>
        <w:rPr>
          <w:rFonts w:ascii="Times New Roman"/>
          <w:sz w:val="20"/>
        </w:rPr>
      </w:pPr>
    </w:p>
    <w:p w14:paraId="4553E636" w14:textId="77777777" w:rsidR="006F1C89" w:rsidRDefault="006F1C89">
      <w:pPr>
        <w:pStyle w:val="BodyText"/>
        <w:spacing w:before="4"/>
        <w:rPr>
          <w:rFonts w:ascii="Times New Roman"/>
          <w:sz w:val="19"/>
        </w:rPr>
      </w:pPr>
    </w:p>
    <w:p w14:paraId="3EB37A5D" w14:textId="77777777" w:rsidR="006F1C89" w:rsidRDefault="005D3991">
      <w:pPr>
        <w:tabs>
          <w:tab w:val="left" w:pos="5473"/>
        </w:tabs>
        <w:spacing w:before="97"/>
        <w:ind w:left="1503"/>
        <w:rPr>
          <w:rFonts w:ascii="Times New Roman"/>
          <w:sz w:val="11"/>
        </w:rPr>
      </w:pPr>
      <w:r>
        <w:rPr>
          <w:rFonts w:ascii="Times New Roman"/>
          <w:color w:val="4D4D4D"/>
          <w:sz w:val="11"/>
        </w:rPr>
        <w:t>10</w:t>
      </w:r>
      <w:r>
        <w:rPr>
          <w:rFonts w:ascii="Times New Roman"/>
          <w:color w:val="4D4D4D"/>
          <w:sz w:val="11"/>
        </w:rPr>
        <w:tab/>
        <w:t>10</w:t>
      </w:r>
    </w:p>
    <w:p w14:paraId="066A05F9" w14:textId="77777777" w:rsidR="006F1C89" w:rsidRDefault="006F1C89">
      <w:pPr>
        <w:pStyle w:val="BodyText"/>
        <w:rPr>
          <w:rFonts w:ascii="Times New Roman"/>
          <w:sz w:val="20"/>
        </w:rPr>
      </w:pPr>
    </w:p>
    <w:p w14:paraId="2C73E02C" w14:textId="77777777" w:rsidR="006F1C89" w:rsidRDefault="006F1C89">
      <w:pPr>
        <w:pStyle w:val="BodyText"/>
        <w:spacing w:before="4"/>
        <w:rPr>
          <w:rFonts w:ascii="Times New Roman"/>
          <w:sz w:val="19"/>
        </w:rPr>
      </w:pPr>
    </w:p>
    <w:p w14:paraId="746BD318" w14:textId="77777777" w:rsidR="006F1C89" w:rsidRDefault="006F1C89">
      <w:pPr>
        <w:rPr>
          <w:rFonts w:ascii="Times New Roman"/>
          <w:sz w:val="19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678E3B20" w14:textId="77777777" w:rsidR="006F1C89" w:rsidRDefault="005D3991">
      <w:pPr>
        <w:spacing w:before="96"/>
        <w:ind w:right="1475"/>
        <w:jc w:val="center"/>
        <w:rPr>
          <w:rFonts w:ascii="Times New Roman"/>
          <w:sz w:val="11"/>
        </w:rPr>
      </w:pPr>
      <w:r>
        <w:rPr>
          <w:rFonts w:ascii="Times New Roman"/>
          <w:color w:val="4D4D4D"/>
          <w:w w:val="101"/>
          <w:sz w:val="11"/>
        </w:rPr>
        <w:t>0</w:t>
      </w:r>
    </w:p>
    <w:p w14:paraId="567F1AC2" w14:textId="77777777" w:rsidR="006F1C89" w:rsidRDefault="005D3991">
      <w:pPr>
        <w:tabs>
          <w:tab w:val="left" w:pos="2435"/>
          <w:tab w:val="left" w:pos="2926"/>
          <w:tab w:val="left" w:pos="3472"/>
          <w:tab w:val="left" w:pos="3963"/>
          <w:tab w:val="left" w:pos="4509"/>
        </w:tabs>
        <w:spacing w:before="75"/>
        <w:ind w:left="1889"/>
        <w:jc w:val="center"/>
        <w:rPr>
          <w:rFonts w:ascii="Times New Roman"/>
          <w:sz w:val="11"/>
        </w:rPr>
      </w:pPr>
      <w:r>
        <w:rPr>
          <w:rFonts w:ascii="Times New Roman"/>
          <w:color w:val="4D4D4D"/>
          <w:sz w:val="11"/>
        </w:rPr>
        <w:t>0.05</w:t>
      </w:r>
      <w:r>
        <w:rPr>
          <w:rFonts w:ascii="Times New Roman"/>
          <w:color w:val="4D4D4D"/>
          <w:sz w:val="11"/>
        </w:rPr>
        <w:tab/>
        <w:t>0.2</w:t>
      </w:r>
      <w:r>
        <w:rPr>
          <w:rFonts w:ascii="Times New Roman"/>
          <w:color w:val="4D4D4D"/>
          <w:sz w:val="11"/>
        </w:rPr>
        <w:tab/>
        <w:t>0.35</w:t>
      </w:r>
      <w:r>
        <w:rPr>
          <w:rFonts w:ascii="Times New Roman"/>
          <w:color w:val="4D4D4D"/>
          <w:sz w:val="11"/>
        </w:rPr>
        <w:tab/>
        <w:t>0.5</w:t>
      </w:r>
      <w:r>
        <w:rPr>
          <w:rFonts w:ascii="Times New Roman"/>
          <w:color w:val="4D4D4D"/>
          <w:sz w:val="11"/>
        </w:rPr>
        <w:tab/>
        <w:t>0.65</w:t>
      </w:r>
      <w:r>
        <w:rPr>
          <w:rFonts w:ascii="Times New Roman"/>
          <w:color w:val="4D4D4D"/>
          <w:sz w:val="11"/>
        </w:rPr>
        <w:tab/>
      </w:r>
      <w:r>
        <w:rPr>
          <w:rFonts w:ascii="Times New Roman"/>
          <w:color w:val="4D4D4D"/>
          <w:spacing w:val="-1"/>
          <w:sz w:val="11"/>
        </w:rPr>
        <w:t>0.8</w:t>
      </w:r>
    </w:p>
    <w:p w14:paraId="65326009" w14:textId="77777777" w:rsidR="006F1C89" w:rsidRDefault="005D3991">
      <w:pPr>
        <w:spacing w:before="15"/>
        <w:ind w:left="1912"/>
        <w:jc w:val="center"/>
        <w:rPr>
          <w:rFonts w:ascii="Times New Roman"/>
          <w:sz w:val="14"/>
        </w:rPr>
      </w:pPr>
      <w:r>
        <w:rPr>
          <w:rFonts w:ascii="Times New Roman"/>
          <w:sz w:val="14"/>
        </w:rPr>
        <w:t>Adult</w:t>
      </w:r>
      <w:r>
        <w:rPr>
          <w:rFonts w:ascii="Times New Roman"/>
          <w:spacing w:val="49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Generalism</w:t>
      </w:r>
      <w:proofErr w:type="spellEnd"/>
    </w:p>
    <w:p w14:paraId="589B381F" w14:textId="77777777" w:rsidR="006F1C89" w:rsidRDefault="005D3991">
      <w:pPr>
        <w:spacing w:before="96"/>
        <w:ind w:left="837"/>
        <w:rPr>
          <w:rFonts w:ascii="Times New Roman"/>
          <w:sz w:val="11"/>
        </w:rPr>
      </w:pPr>
      <w:r>
        <w:br w:type="column"/>
      </w:r>
      <w:r>
        <w:rPr>
          <w:rFonts w:ascii="Times New Roman"/>
          <w:color w:val="4D4D4D"/>
          <w:sz w:val="11"/>
        </w:rPr>
        <w:t>0</w:t>
      </w:r>
    </w:p>
    <w:p w14:paraId="55C4EAF5" w14:textId="77777777" w:rsidR="006F1C89" w:rsidRDefault="005D3991">
      <w:pPr>
        <w:tabs>
          <w:tab w:val="left" w:pos="546"/>
          <w:tab w:val="left" w:pos="1036"/>
          <w:tab w:val="left" w:pos="1583"/>
          <w:tab w:val="left" w:pos="2073"/>
          <w:tab w:val="left" w:pos="2620"/>
        </w:tabs>
        <w:spacing w:before="75"/>
        <w:ind w:right="1009"/>
        <w:jc w:val="center"/>
        <w:rPr>
          <w:rFonts w:ascii="Times New Roman"/>
          <w:sz w:val="11"/>
        </w:rPr>
      </w:pPr>
      <w:r>
        <w:rPr>
          <w:rFonts w:ascii="Times New Roman"/>
          <w:color w:val="4D4D4D"/>
          <w:sz w:val="11"/>
        </w:rPr>
        <w:t>0.05</w:t>
      </w:r>
      <w:r>
        <w:rPr>
          <w:rFonts w:ascii="Times New Roman"/>
          <w:color w:val="4D4D4D"/>
          <w:sz w:val="11"/>
        </w:rPr>
        <w:tab/>
        <w:t>0.2</w:t>
      </w:r>
      <w:r>
        <w:rPr>
          <w:rFonts w:ascii="Times New Roman"/>
          <w:color w:val="4D4D4D"/>
          <w:sz w:val="11"/>
        </w:rPr>
        <w:tab/>
        <w:t>0.35</w:t>
      </w:r>
      <w:r>
        <w:rPr>
          <w:rFonts w:ascii="Times New Roman"/>
          <w:color w:val="4D4D4D"/>
          <w:sz w:val="11"/>
        </w:rPr>
        <w:tab/>
        <w:t>0.5</w:t>
      </w:r>
      <w:r>
        <w:rPr>
          <w:rFonts w:ascii="Times New Roman"/>
          <w:color w:val="4D4D4D"/>
          <w:sz w:val="11"/>
        </w:rPr>
        <w:tab/>
        <w:t>0.65</w:t>
      </w:r>
      <w:r>
        <w:rPr>
          <w:rFonts w:ascii="Times New Roman"/>
          <w:color w:val="4D4D4D"/>
          <w:sz w:val="11"/>
        </w:rPr>
        <w:tab/>
        <w:t>0.8</w:t>
      </w:r>
    </w:p>
    <w:p w14:paraId="7E768FD8" w14:textId="77777777" w:rsidR="006F1C89" w:rsidRDefault="005D3991">
      <w:pPr>
        <w:spacing w:before="15"/>
        <w:ind w:left="2016" w:right="3002"/>
        <w:jc w:val="center"/>
        <w:rPr>
          <w:rFonts w:ascii="Times New Roman"/>
          <w:sz w:val="14"/>
        </w:rPr>
      </w:pPr>
      <w:r>
        <w:rPr>
          <w:rFonts w:ascii="Times New Roman"/>
          <w:sz w:val="14"/>
        </w:rPr>
        <w:t>Adult</w:t>
      </w:r>
      <w:r>
        <w:rPr>
          <w:rFonts w:ascii="Times New Roman"/>
          <w:spacing w:val="49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Generalism</w:t>
      </w:r>
      <w:proofErr w:type="spellEnd"/>
    </w:p>
    <w:p w14:paraId="25793F51" w14:textId="77777777" w:rsidR="006F1C89" w:rsidRDefault="006F1C89">
      <w:pPr>
        <w:jc w:val="center"/>
        <w:rPr>
          <w:rFonts w:ascii="Times New Roman"/>
          <w:sz w:val="14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4652" w:space="40"/>
            <w:col w:w="6108"/>
          </w:cols>
        </w:sectPr>
      </w:pPr>
    </w:p>
    <w:p w14:paraId="377EC4FE" w14:textId="77777777" w:rsidR="006F1C89" w:rsidRDefault="006F1C89">
      <w:pPr>
        <w:pStyle w:val="BodyText"/>
        <w:spacing w:before="4"/>
        <w:rPr>
          <w:rFonts w:ascii="Times New Roman"/>
          <w:sz w:val="21"/>
        </w:rPr>
      </w:pPr>
    </w:p>
    <w:p w14:paraId="15581174" w14:textId="77777777" w:rsidR="006F1C89" w:rsidRDefault="005D3991">
      <w:pPr>
        <w:spacing w:before="65" w:line="237" w:lineRule="auto"/>
        <w:ind w:left="150" w:right="106"/>
        <w:jc w:val="both"/>
        <w:rPr>
          <w:sz w:val="18"/>
        </w:rPr>
      </w:pPr>
      <w:r>
        <w:rPr>
          <w:b/>
          <w:w w:val="110"/>
          <w:sz w:val="18"/>
        </w:rPr>
        <w:t>Figure 4:</w:t>
      </w:r>
      <w:r>
        <w:rPr>
          <w:b/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 mean number of coexisting species over ten simulations for a community built up through gradual evolution. The</w:t>
      </w:r>
      <w:r>
        <w:rPr>
          <w:spacing w:val="1"/>
          <w:w w:val="110"/>
          <w:sz w:val="18"/>
        </w:rPr>
        <w:t xml:space="preserve"> </w:t>
      </w:r>
      <w:r>
        <w:rPr>
          <w:w w:val="105"/>
          <w:position w:val="2"/>
          <w:sz w:val="18"/>
        </w:rPr>
        <w:t xml:space="preserve">simulations were done for six different </w:t>
      </w:r>
      <w:r>
        <w:rPr>
          <w:rFonts w:ascii="Arial" w:hAnsi="Arial"/>
          <w:i/>
          <w:w w:val="105"/>
          <w:position w:val="2"/>
          <w:sz w:val="18"/>
        </w:rPr>
        <w:t>σ</w:t>
      </w:r>
      <w:r>
        <w:rPr>
          <w:i/>
          <w:w w:val="105"/>
          <w:sz w:val="12"/>
        </w:rPr>
        <w:t>s</w:t>
      </w:r>
      <w:r>
        <w:rPr>
          <w:i/>
          <w:spacing w:val="1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values (0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05</w:t>
      </w:r>
      <w:r>
        <w:rPr>
          <w:rFonts w:ascii="Arial" w:hAnsi="Arial"/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2</w:t>
      </w:r>
      <w:r>
        <w:rPr>
          <w:rFonts w:ascii="Arial" w:hAnsi="Arial"/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35</w:t>
      </w:r>
      <w:r>
        <w:rPr>
          <w:rFonts w:ascii="Arial" w:hAnsi="Arial"/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5</w:t>
      </w:r>
      <w:r>
        <w:rPr>
          <w:rFonts w:ascii="Arial" w:hAnsi="Arial"/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65</w:t>
      </w:r>
      <w:r>
        <w:rPr>
          <w:rFonts w:ascii="Arial" w:hAnsi="Arial"/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8), resulting in respectively 6 and 36 different simulations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w w:val="110"/>
          <w:sz w:val="18"/>
        </w:rPr>
        <w:t>for simple- and complex life cycles.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 type of life cycle is indicated via shape and the juvenile niche width with color.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Four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different resource distributions were simulated: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(A) Even resource distribution, (B) Normal Resource distribution, (C) Skewed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Resource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distribution,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(D)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Bimodal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Normal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Resource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distribution.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Standard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parameters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were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used.</w:t>
      </w:r>
    </w:p>
    <w:p w14:paraId="6EA2460F" w14:textId="77777777" w:rsidR="006F1C89" w:rsidRDefault="006F1C89">
      <w:pPr>
        <w:rPr>
          <w:sz w:val="18"/>
        </w:rPr>
      </w:pPr>
    </w:p>
    <w:p w14:paraId="6266B31F" w14:textId="77777777" w:rsidR="006F1C89" w:rsidRDefault="006F1C89">
      <w:pPr>
        <w:spacing w:before="1"/>
        <w:rPr>
          <w:sz w:val="17"/>
        </w:rPr>
      </w:pPr>
    </w:p>
    <w:commentRangeStart w:id="84"/>
    <w:p w14:paraId="18F287E7" w14:textId="5A998751" w:rsidR="006F1C89" w:rsidRDefault="00C85944">
      <w:pPr>
        <w:pStyle w:val="BodyText"/>
        <w:spacing w:before="1" w:line="242" w:lineRule="auto"/>
        <w:ind w:left="150" w:right="108"/>
        <w:jc w:val="both"/>
        <w:rPr>
          <w:rFonts w:ascii="Calibri" w:hAns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11A3E620" wp14:editId="0C84FC87">
                <wp:simplePos x="0" y="0"/>
                <wp:positionH relativeFrom="page">
                  <wp:posOffset>4559935</wp:posOffset>
                </wp:positionH>
                <wp:positionV relativeFrom="paragraph">
                  <wp:posOffset>1104900</wp:posOffset>
                </wp:positionV>
                <wp:extent cx="1851025" cy="1807845"/>
                <wp:effectExtent l="0" t="0" r="0" b="0"/>
                <wp:wrapNone/>
                <wp:docPr id="63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1025" cy="1807845"/>
                          <a:chOff x="7181" y="1740"/>
                          <a:chExt cx="2915" cy="2847"/>
                        </a:xfrm>
                      </wpg:grpSpPr>
                      <wps:wsp>
                        <wps:cNvPr id="640" name="AutoShape 634"/>
                        <wps:cNvSpPr>
                          <a:spLocks/>
                        </wps:cNvSpPr>
                        <wps:spPr bwMode="auto">
                          <a:xfrm>
                            <a:off x="7180" y="1740"/>
                            <a:ext cx="2915" cy="2847"/>
                          </a:xfrm>
                          <a:custGeom>
                            <a:avLst/>
                            <a:gdLst>
                              <a:gd name="T0" fmla="+- 0 7181 7181"/>
                              <a:gd name="T1" fmla="*/ T0 w 2915"/>
                              <a:gd name="T2" fmla="+- 0 4134 1740"/>
                              <a:gd name="T3" fmla="*/ 4134 h 2847"/>
                              <a:gd name="T4" fmla="+- 0 10095 7181"/>
                              <a:gd name="T5" fmla="*/ T4 w 2915"/>
                              <a:gd name="T6" fmla="+- 0 4134 1740"/>
                              <a:gd name="T7" fmla="*/ 4134 h 2847"/>
                              <a:gd name="T8" fmla="+- 0 7181 7181"/>
                              <a:gd name="T9" fmla="*/ T8 w 2915"/>
                              <a:gd name="T10" fmla="+- 0 3487 1740"/>
                              <a:gd name="T11" fmla="*/ 3487 h 2847"/>
                              <a:gd name="T12" fmla="+- 0 10095 7181"/>
                              <a:gd name="T13" fmla="*/ T12 w 2915"/>
                              <a:gd name="T14" fmla="+- 0 3487 1740"/>
                              <a:gd name="T15" fmla="*/ 3487 h 2847"/>
                              <a:gd name="T16" fmla="+- 0 7181 7181"/>
                              <a:gd name="T17" fmla="*/ T16 w 2915"/>
                              <a:gd name="T18" fmla="+- 0 2840 1740"/>
                              <a:gd name="T19" fmla="*/ 2840 h 2847"/>
                              <a:gd name="T20" fmla="+- 0 10095 7181"/>
                              <a:gd name="T21" fmla="*/ T20 w 2915"/>
                              <a:gd name="T22" fmla="+- 0 2840 1740"/>
                              <a:gd name="T23" fmla="*/ 2840 h 2847"/>
                              <a:gd name="T24" fmla="+- 0 7181 7181"/>
                              <a:gd name="T25" fmla="*/ T24 w 2915"/>
                              <a:gd name="T26" fmla="+- 0 2193 1740"/>
                              <a:gd name="T27" fmla="*/ 2193 h 2847"/>
                              <a:gd name="T28" fmla="+- 0 10095 7181"/>
                              <a:gd name="T29" fmla="*/ T28 w 2915"/>
                              <a:gd name="T30" fmla="+- 0 2193 1740"/>
                              <a:gd name="T31" fmla="*/ 2193 h 2847"/>
                              <a:gd name="T32" fmla="+- 0 7387 7181"/>
                              <a:gd name="T33" fmla="*/ T32 w 2915"/>
                              <a:gd name="T34" fmla="+- 0 4587 1740"/>
                              <a:gd name="T35" fmla="*/ 4587 h 2847"/>
                              <a:gd name="T36" fmla="+- 0 7387 7181"/>
                              <a:gd name="T37" fmla="*/ T36 w 2915"/>
                              <a:gd name="T38" fmla="+- 0 1740 1740"/>
                              <a:gd name="T39" fmla="*/ 1740 h 2847"/>
                              <a:gd name="T40" fmla="+- 0 8123 7181"/>
                              <a:gd name="T41" fmla="*/ T40 w 2915"/>
                              <a:gd name="T42" fmla="+- 0 4587 1740"/>
                              <a:gd name="T43" fmla="*/ 4587 h 2847"/>
                              <a:gd name="T44" fmla="+- 0 8123 7181"/>
                              <a:gd name="T45" fmla="*/ T44 w 2915"/>
                              <a:gd name="T46" fmla="+- 0 1740 1740"/>
                              <a:gd name="T47" fmla="*/ 1740 h 2847"/>
                              <a:gd name="T48" fmla="+- 0 8859 7181"/>
                              <a:gd name="T49" fmla="*/ T48 w 2915"/>
                              <a:gd name="T50" fmla="+- 0 4587 1740"/>
                              <a:gd name="T51" fmla="*/ 4587 h 2847"/>
                              <a:gd name="T52" fmla="+- 0 8859 7181"/>
                              <a:gd name="T53" fmla="*/ T52 w 2915"/>
                              <a:gd name="T54" fmla="+- 0 1740 1740"/>
                              <a:gd name="T55" fmla="*/ 1740 h 2847"/>
                              <a:gd name="T56" fmla="+- 0 9595 7181"/>
                              <a:gd name="T57" fmla="*/ T56 w 2915"/>
                              <a:gd name="T58" fmla="+- 0 4587 1740"/>
                              <a:gd name="T59" fmla="*/ 4587 h 2847"/>
                              <a:gd name="T60" fmla="+- 0 9595 7181"/>
                              <a:gd name="T61" fmla="*/ T60 w 2915"/>
                              <a:gd name="T62" fmla="+- 0 1740 1740"/>
                              <a:gd name="T63" fmla="*/ 1740 h 28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915" h="2847">
                                <a:moveTo>
                                  <a:pt x="0" y="2394"/>
                                </a:moveTo>
                                <a:lnTo>
                                  <a:pt x="2914" y="2394"/>
                                </a:lnTo>
                                <a:moveTo>
                                  <a:pt x="0" y="1747"/>
                                </a:moveTo>
                                <a:lnTo>
                                  <a:pt x="2914" y="1747"/>
                                </a:lnTo>
                                <a:moveTo>
                                  <a:pt x="0" y="1100"/>
                                </a:moveTo>
                                <a:lnTo>
                                  <a:pt x="2914" y="1100"/>
                                </a:lnTo>
                                <a:moveTo>
                                  <a:pt x="0" y="453"/>
                                </a:moveTo>
                                <a:lnTo>
                                  <a:pt x="2914" y="453"/>
                                </a:lnTo>
                                <a:moveTo>
                                  <a:pt x="206" y="2847"/>
                                </a:moveTo>
                                <a:lnTo>
                                  <a:pt x="206" y="0"/>
                                </a:lnTo>
                                <a:moveTo>
                                  <a:pt x="942" y="2847"/>
                                </a:moveTo>
                                <a:lnTo>
                                  <a:pt x="942" y="0"/>
                                </a:lnTo>
                                <a:moveTo>
                                  <a:pt x="1678" y="2847"/>
                                </a:moveTo>
                                <a:lnTo>
                                  <a:pt x="1678" y="0"/>
                                </a:lnTo>
                                <a:moveTo>
                                  <a:pt x="2414" y="2847"/>
                                </a:moveTo>
                                <a:lnTo>
                                  <a:pt x="2414" y="0"/>
                                </a:lnTo>
                              </a:path>
                            </a:pathLst>
                          </a:custGeom>
                          <a:noFill/>
                          <a:ln w="465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AutoShape 633"/>
                        <wps:cNvSpPr>
                          <a:spLocks/>
                        </wps:cNvSpPr>
                        <wps:spPr bwMode="auto">
                          <a:xfrm>
                            <a:off x="7180" y="1740"/>
                            <a:ext cx="2915" cy="2847"/>
                          </a:xfrm>
                          <a:custGeom>
                            <a:avLst/>
                            <a:gdLst>
                              <a:gd name="T0" fmla="+- 0 7181 7181"/>
                              <a:gd name="T1" fmla="*/ T0 w 2915"/>
                              <a:gd name="T2" fmla="+- 0 4458 1740"/>
                              <a:gd name="T3" fmla="*/ 4458 h 2847"/>
                              <a:gd name="T4" fmla="+- 0 10095 7181"/>
                              <a:gd name="T5" fmla="*/ T4 w 2915"/>
                              <a:gd name="T6" fmla="+- 0 4458 1740"/>
                              <a:gd name="T7" fmla="*/ 4458 h 2847"/>
                              <a:gd name="T8" fmla="+- 0 7181 7181"/>
                              <a:gd name="T9" fmla="*/ T8 w 2915"/>
                              <a:gd name="T10" fmla="+- 0 3811 1740"/>
                              <a:gd name="T11" fmla="*/ 3811 h 2847"/>
                              <a:gd name="T12" fmla="+- 0 10095 7181"/>
                              <a:gd name="T13" fmla="*/ T12 w 2915"/>
                              <a:gd name="T14" fmla="+- 0 3811 1740"/>
                              <a:gd name="T15" fmla="*/ 3811 h 2847"/>
                              <a:gd name="T16" fmla="+- 0 7181 7181"/>
                              <a:gd name="T17" fmla="*/ T16 w 2915"/>
                              <a:gd name="T18" fmla="+- 0 3164 1740"/>
                              <a:gd name="T19" fmla="*/ 3164 h 2847"/>
                              <a:gd name="T20" fmla="+- 0 10095 7181"/>
                              <a:gd name="T21" fmla="*/ T20 w 2915"/>
                              <a:gd name="T22" fmla="+- 0 3164 1740"/>
                              <a:gd name="T23" fmla="*/ 3164 h 2847"/>
                              <a:gd name="T24" fmla="+- 0 7181 7181"/>
                              <a:gd name="T25" fmla="*/ T24 w 2915"/>
                              <a:gd name="T26" fmla="+- 0 2517 1740"/>
                              <a:gd name="T27" fmla="*/ 2517 h 2847"/>
                              <a:gd name="T28" fmla="+- 0 10095 7181"/>
                              <a:gd name="T29" fmla="*/ T28 w 2915"/>
                              <a:gd name="T30" fmla="+- 0 2517 1740"/>
                              <a:gd name="T31" fmla="*/ 2517 h 2847"/>
                              <a:gd name="T32" fmla="+- 0 7181 7181"/>
                              <a:gd name="T33" fmla="*/ T32 w 2915"/>
                              <a:gd name="T34" fmla="+- 0 1870 1740"/>
                              <a:gd name="T35" fmla="*/ 1870 h 2847"/>
                              <a:gd name="T36" fmla="+- 0 10095 7181"/>
                              <a:gd name="T37" fmla="*/ T36 w 2915"/>
                              <a:gd name="T38" fmla="+- 0 1870 1740"/>
                              <a:gd name="T39" fmla="*/ 1870 h 2847"/>
                              <a:gd name="T40" fmla="+- 0 7755 7181"/>
                              <a:gd name="T41" fmla="*/ T40 w 2915"/>
                              <a:gd name="T42" fmla="+- 0 4587 1740"/>
                              <a:gd name="T43" fmla="*/ 4587 h 2847"/>
                              <a:gd name="T44" fmla="+- 0 7755 7181"/>
                              <a:gd name="T45" fmla="*/ T44 w 2915"/>
                              <a:gd name="T46" fmla="+- 0 1740 1740"/>
                              <a:gd name="T47" fmla="*/ 1740 h 2847"/>
                              <a:gd name="T48" fmla="+- 0 8491 7181"/>
                              <a:gd name="T49" fmla="*/ T48 w 2915"/>
                              <a:gd name="T50" fmla="+- 0 4587 1740"/>
                              <a:gd name="T51" fmla="*/ 4587 h 2847"/>
                              <a:gd name="T52" fmla="+- 0 8491 7181"/>
                              <a:gd name="T53" fmla="*/ T52 w 2915"/>
                              <a:gd name="T54" fmla="+- 0 1740 1740"/>
                              <a:gd name="T55" fmla="*/ 1740 h 2847"/>
                              <a:gd name="T56" fmla="+- 0 9227 7181"/>
                              <a:gd name="T57" fmla="*/ T56 w 2915"/>
                              <a:gd name="T58" fmla="+- 0 4587 1740"/>
                              <a:gd name="T59" fmla="*/ 4587 h 2847"/>
                              <a:gd name="T60" fmla="+- 0 9227 7181"/>
                              <a:gd name="T61" fmla="*/ T60 w 2915"/>
                              <a:gd name="T62" fmla="+- 0 1740 1740"/>
                              <a:gd name="T63" fmla="*/ 1740 h 2847"/>
                              <a:gd name="T64" fmla="+- 0 9963 7181"/>
                              <a:gd name="T65" fmla="*/ T64 w 2915"/>
                              <a:gd name="T66" fmla="+- 0 4587 1740"/>
                              <a:gd name="T67" fmla="*/ 4587 h 2847"/>
                              <a:gd name="T68" fmla="+- 0 9963 7181"/>
                              <a:gd name="T69" fmla="*/ T68 w 2915"/>
                              <a:gd name="T70" fmla="+- 0 1740 1740"/>
                              <a:gd name="T71" fmla="*/ 1740 h 28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915" h="2847">
                                <a:moveTo>
                                  <a:pt x="0" y="2718"/>
                                </a:moveTo>
                                <a:lnTo>
                                  <a:pt x="2914" y="2718"/>
                                </a:lnTo>
                                <a:moveTo>
                                  <a:pt x="0" y="2071"/>
                                </a:moveTo>
                                <a:lnTo>
                                  <a:pt x="2914" y="2071"/>
                                </a:lnTo>
                                <a:moveTo>
                                  <a:pt x="0" y="1424"/>
                                </a:moveTo>
                                <a:lnTo>
                                  <a:pt x="2914" y="1424"/>
                                </a:lnTo>
                                <a:moveTo>
                                  <a:pt x="0" y="777"/>
                                </a:moveTo>
                                <a:lnTo>
                                  <a:pt x="2914" y="777"/>
                                </a:lnTo>
                                <a:moveTo>
                                  <a:pt x="0" y="130"/>
                                </a:moveTo>
                                <a:lnTo>
                                  <a:pt x="2914" y="130"/>
                                </a:lnTo>
                                <a:moveTo>
                                  <a:pt x="574" y="2847"/>
                                </a:moveTo>
                                <a:lnTo>
                                  <a:pt x="574" y="0"/>
                                </a:lnTo>
                                <a:moveTo>
                                  <a:pt x="1310" y="2847"/>
                                </a:moveTo>
                                <a:lnTo>
                                  <a:pt x="1310" y="0"/>
                                </a:lnTo>
                                <a:moveTo>
                                  <a:pt x="2046" y="2847"/>
                                </a:moveTo>
                                <a:lnTo>
                                  <a:pt x="2046" y="0"/>
                                </a:lnTo>
                                <a:moveTo>
                                  <a:pt x="2782" y="2847"/>
                                </a:moveTo>
                                <a:lnTo>
                                  <a:pt x="2782" y="0"/>
                                </a:lnTo>
                              </a:path>
                            </a:pathLst>
                          </a:custGeom>
                          <a:noFill/>
                          <a:ln w="925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632"/>
                        <wps:cNvSpPr>
                          <a:spLocks/>
                        </wps:cNvSpPr>
                        <wps:spPr bwMode="auto">
                          <a:xfrm>
                            <a:off x="7313" y="1869"/>
                            <a:ext cx="2650" cy="2588"/>
                          </a:xfrm>
                          <a:custGeom>
                            <a:avLst/>
                            <a:gdLst>
                              <a:gd name="T0" fmla="+- 0 7313 7313"/>
                              <a:gd name="T1" fmla="*/ T0 w 2650"/>
                              <a:gd name="T2" fmla="+- 0 4458 1870"/>
                              <a:gd name="T3" fmla="*/ 4458 h 2588"/>
                              <a:gd name="T4" fmla="+- 0 7693 7313"/>
                              <a:gd name="T5" fmla="*/ T4 w 2650"/>
                              <a:gd name="T6" fmla="+- 0 2646 1870"/>
                              <a:gd name="T7" fmla="*/ 2646 h 2588"/>
                              <a:gd name="T8" fmla="+- 0 8070 7313"/>
                              <a:gd name="T9" fmla="*/ T8 w 2650"/>
                              <a:gd name="T10" fmla="+- 0 2646 1870"/>
                              <a:gd name="T11" fmla="*/ 2646 h 2588"/>
                              <a:gd name="T12" fmla="+- 0 8450 7313"/>
                              <a:gd name="T13" fmla="*/ T12 w 2650"/>
                              <a:gd name="T14" fmla="+- 0 2646 1870"/>
                              <a:gd name="T15" fmla="*/ 2646 h 2588"/>
                              <a:gd name="T16" fmla="+- 0 8826 7313"/>
                              <a:gd name="T17" fmla="*/ T16 w 2650"/>
                              <a:gd name="T18" fmla="+- 0 2129 1870"/>
                              <a:gd name="T19" fmla="*/ 2129 h 2588"/>
                              <a:gd name="T20" fmla="+- 0 9206 7313"/>
                              <a:gd name="T21" fmla="*/ T20 w 2650"/>
                              <a:gd name="T22" fmla="+- 0 2387 1870"/>
                              <a:gd name="T23" fmla="*/ 2387 h 2588"/>
                              <a:gd name="T24" fmla="+- 0 9583 7313"/>
                              <a:gd name="T25" fmla="*/ T24 w 2650"/>
                              <a:gd name="T26" fmla="+- 0 2129 1870"/>
                              <a:gd name="T27" fmla="*/ 2129 h 2588"/>
                              <a:gd name="T28" fmla="+- 0 9963 7313"/>
                              <a:gd name="T29" fmla="*/ T28 w 2650"/>
                              <a:gd name="T30" fmla="+- 0 1870 1870"/>
                              <a:gd name="T31" fmla="*/ 1870 h 2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50" h="2588">
                                <a:moveTo>
                                  <a:pt x="0" y="2588"/>
                                </a:moveTo>
                                <a:lnTo>
                                  <a:pt x="380" y="776"/>
                                </a:lnTo>
                                <a:lnTo>
                                  <a:pt x="757" y="776"/>
                                </a:lnTo>
                                <a:lnTo>
                                  <a:pt x="1137" y="776"/>
                                </a:lnTo>
                                <a:lnTo>
                                  <a:pt x="1513" y="259"/>
                                </a:lnTo>
                                <a:lnTo>
                                  <a:pt x="1893" y="517"/>
                                </a:lnTo>
                                <a:lnTo>
                                  <a:pt x="2270" y="259"/>
                                </a:lnTo>
                                <a:lnTo>
                                  <a:pt x="2650" y="0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631"/>
                        <wps:cNvSpPr>
                          <a:spLocks/>
                        </wps:cNvSpPr>
                        <wps:spPr bwMode="auto">
                          <a:xfrm>
                            <a:off x="7313" y="3681"/>
                            <a:ext cx="2650" cy="777"/>
                          </a:xfrm>
                          <a:custGeom>
                            <a:avLst/>
                            <a:gdLst>
                              <a:gd name="T0" fmla="+- 0 7313 7313"/>
                              <a:gd name="T1" fmla="*/ T0 w 2650"/>
                              <a:gd name="T2" fmla="+- 0 4458 3681"/>
                              <a:gd name="T3" fmla="*/ 4458 h 777"/>
                              <a:gd name="T4" fmla="+- 0 7693 7313"/>
                              <a:gd name="T5" fmla="*/ T4 w 2650"/>
                              <a:gd name="T6" fmla="+- 0 3940 3681"/>
                              <a:gd name="T7" fmla="*/ 3940 h 777"/>
                              <a:gd name="T8" fmla="+- 0 8070 7313"/>
                              <a:gd name="T9" fmla="*/ T8 w 2650"/>
                              <a:gd name="T10" fmla="+- 0 3681 3681"/>
                              <a:gd name="T11" fmla="*/ 3681 h 777"/>
                              <a:gd name="T12" fmla="+- 0 8450 7313"/>
                              <a:gd name="T13" fmla="*/ T12 w 2650"/>
                              <a:gd name="T14" fmla="+- 0 3681 3681"/>
                              <a:gd name="T15" fmla="*/ 3681 h 777"/>
                              <a:gd name="T16" fmla="+- 0 8826 7313"/>
                              <a:gd name="T17" fmla="*/ T16 w 2650"/>
                              <a:gd name="T18" fmla="+- 0 4199 3681"/>
                              <a:gd name="T19" fmla="*/ 4199 h 777"/>
                              <a:gd name="T20" fmla="+- 0 9206 7313"/>
                              <a:gd name="T21" fmla="*/ T20 w 2650"/>
                              <a:gd name="T22" fmla="+- 0 3940 3681"/>
                              <a:gd name="T23" fmla="*/ 3940 h 777"/>
                              <a:gd name="T24" fmla="+- 0 9583 7313"/>
                              <a:gd name="T25" fmla="*/ T24 w 2650"/>
                              <a:gd name="T26" fmla="+- 0 4199 3681"/>
                              <a:gd name="T27" fmla="*/ 4199 h 777"/>
                              <a:gd name="T28" fmla="+- 0 9963 7313"/>
                              <a:gd name="T29" fmla="*/ T28 w 2650"/>
                              <a:gd name="T30" fmla="+- 0 4458 3681"/>
                              <a:gd name="T31" fmla="*/ 4458 h 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50" h="777">
                                <a:moveTo>
                                  <a:pt x="0" y="777"/>
                                </a:moveTo>
                                <a:lnTo>
                                  <a:pt x="380" y="259"/>
                                </a:lnTo>
                                <a:lnTo>
                                  <a:pt x="757" y="0"/>
                                </a:lnTo>
                                <a:lnTo>
                                  <a:pt x="1137" y="0"/>
                                </a:lnTo>
                                <a:lnTo>
                                  <a:pt x="1513" y="518"/>
                                </a:lnTo>
                                <a:lnTo>
                                  <a:pt x="1893" y="259"/>
                                </a:lnTo>
                                <a:lnTo>
                                  <a:pt x="2270" y="518"/>
                                </a:lnTo>
                                <a:lnTo>
                                  <a:pt x="2650" y="777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630"/>
                        <wps:cNvSpPr>
                          <a:spLocks/>
                        </wps:cNvSpPr>
                        <wps:spPr bwMode="auto">
                          <a:xfrm>
                            <a:off x="7313" y="1869"/>
                            <a:ext cx="2650" cy="2588"/>
                          </a:xfrm>
                          <a:custGeom>
                            <a:avLst/>
                            <a:gdLst>
                              <a:gd name="T0" fmla="+- 0 7313 7313"/>
                              <a:gd name="T1" fmla="*/ T0 w 2650"/>
                              <a:gd name="T2" fmla="+- 0 1870 1870"/>
                              <a:gd name="T3" fmla="*/ 1870 h 2588"/>
                              <a:gd name="T4" fmla="+- 0 7693 7313"/>
                              <a:gd name="T5" fmla="*/ T4 w 2650"/>
                              <a:gd name="T6" fmla="+- 0 4199 1870"/>
                              <a:gd name="T7" fmla="*/ 4199 h 2588"/>
                              <a:gd name="T8" fmla="+- 0 8070 7313"/>
                              <a:gd name="T9" fmla="*/ T8 w 2650"/>
                              <a:gd name="T10" fmla="+- 0 4458 1870"/>
                              <a:gd name="T11" fmla="*/ 4458 h 2588"/>
                              <a:gd name="T12" fmla="+- 0 8450 7313"/>
                              <a:gd name="T13" fmla="*/ T12 w 2650"/>
                              <a:gd name="T14" fmla="+- 0 4458 1870"/>
                              <a:gd name="T15" fmla="*/ 4458 h 2588"/>
                              <a:gd name="T16" fmla="+- 0 8826 7313"/>
                              <a:gd name="T17" fmla="*/ T16 w 2650"/>
                              <a:gd name="T18" fmla="+- 0 4458 1870"/>
                              <a:gd name="T19" fmla="*/ 4458 h 2588"/>
                              <a:gd name="T20" fmla="+- 0 9206 7313"/>
                              <a:gd name="T21" fmla="*/ T20 w 2650"/>
                              <a:gd name="T22" fmla="+- 0 4458 1870"/>
                              <a:gd name="T23" fmla="*/ 4458 h 2588"/>
                              <a:gd name="T24" fmla="+- 0 9583 7313"/>
                              <a:gd name="T25" fmla="*/ T24 w 2650"/>
                              <a:gd name="T26" fmla="+- 0 4458 1870"/>
                              <a:gd name="T27" fmla="*/ 4458 h 2588"/>
                              <a:gd name="T28" fmla="+- 0 9963 7313"/>
                              <a:gd name="T29" fmla="*/ T28 w 2650"/>
                              <a:gd name="T30" fmla="+- 0 4458 1870"/>
                              <a:gd name="T31" fmla="*/ 4458 h 2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50" h="2588">
                                <a:moveTo>
                                  <a:pt x="0" y="0"/>
                                </a:moveTo>
                                <a:lnTo>
                                  <a:pt x="380" y="2329"/>
                                </a:lnTo>
                                <a:lnTo>
                                  <a:pt x="757" y="2588"/>
                                </a:lnTo>
                                <a:lnTo>
                                  <a:pt x="1137" y="2588"/>
                                </a:lnTo>
                                <a:lnTo>
                                  <a:pt x="1513" y="2588"/>
                                </a:lnTo>
                                <a:lnTo>
                                  <a:pt x="1893" y="2588"/>
                                </a:lnTo>
                                <a:lnTo>
                                  <a:pt x="2270" y="2588"/>
                                </a:lnTo>
                                <a:lnTo>
                                  <a:pt x="2650" y="2588"/>
                                </a:lnTo>
                              </a:path>
                            </a:pathLst>
                          </a:custGeom>
                          <a:noFill/>
                          <a:ln w="13590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F08F2" id="Group 629" o:spid="_x0000_s1026" style="position:absolute;margin-left:359.05pt;margin-top:87pt;width:145.75pt;height:142.35pt;z-index:15755776;mso-position-horizontal-relative:page" coordorigin="7181,1740" coordsize="2915,2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">
                <v:shape id="AutoShape 634" o:spid="_x0000_s1027" style="position:absolute;left:7180;top:1740;width:2915;height:2847;visibility:visible;mso-wrap-style:square;v-text-anchor:top" coordsize="2915,2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" path="m,2394r2914,m,1747r2914,m,1100r2914,m,453r2914,m206,2847l206,m942,2847l942,t736,2847l1678,t736,2847l2414,e" filled="f" strokecolor="#ebebeb" strokeweight=".1294mm">
                  <v:path arrowok="t" o:connecttype="custom" o:connectlocs="0,4134;2914,4134;0,3487;2914,3487;0,2840;2914,2840;0,2193;2914,2193;206,4587;206,1740;942,4587;942,1740;1678,4587;1678,1740;2414,4587;2414,1740" o:connectangles="0,0,0,0,0,0,0,0,0,0,0,0,0,0,0,0"/>
                </v:shape>
                <v:shape id="AutoShape 633" o:spid="_x0000_s1028" style="position:absolute;left:7180;top:1740;width:2915;height:2847;visibility:visible;mso-wrap-style:square;v-text-anchor:top" coordsize="2915,2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" path="m,2718r2914,m,2071r2914,m,1424r2914,m,777r2914,m,130r2914,m574,2847l574,t736,2847l1310,t736,2847l2046,t736,2847l2782,e" filled="f" strokecolor="#ebebeb" strokeweight=".257mm">
                  <v:path arrowok="t" o:connecttype="custom" o:connectlocs="0,4458;2914,4458;0,3811;2914,3811;0,3164;2914,3164;0,2517;2914,2517;0,1870;2914,1870;574,4587;574,1740;1310,4587;1310,1740;2046,4587;2046,1740;2782,4587;2782,1740" o:connectangles="0,0,0,0,0,0,0,0,0,0,0,0,0,0,0,0,0,0"/>
                </v:shape>
                <v:shape id="Freeform 632" o:spid="_x0000_s1029" style="position:absolute;left:7313;top:1869;width:2650;height:2588;visibility:visible;mso-wrap-style:square;v-text-anchor:top" coordsize="2650,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" path="m,2588l380,776r377,l1137,776,1513,259r380,258l2270,259,2650,e" filled="f" strokecolor="#fe9f6d" strokeweight=".3775mm">
                  <v:path arrowok="t" o:connecttype="custom" o:connectlocs="0,4458;380,2646;757,2646;1137,2646;1513,2129;1893,2387;2270,2129;2650,1870" o:connectangles="0,0,0,0,0,0,0,0"/>
                </v:shape>
                <v:shape id="Freeform 631" o:spid="_x0000_s1030" style="position:absolute;left:7313;top:3681;width:2650;height:777;visibility:visible;mso-wrap-style:square;v-text-anchor:top" coordsize="2650,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" path="m,777l380,259,757,r380,l1513,518,1893,259r377,259l2650,777e" filled="f" strokecolor="#de4968" strokeweight=".3775mm">
                  <v:path arrowok="t" o:connecttype="custom" o:connectlocs="0,4458;380,3940;757,3681;1137,3681;1513,4199;1893,3940;2270,4199;2650,4458" o:connectangles="0,0,0,0,0,0,0,0"/>
                </v:shape>
                <v:shape id="Freeform 630" o:spid="_x0000_s1031" style="position:absolute;left:7313;top:1869;width:2650;height:2588;visibility:visible;mso-wrap-style:square;v-text-anchor:top" coordsize="2650,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" path="m,l380,2329r377,259l1137,2588r376,l1893,2588r377,l2650,2588e" filled="f" strokecolor="#8c2981" strokeweight=".3775mm">
                  <v:path arrowok="t" o:connecttype="custom" o:connectlocs="0,1870;380,4199;757,4458;1137,4458;1513,4458;1893,4458;2270,4458;2650,4458" o:connectangles="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Calibri" w:hAnsi="Calibri"/>
          <w:w w:val="105"/>
        </w:rPr>
        <w:t>the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mean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in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is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much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higher</w:t>
      </w:r>
      <w:ins w:id="85" w:author="Frank Johansson" w:date="2024-07-25T15:00:00Z">
        <w:r w:rsidR="00956582">
          <w:rPr>
            <w:rFonts w:ascii="Calibri" w:hAnsi="Calibri"/>
            <w:w w:val="105"/>
          </w:rPr>
          <w:t xml:space="preserve"> </w:t>
        </w:r>
      </w:ins>
      <w:r w:rsidR="005D3991">
        <w:rPr>
          <w:rFonts w:ascii="Calibri" w:hAnsi="Calibri"/>
          <w:w w:val="105"/>
        </w:rPr>
        <w:t>(not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presented).</w:t>
      </w:r>
      <w:r w:rsidR="005D3991">
        <w:rPr>
          <w:rFonts w:ascii="Calibri" w:hAnsi="Calibri"/>
          <w:spacing w:val="19"/>
          <w:w w:val="105"/>
        </w:rPr>
        <w:t xml:space="preserve"> </w:t>
      </w:r>
      <w:commentRangeEnd w:id="84"/>
      <w:r w:rsidR="00F161E0">
        <w:rPr>
          <w:rStyle w:val="CommentReference"/>
          <w:rFonts w:ascii="Calibri" w:eastAsia="Calibri" w:hAnsi="Calibri" w:cs="Calibri"/>
        </w:rPr>
        <w:commentReference w:id="84"/>
      </w:r>
      <w:r w:rsidR="005D3991">
        <w:rPr>
          <w:rFonts w:ascii="Calibri" w:hAnsi="Calibri"/>
          <w:w w:val="105"/>
        </w:rPr>
        <w:t>The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alternative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to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the</w:t>
      </w:r>
      <w:r w:rsidR="005D3991">
        <w:rPr>
          <w:rFonts w:ascii="Calibri" w:hAnsi="Calibri"/>
          <w:spacing w:val="-8"/>
          <w:w w:val="105"/>
        </w:rPr>
        <w:t xml:space="preserve"> </w:t>
      </w:r>
      <w:r w:rsidR="005D3991">
        <w:rPr>
          <w:rFonts w:ascii="Calibri" w:hAnsi="Calibri"/>
          <w:w w:val="105"/>
        </w:rPr>
        <w:t>two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axes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community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is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one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where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each</w:t>
      </w:r>
      <w:r w:rsidR="005D3991">
        <w:rPr>
          <w:rFonts w:ascii="Calibri" w:hAnsi="Calibri"/>
          <w:spacing w:val="-9"/>
          <w:w w:val="105"/>
        </w:rPr>
        <w:t xml:space="preserve"> </w:t>
      </w:r>
      <w:r w:rsidR="005D3991">
        <w:rPr>
          <w:rFonts w:ascii="Calibri" w:hAnsi="Calibri"/>
          <w:w w:val="105"/>
        </w:rPr>
        <w:t>species</w:t>
      </w:r>
      <w:r w:rsidR="005D3991">
        <w:rPr>
          <w:rFonts w:ascii="Calibri" w:hAnsi="Calibri"/>
          <w:spacing w:val="-49"/>
          <w:w w:val="105"/>
        </w:rPr>
        <w:t xml:space="preserve"> </w:t>
      </w:r>
      <w:r w:rsidR="005D3991">
        <w:rPr>
          <w:rFonts w:ascii="Calibri" w:hAnsi="Calibri"/>
          <w:w w:val="105"/>
        </w:rPr>
        <w:t>is arranged in such a way that each juvenile trait value is paired with only one adult trait value. In other words,</w:t>
      </w:r>
      <w:r w:rsidR="005D3991">
        <w:rPr>
          <w:rFonts w:ascii="Calibri" w:hAnsi="Calibri"/>
          <w:spacing w:val="1"/>
          <w:w w:val="105"/>
        </w:rPr>
        <w:t xml:space="preserve"> </w:t>
      </w:r>
      <w:r w:rsidR="005D3991">
        <w:rPr>
          <w:rFonts w:ascii="Calibri" w:hAnsi="Calibri"/>
          <w:w w:val="105"/>
        </w:rPr>
        <w:t>no two species are specialized for the same set of resources, either as juveniles or as adults. This is sometimes a</w:t>
      </w:r>
      <w:r w:rsidR="005D3991">
        <w:rPr>
          <w:rFonts w:ascii="Calibri" w:hAnsi="Calibri"/>
          <w:spacing w:val="1"/>
          <w:w w:val="105"/>
        </w:rPr>
        <w:t xml:space="preserve"> </w:t>
      </w:r>
      <w:proofErr w:type="gramStart"/>
      <w:r w:rsidR="005D3991">
        <w:rPr>
          <w:rFonts w:ascii="Calibri" w:hAnsi="Calibri"/>
          <w:w w:val="105"/>
        </w:rPr>
        <w:t>diagonal</w:t>
      </w:r>
      <w:ins w:id="86" w:author="Frank Johansson" w:date="2024-07-25T15:05:00Z">
        <w:r w:rsidR="00F161E0">
          <w:rPr>
            <w:rFonts w:ascii="Calibri" w:hAnsi="Calibri"/>
            <w:w w:val="105"/>
          </w:rPr>
          <w:t>,</w:t>
        </w:r>
      </w:ins>
      <w:r w:rsidR="005D3991">
        <w:rPr>
          <w:rFonts w:ascii="Calibri" w:hAnsi="Calibri"/>
          <w:w w:val="105"/>
        </w:rPr>
        <w:t xml:space="preserve"> but</w:t>
      </w:r>
      <w:proofErr w:type="gramEnd"/>
      <w:r w:rsidR="005D3991">
        <w:rPr>
          <w:rFonts w:ascii="Calibri" w:hAnsi="Calibri"/>
          <w:w w:val="105"/>
        </w:rPr>
        <w:t xml:space="preserve"> can take on other shapes (figure 6). The latter community is equivalent to the community formed</w:t>
      </w:r>
      <w:r w:rsidR="005D3991">
        <w:rPr>
          <w:rFonts w:ascii="Calibri" w:hAnsi="Calibri"/>
          <w:spacing w:val="1"/>
          <w:w w:val="105"/>
        </w:rPr>
        <w:t xml:space="preserve"> </w:t>
      </w:r>
      <w:r w:rsidR="005D3991">
        <w:rPr>
          <w:rFonts w:ascii="Calibri" w:hAnsi="Calibri"/>
          <w:w w:val="105"/>
        </w:rPr>
        <w:t xml:space="preserve">by simple life cycles as the species can be arranged on one </w:t>
      </w:r>
      <w:proofErr w:type="gramStart"/>
      <w:r w:rsidR="005D3991">
        <w:rPr>
          <w:rFonts w:ascii="Calibri" w:hAnsi="Calibri"/>
          <w:w w:val="105"/>
        </w:rPr>
        <w:t>axis, and</w:t>
      </w:r>
      <w:proofErr w:type="gramEnd"/>
      <w:r w:rsidR="005D3991">
        <w:rPr>
          <w:rFonts w:ascii="Calibri" w:hAnsi="Calibri"/>
          <w:w w:val="105"/>
        </w:rPr>
        <w:t xml:space="preserve"> has the same or similar number of species.</w:t>
      </w:r>
      <w:r w:rsidR="005D3991">
        <w:rPr>
          <w:rFonts w:ascii="Calibri" w:hAnsi="Calibri"/>
          <w:spacing w:val="1"/>
          <w:w w:val="105"/>
        </w:rPr>
        <w:t xml:space="preserve"> </w:t>
      </w:r>
      <w:r w:rsidR="005D3991">
        <w:rPr>
          <w:rFonts w:ascii="Calibri" w:hAnsi="Calibri"/>
          <w:w w:val="105"/>
        </w:rPr>
        <w:t>When</w:t>
      </w:r>
      <w:r w:rsidR="005D3991">
        <w:rPr>
          <w:rFonts w:ascii="Calibri" w:hAnsi="Calibri"/>
          <w:spacing w:val="-5"/>
          <w:w w:val="105"/>
        </w:rPr>
        <w:t xml:space="preserve"> </w:t>
      </w:r>
      <w:r w:rsidR="005D3991">
        <w:rPr>
          <w:rFonts w:ascii="Calibri" w:hAnsi="Calibri"/>
          <w:w w:val="105"/>
        </w:rPr>
        <w:t>the</w:t>
      </w:r>
      <w:r w:rsidR="005D3991">
        <w:rPr>
          <w:rFonts w:ascii="Calibri" w:hAnsi="Calibri"/>
          <w:spacing w:val="-4"/>
          <w:w w:val="105"/>
        </w:rPr>
        <w:t xml:space="preserve"> </w:t>
      </w:r>
      <w:r w:rsidR="005D3991">
        <w:rPr>
          <w:rFonts w:ascii="Calibri" w:hAnsi="Calibri"/>
          <w:w w:val="105"/>
        </w:rPr>
        <w:t>”two</w:t>
      </w:r>
      <w:r w:rsidR="005D3991">
        <w:rPr>
          <w:rFonts w:ascii="Calibri" w:hAnsi="Calibri"/>
          <w:spacing w:val="-5"/>
          <w:w w:val="105"/>
        </w:rPr>
        <w:t xml:space="preserve"> </w:t>
      </w:r>
      <w:r w:rsidR="005D3991">
        <w:rPr>
          <w:rFonts w:ascii="Calibri" w:hAnsi="Calibri"/>
          <w:w w:val="105"/>
        </w:rPr>
        <w:t>axes”</w:t>
      </w:r>
      <w:r w:rsidR="005D3991">
        <w:rPr>
          <w:rFonts w:ascii="Calibri" w:hAnsi="Calibri"/>
          <w:spacing w:val="-4"/>
          <w:w w:val="105"/>
        </w:rPr>
        <w:t xml:space="preserve"> </w:t>
      </w:r>
      <w:r w:rsidR="005D3991">
        <w:rPr>
          <w:rFonts w:ascii="Calibri" w:hAnsi="Calibri"/>
          <w:w w:val="105"/>
        </w:rPr>
        <w:t>pattern</w:t>
      </w:r>
      <w:r w:rsidR="005D3991">
        <w:rPr>
          <w:rFonts w:ascii="Calibri" w:hAnsi="Calibri"/>
          <w:spacing w:val="-4"/>
          <w:w w:val="105"/>
        </w:rPr>
        <w:t xml:space="preserve"> </w:t>
      </w:r>
      <w:r w:rsidR="005D3991">
        <w:rPr>
          <w:rFonts w:ascii="Calibri" w:hAnsi="Calibri"/>
          <w:w w:val="105"/>
        </w:rPr>
        <w:t>was</w:t>
      </w:r>
      <w:r w:rsidR="005D3991">
        <w:rPr>
          <w:rFonts w:ascii="Calibri" w:hAnsi="Calibri"/>
          <w:spacing w:val="-5"/>
          <w:w w:val="105"/>
        </w:rPr>
        <w:t xml:space="preserve"> </w:t>
      </w:r>
      <w:proofErr w:type="gramStart"/>
      <w:r w:rsidR="005D3991">
        <w:rPr>
          <w:rFonts w:ascii="Calibri" w:hAnsi="Calibri"/>
          <w:w w:val="105"/>
        </w:rPr>
        <w:t>discovered</w:t>
      </w:r>
      <w:proofErr w:type="gramEnd"/>
      <w:r w:rsidR="005D3991">
        <w:rPr>
          <w:rFonts w:ascii="Calibri" w:hAnsi="Calibri"/>
          <w:spacing w:val="-4"/>
          <w:w w:val="105"/>
        </w:rPr>
        <w:t xml:space="preserve"> </w:t>
      </w:r>
      <w:r w:rsidR="005D3991">
        <w:rPr>
          <w:rFonts w:ascii="Calibri" w:hAnsi="Calibri"/>
          <w:w w:val="115"/>
        </w:rPr>
        <w:t>I</w:t>
      </w:r>
      <w:r w:rsidR="005D3991">
        <w:rPr>
          <w:rFonts w:ascii="Calibri" w:hAnsi="Calibri"/>
          <w:spacing w:val="-9"/>
          <w:w w:val="115"/>
        </w:rPr>
        <w:t xml:space="preserve"> </w:t>
      </w:r>
      <w:r w:rsidR="005D3991">
        <w:rPr>
          <w:rFonts w:ascii="Calibri" w:hAnsi="Calibri"/>
          <w:w w:val="105"/>
        </w:rPr>
        <w:t>decided</w:t>
      </w:r>
      <w:r w:rsidR="005D3991">
        <w:rPr>
          <w:rFonts w:ascii="Calibri" w:hAnsi="Calibri"/>
          <w:spacing w:val="-5"/>
          <w:w w:val="105"/>
        </w:rPr>
        <w:t xml:space="preserve"> </w:t>
      </w:r>
      <w:r w:rsidR="005D3991">
        <w:rPr>
          <w:rFonts w:ascii="Calibri" w:hAnsi="Calibri"/>
          <w:w w:val="105"/>
        </w:rPr>
        <w:t>to</w:t>
      </w:r>
      <w:r w:rsidR="005D3991">
        <w:rPr>
          <w:rFonts w:ascii="Calibri" w:hAnsi="Calibri"/>
          <w:spacing w:val="-4"/>
          <w:w w:val="105"/>
        </w:rPr>
        <w:t xml:space="preserve"> </w:t>
      </w:r>
      <w:r w:rsidR="005D3991">
        <w:rPr>
          <w:rFonts w:ascii="Calibri" w:hAnsi="Calibri"/>
          <w:w w:val="105"/>
        </w:rPr>
        <w:t>in-</w:t>
      </w:r>
    </w:p>
    <w:p w14:paraId="2B546204" w14:textId="77777777" w:rsidR="006F1C89" w:rsidRDefault="006F1C89">
      <w:pPr>
        <w:spacing w:line="242" w:lineRule="auto"/>
        <w:jc w:val="both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5F40F6AA" w14:textId="77777777" w:rsidR="006F1C89" w:rsidRDefault="005D3991">
      <w:pPr>
        <w:pStyle w:val="BodyText"/>
        <w:spacing w:line="242" w:lineRule="auto"/>
        <w:ind w:left="150" w:right="38"/>
        <w:jc w:val="both"/>
        <w:rPr>
          <w:rFonts w:ascii="Calibri" w:hAnsi="Calibri"/>
        </w:rPr>
      </w:pPr>
      <w:proofErr w:type="spellStart"/>
      <w:r>
        <w:rPr>
          <w:rFonts w:ascii="Calibri" w:hAnsi="Calibri"/>
          <w:w w:val="105"/>
        </w:rPr>
        <w:t>vestigate</w:t>
      </w:r>
      <w:proofErr w:type="spellEnd"/>
      <w:r>
        <w:rPr>
          <w:rFonts w:ascii="Calibri" w:hAnsi="Calibri"/>
          <w:spacing w:val="-8"/>
          <w:w w:val="105"/>
        </w:rPr>
        <w:t xml:space="preserve"> </w:t>
      </w:r>
      <w:r>
        <w:rPr>
          <w:rFonts w:ascii="Calibri" w:hAnsi="Calibri"/>
          <w:w w:val="105"/>
        </w:rPr>
        <w:t>how</w:t>
      </w:r>
      <w:r>
        <w:rPr>
          <w:rFonts w:ascii="Calibri" w:hAnsi="Calibri"/>
          <w:spacing w:val="-8"/>
          <w:w w:val="105"/>
        </w:rPr>
        <w:t xml:space="preserve"> </w:t>
      </w:r>
      <w:r>
        <w:rPr>
          <w:rFonts w:ascii="Calibri" w:hAnsi="Calibri"/>
          <w:w w:val="105"/>
        </w:rPr>
        <w:t>mutation</w:t>
      </w:r>
      <w:r>
        <w:rPr>
          <w:rFonts w:ascii="Calibri" w:hAnsi="Calibri"/>
          <w:spacing w:val="-8"/>
          <w:w w:val="105"/>
        </w:rPr>
        <w:t xml:space="preserve"> </w:t>
      </w:r>
      <w:r>
        <w:rPr>
          <w:rFonts w:ascii="Calibri" w:hAnsi="Calibri"/>
          <w:w w:val="105"/>
        </w:rPr>
        <w:t>probability</w:t>
      </w:r>
      <w:r>
        <w:rPr>
          <w:rFonts w:ascii="Calibri" w:hAnsi="Calibri"/>
          <w:spacing w:val="-8"/>
          <w:w w:val="105"/>
        </w:rPr>
        <w:t xml:space="preserve"> </w:t>
      </w:r>
      <w:r>
        <w:rPr>
          <w:rFonts w:ascii="Calibri" w:hAnsi="Calibri"/>
          <w:w w:val="105"/>
        </w:rPr>
        <w:t>affects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community-wide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niche partitioning.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With low mutation probability, the re-</w:t>
      </w:r>
      <w:r>
        <w:rPr>
          <w:rFonts w:ascii="Calibri" w:hAnsi="Calibri"/>
          <w:spacing w:val="1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sulting</w:t>
      </w:r>
      <w:proofErr w:type="spellEnd"/>
      <w:r>
        <w:rPr>
          <w:rFonts w:ascii="Calibri" w:hAnsi="Calibri"/>
          <w:w w:val="105"/>
        </w:rPr>
        <w:t xml:space="preserve"> communities are almost all arranged along a single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axis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(figure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7</w:t>
      </w:r>
      <w:r>
        <w:rPr>
          <w:rFonts w:ascii="Calibri" w:hAnsi="Calibri"/>
          <w:spacing w:val="1"/>
          <w:w w:val="105"/>
        </w:rPr>
        <w:t xml:space="preserve"> </w:t>
      </w:r>
      <w:del w:id="87" w:author="Frank Johansson" w:date="2024-07-26T10:59:00Z">
        <w:r w:rsidDel="004D69F3">
          <w:rPr>
            <w:rFonts w:ascii="Calibri" w:hAnsi="Calibri"/>
            <w:w w:val="105"/>
          </w:rPr>
          <w:delText>(</w:delText>
        </w:r>
      </w:del>
      <w:r>
        <w:rPr>
          <w:rFonts w:ascii="Calibri" w:hAnsi="Calibri"/>
          <w:w w:val="105"/>
        </w:rPr>
        <w:t>A</w:t>
      </w:r>
      <w:del w:id="88" w:author="Frank Johansson" w:date="2024-07-26T10:59:00Z">
        <w:r w:rsidDel="004D69F3">
          <w:rPr>
            <w:rFonts w:ascii="Calibri" w:hAnsi="Calibri"/>
            <w:w w:val="105"/>
          </w:rPr>
          <w:delText>)</w:delText>
        </w:r>
      </w:del>
      <w:r>
        <w:rPr>
          <w:rFonts w:ascii="Calibri" w:hAnsi="Calibri"/>
          <w:w w:val="105"/>
        </w:rPr>
        <w:t>),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while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with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high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mutation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probability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communities arranged along two axes dominate (figure 7</w:t>
      </w:r>
      <w:del w:id="89" w:author="Frank Johansson" w:date="2024-07-26T10:59:00Z">
        <w:r w:rsidDel="004D69F3">
          <w:rPr>
            <w:rFonts w:ascii="Calibri" w:hAnsi="Calibri"/>
            <w:spacing w:val="1"/>
            <w:w w:val="105"/>
          </w:rPr>
          <w:delText xml:space="preserve"> </w:delText>
        </w:r>
        <w:r w:rsidDel="004D69F3">
          <w:rPr>
            <w:rFonts w:ascii="Calibri" w:hAnsi="Calibri"/>
            <w:w w:val="105"/>
          </w:rPr>
          <w:delText>(</w:delText>
        </w:r>
      </w:del>
      <w:r>
        <w:rPr>
          <w:rFonts w:ascii="Calibri" w:hAnsi="Calibri"/>
          <w:w w:val="105"/>
        </w:rPr>
        <w:t>C</w:t>
      </w:r>
      <w:del w:id="90" w:author="Frank Johansson" w:date="2024-07-26T10:59:00Z">
        <w:r w:rsidDel="004D69F3">
          <w:rPr>
            <w:rFonts w:ascii="Calibri" w:hAnsi="Calibri"/>
            <w:w w:val="105"/>
          </w:rPr>
          <w:delText>)</w:delText>
        </w:r>
      </w:del>
      <w:r>
        <w:rPr>
          <w:rFonts w:ascii="Calibri" w:hAnsi="Calibri"/>
          <w:w w:val="105"/>
        </w:rPr>
        <w:t>). At intermediate mutation probabilities there is also a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possibility of something in between the two extremes </w:t>
      </w:r>
      <w:proofErr w:type="spellStart"/>
      <w:r>
        <w:rPr>
          <w:rFonts w:ascii="Calibri" w:hAnsi="Calibri"/>
          <w:w w:val="105"/>
        </w:rPr>
        <w:t>aris</w:t>
      </w:r>
      <w:proofErr w:type="spellEnd"/>
      <w:r>
        <w:rPr>
          <w:rFonts w:ascii="Calibri" w:hAnsi="Calibri"/>
          <w:w w:val="105"/>
        </w:rPr>
        <w:t>-</w:t>
      </w:r>
      <w:r>
        <w:rPr>
          <w:rFonts w:ascii="Calibri" w:hAnsi="Calibri"/>
          <w:spacing w:val="1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ing</w:t>
      </w:r>
      <w:proofErr w:type="spellEnd"/>
      <w:r>
        <w:rPr>
          <w:rFonts w:ascii="Calibri" w:hAnsi="Calibri"/>
          <w:w w:val="105"/>
        </w:rPr>
        <w:t>, a mixed community, where some of the niche space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displays characteristics of the two axes community, while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other parts look more like the single axis community (fig</w:t>
      </w:r>
      <w:del w:id="91" w:author="Frank Johansson" w:date="2024-07-26T10:59:00Z">
        <w:r w:rsidDel="004D69F3">
          <w:rPr>
            <w:rFonts w:ascii="Calibri" w:hAnsi="Calibri"/>
            <w:w w:val="105"/>
          </w:rPr>
          <w:delText>-</w:delText>
        </w:r>
        <w:r w:rsidDel="004D69F3">
          <w:rPr>
            <w:rFonts w:ascii="Calibri" w:hAnsi="Calibri"/>
            <w:spacing w:val="1"/>
            <w:w w:val="105"/>
          </w:rPr>
          <w:delText xml:space="preserve"> </w:delText>
        </w:r>
      </w:del>
      <w:r>
        <w:rPr>
          <w:rFonts w:ascii="Calibri" w:hAnsi="Calibri"/>
          <w:w w:val="105"/>
        </w:rPr>
        <w:t xml:space="preserve">ure 7 </w:t>
      </w:r>
      <w:del w:id="92" w:author="Frank Johansson" w:date="2024-07-26T10:59:00Z">
        <w:r w:rsidDel="004D69F3">
          <w:rPr>
            <w:rFonts w:ascii="Calibri" w:hAnsi="Calibri"/>
            <w:w w:val="105"/>
          </w:rPr>
          <w:delText>(</w:delText>
        </w:r>
      </w:del>
      <w:r>
        <w:rPr>
          <w:rFonts w:ascii="Calibri" w:hAnsi="Calibri"/>
          <w:w w:val="105"/>
        </w:rPr>
        <w:t>B</w:t>
      </w:r>
      <w:del w:id="93" w:author="Frank Johansson" w:date="2024-07-26T10:59:00Z">
        <w:r w:rsidDel="004D69F3">
          <w:rPr>
            <w:rFonts w:ascii="Calibri" w:hAnsi="Calibri"/>
            <w:w w:val="105"/>
          </w:rPr>
          <w:delText>)</w:delText>
        </w:r>
      </w:del>
      <w:r>
        <w:rPr>
          <w:rFonts w:ascii="Calibri" w:hAnsi="Calibri"/>
          <w:w w:val="105"/>
        </w:rPr>
        <w:t xml:space="preserve">).   With a mutation probability </w:t>
      </w:r>
      <w:r>
        <w:rPr>
          <w:rFonts w:ascii="Calibri" w:hAnsi="Calibri"/>
          <w:i/>
          <w:w w:val="105"/>
        </w:rPr>
        <w:t xml:space="preserve">µ </w:t>
      </w:r>
      <w:r>
        <w:rPr>
          <w:rFonts w:ascii="Calibri" w:hAnsi="Calibri"/>
          <w:w w:val="125"/>
        </w:rPr>
        <w:t xml:space="preserve">= </w:t>
      </w:r>
      <w:r>
        <w:rPr>
          <w:rFonts w:ascii="Calibri" w:hAnsi="Calibri"/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rFonts w:ascii="Calibri" w:hAnsi="Calibri"/>
          <w:w w:val="105"/>
          <w:vertAlign w:val="superscript"/>
        </w:rPr>
        <w:t>5</w:t>
      </w:r>
      <w:r>
        <w:rPr>
          <w:rFonts w:ascii="Calibri" w:hAnsi="Calibri"/>
          <w:w w:val="105"/>
        </w:rPr>
        <w:t>,  a mu-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tant appears on average every third generation. By lower-</w:t>
      </w:r>
      <w:r>
        <w:rPr>
          <w:rFonts w:ascii="Calibri" w:hAnsi="Calibri"/>
          <w:spacing w:val="1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ing</w:t>
      </w:r>
      <w:proofErr w:type="spellEnd"/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i/>
          <w:w w:val="105"/>
        </w:rPr>
        <w:t>µ</w:t>
      </w:r>
      <w:r>
        <w:rPr>
          <w:rFonts w:ascii="Calibri" w:hAnsi="Calibri"/>
          <w:i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i/>
          <w:w w:val="105"/>
        </w:rPr>
        <w:t>µ</w:t>
      </w:r>
      <w:r>
        <w:rPr>
          <w:rFonts w:ascii="Calibri" w:hAnsi="Calibri"/>
          <w:i/>
          <w:spacing w:val="7"/>
          <w:w w:val="105"/>
        </w:rPr>
        <w:t xml:space="preserve"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-1"/>
          <w:w w:val="125"/>
        </w:rPr>
        <w:t xml:space="preserve"> </w:t>
      </w:r>
      <w:r>
        <w:rPr>
          <w:rFonts w:ascii="Calibri" w:hAnsi="Calibri"/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rFonts w:ascii="Calibri" w:hAnsi="Calibri"/>
          <w:w w:val="105"/>
          <w:vertAlign w:val="superscript"/>
        </w:rPr>
        <w:t>6</w:t>
      </w:r>
      <w:r>
        <w:rPr>
          <w:rFonts w:ascii="Calibri" w:hAnsi="Calibri"/>
          <w:w w:val="105"/>
        </w:rPr>
        <w:t>,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mutant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appears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on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average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every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30th</w:t>
      </w:r>
    </w:p>
    <w:p w14:paraId="5A43AEF9" w14:textId="77777777" w:rsidR="006F1C89" w:rsidRDefault="005D3991">
      <w:pPr>
        <w:spacing w:before="11"/>
        <w:rPr>
          <w:sz w:val="13"/>
        </w:rPr>
      </w:pPr>
      <w:r>
        <w:br w:type="column"/>
      </w:r>
    </w:p>
    <w:p w14:paraId="719C70C7" w14:textId="77777777" w:rsidR="006F1C89" w:rsidRDefault="005D3991">
      <w:pPr>
        <w:ind w:left="150"/>
        <w:rPr>
          <w:rFonts w:ascii="Times New Roman"/>
          <w:sz w:val="12"/>
        </w:rPr>
      </w:pPr>
      <w:r>
        <w:rPr>
          <w:rFonts w:ascii="Times New Roman"/>
          <w:color w:val="4D4D4D"/>
          <w:sz w:val="12"/>
        </w:rPr>
        <w:t>10.0</w:t>
      </w:r>
    </w:p>
    <w:p w14:paraId="199F78D5" w14:textId="77777777" w:rsidR="006F1C89" w:rsidRDefault="006F1C89">
      <w:pPr>
        <w:pStyle w:val="BodyText"/>
        <w:rPr>
          <w:rFonts w:ascii="Times New Roman"/>
          <w:sz w:val="12"/>
        </w:rPr>
      </w:pPr>
    </w:p>
    <w:p w14:paraId="15EB44A5" w14:textId="77777777" w:rsidR="006F1C89" w:rsidRDefault="006F1C89">
      <w:pPr>
        <w:pStyle w:val="BodyText"/>
        <w:rPr>
          <w:rFonts w:ascii="Times New Roman"/>
          <w:sz w:val="12"/>
        </w:rPr>
      </w:pPr>
    </w:p>
    <w:p w14:paraId="7DB5296E" w14:textId="77777777" w:rsidR="006F1C89" w:rsidRDefault="006F1C89">
      <w:pPr>
        <w:pStyle w:val="BodyText"/>
        <w:rPr>
          <w:rFonts w:ascii="Times New Roman"/>
          <w:sz w:val="12"/>
        </w:rPr>
      </w:pPr>
    </w:p>
    <w:p w14:paraId="2A0369B5" w14:textId="6DC0359E" w:rsidR="006F1C89" w:rsidRDefault="00C85944">
      <w:pPr>
        <w:spacing w:before="95"/>
        <w:ind w:left="210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57C009E1" wp14:editId="31498D58">
                <wp:simplePos x="0" y="0"/>
                <wp:positionH relativeFrom="page">
                  <wp:posOffset>4236085</wp:posOffset>
                </wp:positionH>
                <wp:positionV relativeFrom="paragraph">
                  <wp:posOffset>33020</wp:posOffset>
                </wp:positionV>
                <wp:extent cx="131445" cy="975995"/>
                <wp:effectExtent l="0" t="0" r="0" b="0"/>
                <wp:wrapNone/>
                <wp:docPr id="638" name="Text Box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" cy="975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574C5" w14:textId="77777777" w:rsidR="006F1C89" w:rsidRDefault="005D3991">
                            <w:pPr>
                              <w:spacing w:before="14"/>
                              <w:ind w:left="20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z w:val="15"/>
                              </w:rPr>
                              <w:t xml:space="preserve">Community  </w:t>
                            </w:r>
                            <w:r>
                              <w:rPr>
                                <w:rFonts w:ascii="Times New Roman"/>
                                <w:spacing w:val="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sz w:val="15"/>
                              </w:rPr>
                              <w:t>Occurance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009E1" id="Text Box 628" o:spid="_x0000_s1044" type="#_x0000_t202" style="position:absolute;left:0;text-align:left;margin-left:333.55pt;margin-top:2.6pt;width:10.35pt;height:76.8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" filled="f" stroked="f">
                <v:textbox style="layout-flow:vertical;mso-layout-flow-alt:bottom-to-top" inset="0,0,0,0">
                  <w:txbxContent>
                    <w:p w14:paraId="1DC574C5" w14:textId="77777777" w:rsidR="006F1C89" w:rsidRDefault="005D3991">
                      <w:pPr>
                        <w:spacing w:before="14"/>
                        <w:ind w:left="20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 xml:space="preserve">Community  </w:t>
                      </w:r>
                      <w:r>
                        <w:rPr>
                          <w:rFonts w:ascii="Times New Roman"/>
                          <w:spacing w:val="1"/>
                          <w:sz w:val="1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sz w:val="15"/>
                        </w:rPr>
                        <w:t>Occurance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12"/>
        </w:rPr>
        <w:t>7.5</w:t>
      </w:r>
    </w:p>
    <w:p w14:paraId="5FFB0B43" w14:textId="77777777" w:rsidR="006F1C89" w:rsidRDefault="006F1C89">
      <w:pPr>
        <w:pStyle w:val="BodyText"/>
        <w:rPr>
          <w:rFonts w:ascii="Times New Roman"/>
          <w:sz w:val="12"/>
        </w:rPr>
      </w:pPr>
    </w:p>
    <w:p w14:paraId="3CEBE042" w14:textId="77777777" w:rsidR="006F1C89" w:rsidRDefault="006F1C89">
      <w:pPr>
        <w:pStyle w:val="BodyText"/>
        <w:rPr>
          <w:rFonts w:ascii="Times New Roman"/>
          <w:sz w:val="12"/>
        </w:rPr>
      </w:pPr>
    </w:p>
    <w:p w14:paraId="4007126D" w14:textId="77777777" w:rsidR="006F1C89" w:rsidRDefault="006F1C89">
      <w:pPr>
        <w:pStyle w:val="BodyText"/>
        <w:rPr>
          <w:rFonts w:ascii="Times New Roman"/>
          <w:sz w:val="12"/>
        </w:rPr>
      </w:pPr>
    </w:p>
    <w:p w14:paraId="6A5AC041" w14:textId="77777777" w:rsidR="006F1C89" w:rsidRDefault="005D3991">
      <w:pPr>
        <w:spacing w:before="95"/>
        <w:ind w:left="210"/>
        <w:rPr>
          <w:rFonts w:ascii="Times New Roman"/>
          <w:sz w:val="12"/>
        </w:rPr>
      </w:pPr>
      <w:r>
        <w:rPr>
          <w:rFonts w:ascii="Times New Roman"/>
          <w:color w:val="4D4D4D"/>
          <w:sz w:val="12"/>
        </w:rPr>
        <w:t>5.0</w:t>
      </w:r>
    </w:p>
    <w:p w14:paraId="368E6397" w14:textId="77777777" w:rsidR="006F1C89" w:rsidRDefault="006F1C89">
      <w:pPr>
        <w:pStyle w:val="BodyText"/>
        <w:rPr>
          <w:rFonts w:ascii="Times New Roman"/>
          <w:sz w:val="12"/>
        </w:rPr>
      </w:pPr>
    </w:p>
    <w:p w14:paraId="0F8F79DD" w14:textId="77777777" w:rsidR="006F1C89" w:rsidRDefault="006F1C89">
      <w:pPr>
        <w:pStyle w:val="BodyText"/>
        <w:rPr>
          <w:rFonts w:ascii="Times New Roman"/>
          <w:sz w:val="12"/>
        </w:rPr>
      </w:pPr>
    </w:p>
    <w:p w14:paraId="0E42DD3E" w14:textId="77777777" w:rsidR="006F1C89" w:rsidRDefault="006F1C89">
      <w:pPr>
        <w:pStyle w:val="BodyText"/>
        <w:rPr>
          <w:rFonts w:ascii="Times New Roman"/>
          <w:sz w:val="12"/>
        </w:rPr>
      </w:pPr>
    </w:p>
    <w:p w14:paraId="362E51B7" w14:textId="77777777" w:rsidR="006F1C89" w:rsidRDefault="005D3991">
      <w:pPr>
        <w:spacing w:before="95"/>
        <w:ind w:left="210"/>
        <w:rPr>
          <w:rFonts w:ascii="Times New Roman"/>
          <w:sz w:val="12"/>
        </w:rPr>
      </w:pPr>
      <w:r>
        <w:rPr>
          <w:rFonts w:ascii="Times New Roman"/>
          <w:color w:val="4D4D4D"/>
          <w:sz w:val="12"/>
        </w:rPr>
        <w:t>2.5</w:t>
      </w:r>
    </w:p>
    <w:p w14:paraId="2A01AA2E" w14:textId="77777777" w:rsidR="006F1C89" w:rsidRDefault="006F1C89">
      <w:pPr>
        <w:pStyle w:val="BodyText"/>
        <w:rPr>
          <w:rFonts w:ascii="Times New Roman"/>
          <w:sz w:val="12"/>
        </w:rPr>
      </w:pPr>
    </w:p>
    <w:p w14:paraId="1CEA723E" w14:textId="77777777" w:rsidR="006F1C89" w:rsidRDefault="006F1C89">
      <w:pPr>
        <w:pStyle w:val="BodyText"/>
        <w:rPr>
          <w:rFonts w:ascii="Times New Roman"/>
          <w:sz w:val="12"/>
        </w:rPr>
      </w:pPr>
    </w:p>
    <w:p w14:paraId="692D6B98" w14:textId="77777777" w:rsidR="006F1C89" w:rsidRDefault="006F1C89">
      <w:pPr>
        <w:pStyle w:val="BodyText"/>
        <w:rPr>
          <w:rFonts w:ascii="Times New Roman"/>
          <w:sz w:val="12"/>
        </w:rPr>
      </w:pPr>
    </w:p>
    <w:p w14:paraId="0E859378" w14:textId="77777777" w:rsidR="006F1C89" w:rsidRDefault="005D3991">
      <w:pPr>
        <w:spacing w:before="96"/>
        <w:ind w:left="210"/>
        <w:rPr>
          <w:rFonts w:ascii="Times New Roman"/>
          <w:sz w:val="12"/>
        </w:rPr>
      </w:pPr>
      <w:r>
        <w:rPr>
          <w:rFonts w:ascii="Times New Roman"/>
          <w:color w:val="4D4D4D"/>
          <w:sz w:val="12"/>
        </w:rPr>
        <w:t>0.0</w:t>
      </w:r>
    </w:p>
    <w:p w14:paraId="35770FA0" w14:textId="77777777" w:rsidR="006F1C89" w:rsidRDefault="005D3991">
      <w:pPr>
        <w:pStyle w:val="BodyText"/>
        <w:rPr>
          <w:rFonts w:ascii="Times New Roman"/>
          <w:sz w:val="12"/>
        </w:rPr>
      </w:pPr>
      <w:r>
        <w:br w:type="column"/>
      </w:r>
    </w:p>
    <w:p w14:paraId="339F4D56" w14:textId="77777777" w:rsidR="006F1C89" w:rsidRDefault="006F1C89">
      <w:pPr>
        <w:pStyle w:val="BodyText"/>
        <w:rPr>
          <w:rFonts w:ascii="Times New Roman"/>
          <w:sz w:val="12"/>
        </w:rPr>
      </w:pPr>
    </w:p>
    <w:p w14:paraId="0166986A" w14:textId="77777777" w:rsidR="006F1C89" w:rsidRDefault="006F1C89">
      <w:pPr>
        <w:pStyle w:val="BodyText"/>
        <w:rPr>
          <w:rFonts w:ascii="Times New Roman"/>
          <w:sz w:val="12"/>
        </w:rPr>
      </w:pPr>
    </w:p>
    <w:p w14:paraId="57F1C883" w14:textId="77777777" w:rsidR="006F1C89" w:rsidRDefault="006F1C89">
      <w:pPr>
        <w:pStyle w:val="BodyText"/>
        <w:rPr>
          <w:rFonts w:ascii="Times New Roman"/>
          <w:sz w:val="12"/>
        </w:rPr>
      </w:pPr>
    </w:p>
    <w:p w14:paraId="71A637A8" w14:textId="77777777" w:rsidR="006F1C89" w:rsidRDefault="006F1C89">
      <w:pPr>
        <w:pStyle w:val="BodyText"/>
        <w:rPr>
          <w:rFonts w:ascii="Times New Roman"/>
          <w:sz w:val="12"/>
        </w:rPr>
      </w:pPr>
    </w:p>
    <w:p w14:paraId="10B22D2F" w14:textId="77777777" w:rsidR="006F1C89" w:rsidRDefault="006F1C89">
      <w:pPr>
        <w:pStyle w:val="BodyText"/>
        <w:rPr>
          <w:rFonts w:ascii="Times New Roman"/>
          <w:sz w:val="12"/>
        </w:rPr>
      </w:pPr>
    </w:p>
    <w:p w14:paraId="1E7C0F03" w14:textId="77777777" w:rsidR="006F1C89" w:rsidRDefault="006F1C89">
      <w:pPr>
        <w:pStyle w:val="BodyText"/>
        <w:rPr>
          <w:rFonts w:ascii="Times New Roman"/>
          <w:sz w:val="12"/>
        </w:rPr>
      </w:pPr>
    </w:p>
    <w:p w14:paraId="18589CA4" w14:textId="77777777" w:rsidR="006F1C89" w:rsidRDefault="006F1C89">
      <w:pPr>
        <w:pStyle w:val="BodyText"/>
        <w:rPr>
          <w:rFonts w:ascii="Times New Roman"/>
          <w:sz w:val="12"/>
        </w:rPr>
      </w:pPr>
    </w:p>
    <w:p w14:paraId="1A7DFC0C" w14:textId="77777777" w:rsidR="006F1C89" w:rsidRDefault="006F1C89">
      <w:pPr>
        <w:pStyle w:val="BodyText"/>
        <w:rPr>
          <w:rFonts w:ascii="Times New Roman"/>
          <w:sz w:val="12"/>
        </w:rPr>
      </w:pPr>
    </w:p>
    <w:p w14:paraId="6E3B223C" w14:textId="77777777" w:rsidR="006F1C89" w:rsidRDefault="006F1C89">
      <w:pPr>
        <w:pStyle w:val="BodyText"/>
        <w:rPr>
          <w:rFonts w:ascii="Times New Roman"/>
          <w:sz w:val="12"/>
        </w:rPr>
      </w:pPr>
    </w:p>
    <w:p w14:paraId="6D9D5BBE" w14:textId="77777777" w:rsidR="006F1C89" w:rsidRDefault="006F1C89">
      <w:pPr>
        <w:pStyle w:val="BodyText"/>
        <w:rPr>
          <w:rFonts w:ascii="Times New Roman"/>
          <w:sz w:val="12"/>
        </w:rPr>
      </w:pPr>
    </w:p>
    <w:p w14:paraId="48D58348" w14:textId="77777777" w:rsidR="006F1C89" w:rsidRDefault="006F1C89">
      <w:pPr>
        <w:pStyle w:val="BodyText"/>
        <w:rPr>
          <w:rFonts w:ascii="Times New Roman"/>
          <w:sz w:val="12"/>
        </w:rPr>
      </w:pPr>
    </w:p>
    <w:p w14:paraId="421A335A" w14:textId="77777777" w:rsidR="006F1C89" w:rsidRDefault="006F1C89">
      <w:pPr>
        <w:pStyle w:val="BodyText"/>
        <w:rPr>
          <w:rFonts w:ascii="Times New Roman"/>
          <w:sz w:val="12"/>
        </w:rPr>
      </w:pPr>
    </w:p>
    <w:p w14:paraId="0230E781" w14:textId="77777777" w:rsidR="006F1C89" w:rsidRDefault="006F1C89">
      <w:pPr>
        <w:pStyle w:val="BodyText"/>
        <w:rPr>
          <w:rFonts w:ascii="Times New Roman"/>
          <w:sz w:val="12"/>
        </w:rPr>
      </w:pPr>
    </w:p>
    <w:p w14:paraId="292DF13E" w14:textId="77777777" w:rsidR="006F1C89" w:rsidRDefault="006F1C89">
      <w:pPr>
        <w:pStyle w:val="BodyText"/>
        <w:rPr>
          <w:rFonts w:ascii="Times New Roman"/>
          <w:sz w:val="12"/>
        </w:rPr>
      </w:pPr>
    </w:p>
    <w:p w14:paraId="628CA5E6" w14:textId="77777777" w:rsidR="006F1C89" w:rsidRDefault="006F1C89">
      <w:pPr>
        <w:pStyle w:val="BodyText"/>
        <w:rPr>
          <w:rFonts w:ascii="Times New Roman"/>
          <w:sz w:val="12"/>
        </w:rPr>
      </w:pPr>
    </w:p>
    <w:p w14:paraId="48C5593F" w14:textId="77777777" w:rsidR="006F1C89" w:rsidRDefault="006F1C89">
      <w:pPr>
        <w:pStyle w:val="BodyText"/>
        <w:rPr>
          <w:rFonts w:ascii="Times New Roman"/>
          <w:sz w:val="12"/>
        </w:rPr>
      </w:pPr>
    </w:p>
    <w:p w14:paraId="55FDA6EB" w14:textId="77777777" w:rsidR="006F1C89" w:rsidRDefault="006F1C89">
      <w:pPr>
        <w:pStyle w:val="BodyText"/>
        <w:rPr>
          <w:rFonts w:ascii="Times New Roman"/>
          <w:sz w:val="12"/>
        </w:rPr>
      </w:pPr>
    </w:p>
    <w:p w14:paraId="7EF967D3" w14:textId="77777777" w:rsidR="006F1C89" w:rsidRDefault="006F1C89">
      <w:pPr>
        <w:pStyle w:val="BodyText"/>
        <w:rPr>
          <w:rFonts w:ascii="Times New Roman"/>
          <w:sz w:val="12"/>
        </w:rPr>
      </w:pPr>
    </w:p>
    <w:p w14:paraId="4110FD6B" w14:textId="77777777" w:rsidR="006F1C89" w:rsidRDefault="006F1C89">
      <w:pPr>
        <w:pStyle w:val="BodyText"/>
        <w:rPr>
          <w:rFonts w:ascii="Times New Roman"/>
          <w:sz w:val="12"/>
        </w:rPr>
      </w:pPr>
    </w:p>
    <w:p w14:paraId="43D6BDC6" w14:textId="77777777" w:rsidR="006F1C89" w:rsidRDefault="006F1C89">
      <w:pPr>
        <w:pStyle w:val="BodyText"/>
        <w:rPr>
          <w:rFonts w:ascii="Times New Roman"/>
          <w:sz w:val="12"/>
        </w:rPr>
      </w:pPr>
    </w:p>
    <w:p w14:paraId="203B2ED9" w14:textId="77777777" w:rsidR="006F1C89" w:rsidRDefault="005D3991">
      <w:pPr>
        <w:tabs>
          <w:tab w:val="left" w:pos="886"/>
          <w:tab w:val="left" w:pos="1622"/>
          <w:tab w:val="left" w:pos="2358"/>
        </w:tabs>
        <w:spacing w:before="98"/>
        <w:ind w:left="150"/>
        <w:rPr>
          <w:rFonts w:ascii="Times New Roman" w:hAnsi="Times New Roman"/>
          <w:sz w:val="12"/>
        </w:rPr>
      </w:pPr>
      <w:r>
        <w:rPr>
          <w:rFonts w:ascii="Times New Roman" w:hAnsi="Times New Roman"/>
          <w:color w:val="4D4D4D"/>
          <w:sz w:val="12"/>
        </w:rPr>
        <w:t>2.5e−</w:t>
      </w:r>
      <w:r>
        <w:rPr>
          <w:rFonts w:ascii="Times New Roman" w:hAnsi="Times New Roman"/>
          <w:color w:val="4D4D4D"/>
          <w:spacing w:val="-16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06</w:t>
      </w:r>
      <w:r>
        <w:rPr>
          <w:rFonts w:ascii="Times New Roman" w:hAnsi="Times New Roman"/>
          <w:color w:val="4D4D4D"/>
          <w:sz w:val="12"/>
        </w:rPr>
        <w:tab/>
        <w:t>5.0e−</w:t>
      </w:r>
      <w:r>
        <w:rPr>
          <w:rFonts w:ascii="Times New Roman" w:hAnsi="Times New Roman"/>
          <w:color w:val="4D4D4D"/>
          <w:spacing w:val="-16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06</w:t>
      </w:r>
      <w:r>
        <w:rPr>
          <w:rFonts w:ascii="Times New Roman" w:hAnsi="Times New Roman"/>
          <w:color w:val="4D4D4D"/>
          <w:sz w:val="12"/>
        </w:rPr>
        <w:tab/>
        <w:t>7.5e−</w:t>
      </w:r>
      <w:r>
        <w:rPr>
          <w:rFonts w:ascii="Times New Roman" w:hAnsi="Times New Roman"/>
          <w:color w:val="4D4D4D"/>
          <w:spacing w:val="-15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06</w:t>
      </w:r>
      <w:r>
        <w:rPr>
          <w:rFonts w:ascii="Times New Roman" w:hAnsi="Times New Roman"/>
          <w:color w:val="4D4D4D"/>
          <w:sz w:val="12"/>
        </w:rPr>
        <w:tab/>
      </w:r>
      <w:r>
        <w:rPr>
          <w:rFonts w:ascii="Times New Roman" w:hAnsi="Times New Roman"/>
          <w:color w:val="4D4D4D"/>
          <w:spacing w:val="-1"/>
          <w:sz w:val="12"/>
        </w:rPr>
        <w:t>1.0e−</w:t>
      </w:r>
      <w:r>
        <w:rPr>
          <w:rFonts w:ascii="Times New Roman" w:hAnsi="Times New Roman"/>
          <w:color w:val="4D4D4D"/>
          <w:spacing w:val="-17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05</w:t>
      </w:r>
    </w:p>
    <w:p w14:paraId="1980ED1D" w14:textId="77777777" w:rsidR="006F1C89" w:rsidRDefault="005D3991">
      <w:pPr>
        <w:spacing w:before="5"/>
        <w:ind w:left="483"/>
        <w:rPr>
          <w:rFonts w:ascii="Times New Roman"/>
          <w:sz w:val="15"/>
        </w:rPr>
      </w:pPr>
      <w:r>
        <w:rPr>
          <w:rFonts w:ascii="Times New Roman"/>
          <w:sz w:val="15"/>
        </w:rPr>
        <w:t xml:space="preserve">Mutational  </w:t>
      </w:r>
      <w:r>
        <w:rPr>
          <w:rFonts w:ascii="Times New Roman"/>
          <w:spacing w:val="21"/>
          <w:sz w:val="15"/>
        </w:rPr>
        <w:t xml:space="preserve"> </w:t>
      </w:r>
      <w:r>
        <w:rPr>
          <w:rFonts w:ascii="Times New Roman"/>
          <w:sz w:val="15"/>
        </w:rPr>
        <w:t>Probability</w:t>
      </w:r>
    </w:p>
    <w:p w14:paraId="02152072" w14:textId="77777777" w:rsidR="006F1C89" w:rsidRDefault="005D3991">
      <w:pPr>
        <w:pStyle w:val="BodyText"/>
        <w:rPr>
          <w:rFonts w:ascii="Times New Roman"/>
          <w:sz w:val="16"/>
        </w:rPr>
      </w:pPr>
      <w:r>
        <w:br w:type="column"/>
      </w:r>
    </w:p>
    <w:p w14:paraId="7F8A5DA6" w14:textId="77777777" w:rsidR="006F1C89" w:rsidRDefault="006F1C89">
      <w:pPr>
        <w:pStyle w:val="BodyText"/>
        <w:rPr>
          <w:rFonts w:ascii="Times New Roman"/>
          <w:sz w:val="16"/>
        </w:rPr>
      </w:pPr>
    </w:p>
    <w:p w14:paraId="7A3797E6" w14:textId="77777777" w:rsidR="006F1C89" w:rsidRDefault="006F1C89">
      <w:pPr>
        <w:pStyle w:val="BodyText"/>
        <w:rPr>
          <w:rFonts w:ascii="Times New Roman"/>
          <w:sz w:val="16"/>
        </w:rPr>
      </w:pPr>
    </w:p>
    <w:p w14:paraId="41CB475E" w14:textId="77777777" w:rsidR="006F1C89" w:rsidRDefault="006F1C89">
      <w:pPr>
        <w:pStyle w:val="BodyText"/>
        <w:rPr>
          <w:rFonts w:ascii="Times New Roman"/>
          <w:sz w:val="16"/>
        </w:rPr>
      </w:pPr>
    </w:p>
    <w:p w14:paraId="2E7DC1E2" w14:textId="77777777" w:rsidR="006F1C89" w:rsidRDefault="006F1C89">
      <w:pPr>
        <w:pStyle w:val="BodyText"/>
        <w:rPr>
          <w:rFonts w:ascii="Times New Roman"/>
          <w:sz w:val="16"/>
        </w:rPr>
      </w:pPr>
    </w:p>
    <w:p w14:paraId="2983C1B0" w14:textId="77777777" w:rsidR="006F1C89" w:rsidRDefault="006F1C89">
      <w:pPr>
        <w:pStyle w:val="BodyText"/>
        <w:spacing w:before="10"/>
        <w:rPr>
          <w:rFonts w:ascii="Times New Roman"/>
          <w:sz w:val="19"/>
        </w:rPr>
      </w:pPr>
    </w:p>
    <w:p w14:paraId="3EAA3476" w14:textId="77777777" w:rsidR="006F1C89" w:rsidRDefault="005D3991">
      <w:pPr>
        <w:ind w:left="110"/>
        <w:rPr>
          <w:rFonts w:ascii="Times New Roman"/>
          <w:sz w:val="15"/>
        </w:rPr>
      </w:pPr>
      <w:r>
        <w:rPr>
          <w:rFonts w:ascii="Times New Roman"/>
          <w:sz w:val="15"/>
        </w:rPr>
        <w:t>Community</w:t>
      </w:r>
    </w:p>
    <w:p w14:paraId="22AB5D33" w14:textId="45E51A33" w:rsidR="006F1C89" w:rsidRDefault="00C85944">
      <w:pPr>
        <w:spacing w:before="79" w:line="302" w:lineRule="auto"/>
        <w:ind w:left="355" w:right="278" w:firstLine="2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7D47D5AD" wp14:editId="39E5F497">
                <wp:simplePos x="0" y="0"/>
                <wp:positionH relativeFrom="page">
                  <wp:posOffset>6564630</wp:posOffset>
                </wp:positionH>
                <wp:positionV relativeFrom="paragraph">
                  <wp:posOffset>95250</wp:posOffset>
                </wp:positionV>
                <wp:extent cx="88265" cy="0"/>
                <wp:effectExtent l="0" t="0" r="0" b="0"/>
                <wp:wrapNone/>
                <wp:docPr id="637" name="Line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265" cy="0"/>
                        </a:xfrm>
                        <a:prstGeom prst="line">
                          <a:avLst/>
                        </a:prstGeom>
                        <a:noFill/>
                        <a:ln w="13590">
                          <a:solidFill>
                            <a:srgbClr val="FE9F6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2E9414" id="Line 627" o:spid="_x0000_s1026" style="position:absolute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6.9pt,7.5pt" to="523.8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" strokecolor="#fe9f6d" strokeweight=".3775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47DD3EFD" wp14:editId="75F81EF9">
                <wp:simplePos x="0" y="0"/>
                <wp:positionH relativeFrom="page">
                  <wp:posOffset>6564630</wp:posOffset>
                </wp:positionH>
                <wp:positionV relativeFrom="paragraph">
                  <wp:posOffset>205105</wp:posOffset>
                </wp:positionV>
                <wp:extent cx="88265" cy="0"/>
                <wp:effectExtent l="0" t="0" r="0" b="0"/>
                <wp:wrapNone/>
                <wp:docPr id="636" name="Line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265" cy="0"/>
                        </a:xfrm>
                        <a:prstGeom prst="line">
                          <a:avLst/>
                        </a:prstGeom>
                        <a:noFill/>
                        <a:ln w="13590">
                          <a:solidFill>
                            <a:srgbClr val="DE496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7D37C0" id="Line 626" o:spid="_x0000_s1026" style="position:absolute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6.9pt,16.15pt" to="523.8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" strokecolor="#de4968" strokeweight=".3775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0DC6548B" wp14:editId="7134F682">
                <wp:simplePos x="0" y="0"/>
                <wp:positionH relativeFrom="page">
                  <wp:posOffset>6564630</wp:posOffset>
                </wp:positionH>
                <wp:positionV relativeFrom="paragraph">
                  <wp:posOffset>315595</wp:posOffset>
                </wp:positionV>
                <wp:extent cx="88265" cy="0"/>
                <wp:effectExtent l="0" t="0" r="0" b="0"/>
                <wp:wrapNone/>
                <wp:docPr id="635" name="Line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265" cy="0"/>
                        </a:xfrm>
                        <a:prstGeom prst="line">
                          <a:avLst/>
                        </a:prstGeom>
                        <a:noFill/>
                        <a:ln w="13590">
                          <a:solidFill>
                            <a:srgbClr val="8C298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659BD1" id="Line 625" o:spid="_x0000_s1026" style="position:absolute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6.9pt,24.85pt" to="523.8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" strokecolor="#8c2981" strokeweight=".3775mm">
                <w10:wrap anchorx="page"/>
              </v:line>
            </w:pict>
          </mc:Fallback>
        </mc:AlternateContent>
      </w:r>
      <w:r w:rsidR="005D3991">
        <w:rPr>
          <w:rFonts w:ascii="Times New Roman"/>
          <w:sz w:val="12"/>
        </w:rPr>
        <w:t>Double</w:t>
      </w:r>
      <w:r w:rsidR="005D3991">
        <w:rPr>
          <w:rFonts w:ascii="Times New Roman"/>
          <w:spacing w:val="1"/>
          <w:sz w:val="12"/>
        </w:rPr>
        <w:t xml:space="preserve"> </w:t>
      </w:r>
      <w:r w:rsidR="005D3991">
        <w:rPr>
          <w:rFonts w:ascii="Times New Roman"/>
          <w:sz w:val="12"/>
        </w:rPr>
        <w:t>Axes</w:t>
      </w:r>
      <w:r w:rsidR="005D3991">
        <w:rPr>
          <w:rFonts w:ascii="Times New Roman"/>
          <w:spacing w:val="-27"/>
          <w:sz w:val="12"/>
        </w:rPr>
        <w:t xml:space="preserve"> </w:t>
      </w:r>
      <w:r w:rsidR="005D3991">
        <w:rPr>
          <w:rFonts w:ascii="Times New Roman"/>
          <w:sz w:val="12"/>
        </w:rPr>
        <w:t>Mixed</w:t>
      </w:r>
      <w:r w:rsidR="005D3991">
        <w:rPr>
          <w:rFonts w:ascii="Times New Roman"/>
          <w:spacing w:val="22"/>
          <w:sz w:val="12"/>
        </w:rPr>
        <w:t xml:space="preserve"> </w:t>
      </w:r>
      <w:r w:rsidR="005D3991">
        <w:rPr>
          <w:rFonts w:ascii="Times New Roman"/>
          <w:sz w:val="12"/>
        </w:rPr>
        <w:t>Single</w:t>
      </w:r>
      <w:r w:rsidR="005D3991">
        <w:rPr>
          <w:rFonts w:ascii="Times New Roman"/>
          <w:spacing w:val="19"/>
          <w:sz w:val="12"/>
        </w:rPr>
        <w:t xml:space="preserve"> </w:t>
      </w:r>
      <w:r w:rsidR="005D3991">
        <w:rPr>
          <w:rFonts w:ascii="Times New Roman"/>
          <w:sz w:val="12"/>
        </w:rPr>
        <w:t>Axis</w:t>
      </w:r>
    </w:p>
    <w:p w14:paraId="23232833" w14:textId="77777777" w:rsidR="006F1C89" w:rsidRDefault="006F1C89">
      <w:pPr>
        <w:spacing w:line="302" w:lineRule="auto"/>
        <w:rPr>
          <w:rFonts w:ascii="Times New Roman"/>
          <w:sz w:val="12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4" w:space="720" w:equalWidth="0">
            <w:col w:w="5790" w:space="259"/>
            <w:col w:w="405" w:space="239"/>
            <w:col w:w="2781" w:space="40"/>
            <w:col w:w="1286"/>
          </w:cols>
        </w:sectPr>
      </w:pPr>
    </w:p>
    <w:p w14:paraId="16C9E89F" w14:textId="77777777" w:rsidR="006F1C89" w:rsidRDefault="005D3991">
      <w:pPr>
        <w:pStyle w:val="BodyText"/>
        <w:spacing w:line="242" w:lineRule="auto"/>
        <w:ind w:left="150"/>
        <w:jc w:val="both"/>
        <w:rPr>
          <w:rFonts w:ascii="Calibri"/>
        </w:rPr>
      </w:pPr>
      <w:r>
        <w:rPr>
          <w:rFonts w:ascii="Calibri"/>
          <w:w w:val="105"/>
        </w:rPr>
        <w:t>generation. Hence, essentially only one mutant is invading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at a time if the mutation probability is sufficiently </w:t>
      </w:r>
      <w:r>
        <w:rPr>
          <w:rFonts w:ascii="Calibri"/>
          <w:w w:val="105"/>
        </w:rPr>
        <w:lastRenderedPageBreak/>
        <w:t>low. At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higher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mutation</w:t>
      </w:r>
      <w:r>
        <w:rPr>
          <w:rFonts w:ascii="Calibri"/>
          <w:spacing w:val="22"/>
          <w:w w:val="105"/>
        </w:rPr>
        <w:t xml:space="preserve"> </w:t>
      </w:r>
      <w:r>
        <w:rPr>
          <w:rFonts w:ascii="Calibri"/>
          <w:w w:val="105"/>
        </w:rPr>
        <w:t>probability,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several</w:t>
      </w:r>
      <w:r>
        <w:rPr>
          <w:rFonts w:ascii="Calibri"/>
          <w:spacing w:val="22"/>
          <w:w w:val="105"/>
        </w:rPr>
        <w:t xml:space="preserve"> </w:t>
      </w:r>
      <w:r>
        <w:rPr>
          <w:rFonts w:ascii="Calibri"/>
          <w:w w:val="105"/>
        </w:rPr>
        <w:t>possible</w:t>
      </w:r>
      <w:r>
        <w:rPr>
          <w:rFonts w:ascii="Calibri"/>
          <w:spacing w:val="22"/>
          <w:w w:val="105"/>
        </w:rPr>
        <w:t xml:space="preserve"> </w:t>
      </w:r>
      <w:proofErr w:type="gramStart"/>
      <w:r>
        <w:rPr>
          <w:rFonts w:ascii="Calibri"/>
          <w:w w:val="105"/>
        </w:rPr>
        <w:t>mutant</w:t>
      </w:r>
      <w:proofErr w:type="gramEnd"/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22"/>
          <w:w w:val="105"/>
        </w:rPr>
        <w:t xml:space="preserve"> </w:t>
      </w:r>
      <w:r>
        <w:rPr>
          <w:rFonts w:ascii="Calibri"/>
          <w:w w:val="105"/>
        </w:rPr>
        <w:t>in-</w:t>
      </w:r>
    </w:p>
    <w:p w14:paraId="5AEDE929" w14:textId="77777777" w:rsidR="006F1C89" w:rsidRDefault="005D3991">
      <w:pPr>
        <w:spacing w:before="45"/>
        <w:ind w:left="150" w:right="107"/>
        <w:jc w:val="both"/>
        <w:rPr>
          <w:sz w:val="18"/>
        </w:rPr>
      </w:pPr>
      <w:r>
        <w:br w:type="column"/>
      </w:r>
      <w:r>
        <w:rPr>
          <w:b/>
          <w:w w:val="110"/>
          <w:sz w:val="18"/>
        </w:rPr>
        <w:t>Figure 5:</w:t>
      </w:r>
      <w:r>
        <w:rPr>
          <w:b/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 number of times the three different com-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munities occurred during 10 simulations for eight different</w:t>
      </w:r>
      <w:r>
        <w:rPr>
          <w:spacing w:val="-42"/>
          <w:w w:val="110"/>
          <w:sz w:val="18"/>
        </w:rPr>
        <w:t xml:space="preserve"> </w:t>
      </w:r>
      <w:r>
        <w:rPr>
          <w:w w:val="110"/>
          <w:sz w:val="18"/>
        </w:rPr>
        <w:t>mutation probabilities.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 even resource distribution was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used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6"/>
          <w:w w:val="110"/>
          <w:sz w:val="18"/>
        </w:rPr>
        <w:t xml:space="preserve"> </w:t>
      </w:r>
      <w:r>
        <w:rPr>
          <w:rFonts w:ascii="Arial" w:hAnsi="Arial"/>
          <w:i/>
          <w:w w:val="110"/>
          <w:sz w:val="18"/>
        </w:rPr>
        <w:t>σ</w:t>
      </w:r>
      <w:r>
        <w:rPr>
          <w:rFonts w:ascii="Arial" w:hAnsi="Arial"/>
          <w:i/>
          <w:spacing w:val="1"/>
          <w:w w:val="110"/>
          <w:sz w:val="18"/>
        </w:rPr>
        <w:t xml:space="preserve"> </w:t>
      </w:r>
      <w:r>
        <w:rPr>
          <w:w w:val="130"/>
          <w:sz w:val="18"/>
        </w:rPr>
        <w:t>=</w:t>
      </w:r>
      <w:r>
        <w:rPr>
          <w:spacing w:val="-3"/>
          <w:w w:val="13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rFonts w:ascii="Arial" w:hAnsi="Arial"/>
          <w:i/>
          <w:w w:val="110"/>
          <w:sz w:val="18"/>
        </w:rPr>
        <w:t>.</w:t>
      </w:r>
      <w:r>
        <w:rPr>
          <w:w w:val="110"/>
          <w:sz w:val="18"/>
        </w:rPr>
        <w:t>05</w:t>
      </w:r>
    </w:p>
    <w:p w14:paraId="7416BC15" w14:textId="77777777" w:rsidR="006F1C89" w:rsidRDefault="006F1C89">
      <w:pPr>
        <w:jc w:val="both"/>
        <w:rPr>
          <w:sz w:val="18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5748" w:space="48"/>
            <w:col w:w="5004"/>
          </w:cols>
        </w:sectPr>
      </w:pPr>
    </w:p>
    <w:p w14:paraId="273A6AF1" w14:textId="77777777" w:rsidR="006F1C89" w:rsidRDefault="005D3991">
      <w:pPr>
        <w:spacing w:before="88"/>
        <w:jc w:val="right"/>
        <w:rPr>
          <w:rFonts w:ascii="Times New Roman" w:hAnsi="Times New Roman"/>
          <w:sz w:val="13"/>
        </w:rPr>
      </w:pPr>
      <w:r>
        <w:rPr>
          <w:rFonts w:ascii="Symbol" w:hAnsi="Symbol"/>
          <w:sz w:val="13"/>
        </w:rPr>
        <w:lastRenderedPageBreak/>
        <w:t></w:t>
      </w:r>
      <w:r>
        <w:rPr>
          <w:rFonts w:ascii="Times New Roman" w:hAnsi="Times New Roman"/>
          <w:spacing w:val="-1"/>
          <w:sz w:val="13"/>
        </w:rPr>
        <w:t xml:space="preserve"> </w:t>
      </w:r>
      <w:r>
        <w:rPr>
          <w:rFonts w:ascii="Symbol" w:hAnsi="Symbol"/>
          <w:sz w:val="13"/>
        </w:rPr>
        <w:t></w:t>
      </w:r>
      <w:r>
        <w:rPr>
          <w:rFonts w:ascii="Times New Roman" w:hAnsi="Times New Roman"/>
          <w:sz w:val="13"/>
        </w:rPr>
        <w:t xml:space="preserve"> 0.2</w:t>
      </w:r>
    </w:p>
    <w:p w14:paraId="07255607" w14:textId="77777777" w:rsidR="006F1C89" w:rsidRDefault="005D3991">
      <w:pPr>
        <w:spacing w:before="88"/>
        <w:jc w:val="right"/>
        <w:rPr>
          <w:rFonts w:ascii="Times New Roman" w:hAnsi="Times New Roman"/>
          <w:sz w:val="13"/>
        </w:rPr>
      </w:pPr>
      <w:r>
        <w:br w:type="column"/>
      </w:r>
      <w:r>
        <w:rPr>
          <w:rFonts w:ascii="Symbol" w:hAnsi="Symbol"/>
          <w:sz w:val="13"/>
        </w:rPr>
        <w:t></w:t>
      </w:r>
      <w:r>
        <w:rPr>
          <w:rFonts w:ascii="Times New Roman" w:hAnsi="Times New Roman"/>
          <w:spacing w:val="-1"/>
          <w:sz w:val="13"/>
        </w:rPr>
        <w:t xml:space="preserve"> </w:t>
      </w:r>
      <w:r>
        <w:rPr>
          <w:rFonts w:ascii="Symbol" w:hAnsi="Symbol"/>
          <w:sz w:val="13"/>
        </w:rPr>
        <w:t></w:t>
      </w:r>
      <w:r>
        <w:rPr>
          <w:rFonts w:ascii="Times New Roman" w:hAnsi="Times New Roman"/>
          <w:sz w:val="13"/>
        </w:rPr>
        <w:t xml:space="preserve"> 0.2</w:t>
      </w:r>
    </w:p>
    <w:p w14:paraId="3E62000B" w14:textId="77777777" w:rsidR="006F1C89" w:rsidRDefault="005D3991">
      <w:pPr>
        <w:spacing w:before="88"/>
        <w:ind w:left="1984" w:right="3460"/>
        <w:jc w:val="center"/>
        <w:rPr>
          <w:rFonts w:ascii="Times New Roman" w:hAnsi="Times New Roman"/>
          <w:sz w:val="13"/>
        </w:rPr>
      </w:pPr>
      <w:r>
        <w:br w:type="column"/>
      </w:r>
      <w:r>
        <w:rPr>
          <w:rFonts w:ascii="Symbol" w:hAnsi="Symbol"/>
          <w:sz w:val="13"/>
        </w:rPr>
        <w:t></w:t>
      </w:r>
      <w:r>
        <w:rPr>
          <w:rFonts w:ascii="Times New Roman" w:hAnsi="Times New Roman"/>
          <w:spacing w:val="-1"/>
          <w:sz w:val="13"/>
        </w:rPr>
        <w:t xml:space="preserve"> </w:t>
      </w:r>
      <w:r>
        <w:rPr>
          <w:rFonts w:ascii="Symbol" w:hAnsi="Symbol"/>
          <w:sz w:val="13"/>
        </w:rPr>
        <w:t></w:t>
      </w:r>
      <w:r>
        <w:rPr>
          <w:rFonts w:ascii="Times New Roman" w:hAnsi="Times New Roman"/>
          <w:sz w:val="13"/>
        </w:rPr>
        <w:t xml:space="preserve"> 0.2</w:t>
      </w:r>
    </w:p>
    <w:p w14:paraId="50A873FF" w14:textId="77777777" w:rsidR="006F1C89" w:rsidRDefault="006F1C89">
      <w:pPr>
        <w:jc w:val="center"/>
        <w:rPr>
          <w:rFonts w:ascii="Times New Roman" w:hAnsi="Times New Roman"/>
          <w:sz w:val="13"/>
        </w:rPr>
        <w:sectPr w:rsidR="006F1C89">
          <w:pgSz w:w="12240" w:h="15840"/>
          <w:pgMar w:top="960" w:right="740" w:bottom="400" w:left="700" w:header="0" w:footer="216" w:gutter="0"/>
          <w:cols w:num="3" w:space="720" w:equalWidth="0">
            <w:col w:w="2479" w:space="40"/>
            <w:col w:w="2381" w:space="39"/>
            <w:col w:w="5861"/>
          </w:cols>
        </w:sectPr>
      </w:pPr>
    </w:p>
    <w:p w14:paraId="6976DAD8" w14:textId="77777777" w:rsidR="006F1C89" w:rsidRDefault="006F1C89">
      <w:pPr>
        <w:pStyle w:val="BodyText"/>
        <w:spacing w:before="3"/>
        <w:rPr>
          <w:rFonts w:ascii="Times New Roman"/>
          <w:sz w:val="28"/>
        </w:rPr>
      </w:pPr>
    </w:p>
    <w:p w14:paraId="0FB68F2D" w14:textId="77777777" w:rsidR="006F1C89" w:rsidRDefault="006F1C89">
      <w:pPr>
        <w:pStyle w:val="BodyText"/>
        <w:spacing w:before="10"/>
        <w:rPr>
          <w:rFonts w:ascii="Times New Roman"/>
          <w:sz w:val="8"/>
        </w:rPr>
      </w:pPr>
    </w:p>
    <w:p w14:paraId="699F6ABE" w14:textId="770E52D9" w:rsidR="006F1C89" w:rsidRDefault="00C85944">
      <w:pPr>
        <w:tabs>
          <w:tab w:val="left" w:pos="4443"/>
          <w:tab w:val="left" w:pos="6863"/>
        </w:tabs>
        <w:spacing w:before="1"/>
        <w:ind w:left="2022"/>
        <w:rPr>
          <w:rFonts w:ascii="Times New Roman"/>
          <w:sz w:val="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40320" behindDoc="1" locked="0" layoutInCell="1" allowOverlap="1" wp14:anchorId="0CA609CD" wp14:editId="58F62C4C">
                <wp:simplePos x="0" y="0"/>
                <wp:positionH relativeFrom="page">
                  <wp:posOffset>1777365</wp:posOffset>
                </wp:positionH>
                <wp:positionV relativeFrom="paragraph">
                  <wp:posOffset>-227965</wp:posOffset>
                </wp:positionV>
                <wp:extent cx="1307465" cy="1306830"/>
                <wp:effectExtent l="0" t="0" r="0" b="0"/>
                <wp:wrapNone/>
                <wp:docPr id="61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7465" cy="1306830"/>
                          <a:chOff x="2799" y="-359"/>
                          <a:chExt cx="2059" cy="2058"/>
                        </a:xfrm>
                      </wpg:grpSpPr>
                      <wps:wsp>
                        <wps:cNvPr id="615" name="AutoShape 624"/>
                        <wps:cNvSpPr>
                          <a:spLocks/>
                        </wps:cNvSpPr>
                        <wps:spPr bwMode="auto">
                          <a:xfrm>
                            <a:off x="2799" y="-359"/>
                            <a:ext cx="2059" cy="2058"/>
                          </a:xfrm>
                          <a:custGeom>
                            <a:avLst/>
                            <a:gdLst>
                              <a:gd name="T0" fmla="+- 0 2799 2799"/>
                              <a:gd name="T1" fmla="*/ T0 w 2059"/>
                              <a:gd name="T2" fmla="+- 0 1605 -359"/>
                              <a:gd name="T3" fmla="*/ 1605 h 2058"/>
                              <a:gd name="T4" fmla="+- 0 4857 2799"/>
                              <a:gd name="T5" fmla="*/ T4 w 2059"/>
                              <a:gd name="T6" fmla="+- 0 1605 -359"/>
                              <a:gd name="T7" fmla="*/ 1605 h 2058"/>
                              <a:gd name="T8" fmla="+- 0 2799 2799"/>
                              <a:gd name="T9" fmla="*/ T8 w 2059"/>
                              <a:gd name="T10" fmla="+- 0 982 -359"/>
                              <a:gd name="T11" fmla="*/ 982 h 2058"/>
                              <a:gd name="T12" fmla="+- 0 4857 2799"/>
                              <a:gd name="T13" fmla="*/ T12 w 2059"/>
                              <a:gd name="T14" fmla="+- 0 982 -359"/>
                              <a:gd name="T15" fmla="*/ 982 h 2058"/>
                              <a:gd name="T16" fmla="+- 0 2799 2799"/>
                              <a:gd name="T17" fmla="*/ T16 w 2059"/>
                              <a:gd name="T18" fmla="+- 0 358 -359"/>
                              <a:gd name="T19" fmla="*/ 358 h 2058"/>
                              <a:gd name="T20" fmla="+- 0 4857 2799"/>
                              <a:gd name="T21" fmla="*/ T20 w 2059"/>
                              <a:gd name="T22" fmla="+- 0 358 -359"/>
                              <a:gd name="T23" fmla="*/ 358 h 2058"/>
                              <a:gd name="T24" fmla="+- 0 2799 2799"/>
                              <a:gd name="T25" fmla="*/ T24 w 2059"/>
                              <a:gd name="T26" fmla="+- 0 -265 -359"/>
                              <a:gd name="T27" fmla="*/ -265 h 2058"/>
                              <a:gd name="T28" fmla="+- 0 4857 2799"/>
                              <a:gd name="T29" fmla="*/ T28 w 2059"/>
                              <a:gd name="T30" fmla="+- 0 -265 -359"/>
                              <a:gd name="T31" fmla="*/ -265 h 2058"/>
                              <a:gd name="T32" fmla="+- 0 2893 2799"/>
                              <a:gd name="T33" fmla="*/ T32 w 2059"/>
                              <a:gd name="T34" fmla="+- 0 1699 -359"/>
                              <a:gd name="T35" fmla="*/ 1699 h 2058"/>
                              <a:gd name="T36" fmla="+- 0 2893 2799"/>
                              <a:gd name="T37" fmla="*/ T36 w 2059"/>
                              <a:gd name="T38" fmla="+- 0 -359 -359"/>
                              <a:gd name="T39" fmla="*/ -359 h 2058"/>
                              <a:gd name="T40" fmla="+- 0 3517 2799"/>
                              <a:gd name="T41" fmla="*/ T40 w 2059"/>
                              <a:gd name="T42" fmla="+- 0 1699 -359"/>
                              <a:gd name="T43" fmla="*/ 1699 h 2058"/>
                              <a:gd name="T44" fmla="+- 0 3517 2799"/>
                              <a:gd name="T45" fmla="*/ T44 w 2059"/>
                              <a:gd name="T46" fmla="+- 0 -359 -359"/>
                              <a:gd name="T47" fmla="*/ -359 h 2058"/>
                              <a:gd name="T48" fmla="+- 0 4140 2799"/>
                              <a:gd name="T49" fmla="*/ T48 w 2059"/>
                              <a:gd name="T50" fmla="+- 0 1699 -359"/>
                              <a:gd name="T51" fmla="*/ 1699 h 2058"/>
                              <a:gd name="T52" fmla="+- 0 4140 2799"/>
                              <a:gd name="T53" fmla="*/ T52 w 2059"/>
                              <a:gd name="T54" fmla="+- 0 -359 -359"/>
                              <a:gd name="T55" fmla="*/ -359 h 2058"/>
                              <a:gd name="T56" fmla="+- 0 4764 2799"/>
                              <a:gd name="T57" fmla="*/ T56 w 2059"/>
                              <a:gd name="T58" fmla="+- 0 1699 -359"/>
                              <a:gd name="T59" fmla="*/ 1699 h 2058"/>
                              <a:gd name="T60" fmla="+- 0 4764 2799"/>
                              <a:gd name="T61" fmla="*/ T60 w 2059"/>
                              <a:gd name="T62" fmla="+- 0 -359 -359"/>
                              <a:gd name="T63" fmla="*/ -359 h 2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059" h="2058">
                                <a:moveTo>
                                  <a:pt x="0" y="1964"/>
                                </a:moveTo>
                                <a:lnTo>
                                  <a:pt x="2058" y="1964"/>
                                </a:lnTo>
                                <a:moveTo>
                                  <a:pt x="0" y="1341"/>
                                </a:moveTo>
                                <a:lnTo>
                                  <a:pt x="2058" y="1341"/>
                                </a:lnTo>
                                <a:moveTo>
                                  <a:pt x="0" y="717"/>
                                </a:moveTo>
                                <a:lnTo>
                                  <a:pt x="2058" y="717"/>
                                </a:lnTo>
                                <a:moveTo>
                                  <a:pt x="0" y="94"/>
                                </a:moveTo>
                                <a:lnTo>
                                  <a:pt x="2058" y="94"/>
                                </a:lnTo>
                                <a:moveTo>
                                  <a:pt x="94" y="2058"/>
                                </a:moveTo>
                                <a:lnTo>
                                  <a:pt x="94" y="0"/>
                                </a:lnTo>
                                <a:moveTo>
                                  <a:pt x="718" y="2058"/>
                                </a:moveTo>
                                <a:lnTo>
                                  <a:pt x="718" y="0"/>
                                </a:lnTo>
                                <a:moveTo>
                                  <a:pt x="1341" y="2058"/>
                                </a:moveTo>
                                <a:lnTo>
                                  <a:pt x="1341" y="0"/>
                                </a:lnTo>
                                <a:moveTo>
                                  <a:pt x="1965" y="2058"/>
                                </a:moveTo>
                                <a:lnTo>
                                  <a:pt x="1965" y="0"/>
                                </a:lnTo>
                              </a:path>
                            </a:pathLst>
                          </a:custGeom>
                          <a:noFill/>
                          <a:ln w="327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AutoShape 623"/>
                        <wps:cNvSpPr>
                          <a:spLocks/>
                        </wps:cNvSpPr>
                        <wps:spPr bwMode="auto">
                          <a:xfrm>
                            <a:off x="2799" y="-359"/>
                            <a:ext cx="2059" cy="2058"/>
                          </a:xfrm>
                          <a:custGeom>
                            <a:avLst/>
                            <a:gdLst>
                              <a:gd name="T0" fmla="+- 0 2799 2799"/>
                              <a:gd name="T1" fmla="*/ T0 w 2059"/>
                              <a:gd name="T2" fmla="+- 0 1294 -359"/>
                              <a:gd name="T3" fmla="*/ 1294 h 2058"/>
                              <a:gd name="T4" fmla="+- 0 4857 2799"/>
                              <a:gd name="T5" fmla="*/ T4 w 2059"/>
                              <a:gd name="T6" fmla="+- 0 1294 -359"/>
                              <a:gd name="T7" fmla="*/ 1294 h 2058"/>
                              <a:gd name="T8" fmla="+- 0 2799 2799"/>
                              <a:gd name="T9" fmla="*/ T8 w 2059"/>
                              <a:gd name="T10" fmla="+- 0 670 -359"/>
                              <a:gd name="T11" fmla="*/ 670 h 2058"/>
                              <a:gd name="T12" fmla="+- 0 4857 2799"/>
                              <a:gd name="T13" fmla="*/ T12 w 2059"/>
                              <a:gd name="T14" fmla="+- 0 670 -359"/>
                              <a:gd name="T15" fmla="*/ 670 h 2058"/>
                              <a:gd name="T16" fmla="+- 0 2799 2799"/>
                              <a:gd name="T17" fmla="*/ T16 w 2059"/>
                              <a:gd name="T18" fmla="+- 0 46 -359"/>
                              <a:gd name="T19" fmla="*/ 46 h 2058"/>
                              <a:gd name="T20" fmla="+- 0 4857 2799"/>
                              <a:gd name="T21" fmla="*/ T20 w 2059"/>
                              <a:gd name="T22" fmla="+- 0 46 -359"/>
                              <a:gd name="T23" fmla="*/ 46 h 2058"/>
                              <a:gd name="T24" fmla="+- 0 3205 2799"/>
                              <a:gd name="T25" fmla="*/ T24 w 2059"/>
                              <a:gd name="T26" fmla="+- 0 1699 -359"/>
                              <a:gd name="T27" fmla="*/ 1699 h 2058"/>
                              <a:gd name="T28" fmla="+- 0 3205 2799"/>
                              <a:gd name="T29" fmla="*/ T28 w 2059"/>
                              <a:gd name="T30" fmla="+- 0 -359 -359"/>
                              <a:gd name="T31" fmla="*/ -359 h 2058"/>
                              <a:gd name="T32" fmla="+- 0 3828 2799"/>
                              <a:gd name="T33" fmla="*/ T32 w 2059"/>
                              <a:gd name="T34" fmla="+- 0 1699 -359"/>
                              <a:gd name="T35" fmla="*/ 1699 h 2058"/>
                              <a:gd name="T36" fmla="+- 0 3828 2799"/>
                              <a:gd name="T37" fmla="*/ T36 w 2059"/>
                              <a:gd name="T38" fmla="+- 0 -359 -359"/>
                              <a:gd name="T39" fmla="*/ -359 h 2058"/>
                              <a:gd name="T40" fmla="+- 0 4452 2799"/>
                              <a:gd name="T41" fmla="*/ T40 w 2059"/>
                              <a:gd name="T42" fmla="+- 0 1699 -359"/>
                              <a:gd name="T43" fmla="*/ 1699 h 2058"/>
                              <a:gd name="T44" fmla="+- 0 4452 2799"/>
                              <a:gd name="T45" fmla="*/ T44 w 2059"/>
                              <a:gd name="T46" fmla="+- 0 -359 -359"/>
                              <a:gd name="T47" fmla="*/ -359 h 2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59" h="2058">
                                <a:moveTo>
                                  <a:pt x="0" y="1653"/>
                                </a:moveTo>
                                <a:lnTo>
                                  <a:pt x="2058" y="1653"/>
                                </a:lnTo>
                                <a:moveTo>
                                  <a:pt x="0" y="1029"/>
                                </a:moveTo>
                                <a:lnTo>
                                  <a:pt x="2058" y="1029"/>
                                </a:lnTo>
                                <a:moveTo>
                                  <a:pt x="0" y="405"/>
                                </a:moveTo>
                                <a:lnTo>
                                  <a:pt x="2058" y="405"/>
                                </a:lnTo>
                                <a:moveTo>
                                  <a:pt x="406" y="2058"/>
                                </a:moveTo>
                                <a:lnTo>
                                  <a:pt x="406" y="0"/>
                                </a:lnTo>
                                <a:moveTo>
                                  <a:pt x="1029" y="2058"/>
                                </a:moveTo>
                                <a:lnTo>
                                  <a:pt x="1029" y="0"/>
                                </a:lnTo>
                                <a:moveTo>
                                  <a:pt x="1653" y="2058"/>
                                </a:moveTo>
                                <a:lnTo>
                                  <a:pt x="1653" y="0"/>
                                </a:lnTo>
                              </a:path>
                            </a:pathLst>
                          </a:custGeom>
                          <a:noFill/>
                          <a:ln w="6624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622"/>
                        <wps:cNvSpPr>
                          <a:spLocks/>
                        </wps:cNvSpPr>
                        <wps:spPr bwMode="auto">
                          <a:xfrm>
                            <a:off x="3690" y="547"/>
                            <a:ext cx="66" cy="66"/>
                          </a:xfrm>
                          <a:custGeom>
                            <a:avLst/>
                            <a:gdLst>
                              <a:gd name="T0" fmla="+- 0 3724 3691"/>
                              <a:gd name="T1" fmla="*/ T0 w 66"/>
                              <a:gd name="T2" fmla="+- 0 548 548"/>
                              <a:gd name="T3" fmla="*/ 548 h 66"/>
                              <a:gd name="T4" fmla="+- 0 3711 3691"/>
                              <a:gd name="T5" fmla="*/ T4 w 66"/>
                              <a:gd name="T6" fmla="+- 0 551 548"/>
                              <a:gd name="T7" fmla="*/ 551 h 66"/>
                              <a:gd name="T8" fmla="+- 0 3701 3691"/>
                              <a:gd name="T9" fmla="*/ T8 w 66"/>
                              <a:gd name="T10" fmla="+- 0 558 548"/>
                              <a:gd name="T11" fmla="*/ 558 h 66"/>
                              <a:gd name="T12" fmla="+- 0 3693 3691"/>
                              <a:gd name="T13" fmla="*/ T12 w 66"/>
                              <a:gd name="T14" fmla="+- 0 568 548"/>
                              <a:gd name="T15" fmla="*/ 568 h 66"/>
                              <a:gd name="T16" fmla="+- 0 3691 3691"/>
                              <a:gd name="T17" fmla="*/ T16 w 66"/>
                              <a:gd name="T18" fmla="+- 0 581 548"/>
                              <a:gd name="T19" fmla="*/ 581 h 66"/>
                              <a:gd name="T20" fmla="+- 0 3693 3691"/>
                              <a:gd name="T21" fmla="*/ T20 w 66"/>
                              <a:gd name="T22" fmla="+- 0 594 548"/>
                              <a:gd name="T23" fmla="*/ 594 h 66"/>
                              <a:gd name="T24" fmla="+- 0 3701 3691"/>
                              <a:gd name="T25" fmla="*/ T24 w 66"/>
                              <a:gd name="T26" fmla="+- 0 604 548"/>
                              <a:gd name="T27" fmla="*/ 604 h 66"/>
                              <a:gd name="T28" fmla="+- 0 3711 3691"/>
                              <a:gd name="T29" fmla="*/ T28 w 66"/>
                              <a:gd name="T30" fmla="+- 0 611 548"/>
                              <a:gd name="T31" fmla="*/ 611 h 66"/>
                              <a:gd name="T32" fmla="+- 0 3724 3691"/>
                              <a:gd name="T33" fmla="*/ T32 w 66"/>
                              <a:gd name="T34" fmla="+- 0 614 548"/>
                              <a:gd name="T35" fmla="*/ 614 h 66"/>
                              <a:gd name="T36" fmla="+- 0 3737 3691"/>
                              <a:gd name="T37" fmla="*/ T36 w 66"/>
                              <a:gd name="T38" fmla="+- 0 611 548"/>
                              <a:gd name="T39" fmla="*/ 611 h 66"/>
                              <a:gd name="T40" fmla="+- 0 3747 3691"/>
                              <a:gd name="T41" fmla="*/ T40 w 66"/>
                              <a:gd name="T42" fmla="+- 0 604 548"/>
                              <a:gd name="T43" fmla="*/ 604 h 66"/>
                              <a:gd name="T44" fmla="+- 0 3754 3691"/>
                              <a:gd name="T45" fmla="*/ T44 w 66"/>
                              <a:gd name="T46" fmla="+- 0 594 548"/>
                              <a:gd name="T47" fmla="*/ 594 h 66"/>
                              <a:gd name="T48" fmla="+- 0 3757 3691"/>
                              <a:gd name="T49" fmla="*/ T48 w 66"/>
                              <a:gd name="T50" fmla="+- 0 581 548"/>
                              <a:gd name="T51" fmla="*/ 581 h 66"/>
                              <a:gd name="T52" fmla="+- 0 3754 3691"/>
                              <a:gd name="T53" fmla="*/ T52 w 66"/>
                              <a:gd name="T54" fmla="+- 0 568 548"/>
                              <a:gd name="T55" fmla="*/ 568 h 66"/>
                              <a:gd name="T56" fmla="+- 0 3747 3691"/>
                              <a:gd name="T57" fmla="*/ T56 w 66"/>
                              <a:gd name="T58" fmla="+- 0 558 548"/>
                              <a:gd name="T59" fmla="*/ 558 h 66"/>
                              <a:gd name="T60" fmla="+- 0 3737 3691"/>
                              <a:gd name="T61" fmla="*/ T60 w 66"/>
                              <a:gd name="T62" fmla="+- 0 551 548"/>
                              <a:gd name="T63" fmla="*/ 551 h 66"/>
                              <a:gd name="T64" fmla="+- 0 3724 3691"/>
                              <a:gd name="T65" fmla="*/ T64 w 66"/>
                              <a:gd name="T66" fmla="+- 0 548 548"/>
                              <a:gd name="T67" fmla="*/ 548 h 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6" h="66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3" y="66"/>
                                </a:lnTo>
                                <a:lnTo>
                                  <a:pt x="46" y="63"/>
                                </a:lnTo>
                                <a:lnTo>
                                  <a:pt x="56" y="56"/>
                                </a:lnTo>
                                <a:lnTo>
                                  <a:pt x="63" y="46"/>
                                </a:lnTo>
                                <a:lnTo>
                                  <a:pt x="66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621"/>
                        <wps:cNvSpPr>
                          <a:spLocks/>
                        </wps:cNvSpPr>
                        <wps:spPr bwMode="auto">
                          <a:xfrm>
                            <a:off x="3690" y="547"/>
                            <a:ext cx="66" cy="66"/>
                          </a:xfrm>
                          <a:custGeom>
                            <a:avLst/>
                            <a:gdLst>
                              <a:gd name="T0" fmla="+- 0 3691 3691"/>
                              <a:gd name="T1" fmla="*/ T0 w 66"/>
                              <a:gd name="T2" fmla="+- 0 581 548"/>
                              <a:gd name="T3" fmla="*/ 581 h 66"/>
                              <a:gd name="T4" fmla="+- 0 3693 3691"/>
                              <a:gd name="T5" fmla="*/ T4 w 66"/>
                              <a:gd name="T6" fmla="+- 0 568 548"/>
                              <a:gd name="T7" fmla="*/ 568 h 66"/>
                              <a:gd name="T8" fmla="+- 0 3701 3691"/>
                              <a:gd name="T9" fmla="*/ T8 w 66"/>
                              <a:gd name="T10" fmla="+- 0 558 548"/>
                              <a:gd name="T11" fmla="*/ 558 h 66"/>
                              <a:gd name="T12" fmla="+- 0 3711 3691"/>
                              <a:gd name="T13" fmla="*/ T12 w 66"/>
                              <a:gd name="T14" fmla="+- 0 551 548"/>
                              <a:gd name="T15" fmla="*/ 551 h 66"/>
                              <a:gd name="T16" fmla="+- 0 3724 3691"/>
                              <a:gd name="T17" fmla="*/ T16 w 66"/>
                              <a:gd name="T18" fmla="+- 0 548 548"/>
                              <a:gd name="T19" fmla="*/ 548 h 66"/>
                              <a:gd name="T20" fmla="+- 0 3737 3691"/>
                              <a:gd name="T21" fmla="*/ T20 w 66"/>
                              <a:gd name="T22" fmla="+- 0 551 548"/>
                              <a:gd name="T23" fmla="*/ 551 h 66"/>
                              <a:gd name="T24" fmla="+- 0 3747 3691"/>
                              <a:gd name="T25" fmla="*/ T24 w 66"/>
                              <a:gd name="T26" fmla="+- 0 558 548"/>
                              <a:gd name="T27" fmla="*/ 558 h 66"/>
                              <a:gd name="T28" fmla="+- 0 3754 3691"/>
                              <a:gd name="T29" fmla="*/ T28 w 66"/>
                              <a:gd name="T30" fmla="+- 0 568 548"/>
                              <a:gd name="T31" fmla="*/ 568 h 66"/>
                              <a:gd name="T32" fmla="+- 0 3757 3691"/>
                              <a:gd name="T33" fmla="*/ T32 w 66"/>
                              <a:gd name="T34" fmla="+- 0 581 548"/>
                              <a:gd name="T35" fmla="*/ 581 h 66"/>
                              <a:gd name="T36" fmla="+- 0 3754 3691"/>
                              <a:gd name="T37" fmla="*/ T36 w 66"/>
                              <a:gd name="T38" fmla="+- 0 594 548"/>
                              <a:gd name="T39" fmla="*/ 594 h 66"/>
                              <a:gd name="T40" fmla="+- 0 3747 3691"/>
                              <a:gd name="T41" fmla="*/ T40 w 66"/>
                              <a:gd name="T42" fmla="+- 0 604 548"/>
                              <a:gd name="T43" fmla="*/ 604 h 66"/>
                              <a:gd name="T44" fmla="+- 0 3737 3691"/>
                              <a:gd name="T45" fmla="*/ T44 w 66"/>
                              <a:gd name="T46" fmla="+- 0 611 548"/>
                              <a:gd name="T47" fmla="*/ 611 h 66"/>
                              <a:gd name="T48" fmla="+- 0 3724 3691"/>
                              <a:gd name="T49" fmla="*/ T48 w 66"/>
                              <a:gd name="T50" fmla="+- 0 614 548"/>
                              <a:gd name="T51" fmla="*/ 614 h 66"/>
                              <a:gd name="T52" fmla="+- 0 3711 3691"/>
                              <a:gd name="T53" fmla="*/ T52 w 66"/>
                              <a:gd name="T54" fmla="+- 0 611 548"/>
                              <a:gd name="T55" fmla="*/ 611 h 66"/>
                              <a:gd name="T56" fmla="+- 0 3701 3691"/>
                              <a:gd name="T57" fmla="*/ T56 w 66"/>
                              <a:gd name="T58" fmla="+- 0 604 548"/>
                              <a:gd name="T59" fmla="*/ 604 h 66"/>
                              <a:gd name="T60" fmla="+- 0 3693 3691"/>
                              <a:gd name="T61" fmla="*/ T60 w 66"/>
                              <a:gd name="T62" fmla="+- 0 594 548"/>
                              <a:gd name="T63" fmla="*/ 594 h 66"/>
                              <a:gd name="T64" fmla="+- 0 3691 3691"/>
                              <a:gd name="T65" fmla="*/ T64 w 66"/>
                              <a:gd name="T66" fmla="+- 0 581 548"/>
                              <a:gd name="T67" fmla="*/ 581 h 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6" h="66">
                                <a:moveTo>
                                  <a:pt x="0" y="33"/>
                                </a:moveTo>
                                <a:lnTo>
                                  <a:pt x="2" y="20"/>
                                </a:lnTo>
                                <a:lnTo>
                                  <a:pt x="10" y="10"/>
                                </a:lnTo>
                                <a:lnTo>
                                  <a:pt x="20" y="3"/>
                                </a:lnTo>
                                <a:lnTo>
                                  <a:pt x="33" y="0"/>
                                </a:lnTo>
                                <a:lnTo>
                                  <a:pt x="46" y="3"/>
                                </a:lnTo>
                                <a:lnTo>
                                  <a:pt x="56" y="10"/>
                                </a:lnTo>
                                <a:lnTo>
                                  <a:pt x="63" y="20"/>
                                </a:lnTo>
                                <a:lnTo>
                                  <a:pt x="66" y="33"/>
                                </a:lnTo>
                                <a:lnTo>
                                  <a:pt x="63" y="46"/>
                                </a:lnTo>
                                <a:lnTo>
                                  <a:pt x="56" y="56"/>
                                </a:lnTo>
                                <a:lnTo>
                                  <a:pt x="46" y="63"/>
                                </a:lnTo>
                                <a:lnTo>
                                  <a:pt x="33" y="66"/>
                                </a:lnTo>
                                <a:lnTo>
                                  <a:pt x="20" y="63"/>
                                </a:lnTo>
                                <a:lnTo>
                                  <a:pt x="10" y="56"/>
                                </a:lnTo>
                                <a:lnTo>
                                  <a:pt x="2" y="46"/>
                                </a:lnTo>
                                <a:lnTo>
                                  <a:pt x="0" y="33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Freeform 620"/>
                        <wps:cNvSpPr>
                          <a:spLocks/>
                        </wps:cNvSpPr>
                        <wps:spPr bwMode="auto">
                          <a:xfrm>
                            <a:off x="4051" y="709"/>
                            <a:ext cx="59" cy="59"/>
                          </a:xfrm>
                          <a:custGeom>
                            <a:avLst/>
                            <a:gdLst>
                              <a:gd name="T0" fmla="+- 0 4081 4052"/>
                              <a:gd name="T1" fmla="*/ T0 w 59"/>
                              <a:gd name="T2" fmla="+- 0 710 710"/>
                              <a:gd name="T3" fmla="*/ 710 h 59"/>
                              <a:gd name="T4" fmla="+- 0 4070 4052"/>
                              <a:gd name="T5" fmla="*/ T4 w 59"/>
                              <a:gd name="T6" fmla="+- 0 712 710"/>
                              <a:gd name="T7" fmla="*/ 712 h 59"/>
                              <a:gd name="T8" fmla="+- 0 4061 4052"/>
                              <a:gd name="T9" fmla="*/ T8 w 59"/>
                              <a:gd name="T10" fmla="+- 0 718 710"/>
                              <a:gd name="T11" fmla="*/ 718 h 59"/>
                              <a:gd name="T12" fmla="+- 0 4054 4052"/>
                              <a:gd name="T13" fmla="*/ T12 w 59"/>
                              <a:gd name="T14" fmla="+- 0 728 710"/>
                              <a:gd name="T15" fmla="*/ 728 h 59"/>
                              <a:gd name="T16" fmla="+- 0 4052 4052"/>
                              <a:gd name="T17" fmla="*/ T16 w 59"/>
                              <a:gd name="T18" fmla="+- 0 739 710"/>
                              <a:gd name="T19" fmla="*/ 739 h 59"/>
                              <a:gd name="T20" fmla="+- 0 4054 4052"/>
                              <a:gd name="T21" fmla="*/ T20 w 59"/>
                              <a:gd name="T22" fmla="+- 0 751 710"/>
                              <a:gd name="T23" fmla="*/ 751 h 59"/>
                              <a:gd name="T24" fmla="+- 0 4061 4052"/>
                              <a:gd name="T25" fmla="*/ T24 w 59"/>
                              <a:gd name="T26" fmla="+- 0 760 710"/>
                              <a:gd name="T27" fmla="*/ 760 h 59"/>
                              <a:gd name="T28" fmla="+- 0 4070 4052"/>
                              <a:gd name="T29" fmla="*/ T28 w 59"/>
                              <a:gd name="T30" fmla="+- 0 766 710"/>
                              <a:gd name="T31" fmla="*/ 766 h 59"/>
                              <a:gd name="T32" fmla="+- 0 4081 4052"/>
                              <a:gd name="T33" fmla="*/ T32 w 59"/>
                              <a:gd name="T34" fmla="+- 0 768 710"/>
                              <a:gd name="T35" fmla="*/ 768 h 59"/>
                              <a:gd name="T36" fmla="+- 0 4093 4052"/>
                              <a:gd name="T37" fmla="*/ T36 w 59"/>
                              <a:gd name="T38" fmla="+- 0 766 710"/>
                              <a:gd name="T39" fmla="*/ 766 h 59"/>
                              <a:gd name="T40" fmla="+- 0 4102 4052"/>
                              <a:gd name="T41" fmla="*/ T40 w 59"/>
                              <a:gd name="T42" fmla="+- 0 760 710"/>
                              <a:gd name="T43" fmla="*/ 760 h 59"/>
                              <a:gd name="T44" fmla="+- 0 4108 4052"/>
                              <a:gd name="T45" fmla="*/ T44 w 59"/>
                              <a:gd name="T46" fmla="+- 0 751 710"/>
                              <a:gd name="T47" fmla="*/ 751 h 59"/>
                              <a:gd name="T48" fmla="+- 0 4111 4052"/>
                              <a:gd name="T49" fmla="*/ T48 w 59"/>
                              <a:gd name="T50" fmla="+- 0 739 710"/>
                              <a:gd name="T51" fmla="*/ 739 h 59"/>
                              <a:gd name="T52" fmla="+- 0 4108 4052"/>
                              <a:gd name="T53" fmla="*/ T52 w 59"/>
                              <a:gd name="T54" fmla="+- 0 728 710"/>
                              <a:gd name="T55" fmla="*/ 728 h 59"/>
                              <a:gd name="T56" fmla="+- 0 4102 4052"/>
                              <a:gd name="T57" fmla="*/ T56 w 59"/>
                              <a:gd name="T58" fmla="+- 0 718 710"/>
                              <a:gd name="T59" fmla="*/ 718 h 59"/>
                              <a:gd name="T60" fmla="+- 0 4093 4052"/>
                              <a:gd name="T61" fmla="*/ T60 w 59"/>
                              <a:gd name="T62" fmla="+- 0 712 710"/>
                              <a:gd name="T63" fmla="*/ 712 h 59"/>
                              <a:gd name="T64" fmla="+- 0 4081 4052"/>
                              <a:gd name="T65" fmla="*/ T64 w 59"/>
                              <a:gd name="T66" fmla="+- 0 710 710"/>
                              <a:gd name="T67" fmla="*/ 710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9" h="59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29"/>
                                </a:lnTo>
                                <a:lnTo>
                                  <a:pt x="2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9" y="29"/>
                                </a:lnTo>
                                <a:lnTo>
                                  <a:pt x="56" y="18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1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619"/>
                        <wps:cNvSpPr>
                          <a:spLocks/>
                        </wps:cNvSpPr>
                        <wps:spPr bwMode="auto">
                          <a:xfrm>
                            <a:off x="4051" y="709"/>
                            <a:ext cx="59" cy="59"/>
                          </a:xfrm>
                          <a:custGeom>
                            <a:avLst/>
                            <a:gdLst>
                              <a:gd name="T0" fmla="+- 0 4052 4052"/>
                              <a:gd name="T1" fmla="*/ T0 w 59"/>
                              <a:gd name="T2" fmla="+- 0 739 710"/>
                              <a:gd name="T3" fmla="*/ 739 h 59"/>
                              <a:gd name="T4" fmla="+- 0 4054 4052"/>
                              <a:gd name="T5" fmla="*/ T4 w 59"/>
                              <a:gd name="T6" fmla="+- 0 728 710"/>
                              <a:gd name="T7" fmla="*/ 728 h 59"/>
                              <a:gd name="T8" fmla="+- 0 4061 4052"/>
                              <a:gd name="T9" fmla="*/ T8 w 59"/>
                              <a:gd name="T10" fmla="+- 0 718 710"/>
                              <a:gd name="T11" fmla="*/ 718 h 59"/>
                              <a:gd name="T12" fmla="+- 0 4070 4052"/>
                              <a:gd name="T13" fmla="*/ T12 w 59"/>
                              <a:gd name="T14" fmla="+- 0 712 710"/>
                              <a:gd name="T15" fmla="*/ 712 h 59"/>
                              <a:gd name="T16" fmla="+- 0 4081 4052"/>
                              <a:gd name="T17" fmla="*/ T16 w 59"/>
                              <a:gd name="T18" fmla="+- 0 710 710"/>
                              <a:gd name="T19" fmla="*/ 710 h 59"/>
                              <a:gd name="T20" fmla="+- 0 4093 4052"/>
                              <a:gd name="T21" fmla="*/ T20 w 59"/>
                              <a:gd name="T22" fmla="+- 0 712 710"/>
                              <a:gd name="T23" fmla="*/ 712 h 59"/>
                              <a:gd name="T24" fmla="+- 0 4102 4052"/>
                              <a:gd name="T25" fmla="*/ T24 w 59"/>
                              <a:gd name="T26" fmla="+- 0 718 710"/>
                              <a:gd name="T27" fmla="*/ 718 h 59"/>
                              <a:gd name="T28" fmla="+- 0 4108 4052"/>
                              <a:gd name="T29" fmla="*/ T28 w 59"/>
                              <a:gd name="T30" fmla="+- 0 728 710"/>
                              <a:gd name="T31" fmla="*/ 728 h 59"/>
                              <a:gd name="T32" fmla="+- 0 4111 4052"/>
                              <a:gd name="T33" fmla="*/ T32 w 59"/>
                              <a:gd name="T34" fmla="+- 0 739 710"/>
                              <a:gd name="T35" fmla="*/ 739 h 59"/>
                              <a:gd name="T36" fmla="+- 0 4108 4052"/>
                              <a:gd name="T37" fmla="*/ T36 w 59"/>
                              <a:gd name="T38" fmla="+- 0 751 710"/>
                              <a:gd name="T39" fmla="*/ 751 h 59"/>
                              <a:gd name="T40" fmla="+- 0 4102 4052"/>
                              <a:gd name="T41" fmla="*/ T40 w 59"/>
                              <a:gd name="T42" fmla="+- 0 760 710"/>
                              <a:gd name="T43" fmla="*/ 760 h 59"/>
                              <a:gd name="T44" fmla="+- 0 4093 4052"/>
                              <a:gd name="T45" fmla="*/ T44 w 59"/>
                              <a:gd name="T46" fmla="+- 0 766 710"/>
                              <a:gd name="T47" fmla="*/ 766 h 59"/>
                              <a:gd name="T48" fmla="+- 0 4081 4052"/>
                              <a:gd name="T49" fmla="*/ T48 w 59"/>
                              <a:gd name="T50" fmla="+- 0 768 710"/>
                              <a:gd name="T51" fmla="*/ 768 h 59"/>
                              <a:gd name="T52" fmla="+- 0 4070 4052"/>
                              <a:gd name="T53" fmla="*/ T52 w 59"/>
                              <a:gd name="T54" fmla="+- 0 766 710"/>
                              <a:gd name="T55" fmla="*/ 766 h 59"/>
                              <a:gd name="T56" fmla="+- 0 4061 4052"/>
                              <a:gd name="T57" fmla="*/ T56 w 59"/>
                              <a:gd name="T58" fmla="+- 0 760 710"/>
                              <a:gd name="T59" fmla="*/ 760 h 59"/>
                              <a:gd name="T60" fmla="+- 0 4054 4052"/>
                              <a:gd name="T61" fmla="*/ T60 w 59"/>
                              <a:gd name="T62" fmla="+- 0 751 710"/>
                              <a:gd name="T63" fmla="*/ 751 h 59"/>
                              <a:gd name="T64" fmla="+- 0 4052 4052"/>
                              <a:gd name="T65" fmla="*/ T64 w 59"/>
                              <a:gd name="T66" fmla="+- 0 739 710"/>
                              <a:gd name="T67" fmla="*/ 739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9" h="59">
                                <a:moveTo>
                                  <a:pt x="0" y="29"/>
                                </a:move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29" y="0"/>
                                </a:lnTo>
                                <a:lnTo>
                                  <a:pt x="41" y="2"/>
                                </a:lnTo>
                                <a:lnTo>
                                  <a:pt x="50" y="8"/>
                                </a:lnTo>
                                <a:lnTo>
                                  <a:pt x="56" y="18"/>
                                </a:lnTo>
                                <a:lnTo>
                                  <a:pt x="59" y="29"/>
                                </a:lnTo>
                                <a:lnTo>
                                  <a:pt x="56" y="41"/>
                                </a:lnTo>
                                <a:lnTo>
                                  <a:pt x="50" y="50"/>
                                </a:lnTo>
                                <a:lnTo>
                                  <a:pt x="41" y="56"/>
                                </a:lnTo>
                                <a:lnTo>
                                  <a:pt x="29" y="58"/>
                                </a:lnTo>
                                <a:lnTo>
                                  <a:pt x="18" y="56"/>
                                </a:lnTo>
                                <a:lnTo>
                                  <a:pt x="9" y="50"/>
                                </a:lnTo>
                                <a:lnTo>
                                  <a:pt x="2" y="41"/>
                                </a:lnTo>
                                <a:lnTo>
                                  <a:pt x="0" y="29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1D11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Freeform 618"/>
                        <wps:cNvSpPr>
                          <a:spLocks/>
                        </wps:cNvSpPr>
                        <wps:spPr bwMode="auto">
                          <a:xfrm>
                            <a:off x="4516" y="991"/>
                            <a:ext cx="67" cy="67"/>
                          </a:xfrm>
                          <a:custGeom>
                            <a:avLst/>
                            <a:gdLst>
                              <a:gd name="T0" fmla="+- 0 4550 4517"/>
                              <a:gd name="T1" fmla="*/ T0 w 67"/>
                              <a:gd name="T2" fmla="+- 0 992 992"/>
                              <a:gd name="T3" fmla="*/ 992 h 67"/>
                              <a:gd name="T4" fmla="+- 0 4537 4517"/>
                              <a:gd name="T5" fmla="*/ T4 w 67"/>
                              <a:gd name="T6" fmla="+- 0 995 992"/>
                              <a:gd name="T7" fmla="*/ 995 h 67"/>
                              <a:gd name="T8" fmla="+- 0 4527 4517"/>
                              <a:gd name="T9" fmla="*/ T8 w 67"/>
                              <a:gd name="T10" fmla="+- 0 1002 992"/>
                              <a:gd name="T11" fmla="*/ 1002 h 67"/>
                              <a:gd name="T12" fmla="+- 0 4520 4517"/>
                              <a:gd name="T13" fmla="*/ T12 w 67"/>
                              <a:gd name="T14" fmla="+- 0 1012 992"/>
                              <a:gd name="T15" fmla="*/ 1012 h 67"/>
                              <a:gd name="T16" fmla="+- 0 4517 4517"/>
                              <a:gd name="T17" fmla="*/ T16 w 67"/>
                              <a:gd name="T18" fmla="+- 0 1025 992"/>
                              <a:gd name="T19" fmla="*/ 1025 h 67"/>
                              <a:gd name="T20" fmla="+- 0 4520 4517"/>
                              <a:gd name="T21" fmla="*/ T20 w 67"/>
                              <a:gd name="T22" fmla="+- 0 1038 992"/>
                              <a:gd name="T23" fmla="*/ 1038 h 67"/>
                              <a:gd name="T24" fmla="+- 0 4527 4517"/>
                              <a:gd name="T25" fmla="*/ T24 w 67"/>
                              <a:gd name="T26" fmla="+- 0 1049 992"/>
                              <a:gd name="T27" fmla="*/ 1049 h 67"/>
                              <a:gd name="T28" fmla="+- 0 4537 4517"/>
                              <a:gd name="T29" fmla="*/ T28 w 67"/>
                              <a:gd name="T30" fmla="+- 0 1056 992"/>
                              <a:gd name="T31" fmla="*/ 1056 h 67"/>
                              <a:gd name="T32" fmla="+- 0 4550 4517"/>
                              <a:gd name="T33" fmla="*/ T32 w 67"/>
                              <a:gd name="T34" fmla="+- 0 1059 992"/>
                              <a:gd name="T35" fmla="*/ 1059 h 67"/>
                              <a:gd name="T36" fmla="+- 0 4563 4517"/>
                              <a:gd name="T37" fmla="*/ T36 w 67"/>
                              <a:gd name="T38" fmla="+- 0 1056 992"/>
                              <a:gd name="T39" fmla="*/ 1056 h 67"/>
                              <a:gd name="T40" fmla="+- 0 4574 4517"/>
                              <a:gd name="T41" fmla="*/ T40 w 67"/>
                              <a:gd name="T42" fmla="+- 0 1049 992"/>
                              <a:gd name="T43" fmla="*/ 1049 h 67"/>
                              <a:gd name="T44" fmla="+- 0 4581 4517"/>
                              <a:gd name="T45" fmla="*/ T44 w 67"/>
                              <a:gd name="T46" fmla="+- 0 1038 992"/>
                              <a:gd name="T47" fmla="*/ 1038 h 67"/>
                              <a:gd name="T48" fmla="+- 0 4584 4517"/>
                              <a:gd name="T49" fmla="*/ T48 w 67"/>
                              <a:gd name="T50" fmla="+- 0 1025 992"/>
                              <a:gd name="T51" fmla="*/ 1025 h 67"/>
                              <a:gd name="T52" fmla="+- 0 4581 4517"/>
                              <a:gd name="T53" fmla="*/ T52 w 67"/>
                              <a:gd name="T54" fmla="+- 0 1012 992"/>
                              <a:gd name="T55" fmla="*/ 1012 h 67"/>
                              <a:gd name="T56" fmla="+- 0 4574 4517"/>
                              <a:gd name="T57" fmla="*/ T56 w 67"/>
                              <a:gd name="T58" fmla="+- 0 1002 992"/>
                              <a:gd name="T59" fmla="*/ 1002 h 67"/>
                              <a:gd name="T60" fmla="+- 0 4563 4517"/>
                              <a:gd name="T61" fmla="*/ T60 w 67"/>
                              <a:gd name="T62" fmla="+- 0 995 992"/>
                              <a:gd name="T63" fmla="*/ 995 h 67"/>
                              <a:gd name="T64" fmla="+- 0 4550 4517"/>
                              <a:gd name="T65" fmla="*/ T64 w 67"/>
                              <a:gd name="T66" fmla="+- 0 992 992"/>
                              <a:gd name="T67" fmla="*/ 992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67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6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3" y="67"/>
                                </a:lnTo>
                                <a:lnTo>
                                  <a:pt x="46" y="64"/>
                                </a:lnTo>
                                <a:lnTo>
                                  <a:pt x="57" y="57"/>
                                </a:lnTo>
                                <a:lnTo>
                                  <a:pt x="64" y="46"/>
                                </a:lnTo>
                                <a:lnTo>
                                  <a:pt x="67" y="33"/>
                                </a:lnTo>
                                <a:lnTo>
                                  <a:pt x="64" y="20"/>
                                </a:lnTo>
                                <a:lnTo>
                                  <a:pt x="57" y="10"/>
                                </a:lnTo>
                                <a:lnTo>
                                  <a:pt x="46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12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617"/>
                        <wps:cNvSpPr>
                          <a:spLocks/>
                        </wps:cNvSpPr>
                        <wps:spPr bwMode="auto">
                          <a:xfrm>
                            <a:off x="4516" y="991"/>
                            <a:ext cx="67" cy="67"/>
                          </a:xfrm>
                          <a:custGeom>
                            <a:avLst/>
                            <a:gdLst>
                              <a:gd name="T0" fmla="+- 0 4517 4517"/>
                              <a:gd name="T1" fmla="*/ T0 w 67"/>
                              <a:gd name="T2" fmla="+- 0 1025 992"/>
                              <a:gd name="T3" fmla="*/ 1025 h 67"/>
                              <a:gd name="T4" fmla="+- 0 4520 4517"/>
                              <a:gd name="T5" fmla="*/ T4 w 67"/>
                              <a:gd name="T6" fmla="+- 0 1012 992"/>
                              <a:gd name="T7" fmla="*/ 1012 h 67"/>
                              <a:gd name="T8" fmla="+- 0 4527 4517"/>
                              <a:gd name="T9" fmla="*/ T8 w 67"/>
                              <a:gd name="T10" fmla="+- 0 1002 992"/>
                              <a:gd name="T11" fmla="*/ 1002 h 67"/>
                              <a:gd name="T12" fmla="+- 0 4537 4517"/>
                              <a:gd name="T13" fmla="*/ T12 w 67"/>
                              <a:gd name="T14" fmla="+- 0 995 992"/>
                              <a:gd name="T15" fmla="*/ 995 h 67"/>
                              <a:gd name="T16" fmla="+- 0 4550 4517"/>
                              <a:gd name="T17" fmla="*/ T16 w 67"/>
                              <a:gd name="T18" fmla="+- 0 992 992"/>
                              <a:gd name="T19" fmla="*/ 992 h 67"/>
                              <a:gd name="T20" fmla="+- 0 4563 4517"/>
                              <a:gd name="T21" fmla="*/ T20 w 67"/>
                              <a:gd name="T22" fmla="+- 0 995 992"/>
                              <a:gd name="T23" fmla="*/ 995 h 67"/>
                              <a:gd name="T24" fmla="+- 0 4574 4517"/>
                              <a:gd name="T25" fmla="*/ T24 w 67"/>
                              <a:gd name="T26" fmla="+- 0 1002 992"/>
                              <a:gd name="T27" fmla="*/ 1002 h 67"/>
                              <a:gd name="T28" fmla="+- 0 4581 4517"/>
                              <a:gd name="T29" fmla="*/ T28 w 67"/>
                              <a:gd name="T30" fmla="+- 0 1012 992"/>
                              <a:gd name="T31" fmla="*/ 1012 h 67"/>
                              <a:gd name="T32" fmla="+- 0 4584 4517"/>
                              <a:gd name="T33" fmla="*/ T32 w 67"/>
                              <a:gd name="T34" fmla="+- 0 1025 992"/>
                              <a:gd name="T35" fmla="*/ 1025 h 67"/>
                              <a:gd name="T36" fmla="+- 0 4581 4517"/>
                              <a:gd name="T37" fmla="*/ T36 w 67"/>
                              <a:gd name="T38" fmla="+- 0 1038 992"/>
                              <a:gd name="T39" fmla="*/ 1038 h 67"/>
                              <a:gd name="T40" fmla="+- 0 4574 4517"/>
                              <a:gd name="T41" fmla="*/ T40 w 67"/>
                              <a:gd name="T42" fmla="+- 0 1049 992"/>
                              <a:gd name="T43" fmla="*/ 1049 h 67"/>
                              <a:gd name="T44" fmla="+- 0 4563 4517"/>
                              <a:gd name="T45" fmla="*/ T44 w 67"/>
                              <a:gd name="T46" fmla="+- 0 1056 992"/>
                              <a:gd name="T47" fmla="*/ 1056 h 67"/>
                              <a:gd name="T48" fmla="+- 0 4550 4517"/>
                              <a:gd name="T49" fmla="*/ T48 w 67"/>
                              <a:gd name="T50" fmla="+- 0 1059 992"/>
                              <a:gd name="T51" fmla="*/ 1059 h 67"/>
                              <a:gd name="T52" fmla="+- 0 4537 4517"/>
                              <a:gd name="T53" fmla="*/ T52 w 67"/>
                              <a:gd name="T54" fmla="+- 0 1056 992"/>
                              <a:gd name="T55" fmla="*/ 1056 h 67"/>
                              <a:gd name="T56" fmla="+- 0 4527 4517"/>
                              <a:gd name="T57" fmla="*/ T56 w 67"/>
                              <a:gd name="T58" fmla="+- 0 1049 992"/>
                              <a:gd name="T59" fmla="*/ 1049 h 67"/>
                              <a:gd name="T60" fmla="+- 0 4520 4517"/>
                              <a:gd name="T61" fmla="*/ T60 w 67"/>
                              <a:gd name="T62" fmla="+- 0 1038 992"/>
                              <a:gd name="T63" fmla="*/ 1038 h 67"/>
                              <a:gd name="T64" fmla="+- 0 4517 4517"/>
                              <a:gd name="T65" fmla="*/ T64 w 67"/>
                              <a:gd name="T66" fmla="+- 0 1025 992"/>
                              <a:gd name="T67" fmla="*/ 1025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67">
                                <a:moveTo>
                                  <a:pt x="0" y="33"/>
                                </a:moveTo>
                                <a:lnTo>
                                  <a:pt x="3" y="20"/>
                                </a:lnTo>
                                <a:lnTo>
                                  <a:pt x="10" y="10"/>
                                </a:lnTo>
                                <a:lnTo>
                                  <a:pt x="20" y="3"/>
                                </a:lnTo>
                                <a:lnTo>
                                  <a:pt x="33" y="0"/>
                                </a:lnTo>
                                <a:lnTo>
                                  <a:pt x="46" y="3"/>
                                </a:lnTo>
                                <a:lnTo>
                                  <a:pt x="57" y="10"/>
                                </a:lnTo>
                                <a:lnTo>
                                  <a:pt x="64" y="20"/>
                                </a:lnTo>
                                <a:lnTo>
                                  <a:pt x="67" y="33"/>
                                </a:lnTo>
                                <a:lnTo>
                                  <a:pt x="64" y="46"/>
                                </a:lnTo>
                                <a:lnTo>
                                  <a:pt x="57" y="57"/>
                                </a:lnTo>
                                <a:lnTo>
                                  <a:pt x="46" y="64"/>
                                </a:lnTo>
                                <a:lnTo>
                                  <a:pt x="33" y="67"/>
                                </a:lnTo>
                                <a:lnTo>
                                  <a:pt x="20" y="64"/>
                                </a:lnTo>
                                <a:lnTo>
                                  <a:pt x="10" y="57"/>
                                </a:lnTo>
                                <a:lnTo>
                                  <a:pt x="3" y="46"/>
                                </a:lnTo>
                                <a:lnTo>
                                  <a:pt x="0" y="33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5112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616"/>
                        <wps:cNvSpPr>
                          <a:spLocks/>
                        </wps:cNvSpPr>
                        <wps:spPr bwMode="auto">
                          <a:xfrm>
                            <a:off x="3069" y="145"/>
                            <a:ext cx="68" cy="68"/>
                          </a:xfrm>
                          <a:custGeom>
                            <a:avLst/>
                            <a:gdLst>
                              <a:gd name="T0" fmla="+- 0 3103 3069"/>
                              <a:gd name="T1" fmla="*/ T0 w 68"/>
                              <a:gd name="T2" fmla="+- 0 146 146"/>
                              <a:gd name="T3" fmla="*/ 146 h 68"/>
                              <a:gd name="T4" fmla="+- 0 3090 3069"/>
                              <a:gd name="T5" fmla="*/ T4 w 68"/>
                              <a:gd name="T6" fmla="+- 0 148 146"/>
                              <a:gd name="T7" fmla="*/ 148 h 68"/>
                              <a:gd name="T8" fmla="+- 0 3079 3069"/>
                              <a:gd name="T9" fmla="*/ T8 w 68"/>
                              <a:gd name="T10" fmla="+- 0 155 146"/>
                              <a:gd name="T11" fmla="*/ 155 h 68"/>
                              <a:gd name="T12" fmla="+- 0 3072 3069"/>
                              <a:gd name="T13" fmla="*/ T12 w 68"/>
                              <a:gd name="T14" fmla="+- 0 166 146"/>
                              <a:gd name="T15" fmla="*/ 166 h 68"/>
                              <a:gd name="T16" fmla="+- 0 3069 3069"/>
                              <a:gd name="T17" fmla="*/ T16 w 68"/>
                              <a:gd name="T18" fmla="+- 0 179 146"/>
                              <a:gd name="T19" fmla="*/ 179 h 68"/>
                              <a:gd name="T20" fmla="+- 0 3072 3069"/>
                              <a:gd name="T21" fmla="*/ T20 w 68"/>
                              <a:gd name="T22" fmla="+- 0 192 146"/>
                              <a:gd name="T23" fmla="*/ 192 h 68"/>
                              <a:gd name="T24" fmla="+- 0 3079 3069"/>
                              <a:gd name="T25" fmla="*/ T24 w 68"/>
                              <a:gd name="T26" fmla="+- 0 203 146"/>
                              <a:gd name="T27" fmla="*/ 203 h 68"/>
                              <a:gd name="T28" fmla="+- 0 3090 3069"/>
                              <a:gd name="T29" fmla="*/ T28 w 68"/>
                              <a:gd name="T30" fmla="+- 0 210 146"/>
                              <a:gd name="T31" fmla="*/ 210 h 68"/>
                              <a:gd name="T32" fmla="+- 0 3103 3069"/>
                              <a:gd name="T33" fmla="*/ T32 w 68"/>
                              <a:gd name="T34" fmla="+- 0 213 146"/>
                              <a:gd name="T35" fmla="*/ 213 h 68"/>
                              <a:gd name="T36" fmla="+- 0 3116 3069"/>
                              <a:gd name="T37" fmla="*/ T36 w 68"/>
                              <a:gd name="T38" fmla="+- 0 210 146"/>
                              <a:gd name="T39" fmla="*/ 210 h 68"/>
                              <a:gd name="T40" fmla="+- 0 3127 3069"/>
                              <a:gd name="T41" fmla="*/ T40 w 68"/>
                              <a:gd name="T42" fmla="+- 0 203 146"/>
                              <a:gd name="T43" fmla="*/ 203 h 68"/>
                              <a:gd name="T44" fmla="+- 0 3134 3069"/>
                              <a:gd name="T45" fmla="*/ T44 w 68"/>
                              <a:gd name="T46" fmla="+- 0 192 146"/>
                              <a:gd name="T47" fmla="*/ 192 h 68"/>
                              <a:gd name="T48" fmla="+- 0 3136 3069"/>
                              <a:gd name="T49" fmla="*/ T48 w 68"/>
                              <a:gd name="T50" fmla="+- 0 179 146"/>
                              <a:gd name="T51" fmla="*/ 179 h 68"/>
                              <a:gd name="T52" fmla="+- 0 3134 3069"/>
                              <a:gd name="T53" fmla="*/ T52 w 68"/>
                              <a:gd name="T54" fmla="+- 0 166 146"/>
                              <a:gd name="T55" fmla="*/ 166 h 68"/>
                              <a:gd name="T56" fmla="+- 0 3127 3069"/>
                              <a:gd name="T57" fmla="*/ T56 w 68"/>
                              <a:gd name="T58" fmla="+- 0 155 146"/>
                              <a:gd name="T59" fmla="*/ 155 h 68"/>
                              <a:gd name="T60" fmla="+- 0 3116 3069"/>
                              <a:gd name="T61" fmla="*/ T60 w 68"/>
                              <a:gd name="T62" fmla="+- 0 148 146"/>
                              <a:gd name="T63" fmla="*/ 148 h 68"/>
                              <a:gd name="T64" fmla="+- 0 3103 3069"/>
                              <a:gd name="T65" fmla="*/ T64 w 68"/>
                              <a:gd name="T66" fmla="+- 0 146 146"/>
                              <a:gd name="T67" fmla="*/ 146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6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7" y="64"/>
                                </a:lnTo>
                                <a:lnTo>
                                  <a:pt x="58" y="57"/>
                                </a:lnTo>
                                <a:lnTo>
                                  <a:pt x="65" y="46"/>
                                </a:lnTo>
                                <a:lnTo>
                                  <a:pt x="67" y="33"/>
                                </a:ln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26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615"/>
                        <wps:cNvSpPr>
                          <a:spLocks/>
                        </wps:cNvSpPr>
                        <wps:spPr bwMode="auto">
                          <a:xfrm>
                            <a:off x="3069" y="145"/>
                            <a:ext cx="68" cy="68"/>
                          </a:xfrm>
                          <a:custGeom>
                            <a:avLst/>
                            <a:gdLst>
                              <a:gd name="T0" fmla="+- 0 3069 3069"/>
                              <a:gd name="T1" fmla="*/ T0 w 68"/>
                              <a:gd name="T2" fmla="+- 0 179 146"/>
                              <a:gd name="T3" fmla="*/ 179 h 68"/>
                              <a:gd name="T4" fmla="+- 0 3072 3069"/>
                              <a:gd name="T5" fmla="*/ T4 w 68"/>
                              <a:gd name="T6" fmla="+- 0 166 146"/>
                              <a:gd name="T7" fmla="*/ 166 h 68"/>
                              <a:gd name="T8" fmla="+- 0 3079 3069"/>
                              <a:gd name="T9" fmla="*/ T8 w 68"/>
                              <a:gd name="T10" fmla="+- 0 155 146"/>
                              <a:gd name="T11" fmla="*/ 155 h 68"/>
                              <a:gd name="T12" fmla="+- 0 3090 3069"/>
                              <a:gd name="T13" fmla="*/ T12 w 68"/>
                              <a:gd name="T14" fmla="+- 0 148 146"/>
                              <a:gd name="T15" fmla="*/ 148 h 68"/>
                              <a:gd name="T16" fmla="+- 0 3103 3069"/>
                              <a:gd name="T17" fmla="*/ T16 w 68"/>
                              <a:gd name="T18" fmla="+- 0 146 146"/>
                              <a:gd name="T19" fmla="*/ 146 h 68"/>
                              <a:gd name="T20" fmla="+- 0 3116 3069"/>
                              <a:gd name="T21" fmla="*/ T20 w 68"/>
                              <a:gd name="T22" fmla="+- 0 148 146"/>
                              <a:gd name="T23" fmla="*/ 148 h 68"/>
                              <a:gd name="T24" fmla="+- 0 3127 3069"/>
                              <a:gd name="T25" fmla="*/ T24 w 68"/>
                              <a:gd name="T26" fmla="+- 0 155 146"/>
                              <a:gd name="T27" fmla="*/ 155 h 68"/>
                              <a:gd name="T28" fmla="+- 0 3134 3069"/>
                              <a:gd name="T29" fmla="*/ T28 w 68"/>
                              <a:gd name="T30" fmla="+- 0 166 146"/>
                              <a:gd name="T31" fmla="*/ 166 h 68"/>
                              <a:gd name="T32" fmla="+- 0 3136 3069"/>
                              <a:gd name="T33" fmla="*/ T32 w 68"/>
                              <a:gd name="T34" fmla="+- 0 179 146"/>
                              <a:gd name="T35" fmla="*/ 179 h 68"/>
                              <a:gd name="T36" fmla="+- 0 3134 3069"/>
                              <a:gd name="T37" fmla="*/ T36 w 68"/>
                              <a:gd name="T38" fmla="+- 0 192 146"/>
                              <a:gd name="T39" fmla="*/ 192 h 68"/>
                              <a:gd name="T40" fmla="+- 0 3127 3069"/>
                              <a:gd name="T41" fmla="*/ T40 w 68"/>
                              <a:gd name="T42" fmla="+- 0 203 146"/>
                              <a:gd name="T43" fmla="*/ 203 h 68"/>
                              <a:gd name="T44" fmla="+- 0 3116 3069"/>
                              <a:gd name="T45" fmla="*/ T44 w 68"/>
                              <a:gd name="T46" fmla="+- 0 210 146"/>
                              <a:gd name="T47" fmla="*/ 210 h 68"/>
                              <a:gd name="T48" fmla="+- 0 3103 3069"/>
                              <a:gd name="T49" fmla="*/ T48 w 68"/>
                              <a:gd name="T50" fmla="+- 0 213 146"/>
                              <a:gd name="T51" fmla="*/ 213 h 68"/>
                              <a:gd name="T52" fmla="+- 0 3090 3069"/>
                              <a:gd name="T53" fmla="*/ T52 w 68"/>
                              <a:gd name="T54" fmla="+- 0 210 146"/>
                              <a:gd name="T55" fmla="*/ 210 h 68"/>
                              <a:gd name="T56" fmla="+- 0 3079 3069"/>
                              <a:gd name="T57" fmla="*/ T56 w 68"/>
                              <a:gd name="T58" fmla="+- 0 203 146"/>
                              <a:gd name="T59" fmla="*/ 203 h 68"/>
                              <a:gd name="T60" fmla="+- 0 3072 3069"/>
                              <a:gd name="T61" fmla="*/ T60 w 68"/>
                              <a:gd name="T62" fmla="+- 0 192 146"/>
                              <a:gd name="T63" fmla="*/ 192 h 68"/>
                              <a:gd name="T64" fmla="+- 0 3069 3069"/>
                              <a:gd name="T65" fmla="*/ T64 w 68"/>
                              <a:gd name="T66" fmla="+- 0 179 146"/>
                              <a:gd name="T67" fmla="*/ 179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0" y="33"/>
                                </a:moveTo>
                                <a:lnTo>
                                  <a:pt x="3" y="20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4" y="0"/>
                                </a:lnTo>
                                <a:lnTo>
                                  <a:pt x="47" y="2"/>
                                </a:lnTo>
                                <a:lnTo>
                                  <a:pt x="58" y="9"/>
                                </a:lnTo>
                                <a:lnTo>
                                  <a:pt x="65" y="20"/>
                                </a:lnTo>
                                <a:lnTo>
                                  <a:pt x="67" y="33"/>
                                </a:lnTo>
                                <a:lnTo>
                                  <a:pt x="65" y="46"/>
                                </a:lnTo>
                                <a:lnTo>
                                  <a:pt x="58" y="57"/>
                                </a:lnTo>
                                <a:lnTo>
                                  <a:pt x="47" y="64"/>
                                </a:lnTo>
                                <a:lnTo>
                                  <a:pt x="34" y="67"/>
                                </a:lnTo>
                                <a:lnTo>
                                  <a:pt x="21" y="64"/>
                                </a:lnTo>
                                <a:lnTo>
                                  <a:pt x="10" y="57"/>
                                </a:lnTo>
                                <a:lnTo>
                                  <a:pt x="3" y="46"/>
                                </a:lnTo>
                                <a:lnTo>
                                  <a:pt x="0" y="33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8226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614"/>
                        <wps:cNvSpPr>
                          <a:spLocks/>
                        </wps:cNvSpPr>
                        <wps:spPr bwMode="auto">
                          <a:xfrm>
                            <a:off x="3489" y="394"/>
                            <a:ext cx="69" cy="69"/>
                          </a:xfrm>
                          <a:custGeom>
                            <a:avLst/>
                            <a:gdLst>
                              <a:gd name="T0" fmla="+- 0 3524 3490"/>
                              <a:gd name="T1" fmla="*/ T0 w 69"/>
                              <a:gd name="T2" fmla="+- 0 394 394"/>
                              <a:gd name="T3" fmla="*/ 394 h 69"/>
                              <a:gd name="T4" fmla="+- 0 3511 3490"/>
                              <a:gd name="T5" fmla="*/ T4 w 69"/>
                              <a:gd name="T6" fmla="+- 0 397 394"/>
                              <a:gd name="T7" fmla="*/ 397 h 69"/>
                              <a:gd name="T8" fmla="+- 0 3500 3490"/>
                              <a:gd name="T9" fmla="*/ T8 w 69"/>
                              <a:gd name="T10" fmla="+- 0 404 394"/>
                              <a:gd name="T11" fmla="*/ 404 h 69"/>
                              <a:gd name="T12" fmla="+- 0 3492 3490"/>
                              <a:gd name="T13" fmla="*/ T12 w 69"/>
                              <a:gd name="T14" fmla="+- 0 415 394"/>
                              <a:gd name="T15" fmla="*/ 415 h 69"/>
                              <a:gd name="T16" fmla="+- 0 3490 3490"/>
                              <a:gd name="T17" fmla="*/ T16 w 69"/>
                              <a:gd name="T18" fmla="+- 0 428 394"/>
                              <a:gd name="T19" fmla="*/ 428 h 69"/>
                              <a:gd name="T20" fmla="+- 0 3492 3490"/>
                              <a:gd name="T21" fmla="*/ T20 w 69"/>
                              <a:gd name="T22" fmla="+- 0 441 394"/>
                              <a:gd name="T23" fmla="*/ 441 h 69"/>
                              <a:gd name="T24" fmla="+- 0 3500 3490"/>
                              <a:gd name="T25" fmla="*/ T24 w 69"/>
                              <a:gd name="T26" fmla="+- 0 452 394"/>
                              <a:gd name="T27" fmla="*/ 452 h 69"/>
                              <a:gd name="T28" fmla="+- 0 3511 3490"/>
                              <a:gd name="T29" fmla="*/ T28 w 69"/>
                              <a:gd name="T30" fmla="+- 0 459 394"/>
                              <a:gd name="T31" fmla="*/ 459 h 69"/>
                              <a:gd name="T32" fmla="+- 0 3524 3490"/>
                              <a:gd name="T33" fmla="*/ T32 w 69"/>
                              <a:gd name="T34" fmla="+- 0 462 394"/>
                              <a:gd name="T35" fmla="*/ 462 h 69"/>
                              <a:gd name="T36" fmla="+- 0 3537 3490"/>
                              <a:gd name="T37" fmla="*/ T36 w 69"/>
                              <a:gd name="T38" fmla="+- 0 459 394"/>
                              <a:gd name="T39" fmla="*/ 459 h 69"/>
                              <a:gd name="T40" fmla="+- 0 3548 3490"/>
                              <a:gd name="T41" fmla="*/ T40 w 69"/>
                              <a:gd name="T42" fmla="+- 0 452 394"/>
                              <a:gd name="T43" fmla="*/ 452 h 69"/>
                              <a:gd name="T44" fmla="+- 0 3555 3490"/>
                              <a:gd name="T45" fmla="*/ T44 w 69"/>
                              <a:gd name="T46" fmla="+- 0 441 394"/>
                              <a:gd name="T47" fmla="*/ 441 h 69"/>
                              <a:gd name="T48" fmla="+- 0 3558 3490"/>
                              <a:gd name="T49" fmla="*/ T48 w 69"/>
                              <a:gd name="T50" fmla="+- 0 428 394"/>
                              <a:gd name="T51" fmla="*/ 428 h 69"/>
                              <a:gd name="T52" fmla="+- 0 3555 3490"/>
                              <a:gd name="T53" fmla="*/ T52 w 69"/>
                              <a:gd name="T54" fmla="+- 0 415 394"/>
                              <a:gd name="T55" fmla="*/ 415 h 69"/>
                              <a:gd name="T56" fmla="+- 0 3548 3490"/>
                              <a:gd name="T57" fmla="*/ T56 w 69"/>
                              <a:gd name="T58" fmla="+- 0 404 394"/>
                              <a:gd name="T59" fmla="*/ 404 h 69"/>
                              <a:gd name="T60" fmla="+- 0 3537 3490"/>
                              <a:gd name="T61" fmla="*/ T60 w 69"/>
                              <a:gd name="T62" fmla="+- 0 397 394"/>
                              <a:gd name="T63" fmla="*/ 397 h 69"/>
                              <a:gd name="T64" fmla="+- 0 3524 3490"/>
                              <a:gd name="T65" fmla="*/ T64 w 69"/>
                              <a:gd name="T66" fmla="+- 0 394 394"/>
                              <a:gd name="T67" fmla="*/ 394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9" h="69">
                                <a:moveTo>
                                  <a:pt x="34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10" y="58"/>
                                </a:lnTo>
                                <a:lnTo>
                                  <a:pt x="21" y="65"/>
                                </a:lnTo>
                                <a:lnTo>
                                  <a:pt x="34" y="68"/>
                                </a:lnTo>
                                <a:lnTo>
                                  <a:pt x="47" y="65"/>
                                </a:lnTo>
                                <a:lnTo>
                                  <a:pt x="58" y="58"/>
                                </a:lnTo>
                                <a:lnTo>
                                  <a:pt x="65" y="47"/>
                                </a:lnTo>
                                <a:lnTo>
                                  <a:pt x="68" y="34"/>
                                </a:lnTo>
                                <a:lnTo>
                                  <a:pt x="65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6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613"/>
                        <wps:cNvSpPr>
                          <a:spLocks/>
                        </wps:cNvSpPr>
                        <wps:spPr bwMode="auto">
                          <a:xfrm>
                            <a:off x="3489" y="394"/>
                            <a:ext cx="69" cy="69"/>
                          </a:xfrm>
                          <a:custGeom>
                            <a:avLst/>
                            <a:gdLst>
                              <a:gd name="T0" fmla="+- 0 3490 3490"/>
                              <a:gd name="T1" fmla="*/ T0 w 69"/>
                              <a:gd name="T2" fmla="+- 0 428 394"/>
                              <a:gd name="T3" fmla="*/ 428 h 69"/>
                              <a:gd name="T4" fmla="+- 0 3492 3490"/>
                              <a:gd name="T5" fmla="*/ T4 w 69"/>
                              <a:gd name="T6" fmla="+- 0 415 394"/>
                              <a:gd name="T7" fmla="*/ 415 h 69"/>
                              <a:gd name="T8" fmla="+- 0 3500 3490"/>
                              <a:gd name="T9" fmla="*/ T8 w 69"/>
                              <a:gd name="T10" fmla="+- 0 404 394"/>
                              <a:gd name="T11" fmla="*/ 404 h 69"/>
                              <a:gd name="T12" fmla="+- 0 3511 3490"/>
                              <a:gd name="T13" fmla="*/ T12 w 69"/>
                              <a:gd name="T14" fmla="+- 0 397 394"/>
                              <a:gd name="T15" fmla="*/ 397 h 69"/>
                              <a:gd name="T16" fmla="+- 0 3524 3490"/>
                              <a:gd name="T17" fmla="*/ T16 w 69"/>
                              <a:gd name="T18" fmla="+- 0 394 394"/>
                              <a:gd name="T19" fmla="*/ 394 h 69"/>
                              <a:gd name="T20" fmla="+- 0 3537 3490"/>
                              <a:gd name="T21" fmla="*/ T20 w 69"/>
                              <a:gd name="T22" fmla="+- 0 397 394"/>
                              <a:gd name="T23" fmla="*/ 397 h 69"/>
                              <a:gd name="T24" fmla="+- 0 3548 3490"/>
                              <a:gd name="T25" fmla="*/ T24 w 69"/>
                              <a:gd name="T26" fmla="+- 0 404 394"/>
                              <a:gd name="T27" fmla="*/ 404 h 69"/>
                              <a:gd name="T28" fmla="+- 0 3555 3490"/>
                              <a:gd name="T29" fmla="*/ T28 w 69"/>
                              <a:gd name="T30" fmla="+- 0 415 394"/>
                              <a:gd name="T31" fmla="*/ 415 h 69"/>
                              <a:gd name="T32" fmla="+- 0 3558 3490"/>
                              <a:gd name="T33" fmla="*/ T32 w 69"/>
                              <a:gd name="T34" fmla="+- 0 428 394"/>
                              <a:gd name="T35" fmla="*/ 428 h 69"/>
                              <a:gd name="T36" fmla="+- 0 3555 3490"/>
                              <a:gd name="T37" fmla="*/ T36 w 69"/>
                              <a:gd name="T38" fmla="+- 0 441 394"/>
                              <a:gd name="T39" fmla="*/ 441 h 69"/>
                              <a:gd name="T40" fmla="+- 0 3548 3490"/>
                              <a:gd name="T41" fmla="*/ T40 w 69"/>
                              <a:gd name="T42" fmla="+- 0 452 394"/>
                              <a:gd name="T43" fmla="*/ 452 h 69"/>
                              <a:gd name="T44" fmla="+- 0 3537 3490"/>
                              <a:gd name="T45" fmla="*/ T44 w 69"/>
                              <a:gd name="T46" fmla="+- 0 459 394"/>
                              <a:gd name="T47" fmla="*/ 459 h 69"/>
                              <a:gd name="T48" fmla="+- 0 3524 3490"/>
                              <a:gd name="T49" fmla="*/ T48 w 69"/>
                              <a:gd name="T50" fmla="+- 0 462 394"/>
                              <a:gd name="T51" fmla="*/ 462 h 69"/>
                              <a:gd name="T52" fmla="+- 0 3511 3490"/>
                              <a:gd name="T53" fmla="*/ T52 w 69"/>
                              <a:gd name="T54" fmla="+- 0 459 394"/>
                              <a:gd name="T55" fmla="*/ 459 h 69"/>
                              <a:gd name="T56" fmla="+- 0 3500 3490"/>
                              <a:gd name="T57" fmla="*/ T56 w 69"/>
                              <a:gd name="T58" fmla="+- 0 452 394"/>
                              <a:gd name="T59" fmla="*/ 452 h 69"/>
                              <a:gd name="T60" fmla="+- 0 3492 3490"/>
                              <a:gd name="T61" fmla="*/ T60 w 69"/>
                              <a:gd name="T62" fmla="+- 0 441 394"/>
                              <a:gd name="T63" fmla="*/ 441 h 69"/>
                              <a:gd name="T64" fmla="+- 0 3490 3490"/>
                              <a:gd name="T65" fmla="*/ T64 w 69"/>
                              <a:gd name="T66" fmla="+- 0 428 394"/>
                              <a:gd name="T67" fmla="*/ 428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9" h="69">
                                <a:moveTo>
                                  <a:pt x="0" y="34"/>
                                </a:move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4" y="0"/>
                                </a:lnTo>
                                <a:lnTo>
                                  <a:pt x="47" y="3"/>
                                </a:lnTo>
                                <a:lnTo>
                                  <a:pt x="58" y="10"/>
                                </a:lnTo>
                                <a:lnTo>
                                  <a:pt x="65" y="21"/>
                                </a:lnTo>
                                <a:lnTo>
                                  <a:pt x="68" y="34"/>
                                </a:lnTo>
                                <a:lnTo>
                                  <a:pt x="65" y="47"/>
                                </a:lnTo>
                                <a:lnTo>
                                  <a:pt x="58" y="58"/>
                                </a:lnTo>
                                <a:lnTo>
                                  <a:pt x="47" y="65"/>
                                </a:lnTo>
                                <a:lnTo>
                                  <a:pt x="34" y="68"/>
                                </a:lnTo>
                                <a:lnTo>
                                  <a:pt x="21" y="65"/>
                                </a:lnTo>
                                <a:lnTo>
                                  <a:pt x="10" y="58"/>
                                </a:lnTo>
                                <a:lnTo>
                                  <a:pt x="2" y="47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B636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reeform 612"/>
                        <wps:cNvSpPr>
                          <a:spLocks/>
                        </wps:cNvSpPr>
                        <wps:spPr bwMode="auto">
                          <a:xfrm>
                            <a:off x="3266" y="-51"/>
                            <a:ext cx="69" cy="69"/>
                          </a:xfrm>
                          <a:custGeom>
                            <a:avLst/>
                            <a:gdLst>
                              <a:gd name="T0" fmla="+- 0 3301 3267"/>
                              <a:gd name="T1" fmla="*/ T0 w 69"/>
                              <a:gd name="T2" fmla="+- 0 -50 -50"/>
                              <a:gd name="T3" fmla="*/ -50 h 69"/>
                              <a:gd name="T4" fmla="+- 0 3288 3267"/>
                              <a:gd name="T5" fmla="*/ T4 w 69"/>
                              <a:gd name="T6" fmla="+- 0 -47 -50"/>
                              <a:gd name="T7" fmla="*/ -47 h 69"/>
                              <a:gd name="T8" fmla="+- 0 3277 3267"/>
                              <a:gd name="T9" fmla="*/ T8 w 69"/>
                              <a:gd name="T10" fmla="+- 0 -40 -50"/>
                              <a:gd name="T11" fmla="*/ -40 h 69"/>
                              <a:gd name="T12" fmla="+- 0 3270 3267"/>
                              <a:gd name="T13" fmla="*/ T12 w 69"/>
                              <a:gd name="T14" fmla="+- 0 -29 -50"/>
                              <a:gd name="T15" fmla="*/ -29 h 69"/>
                              <a:gd name="T16" fmla="+- 0 3267 3267"/>
                              <a:gd name="T17" fmla="*/ T16 w 69"/>
                              <a:gd name="T18" fmla="+- 0 -16 -50"/>
                              <a:gd name="T19" fmla="*/ -16 h 69"/>
                              <a:gd name="T20" fmla="+- 0 3270 3267"/>
                              <a:gd name="T21" fmla="*/ T20 w 69"/>
                              <a:gd name="T22" fmla="+- 0 -2 -50"/>
                              <a:gd name="T23" fmla="*/ -2 h 69"/>
                              <a:gd name="T24" fmla="+- 0 3277 3267"/>
                              <a:gd name="T25" fmla="*/ T24 w 69"/>
                              <a:gd name="T26" fmla="+- 0 9 -50"/>
                              <a:gd name="T27" fmla="*/ 9 h 69"/>
                              <a:gd name="T28" fmla="+- 0 3288 3267"/>
                              <a:gd name="T29" fmla="*/ T28 w 69"/>
                              <a:gd name="T30" fmla="+- 0 16 -50"/>
                              <a:gd name="T31" fmla="*/ 16 h 69"/>
                              <a:gd name="T32" fmla="+- 0 3301 3267"/>
                              <a:gd name="T33" fmla="*/ T32 w 69"/>
                              <a:gd name="T34" fmla="+- 0 19 -50"/>
                              <a:gd name="T35" fmla="*/ 19 h 69"/>
                              <a:gd name="T36" fmla="+- 0 3314 3267"/>
                              <a:gd name="T37" fmla="*/ T36 w 69"/>
                              <a:gd name="T38" fmla="+- 0 16 -50"/>
                              <a:gd name="T39" fmla="*/ 16 h 69"/>
                              <a:gd name="T40" fmla="+- 0 3325 3267"/>
                              <a:gd name="T41" fmla="*/ T40 w 69"/>
                              <a:gd name="T42" fmla="+- 0 9 -50"/>
                              <a:gd name="T43" fmla="*/ 9 h 69"/>
                              <a:gd name="T44" fmla="+- 0 3333 3267"/>
                              <a:gd name="T45" fmla="*/ T44 w 69"/>
                              <a:gd name="T46" fmla="+- 0 -2 -50"/>
                              <a:gd name="T47" fmla="*/ -2 h 69"/>
                              <a:gd name="T48" fmla="+- 0 3336 3267"/>
                              <a:gd name="T49" fmla="*/ T48 w 69"/>
                              <a:gd name="T50" fmla="+- 0 -16 -50"/>
                              <a:gd name="T51" fmla="*/ -16 h 69"/>
                              <a:gd name="T52" fmla="+- 0 3333 3267"/>
                              <a:gd name="T53" fmla="*/ T52 w 69"/>
                              <a:gd name="T54" fmla="+- 0 -29 -50"/>
                              <a:gd name="T55" fmla="*/ -29 h 69"/>
                              <a:gd name="T56" fmla="+- 0 3325 3267"/>
                              <a:gd name="T57" fmla="*/ T56 w 69"/>
                              <a:gd name="T58" fmla="+- 0 -40 -50"/>
                              <a:gd name="T59" fmla="*/ -40 h 69"/>
                              <a:gd name="T60" fmla="+- 0 3314 3267"/>
                              <a:gd name="T61" fmla="*/ T60 w 69"/>
                              <a:gd name="T62" fmla="+- 0 -47 -50"/>
                              <a:gd name="T63" fmla="*/ -47 h 69"/>
                              <a:gd name="T64" fmla="+- 0 3301 3267"/>
                              <a:gd name="T65" fmla="*/ T64 w 69"/>
                              <a:gd name="T66" fmla="+- 0 -50 -50"/>
                              <a:gd name="T67" fmla="*/ -50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9" h="69">
                                <a:moveTo>
                                  <a:pt x="34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1" y="66"/>
                                </a:lnTo>
                                <a:lnTo>
                                  <a:pt x="34" y="69"/>
                                </a:lnTo>
                                <a:lnTo>
                                  <a:pt x="47" y="66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51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611"/>
                        <wps:cNvSpPr>
                          <a:spLocks/>
                        </wps:cNvSpPr>
                        <wps:spPr bwMode="auto">
                          <a:xfrm>
                            <a:off x="3266" y="-51"/>
                            <a:ext cx="69" cy="69"/>
                          </a:xfrm>
                          <a:custGeom>
                            <a:avLst/>
                            <a:gdLst>
                              <a:gd name="T0" fmla="+- 0 3267 3267"/>
                              <a:gd name="T1" fmla="*/ T0 w 69"/>
                              <a:gd name="T2" fmla="+- 0 -16 -50"/>
                              <a:gd name="T3" fmla="*/ -16 h 69"/>
                              <a:gd name="T4" fmla="+- 0 3270 3267"/>
                              <a:gd name="T5" fmla="*/ T4 w 69"/>
                              <a:gd name="T6" fmla="+- 0 -29 -50"/>
                              <a:gd name="T7" fmla="*/ -29 h 69"/>
                              <a:gd name="T8" fmla="+- 0 3277 3267"/>
                              <a:gd name="T9" fmla="*/ T8 w 69"/>
                              <a:gd name="T10" fmla="+- 0 -40 -50"/>
                              <a:gd name="T11" fmla="*/ -40 h 69"/>
                              <a:gd name="T12" fmla="+- 0 3288 3267"/>
                              <a:gd name="T13" fmla="*/ T12 w 69"/>
                              <a:gd name="T14" fmla="+- 0 -47 -50"/>
                              <a:gd name="T15" fmla="*/ -47 h 69"/>
                              <a:gd name="T16" fmla="+- 0 3301 3267"/>
                              <a:gd name="T17" fmla="*/ T16 w 69"/>
                              <a:gd name="T18" fmla="+- 0 -50 -50"/>
                              <a:gd name="T19" fmla="*/ -50 h 69"/>
                              <a:gd name="T20" fmla="+- 0 3314 3267"/>
                              <a:gd name="T21" fmla="*/ T20 w 69"/>
                              <a:gd name="T22" fmla="+- 0 -47 -50"/>
                              <a:gd name="T23" fmla="*/ -47 h 69"/>
                              <a:gd name="T24" fmla="+- 0 3325 3267"/>
                              <a:gd name="T25" fmla="*/ T24 w 69"/>
                              <a:gd name="T26" fmla="+- 0 -40 -50"/>
                              <a:gd name="T27" fmla="*/ -40 h 69"/>
                              <a:gd name="T28" fmla="+- 0 3333 3267"/>
                              <a:gd name="T29" fmla="*/ T28 w 69"/>
                              <a:gd name="T30" fmla="+- 0 -29 -50"/>
                              <a:gd name="T31" fmla="*/ -29 h 69"/>
                              <a:gd name="T32" fmla="+- 0 3336 3267"/>
                              <a:gd name="T33" fmla="*/ T32 w 69"/>
                              <a:gd name="T34" fmla="+- 0 -16 -50"/>
                              <a:gd name="T35" fmla="*/ -16 h 69"/>
                              <a:gd name="T36" fmla="+- 0 3333 3267"/>
                              <a:gd name="T37" fmla="*/ T36 w 69"/>
                              <a:gd name="T38" fmla="+- 0 -2 -50"/>
                              <a:gd name="T39" fmla="*/ -2 h 69"/>
                              <a:gd name="T40" fmla="+- 0 3325 3267"/>
                              <a:gd name="T41" fmla="*/ T40 w 69"/>
                              <a:gd name="T42" fmla="+- 0 9 -50"/>
                              <a:gd name="T43" fmla="*/ 9 h 69"/>
                              <a:gd name="T44" fmla="+- 0 3314 3267"/>
                              <a:gd name="T45" fmla="*/ T44 w 69"/>
                              <a:gd name="T46" fmla="+- 0 16 -50"/>
                              <a:gd name="T47" fmla="*/ 16 h 69"/>
                              <a:gd name="T48" fmla="+- 0 3301 3267"/>
                              <a:gd name="T49" fmla="*/ T48 w 69"/>
                              <a:gd name="T50" fmla="+- 0 19 -50"/>
                              <a:gd name="T51" fmla="*/ 19 h 69"/>
                              <a:gd name="T52" fmla="+- 0 3288 3267"/>
                              <a:gd name="T53" fmla="*/ T52 w 69"/>
                              <a:gd name="T54" fmla="+- 0 16 -50"/>
                              <a:gd name="T55" fmla="*/ 16 h 69"/>
                              <a:gd name="T56" fmla="+- 0 3277 3267"/>
                              <a:gd name="T57" fmla="*/ T56 w 69"/>
                              <a:gd name="T58" fmla="+- 0 9 -50"/>
                              <a:gd name="T59" fmla="*/ 9 h 69"/>
                              <a:gd name="T60" fmla="+- 0 3270 3267"/>
                              <a:gd name="T61" fmla="*/ T60 w 69"/>
                              <a:gd name="T62" fmla="+- 0 -2 -50"/>
                              <a:gd name="T63" fmla="*/ -2 h 69"/>
                              <a:gd name="T64" fmla="+- 0 3267 3267"/>
                              <a:gd name="T65" fmla="*/ T64 w 69"/>
                              <a:gd name="T66" fmla="+- 0 -16 -50"/>
                              <a:gd name="T67" fmla="*/ -16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9" h="69">
                                <a:moveTo>
                                  <a:pt x="0" y="34"/>
                                </a:move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4" y="0"/>
                                </a:lnTo>
                                <a:lnTo>
                                  <a:pt x="47" y="3"/>
                                </a:lnTo>
                                <a:lnTo>
                                  <a:pt x="58" y="10"/>
                                </a:lnTo>
                                <a:lnTo>
                                  <a:pt x="66" y="21"/>
                                </a:lnTo>
                                <a:lnTo>
                                  <a:pt x="69" y="34"/>
                                </a:lnTo>
                                <a:lnTo>
                                  <a:pt x="66" y="48"/>
                                </a:lnTo>
                                <a:lnTo>
                                  <a:pt x="58" y="59"/>
                                </a:lnTo>
                                <a:lnTo>
                                  <a:pt x="47" y="66"/>
                                </a:lnTo>
                                <a:lnTo>
                                  <a:pt x="34" y="69"/>
                                </a:lnTo>
                                <a:lnTo>
                                  <a:pt x="21" y="66"/>
                                </a:lnTo>
                                <a:lnTo>
                                  <a:pt x="10" y="59"/>
                                </a:lnTo>
                                <a:lnTo>
                                  <a:pt x="3" y="48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E651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Freeform 610"/>
                        <wps:cNvSpPr>
                          <a:spLocks/>
                        </wps:cNvSpPr>
                        <wps:spPr bwMode="auto">
                          <a:xfrm>
                            <a:off x="4184" y="1121"/>
                            <a:ext cx="55" cy="55"/>
                          </a:xfrm>
                          <a:custGeom>
                            <a:avLst/>
                            <a:gdLst>
                              <a:gd name="T0" fmla="+- 0 4227 4184"/>
                              <a:gd name="T1" fmla="*/ T0 w 55"/>
                              <a:gd name="T2" fmla="+- 0 1122 1122"/>
                              <a:gd name="T3" fmla="*/ 1122 h 55"/>
                              <a:gd name="T4" fmla="+- 0 4197 4184"/>
                              <a:gd name="T5" fmla="*/ T4 w 55"/>
                              <a:gd name="T6" fmla="+- 0 1122 1122"/>
                              <a:gd name="T7" fmla="*/ 1122 h 55"/>
                              <a:gd name="T8" fmla="+- 0 4184 4184"/>
                              <a:gd name="T9" fmla="*/ T8 w 55"/>
                              <a:gd name="T10" fmla="+- 0 1134 1122"/>
                              <a:gd name="T11" fmla="*/ 1134 h 55"/>
                              <a:gd name="T12" fmla="+- 0 4184 4184"/>
                              <a:gd name="T13" fmla="*/ T12 w 55"/>
                              <a:gd name="T14" fmla="+- 0 1149 1122"/>
                              <a:gd name="T15" fmla="*/ 1149 h 55"/>
                              <a:gd name="T16" fmla="+- 0 4184 4184"/>
                              <a:gd name="T17" fmla="*/ T16 w 55"/>
                              <a:gd name="T18" fmla="+- 0 1164 1122"/>
                              <a:gd name="T19" fmla="*/ 1164 h 55"/>
                              <a:gd name="T20" fmla="+- 0 4197 4184"/>
                              <a:gd name="T21" fmla="*/ T20 w 55"/>
                              <a:gd name="T22" fmla="+- 0 1176 1122"/>
                              <a:gd name="T23" fmla="*/ 1176 h 55"/>
                              <a:gd name="T24" fmla="+- 0 4227 4184"/>
                              <a:gd name="T25" fmla="*/ T24 w 55"/>
                              <a:gd name="T26" fmla="+- 0 1176 1122"/>
                              <a:gd name="T27" fmla="*/ 1176 h 55"/>
                              <a:gd name="T28" fmla="+- 0 4239 4184"/>
                              <a:gd name="T29" fmla="*/ T28 w 55"/>
                              <a:gd name="T30" fmla="+- 0 1164 1122"/>
                              <a:gd name="T31" fmla="*/ 1164 h 55"/>
                              <a:gd name="T32" fmla="+- 0 4239 4184"/>
                              <a:gd name="T33" fmla="*/ T32 w 55"/>
                              <a:gd name="T34" fmla="+- 0 1134 1122"/>
                              <a:gd name="T35" fmla="*/ 1134 h 55"/>
                              <a:gd name="T36" fmla="+- 0 4227 4184"/>
                              <a:gd name="T37" fmla="*/ T36 w 55"/>
                              <a:gd name="T38" fmla="+- 0 1122 1122"/>
                              <a:gd name="T39" fmla="*/ 112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43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2"/>
                                </a:lnTo>
                                <a:lnTo>
                                  <a:pt x="13" y="54"/>
                                </a:lnTo>
                                <a:lnTo>
                                  <a:pt x="43" y="54"/>
                                </a:lnTo>
                                <a:lnTo>
                                  <a:pt x="55" y="42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8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Freeform 609"/>
                        <wps:cNvSpPr>
                          <a:spLocks/>
                        </wps:cNvSpPr>
                        <wps:spPr bwMode="auto">
                          <a:xfrm>
                            <a:off x="4184" y="1121"/>
                            <a:ext cx="55" cy="55"/>
                          </a:xfrm>
                          <a:custGeom>
                            <a:avLst/>
                            <a:gdLst>
                              <a:gd name="T0" fmla="+- 0 4184 4184"/>
                              <a:gd name="T1" fmla="*/ T0 w 55"/>
                              <a:gd name="T2" fmla="+- 0 1149 1122"/>
                              <a:gd name="T3" fmla="*/ 1149 h 55"/>
                              <a:gd name="T4" fmla="+- 0 4184 4184"/>
                              <a:gd name="T5" fmla="*/ T4 w 55"/>
                              <a:gd name="T6" fmla="+- 0 1134 1122"/>
                              <a:gd name="T7" fmla="*/ 1134 h 55"/>
                              <a:gd name="T8" fmla="+- 0 4197 4184"/>
                              <a:gd name="T9" fmla="*/ T8 w 55"/>
                              <a:gd name="T10" fmla="+- 0 1122 1122"/>
                              <a:gd name="T11" fmla="*/ 1122 h 55"/>
                              <a:gd name="T12" fmla="+- 0 4212 4184"/>
                              <a:gd name="T13" fmla="*/ T12 w 55"/>
                              <a:gd name="T14" fmla="+- 0 1122 1122"/>
                              <a:gd name="T15" fmla="*/ 1122 h 55"/>
                              <a:gd name="T16" fmla="+- 0 4227 4184"/>
                              <a:gd name="T17" fmla="*/ T16 w 55"/>
                              <a:gd name="T18" fmla="+- 0 1122 1122"/>
                              <a:gd name="T19" fmla="*/ 1122 h 55"/>
                              <a:gd name="T20" fmla="+- 0 4239 4184"/>
                              <a:gd name="T21" fmla="*/ T20 w 55"/>
                              <a:gd name="T22" fmla="+- 0 1134 1122"/>
                              <a:gd name="T23" fmla="*/ 1134 h 55"/>
                              <a:gd name="T24" fmla="+- 0 4239 4184"/>
                              <a:gd name="T25" fmla="*/ T24 w 55"/>
                              <a:gd name="T26" fmla="+- 0 1149 1122"/>
                              <a:gd name="T27" fmla="*/ 1149 h 55"/>
                              <a:gd name="T28" fmla="+- 0 4239 4184"/>
                              <a:gd name="T29" fmla="*/ T28 w 55"/>
                              <a:gd name="T30" fmla="+- 0 1164 1122"/>
                              <a:gd name="T31" fmla="*/ 1164 h 55"/>
                              <a:gd name="T32" fmla="+- 0 4227 4184"/>
                              <a:gd name="T33" fmla="*/ T32 w 55"/>
                              <a:gd name="T34" fmla="+- 0 1176 1122"/>
                              <a:gd name="T35" fmla="*/ 1176 h 55"/>
                              <a:gd name="T36" fmla="+- 0 4212 4184"/>
                              <a:gd name="T37" fmla="*/ T36 w 55"/>
                              <a:gd name="T38" fmla="+- 0 1176 1122"/>
                              <a:gd name="T39" fmla="*/ 1176 h 55"/>
                              <a:gd name="T40" fmla="+- 0 4197 4184"/>
                              <a:gd name="T41" fmla="*/ T40 w 55"/>
                              <a:gd name="T42" fmla="+- 0 1176 1122"/>
                              <a:gd name="T43" fmla="*/ 1176 h 55"/>
                              <a:gd name="T44" fmla="+- 0 4184 4184"/>
                              <a:gd name="T45" fmla="*/ T44 w 55"/>
                              <a:gd name="T46" fmla="+- 0 1164 1122"/>
                              <a:gd name="T47" fmla="*/ 1164 h 55"/>
                              <a:gd name="T48" fmla="+- 0 4184 4184"/>
                              <a:gd name="T49" fmla="*/ T48 w 55"/>
                              <a:gd name="T50" fmla="+- 0 1149 1122"/>
                              <a:gd name="T51" fmla="*/ 1149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3" y="0"/>
                                </a:lnTo>
                                <a:lnTo>
                                  <a:pt x="28" y="0"/>
                                </a:lnTo>
                                <a:lnTo>
                                  <a:pt x="43" y="0"/>
                                </a:lnTo>
                                <a:lnTo>
                                  <a:pt x="55" y="12"/>
                                </a:lnTo>
                                <a:lnTo>
                                  <a:pt x="55" y="27"/>
                                </a:lnTo>
                                <a:lnTo>
                                  <a:pt x="55" y="42"/>
                                </a:lnTo>
                                <a:lnTo>
                                  <a:pt x="43" y="54"/>
                                </a:lnTo>
                                <a:lnTo>
                                  <a:pt x="28" y="54"/>
                                </a:lnTo>
                                <a:lnTo>
                                  <a:pt x="13" y="54"/>
                                </a:lnTo>
                                <a:lnTo>
                                  <a:pt x="0" y="42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FB88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reeform 608"/>
                        <wps:cNvSpPr>
                          <a:spLocks/>
                        </wps:cNvSpPr>
                        <wps:spPr bwMode="auto">
                          <a:xfrm>
                            <a:off x="4300" y="1241"/>
                            <a:ext cx="70" cy="70"/>
                          </a:xfrm>
                          <a:custGeom>
                            <a:avLst/>
                            <a:gdLst>
                              <a:gd name="T0" fmla="+- 0 4335 4301"/>
                              <a:gd name="T1" fmla="*/ T0 w 70"/>
                              <a:gd name="T2" fmla="+- 0 1242 1242"/>
                              <a:gd name="T3" fmla="*/ 1242 h 70"/>
                              <a:gd name="T4" fmla="+- 0 4322 4301"/>
                              <a:gd name="T5" fmla="*/ T4 w 70"/>
                              <a:gd name="T6" fmla="+- 0 1245 1242"/>
                              <a:gd name="T7" fmla="*/ 1245 h 70"/>
                              <a:gd name="T8" fmla="+- 0 4311 4301"/>
                              <a:gd name="T9" fmla="*/ T8 w 70"/>
                              <a:gd name="T10" fmla="+- 0 1252 1242"/>
                              <a:gd name="T11" fmla="*/ 1252 h 70"/>
                              <a:gd name="T12" fmla="+- 0 4303 4301"/>
                              <a:gd name="T13" fmla="*/ T12 w 70"/>
                              <a:gd name="T14" fmla="+- 0 1263 1242"/>
                              <a:gd name="T15" fmla="*/ 1263 h 70"/>
                              <a:gd name="T16" fmla="+- 0 4301 4301"/>
                              <a:gd name="T17" fmla="*/ T16 w 70"/>
                              <a:gd name="T18" fmla="+- 0 1277 1242"/>
                              <a:gd name="T19" fmla="*/ 1277 h 70"/>
                              <a:gd name="T20" fmla="+- 0 4303 4301"/>
                              <a:gd name="T21" fmla="*/ T20 w 70"/>
                              <a:gd name="T22" fmla="+- 0 1290 1242"/>
                              <a:gd name="T23" fmla="*/ 1290 h 70"/>
                              <a:gd name="T24" fmla="+- 0 4311 4301"/>
                              <a:gd name="T25" fmla="*/ T24 w 70"/>
                              <a:gd name="T26" fmla="+- 0 1301 1242"/>
                              <a:gd name="T27" fmla="*/ 1301 h 70"/>
                              <a:gd name="T28" fmla="+- 0 4322 4301"/>
                              <a:gd name="T29" fmla="*/ T28 w 70"/>
                              <a:gd name="T30" fmla="+- 0 1309 1242"/>
                              <a:gd name="T31" fmla="*/ 1309 h 70"/>
                              <a:gd name="T32" fmla="+- 0 4335 4301"/>
                              <a:gd name="T33" fmla="*/ T32 w 70"/>
                              <a:gd name="T34" fmla="+- 0 1311 1242"/>
                              <a:gd name="T35" fmla="*/ 1311 h 70"/>
                              <a:gd name="T36" fmla="+- 0 4349 4301"/>
                              <a:gd name="T37" fmla="*/ T36 w 70"/>
                              <a:gd name="T38" fmla="+- 0 1309 1242"/>
                              <a:gd name="T39" fmla="*/ 1309 h 70"/>
                              <a:gd name="T40" fmla="+- 0 4360 4301"/>
                              <a:gd name="T41" fmla="*/ T40 w 70"/>
                              <a:gd name="T42" fmla="+- 0 1301 1242"/>
                              <a:gd name="T43" fmla="*/ 1301 h 70"/>
                              <a:gd name="T44" fmla="+- 0 4367 4301"/>
                              <a:gd name="T45" fmla="*/ T44 w 70"/>
                              <a:gd name="T46" fmla="+- 0 1290 1242"/>
                              <a:gd name="T47" fmla="*/ 1290 h 70"/>
                              <a:gd name="T48" fmla="+- 0 4370 4301"/>
                              <a:gd name="T49" fmla="*/ T48 w 70"/>
                              <a:gd name="T50" fmla="+- 0 1277 1242"/>
                              <a:gd name="T51" fmla="*/ 1277 h 70"/>
                              <a:gd name="T52" fmla="+- 0 4367 4301"/>
                              <a:gd name="T53" fmla="*/ T52 w 70"/>
                              <a:gd name="T54" fmla="+- 0 1263 1242"/>
                              <a:gd name="T55" fmla="*/ 1263 h 70"/>
                              <a:gd name="T56" fmla="+- 0 4360 4301"/>
                              <a:gd name="T57" fmla="*/ T56 w 70"/>
                              <a:gd name="T58" fmla="+- 0 1252 1242"/>
                              <a:gd name="T59" fmla="*/ 1252 h 70"/>
                              <a:gd name="T60" fmla="+- 0 4349 4301"/>
                              <a:gd name="T61" fmla="*/ T60 w 70"/>
                              <a:gd name="T62" fmla="+- 0 1245 1242"/>
                              <a:gd name="T63" fmla="*/ 1245 h 70"/>
                              <a:gd name="T64" fmla="+- 0 4335 4301"/>
                              <a:gd name="T65" fmla="*/ T64 w 70"/>
                              <a:gd name="T66" fmla="+- 0 1242 1242"/>
                              <a:gd name="T67" fmla="*/ 124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4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5"/>
                                </a:lnTo>
                                <a:lnTo>
                                  <a:pt x="2" y="48"/>
                                </a:lnTo>
                                <a:lnTo>
                                  <a:pt x="10" y="59"/>
                                </a:lnTo>
                                <a:lnTo>
                                  <a:pt x="21" y="67"/>
                                </a:lnTo>
                                <a:lnTo>
                                  <a:pt x="34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5"/>
                                </a:lnTo>
                                <a:lnTo>
                                  <a:pt x="66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2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607"/>
                        <wps:cNvSpPr>
                          <a:spLocks/>
                        </wps:cNvSpPr>
                        <wps:spPr bwMode="auto">
                          <a:xfrm>
                            <a:off x="4300" y="1241"/>
                            <a:ext cx="70" cy="70"/>
                          </a:xfrm>
                          <a:custGeom>
                            <a:avLst/>
                            <a:gdLst>
                              <a:gd name="T0" fmla="+- 0 4301 4301"/>
                              <a:gd name="T1" fmla="*/ T0 w 70"/>
                              <a:gd name="T2" fmla="+- 0 1277 1242"/>
                              <a:gd name="T3" fmla="*/ 1277 h 70"/>
                              <a:gd name="T4" fmla="+- 0 4303 4301"/>
                              <a:gd name="T5" fmla="*/ T4 w 70"/>
                              <a:gd name="T6" fmla="+- 0 1263 1242"/>
                              <a:gd name="T7" fmla="*/ 1263 h 70"/>
                              <a:gd name="T8" fmla="+- 0 4311 4301"/>
                              <a:gd name="T9" fmla="*/ T8 w 70"/>
                              <a:gd name="T10" fmla="+- 0 1252 1242"/>
                              <a:gd name="T11" fmla="*/ 1252 h 70"/>
                              <a:gd name="T12" fmla="+- 0 4322 4301"/>
                              <a:gd name="T13" fmla="*/ T12 w 70"/>
                              <a:gd name="T14" fmla="+- 0 1245 1242"/>
                              <a:gd name="T15" fmla="*/ 1245 h 70"/>
                              <a:gd name="T16" fmla="+- 0 4335 4301"/>
                              <a:gd name="T17" fmla="*/ T16 w 70"/>
                              <a:gd name="T18" fmla="+- 0 1242 1242"/>
                              <a:gd name="T19" fmla="*/ 1242 h 70"/>
                              <a:gd name="T20" fmla="+- 0 4349 4301"/>
                              <a:gd name="T21" fmla="*/ T20 w 70"/>
                              <a:gd name="T22" fmla="+- 0 1245 1242"/>
                              <a:gd name="T23" fmla="*/ 1245 h 70"/>
                              <a:gd name="T24" fmla="+- 0 4360 4301"/>
                              <a:gd name="T25" fmla="*/ T24 w 70"/>
                              <a:gd name="T26" fmla="+- 0 1252 1242"/>
                              <a:gd name="T27" fmla="*/ 1252 h 70"/>
                              <a:gd name="T28" fmla="+- 0 4367 4301"/>
                              <a:gd name="T29" fmla="*/ T28 w 70"/>
                              <a:gd name="T30" fmla="+- 0 1263 1242"/>
                              <a:gd name="T31" fmla="*/ 1263 h 70"/>
                              <a:gd name="T32" fmla="+- 0 4370 4301"/>
                              <a:gd name="T33" fmla="*/ T32 w 70"/>
                              <a:gd name="T34" fmla="+- 0 1277 1242"/>
                              <a:gd name="T35" fmla="*/ 1277 h 70"/>
                              <a:gd name="T36" fmla="+- 0 4367 4301"/>
                              <a:gd name="T37" fmla="*/ T36 w 70"/>
                              <a:gd name="T38" fmla="+- 0 1290 1242"/>
                              <a:gd name="T39" fmla="*/ 1290 h 70"/>
                              <a:gd name="T40" fmla="+- 0 4360 4301"/>
                              <a:gd name="T41" fmla="*/ T40 w 70"/>
                              <a:gd name="T42" fmla="+- 0 1301 1242"/>
                              <a:gd name="T43" fmla="*/ 1301 h 70"/>
                              <a:gd name="T44" fmla="+- 0 4349 4301"/>
                              <a:gd name="T45" fmla="*/ T44 w 70"/>
                              <a:gd name="T46" fmla="+- 0 1309 1242"/>
                              <a:gd name="T47" fmla="*/ 1309 h 70"/>
                              <a:gd name="T48" fmla="+- 0 4335 4301"/>
                              <a:gd name="T49" fmla="*/ T48 w 70"/>
                              <a:gd name="T50" fmla="+- 0 1311 1242"/>
                              <a:gd name="T51" fmla="*/ 1311 h 70"/>
                              <a:gd name="T52" fmla="+- 0 4322 4301"/>
                              <a:gd name="T53" fmla="*/ T52 w 70"/>
                              <a:gd name="T54" fmla="+- 0 1309 1242"/>
                              <a:gd name="T55" fmla="*/ 1309 h 70"/>
                              <a:gd name="T56" fmla="+- 0 4311 4301"/>
                              <a:gd name="T57" fmla="*/ T56 w 70"/>
                              <a:gd name="T58" fmla="+- 0 1301 1242"/>
                              <a:gd name="T59" fmla="*/ 1301 h 70"/>
                              <a:gd name="T60" fmla="+- 0 4303 4301"/>
                              <a:gd name="T61" fmla="*/ T60 w 70"/>
                              <a:gd name="T62" fmla="+- 0 1290 1242"/>
                              <a:gd name="T63" fmla="*/ 1290 h 70"/>
                              <a:gd name="T64" fmla="+- 0 4301 4301"/>
                              <a:gd name="T65" fmla="*/ T64 w 70"/>
                              <a:gd name="T66" fmla="+- 0 1277 1242"/>
                              <a:gd name="T67" fmla="*/ 127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0" y="35"/>
                                </a:move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4" y="0"/>
                                </a:lnTo>
                                <a:lnTo>
                                  <a:pt x="48" y="3"/>
                                </a:lnTo>
                                <a:lnTo>
                                  <a:pt x="59" y="10"/>
                                </a:lnTo>
                                <a:lnTo>
                                  <a:pt x="66" y="21"/>
                                </a:lnTo>
                                <a:lnTo>
                                  <a:pt x="69" y="35"/>
                                </a:lnTo>
                                <a:lnTo>
                                  <a:pt x="66" y="48"/>
                                </a:lnTo>
                                <a:lnTo>
                                  <a:pt x="59" y="59"/>
                                </a:lnTo>
                                <a:lnTo>
                                  <a:pt x="48" y="67"/>
                                </a:lnTo>
                                <a:lnTo>
                                  <a:pt x="34" y="69"/>
                                </a:lnTo>
                                <a:lnTo>
                                  <a:pt x="21" y="67"/>
                                </a:lnTo>
                                <a:lnTo>
                                  <a:pt x="10" y="59"/>
                                </a:lnTo>
                                <a:lnTo>
                                  <a:pt x="2" y="48"/>
                                </a:lnTo>
                                <a:lnTo>
                                  <a:pt x="0" y="35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FEC2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Freeform 606"/>
                        <wps:cNvSpPr>
                          <a:spLocks/>
                        </wps:cNvSpPr>
                        <wps:spPr bwMode="auto">
                          <a:xfrm>
                            <a:off x="3890" y="779"/>
                            <a:ext cx="65" cy="65"/>
                          </a:xfrm>
                          <a:custGeom>
                            <a:avLst/>
                            <a:gdLst>
                              <a:gd name="T0" fmla="+- 0 3922 3890"/>
                              <a:gd name="T1" fmla="*/ T0 w 65"/>
                              <a:gd name="T2" fmla="+- 0 779 779"/>
                              <a:gd name="T3" fmla="*/ 779 h 65"/>
                              <a:gd name="T4" fmla="+- 0 3910 3890"/>
                              <a:gd name="T5" fmla="*/ T4 w 65"/>
                              <a:gd name="T6" fmla="+- 0 782 779"/>
                              <a:gd name="T7" fmla="*/ 782 h 65"/>
                              <a:gd name="T8" fmla="+- 0 3900 3890"/>
                              <a:gd name="T9" fmla="*/ T8 w 65"/>
                              <a:gd name="T10" fmla="+- 0 789 779"/>
                              <a:gd name="T11" fmla="*/ 789 h 65"/>
                              <a:gd name="T12" fmla="+- 0 3893 3890"/>
                              <a:gd name="T13" fmla="*/ T12 w 65"/>
                              <a:gd name="T14" fmla="+- 0 799 779"/>
                              <a:gd name="T15" fmla="*/ 799 h 65"/>
                              <a:gd name="T16" fmla="+- 0 3890 3890"/>
                              <a:gd name="T17" fmla="*/ T16 w 65"/>
                              <a:gd name="T18" fmla="+- 0 812 779"/>
                              <a:gd name="T19" fmla="*/ 812 h 65"/>
                              <a:gd name="T20" fmla="+- 0 3893 3890"/>
                              <a:gd name="T21" fmla="*/ T20 w 65"/>
                              <a:gd name="T22" fmla="+- 0 824 779"/>
                              <a:gd name="T23" fmla="*/ 824 h 65"/>
                              <a:gd name="T24" fmla="+- 0 3900 3890"/>
                              <a:gd name="T25" fmla="*/ T24 w 65"/>
                              <a:gd name="T26" fmla="+- 0 834 779"/>
                              <a:gd name="T27" fmla="*/ 834 h 65"/>
                              <a:gd name="T28" fmla="+- 0 3910 3890"/>
                              <a:gd name="T29" fmla="*/ T28 w 65"/>
                              <a:gd name="T30" fmla="+- 0 841 779"/>
                              <a:gd name="T31" fmla="*/ 841 h 65"/>
                              <a:gd name="T32" fmla="+- 0 3922 3890"/>
                              <a:gd name="T33" fmla="*/ T32 w 65"/>
                              <a:gd name="T34" fmla="+- 0 844 779"/>
                              <a:gd name="T35" fmla="*/ 844 h 65"/>
                              <a:gd name="T36" fmla="+- 0 3935 3890"/>
                              <a:gd name="T37" fmla="*/ T36 w 65"/>
                              <a:gd name="T38" fmla="+- 0 841 779"/>
                              <a:gd name="T39" fmla="*/ 841 h 65"/>
                              <a:gd name="T40" fmla="+- 0 3945 3890"/>
                              <a:gd name="T41" fmla="*/ T40 w 65"/>
                              <a:gd name="T42" fmla="+- 0 834 779"/>
                              <a:gd name="T43" fmla="*/ 834 h 65"/>
                              <a:gd name="T44" fmla="+- 0 3952 3890"/>
                              <a:gd name="T45" fmla="*/ T44 w 65"/>
                              <a:gd name="T46" fmla="+- 0 824 779"/>
                              <a:gd name="T47" fmla="*/ 824 h 65"/>
                              <a:gd name="T48" fmla="+- 0 3955 3890"/>
                              <a:gd name="T49" fmla="*/ T48 w 65"/>
                              <a:gd name="T50" fmla="+- 0 812 779"/>
                              <a:gd name="T51" fmla="*/ 812 h 65"/>
                              <a:gd name="T52" fmla="+- 0 3952 3890"/>
                              <a:gd name="T53" fmla="*/ T52 w 65"/>
                              <a:gd name="T54" fmla="+- 0 799 779"/>
                              <a:gd name="T55" fmla="*/ 799 h 65"/>
                              <a:gd name="T56" fmla="+- 0 3945 3890"/>
                              <a:gd name="T57" fmla="*/ T56 w 65"/>
                              <a:gd name="T58" fmla="+- 0 789 779"/>
                              <a:gd name="T59" fmla="*/ 789 h 65"/>
                              <a:gd name="T60" fmla="+- 0 3935 3890"/>
                              <a:gd name="T61" fmla="*/ T60 w 65"/>
                              <a:gd name="T62" fmla="+- 0 782 779"/>
                              <a:gd name="T63" fmla="*/ 782 h 65"/>
                              <a:gd name="T64" fmla="+- 0 3922 3890"/>
                              <a:gd name="T65" fmla="*/ T64 w 65"/>
                              <a:gd name="T66" fmla="+- 0 779 779"/>
                              <a:gd name="T67" fmla="*/ 77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2" y="65"/>
                                </a:lnTo>
                                <a:lnTo>
                                  <a:pt x="45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5" y="33"/>
                                </a:lnTo>
                                <a:lnTo>
                                  <a:pt x="62" y="20"/>
                                </a:lnTo>
                                <a:lnTo>
                                  <a:pt x="55" y="10"/>
                                </a:lnTo>
                                <a:lnTo>
                                  <a:pt x="45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Freeform 605"/>
                        <wps:cNvSpPr>
                          <a:spLocks/>
                        </wps:cNvSpPr>
                        <wps:spPr bwMode="auto">
                          <a:xfrm>
                            <a:off x="3890" y="779"/>
                            <a:ext cx="65" cy="65"/>
                          </a:xfrm>
                          <a:custGeom>
                            <a:avLst/>
                            <a:gdLst>
                              <a:gd name="T0" fmla="+- 0 3890 3890"/>
                              <a:gd name="T1" fmla="*/ T0 w 65"/>
                              <a:gd name="T2" fmla="+- 0 812 779"/>
                              <a:gd name="T3" fmla="*/ 812 h 65"/>
                              <a:gd name="T4" fmla="+- 0 3893 3890"/>
                              <a:gd name="T5" fmla="*/ T4 w 65"/>
                              <a:gd name="T6" fmla="+- 0 799 779"/>
                              <a:gd name="T7" fmla="*/ 799 h 65"/>
                              <a:gd name="T8" fmla="+- 0 3900 3890"/>
                              <a:gd name="T9" fmla="*/ T8 w 65"/>
                              <a:gd name="T10" fmla="+- 0 789 779"/>
                              <a:gd name="T11" fmla="*/ 789 h 65"/>
                              <a:gd name="T12" fmla="+- 0 3910 3890"/>
                              <a:gd name="T13" fmla="*/ T12 w 65"/>
                              <a:gd name="T14" fmla="+- 0 782 779"/>
                              <a:gd name="T15" fmla="*/ 782 h 65"/>
                              <a:gd name="T16" fmla="+- 0 3922 3890"/>
                              <a:gd name="T17" fmla="*/ T16 w 65"/>
                              <a:gd name="T18" fmla="+- 0 779 779"/>
                              <a:gd name="T19" fmla="*/ 779 h 65"/>
                              <a:gd name="T20" fmla="+- 0 3935 3890"/>
                              <a:gd name="T21" fmla="*/ T20 w 65"/>
                              <a:gd name="T22" fmla="+- 0 782 779"/>
                              <a:gd name="T23" fmla="*/ 782 h 65"/>
                              <a:gd name="T24" fmla="+- 0 3945 3890"/>
                              <a:gd name="T25" fmla="*/ T24 w 65"/>
                              <a:gd name="T26" fmla="+- 0 789 779"/>
                              <a:gd name="T27" fmla="*/ 789 h 65"/>
                              <a:gd name="T28" fmla="+- 0 3952 3890"/>
                              <a:gd name="T29" fmla="*/ T28 w 65"/>
                              <a:gd name="T30" fmla="+- 0 799 779"/>
                              <a:gd name="T31" fmla="*/ 799 h 65"/>
                              <a:gd name="T32" fmla="+- 0 3955 3890"/>
                              <a:gd name="T33" fmla="*/ T32 w 65"/>
                              <a:gd name="T34" fmla="+- 0 812 779"/>
                              <a:gd name="T35" fmla="*/ 812 h 65"/>
                              <a:gd name="T36" fmla="+- 0 3952 3890"/>
                              <a:gd name="T37" fmla="*/ T36 w 65"/>
                              <a:gd name="T38" fmla="+- 0 824 779"/>
                              <a:gd name="T39" fmla="*/ 824 h 65"/>
                              <a:gd name="T40" fmla="+- 0 3945 3890"/>
                              <a:gd name="T41" fmla="*/ T40 w 65"/>
                              <a:gd name="T42" fmla="+- 0 834 779"/>
                              <a:gd name="T43" fmla="*/ 834 h 65"/>
                              <a:gd name="T44" fmla="+- 0 3935 3890"/>
                              <a:gd name="T45" fmla="*/ T44 w 65"/>
                              <a:gd name="T46" fmla="+- 0 841 779"/>
                              <a:gd name="T47" fmla="*/ 841 h 65"/>
                              <a:gd name="T48" fmla="+- 0 3922 3890"/>
                              <a:gd name="T49" fmla="*/ T48 w 65"/>
                              <a:gd name="T50" fmla="+- 0 844 779"/>
                              <a:gd name="T51" fmla="*/ 844 h 65"/>
                              <a:gd name="T52" fmla="+- 0 3910 3890"/>
                              <a:gd name="T53" fmla="*/ T52 w 65"/>
                              <a:gd name="T54" fmla="+- 0 841 779"/>
                              <a:gd name="T55" fmla="*/ 841 h 65"/>
                              <a:gd name="T56" fmla="+- 0 3900 3890"/>
                              <a:gd name="T57" fmla="*/ T56 w 65"/>
                              <a:gd name="T58" fmla="+- 0 834 779"/>
                              <a:gd name="T59" fmla="*/ 834 h 65"/>
                              <a:gd name="T60" fmla="+- 0 3893 3890"/>
                              <a:gd name="T61" fmla="*/ T60 w 65"/>
                              <a:gd name="T62" fmla="+- 0 824 779"/>
                              <a:gd name="T63" fmla="*/ 824 h 65"/>
                              <a:gd name="T64" fmla="+- 0 3890 3890"/>
                              <a:gd name="T65" fmla="*/ T64 w 65"/>
                              <a:gd name="T66" fmla="+- 0 812 779"/>
                              <a:gd name="T67" fmla="*/ 81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0" y="33"/>
                                </a:moveTo>
                                <a:lnTo>
                                  <a:pt x="3" y="20"/>
                                </a:lnTo>
                                <a:lnTo>
                                  <a:pt x="10" y="10"/>
                                </a:lnTo>
                                <a:lnTo>
                                  <a:pt x="20" y="3"/>
                                </a:lnTo>
                                <a:lnTo>
                                  <a:pt x="32" y="0"/>
                                </a:lnTo>
                                <a:lnTo>
                                  <a:pt x="45" y="3"/>
                                </a:lnTo>
                                <a:lnTo>
                                  <a:pt x="55" y="10"/>
                                </a:lnTo>
                                <a:lnTo>
                                  <a:pt x="62" y="20"/>
                                </a:lnTo>
                                <a:lnTo>
                                  <a:pt x="65" y="33"/>
                                </a:lnTo>
                                <a:lnTo>
                                  <a:pt x="62" y="45"/>
                                </a:lnTo>
                                <a:lnTo>
                                  <a:pt x="55" y="55"/>
                                </a:lnTo>
                                <a:lnTo>
                                  <a:pt x="45" y="62"/>
                                </a:lnTo>
                                <a:lnTo>
                                  <a:pt x="32" y="65"/>
                                </a:lnTo>
                                <a:lnTo>
                                  <a:pt x="20" y="62"/>
                                </a:lnTo>
                                <a:lnTo>
                                  <a:pt x="10" y="55"/>
                                </a:lnTo>
                                <a:lnTo>
                                  <a:pt x="3" y="45"/>
                                </a:lnTo>
                                <a:lnTo>
                                  <a:pt x="0" y="33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38C17" id="Group 604" o:spid="_x0000_s1026" style="position:absolute;margin-left:139.95pt;margin-top:-17.95pt;width:102.95pt;height:102.9pt;z-index:-18076160;mso-position-horizontal-relative:page" coordorigin="2799,-359" coordsize="2059,2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">
                <v:shape id="AutoShape 624" o:spid="_x0000_s1027" style="position:absolute;left:2799;top:-359;width:2059;height:2058;visibility:visible;mso-wrap-style:square;v-text-anchor:top" coordsize="2059,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" path="m,1964r2058,m,1341r2058,m,717r2058,m,94r2058,m94,2058l94,m718,2058l718,t623,2058l1341,t624,2058l1965,e" filled="f" strokecolor="#ebebeb" strokeweight=".09106mm">
                  <v:path arrowok="t" o:connecttype="custom" o:connectlocs="0,1605;2058,1605;0,982;2058,982;0,358;2058,358;0,-265;2058,-265;94,1699;94,-359;718,1699;718,-359;1341,1699;1341,-359;1965,1699;1965,-359" o:connectangles="0,0,0,0,0,0,0,0,0,0,0,0,0,0,0,0"/>
                </v:shape>
                <v:shape id="AutoShape 623" o:spid="_x0000_s1028" style="position:absolute;left:2799;top:-359;width:2059;height:2058;visibility:visible;mso-wrap-style:square;v-text-anchor:top" coordsize="2059,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" path="m,1653r2058,m,1029r2058,m,405r2058,m406,2058l406,t623,2058l1029,t624,2058l1653,e" filled="f" strokecolor="#ebebeb" strokeweight=".184mm">
                  <v:path arrowok="t" o:connecttype="custom" o:connectlocs="0,1294;2058,1294;0,670;2058,670;0,46;2058,46;406,1699;406,-359;1029,1699;1029,-359;1653,1699;1653,-359" o:connectangles="0,0,0,0,0,0,0,0,0,0,0,0"/>
                </v:shape>
                <v:shape id="Freeform 622" o:spid="_x0000_s1029" style="position:absolute;left:3690;top:547;width:66;height:66;visibility:visible;mso-wrap-style:square;v-text-anchor:top" coordsize="66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" path="m33,l20,3,10,10,2,20,,33,2,46r8,10l20,63r13,3l46,63,56,56,63,46,66,33,63,20,56,10,46,3,33,xe" fillcolor="#000004" stroked="f">
                  <v:path arrowok="t" o:connecttype="custom" o:connectlocs="33,548;20,551;10,558;2,568;0,581;2,594;10,604;20,611;33,614;46,611;56,604;63,594;66,581;63,568;56,558;46,551;33,548" o:connectangles="0,0,0,0,0,0,0,0,0,0,0,0,0,0,0,0,0"/>
                </v:shape>
                <v:shape id="Freeform 621" o:spid="_x0000_s1030" style="position:absolute;left:3690;top:547;width:66;height:66;visibility:visible;mso-wrap-style:square;v-text-anchor:top" coordsize="66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" path="m,33l2,20,10,10,20,3,33,,46,3r10,7l63,20r3,13l63,46,56,56,46,63,33,66,20,63,10,56,2,46,,33e" filled="f" strokecolor="#000004" strokeweight=".1347mm">
                  <v:path arrowok="t" o:connecttype="custom" o:connectlocs="0,581;2,568;10,558;20,551;33,548;46,551;56,558;63,568;66,581;63,594;56,604;46,611;33,614;20,611;10,604;2,594;0,581" o:connectangles="0,0,0,0,0,0,0,0,0,0,0,0,0,0,0,0,0"/>
                </v:shape>
                <v:shape id="Freeform 620" o:spid="_x0000_s1031" style="position:absolute;left:4051;top:709;width:59;height:59;visibility:visible;mso-wrap-style:square;v-text-anchor:top" coordsize="5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" path="m29,l18,2,9,8,2,18,,29,2,41r7,9l18,56r11,2l41,56r9,-6l56,41,59,29,56,18,50,8,41,2,29,xe" fillcolor="#1d1147" stroked="f">
                  <v:path arrowok="t" o:connecttype="custom" o:connectlocs="29,710;18,712;9,718;2,728;0,739;2,751;9,760;18,766;29,768;41,766;50,760;56,751;59,739;56,728;50,718;41,712;29,710" o:connectangles="0,0,0,0,0,0,0,0,0,0,0,0,0,0,0,0,0"/>
                </v:shape>
                <v:shape id="Freeform 619" o:spid="_x0000_s1032" style="position:absolute;left:4051;top:709;width:59;height:59;visibility:visible;mso-wrap-style:square;v-text-anchor:top" coordsize="5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" path="m,29l2,18,9,8,18,2,29,,41,2r9,6l56,18r3,11l56,41r-6,9l41,56,29,58,18,56,9,50,2,41,,29e" filled="f" strokecolor="#1d1147" strokeweight=".1347mm">
                  <v:path arrowok="t" o:connecttype="custom" o:connectlocs="0,739;2,728;9,718;18,712;29,710;41,712;50,718;56,728;59,739;56,751;50,760;41,766;29,768;18,766;9,760;2,751;0,739" o:connectangles="0,0,0,0,0,0,0,0,0,0,0,0,0,0,0,0,0"/>
                </v:shape>
                <v:shape id="Freeform 618" o:spid="_x0000_s1033" style="position:absolute;left:4516;top:991;width:67;height:67;visibility:visible;mso-wrap-style:square;v-text-anchor:top" coordsize="67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" path="m33,l20,3,10,10,3,20,,33,3,46r7,11l20,64r13,3l46,64,57,57,64,46,67,33,64,20,57,10,46,3,33,xe" fillcolor="#51127c" stroked="f">
                  <v:path arrowok="t" o:connecttype="custom" o:connectlocs="33,992;20,995;10,1002;3,1012;0,1025;3,1038;10,1049;20,1056;33,1059;46,1056;57,1049;64,1038;67,1025;64,1012;57,1002;46,995;33,992" o:connectangles="0,0,0,0,0,0,0,0,0,0,0,0,0,0,0,0,0"/>
                </v:shape>
                <v:shape id="Freeform 617" o:spid="_x0000_s1034" style="position:absolute;left:4516;top:991;width:67;height:67;visibility:visible;mso-wrap-style:square;v-text-anchor:top" coordsize="67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" path="m,33l3,20,10,10,20,3,33,,46,3r11,7l64,20r3,13l64,46,57,57,46,64,33,67,20,64,10,57,3,46,,33e" filled="f" strokecolor="#51127c" strokeweight=".1347mm">
                  <v:path arrowok="t" o:connecttype="custom" o:connectlocs="0,1025;3,1012;10,1002;20,995;33,992;46,995;57,1002;64,1012;67,1025;64,1038;57,1049;46,1056;33,1059;20,1056;10,1049;3,1038;0,1025" o:connectangles="0,0,0,0,0,0,0,0,0,0,0,0,0,0,0,0,0"/>
                </v:shape>
                <v:shape id="Freeform 616" o:spid="_x0000_s1035" style="position:absolute;left:3069;top:145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" path="m34,l21,2,10,9,3,20,,33,3,46r7,11l21,64r13,3l47,64,58,57,65,46,67,33,65,20,58,9,47,2,34,xe" fillcolor="#822681" stroked="f">
                  <v:path arrowok="t" o:connecttype="custom" o:connectlocs="34,146;21,148;10,155;3,166;0,179;3,192;10,203;21,210;34,213;47,210;58,203;65,192;67,179;65,166;58,155;47,148;34,146" o:connectangles="0,0,0,0,0,0,0,0,0,0,0,0,0,0,0,0,0"/>
                </v:shape>
                <v:shape id="Freeform 615" o:spid="_x0000_s1036" style="position:absolute;left:3069;top:145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" path="m,33l3,20,10,9,21,2,34,,47,2,58,9r7,11l67,33,65,46,58,57,47,64,34,67,21,64,10,57,3,46,,33e" filled="f" strokecolor="#822681" strokeweight=".1347mm">
                  <v:path arrowok="t" o:connecttype="custom" o:connectlocs="0,179;3,166;10,155;21,148;34,146;47,148;58,155;65,166;67,179;65,192;58,203;47,210;34,213;21,210;10,203;3,192;0,179" o:connectangles="0,0,0,0,0,0,0,0,0,0,0,0,0,0,0,0,0"/>
                </v:shape>
                <v:shape id="Freeform 614" o:spid="_x0000_s1037" style="position:absolute;left:3489;top:394;width:69;height:69;visibility:visible;mso-wrap-style:square;v-text-anchor:top" coordsize="69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" path="m34,l21,3,10,10,2,21,,34,2,47r8,11l21,65r13,3l47,65,58,58,65,47,68,34,65,21,58,10,47,3,34,xe" fillcolor="#b63679" stroked="f">
                  <v:path arrowok="t" o:connecttype="custom" o:connectlocs="34,394;21,397;10,404;2,415;0,428;2,441;10,452;21,459;34,462;47,459;58,452;65,441;68,428;65,415;58,404;47,397;34,394" o:connectangles="0,0,0,0,0,0,0,0,0,0,0,0,0,0,0,0,0"/>
                </v:shape>
                <v:shape id="Freeform 613" o:spid="_x0000_s1038" style="position:absolute;left:3489;top:394;width:69;height:69;visibility:visible;mso-wrap-style:square;v-text-anchor:top" coordsize="69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" path="m,34l2,21,10,10,21,3,34,,47,3r11,7l65,21r3,13l65,47,58,58,47,65,34,68,21,65,10,58,2,47,,34e" filled="f" strokecolor="#b63679" strokeweight=".1347mm">
                  <v:path arrowok="t" o:connecttype="custom" o:connectlocs="0,428;2,415;10,404;21,397;34,394;47,397;58,404;65,415;68,428;65,441;58,452;47,459;34,462;21,459;10,452;2,441;0,428" o:connectangles="0,0,0,0,0,0,0,0,0,0,0,0,0,0,0,0,0"/>
                </v:shape>
                <v:shape id="Freeform 612" o:spid="_x0000_s1039" style="position:absolute;left:3266;top:-51;width:69;height:69;visibility:visible;mso-wrap-style:square;v-text-anchor:top" coordsize="69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" path="m34,l21,3,10,10,3,21,,34,3,48r7,11l21,66r13,3l47,66,58,59,66,48,69,34,66,21,58,10,47,3,34,xe" fillcolor="#e65164" stroked="f">
                  <v:path arrowok="t" o:connecttype="custom" o:connectlocs="34,-50;21,-47;10,-40;3,-29;0,-16;3,-2;10,9;21,16;34,19;47,16;58,9;66,-2;69,-16;66,-29;58,-40;47,-47;34,-50" o:connectangles="0,0,0,0,0,0,0,0,0,0,0,0,0,0,0,0,0"/>
                </v:shape>
                <v:shape id="Freeform 611" o:spid="_x0000_s1040" style="position:absolute;left:3266;top:-51;width:69;height:69;visibility:visible;mso-wrap-style:square;v-text-anchor:top" coordsize="69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" path="m,34l3,21,10,10,21,3,34,,47,3r11,7l66,21r3,13l66,48,58,59,47,66,34,69,21,66,10,59,3,48,,34e" filled="f" strokecolor="#e65164" strokeweight=".1347mm">
                  <v:path arrowok="t" o:connecttype="custom" o:connectlocs="0,-16;3,-29;10,-40;21,-47;34,-50;47,-47;58,-40;66,-29;69,-16;66,-2;58,9;47,16;34,19;21,16;10,9;3,-2;0,-16" o:connectangles="0,0,0,0,0,0,0,0,0,0,0,0,0,0,0,0,0"/>
                </v:shape>
                <v:shape id="Freeform 610" o:spid="_x0000_s1041" style="position:absolute;left:4184;top:1121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" path="m43,l13,,,12,,27,,42,13,54r30,l55,42r,-30l43,xe" fillcolor="#fb8861" stroked="f">
                  <v:path arrowok="t" o:connecttype="custom" o:connectlocs="43,1122;13,1122;0,1134;0,1149;0,1164;13,1176;43,1176;55,1164;55,1134;43,1122" o:connectangles="0,0,0,0,0,0,0,0,0,0"/>
                </v:shape>
                <v:shape id="Freeform 609" o:spid="_x0000_s1042" style="position:absolute;left:4184;top:1121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" path="m,27l,12,13,,28,,43,,55,12r,15l55,42,43,54r-15,l13,54,,42,,27e" filled="f" strokecolor="#fb8861" strokeweight=".1347mm">
                  <v:path arrowok="t" o:connecttype="custom" o:connectlocs="0,1149;0,1134;13,1122;28,1122;43,1122;55,1134;55,1149;55,1164;43,1176;28,1176;13,1176;0,1164;0,1149" o:connectangles="0,0,0,0,0,0,0,0,0,0,0,0,0"/>
                </v:shape>
                <v:shape id="Freeform 608" o:spid="_x0000_s1043" style="position:absolute;left:4300;top:124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" path="m34,l21,3,10,10,2,21,,35,2,48r8,11l21,67r13,2l48,67,59,59,66,48,69,35,66,21,59,10,48,3,34,xe" fillcolor="#fec287" stroked="f">
                  <v:path arrowok="t" o:connecttype="custom" o:connectlocs="34,1242;21,1245;10,1252;2,1263;0,1277;2,1290;10,1301;21,1309;34,1311;48,1309;59,1301;66,1290;69,1277;66,1263;59,1252;48,1245;34,1242" o:connectangles="0,0,0,0,0,0,0,0,0,0,0,0,0,0,0,0,0"/>
                </v:shape>
                <v:shape id="Freeform 607" o:spid="_x0000_s1044" style="position:absolute;left:4300;top:124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" path="m,35l2,21,10,10,21,3,34,,48,3r11,7l66,21r3,14l66,48,59,59,48,67,34,69,21,67,10,59,2,48,,35e" filled="f" strokecolor="#fec287" strokeweight=".1347mm">
                  <v:path arrowok="t" o:connecttype="custom" o:connectlocs="0,1277;2,1263;10,1252;21,1245;34,1242;48,1245;59,1252;66,1263;69,1277;66,1290;59,1301;48,1309;34,1311;21,1309;10,1301;2,1290;0,1277" o:connectangles="0,0,0,0,0,0,0,0,0,0,0,0,0,0,0,0,0"/>
                </v:shape>
                <v:shape id="Freeform 606" o:spid="_x0000_s1045" style="position:absolute;left:3890;top:779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" path="m32,l20,3,10,10,3,20,,33,3,45r7,10l20,62r12,3l45,62,55,55,62,45,65,33,62,20,55,10,45,3,32,xe" fillcolor="#fcfdbf" stroked="f">
                  <v:path arrowok="t" o:connecttype="custom" o:connectlocs="32,779;20,782;10,789;3,799;0,812;3,824;10,834;20,841;32,844;45,841;55,834;62,824;65,812;62,799;55,789;45,782;32,779" o:connectangles="0,0,0,0,0,0,0,0,0,0,0,0,0,0,0,0,0"/>
                </v:shape>
                <v:shape id="Freeform 605" o:spid="_x0000_s1046" style="position:absolute;left:3890;top:779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" path="m,33l3,20,10,10,20,3,32,,45,3r10,7l62,20r3,13l62,45,55,55,45,62,32,65,20,62,10,55,3,45,,33e" filled="f" strokecolor="#fcfdbf" strokeweight=".1347mm">
                  <v:path arrowok="t" o:connecttype="custom" o:connectlocs="0,812;3,799;10,789;20,782;32,779;45,782;55,789;62,799;65,812;62,824;55,834;45,841;32,844;20,841;10,834;3,824;0,81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240832" behindDoc="1" locked="0" layoutInCell="1" allowOverlap="1" wp14:anchorId="58D2C4E1" wp14:editId="45152304">
                <wp:simplePos x="0" y="0"/>
                <wp:positionH relativeFrom="page">
                  <wp:posOffset>3314700</wp:posOffset>
                </wp:positionH>
                <wp:positionV relativeFrom="paragraph">
                  <wp:posOffset>-227965</wp:posOffset>
                </wp:positionV>
                <wp:extent cx="1306830" cy="1306830"/>
                <wp:effectExtent l="0" t="0" r="0" b="0"/>
                <wp:wrapNone/>
                <wp:docPr id="591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6830" cy="1306830"/>
                          <a:chOff x="5220" y="-359"/>
                          <a:chExt cx="2058" cy="2058"/>
                        </a:xfrm>
                      </wpg:grpSpPr>
                      <wps:wsp>
                        <wps:cNvPr id="592" name="AutoShape 603"/>
                        <wps:cNvSpPr>
                          <a:spLocks/>
                        </wps:cNvSpPr>
                        <wps:spPr bwMode="auto">
                          <a:xfrm>
                            <a:off x="5220" y="-359"/>
                            <a:ext cx="2058" cy="2058"/>
                          </a:xfrm>
                          <a:custGeom>
                            <a:avLst/>
                            <a:gdLst>
                              <a:gd name="T0" fmla="+- 0 5220 5220"/>
                              <a:gd name="T1" fmla="*/ T0 w 2058"/>
                              <a:gd name="T2" fmla="+- 0 1605 -359"/>
                              <a:gd name="T3" fmla="*/ 1605 h 2058"/>
                              <a:gd name="T4" fmla="+- 0 7278 5220"/>
                              <a:gd name="T5" fmla="*/ T4 w 2058"/>
                              <a:gd name="T6" fmla="+- 0 1605 -359"/>
                              <a:gd name="T7" fmla="*/ 1605 h 2058"/>
                              <a:gd name="T8" fmla="+- 0 5220 5220"/>
                              <a:gd name="T9" fmla="*/ T8 w 2058"/>
                              <a:gd name="T10" fmla="+- 0 982 -359"/>
                              <a:gd name="T11" fmla="*/ 982 h 2058"/>
                              <a:gd name="T12" fmla="+- 0 7278 5220"/>
                              <a:gd name="T13" fmla="*/ T12 w 2058"/>
                              <a:gd name="T14" fmla="+- 0 982 -359"/>
                              <a:gd name="T15" fmla="*/ 982 h 2058"/>
                              <a:gd name="T16" fmla="+- 0 5220 5220"/>
                              <a:gd name="T17" fmla="*/ T16 w 2058"/>
                              <a:gd name="T18" fmla="+- 0 358 -359"/>
                              <a:gd name="T19" fmla="*/ 358 h 2058"/>
                              <a:gd name="T20" fmla="+- 0 7278 5220"/>
                              <a:gd name="T21" fmla="*/ T20 w 2058"/>
                              <a:gd name="T22" fmla="+- 0 358 -359"/>
                              <a:gd name="T23" fmla="*/ 358 h 2058"/>
                              <a:gd name="T24" fmla="+- 0 5220 5220"/>
                              <a:gd name="T25" fmla="*/ T24 w 2058"/>
                              <a:gd name="T26" fmla="+- 0 -265 -359"/>
                              <a:gd name="T27" fmla="*/ -265 h 2058"/>
                              <a:gd name="T28" fmla="+- 0 7278 5220"/>
                              <a:gd name="T29" fmla="*/ T28 w 2058"/>
                              <a:gd name="T30" fmla="+- 0 -265 -359"/>
                              <a:gd name="T31" fmla="*/ -265 h 2058"/>
                              <a:gd name="T32" fmla="+- 0 5314 5220"/>
                              <a:gd name="T33" fmla="*/ T32 w 2058"/>
                              <a:gd name="T34" fmla="+- 0 1699 -359"/>
                              <a:gd name="T35" fmla="*/ 1699 h 2058"/>
                              <a:gd name="T36" fmla="+- 0 5314 5220"/>
                              <a:gd name="T37" fmla="*/ T36 w 2058"/>
                              <a:gd name="T38" fmla="+- 0 -359 -359"/>
                              <a:gd name="T39" fmla="*/ -359 h 2058"/>
                              <a:gd name="T40" fmla="+- 0 5937 5220"/>
                              <a:gd name="T41" fmla="*/ T40 w 2058"/>
                              <a:gd name="T42" fmla="+- 0 1699 -359"/>
                              <a:gd name="T43" fmla="*/ 1699 h 2058"/>
                              <a:gd name="T44" fmla="+- 0 5937 5220"/>
                              <a:gd name="T45" fmla="*/ T44 w 2058"/>
                              <a:gd name="T46" fmla="+- 0 -359 -359"/>
                              <a:gd name="T47" fmla="*/ -359 h 2058"/>
                              <a:gd name="T48" fmla="+- 0 6561 5220"/>
                              <a:gd name="T49" fmla="*/ T48 w 2058"/>
                              <a:gd name="T50" fmla="+- 0 1699 -359"/>
                              <a:gd name="T51" fmla="*/ 1699 h 2058"/>
                              <a:gd name="T52" fmla="+- 0 6561 5220"/>
                              <a:gd name="T53" fmla="*/ T52 w 2058"/>
                              <a:gd name="T54" fmla="+- 0 -359 -359"/>
                              <a:gd name="T55" fmla="*/ -359 h 2058"/>
                              <a:gd name="T56" fmla="+- 0 7185 5220"/>
                              <a:gd name="T57" fmla="*/ T56 w 2058"/>
                              <a:gd name="T58" fmla="+- 0 1699 -359"/>
                              <a:gd name="T59" fmla="*/ 1699 h 2058"/>
                              <a:gd name="T60" fmla="+- 0 7185 5220"/>
                              <a:gd name="T61" fmla="*/ T60 w 2058"/>
                              <a:gd name="T62" fmla="+- 0 -359 -359"/>
                              <a:gd name="T63" fmla="*/ -359 h 2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058" h="2058">
                                <a:moveTo>
                                  <a:pt x="0" y="1964"/>
                                </a:moveTo>
                                <a:lnTo>
                                  <a:pt x="2058" y="1964"/>
                                </a:lnTo>
                                <a:moveTo>
                                  <a:pt x="0" y="1341"/>
                                </a:moveTo>
                                <a:lnTo>
                                  <a:pt x="2058" y="1341"/>
                                </a:lnTo>
                                <a:moveTo>
                                  <a:pt x="0" y="717"/>
                                </a:moveTo>
                                <a:lnTo>
                                  <a:pt x="2058" y="717"/>
                                </a:lnTo>
                                <a:moveTo>
                                  <a:pt x="0" y="94"/>
                                </a:moveTo>
                                <a:lnTo>
                                  <a:pt x="2058" y="94"/>
                                </a:lnTo>
                                <a:moveTo>
                                  <a:pt x="94" y="2058"/>
                                </a:moveTo>
                                <a:lnTo>
                                  <a:pt x="94" y="0"/>
                                </a:lnTo>
                                <a:moveTo>
                                  <a:pt x="717" y="2058"/>
                                </a:moveTo>
                                <a:lnTo>
                                  <a:pt x="717" y="0"/>
                                </a:lnTo>
                                <a:moveTo>
                                  <a:pt x="1341" y="2058"/>
                                </a:moveTo>
                                <a:lnTo>
                                  <a:pt x="1341" y="0"/>
                                </a:lnTo>
                                <a:moveTo>
                                  <a:pt x="1965" y="2058"/>
                                </a:moveTo>
                                <a:lnTo>
                                  <a:pt x="1965" y="0"/>
                                </a:lnTo>
                              </a:path>
                            </a:pathLst>
                          </a:custGeom>
                          <a:noFill/>
                          <a:ln w="327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AutoShape 602"/>
                        <wps:cNvSpPr>
                          <a:spLocks/>
                        </wps:cNvSpPr>
                        <wps:spPr bwMode="auto">
                          <a:xfrm>
                            <a:off x="5220" y="-359"/>
                            <a:ext cx="2058" cy="2058"/>
                          </a:xfrm>
                          <a:custGeom>
                            <a:avLst/>
                            <a:gdLst>
                              <a:gd name="T0" fmla="+- 0 5220 5220"/>
                              <a:gd name="T1" fmla="*/ T0 w 2058"/>
                              <a:gd name="T2" fmla="+- 0 1294 -359"/>
                              <a:gd name="T3" fmla="*/ 1294 h 2058"/>
                              <a:gd name="T4" fmla="+- 0 7278 5220"/>
                              <a:gd name="T5" fmla="*/ T4 w 2058"/>
                              <a:gd name="T6" fmla="+- 0 1294 -359"/>
                              <a:gd name="T7" fmla="*/ 1294 h 2058"/>
                              <a:gd name="T8" fmla="+- 0 5220 5220"/>
                              <a:gd name="T9" fmla="*/ T8 w 2058"/>
                              <a:gd name="T10" fmla="+- 0 670 -359"/>
                              <a:gd name="T11" fmla="*/ 670 h 2058"/>
                              <a:gd name="T12" fmla="+- 0 7278 5220"/>
                              <a:gd name="T13" fmla="*/ T12 w 2058"/>
                              <a:gd name="T14" fmla="+- 0 670 -359"/>
                              <a:gd name="T15" fmla="*/ 670 h 2058"/>
                              <a:gd name="T16" fmla="+- 0 5220 5220"/>
                              <a:gd name="T17" fmla="*/ T16 w 2058"/>
                              <a:gd name="T18" fmla="+- 0 46 -359"/>
                              <a:gd name="T19" fmla="*/ 46 h 2058"/>
                              <a:gd name="T20" fmla="+- 0 7278 5220"/>
                              <a:gd name="T21" fmla="*/ T20 w 2058"/>
                              <a:gd name="T22" fmla="+- 0 46 -359"/>
                              <a:gd name="T23" fmla="*/ 46 h 2058"/>
                              <a:gd name="T24" fmla="+- 0 5626 5220"/>
                              <a:gd name="T25" fmla="*/ T24 w 2058"/>
                              <a:gd name="T26" fmla="+- 0 1699 -359"/>
                              <a:gd name="T27" fmla="*/ 1699 h 2058"/>
                              <a:gd name="T28" fmla="+- 0 5626 5220"/>
                              <a:gd name="T29" fmla="*/ T28 w 2058"/>
                              <a:gd name="T30" fmla="+- 0 -359 -359"/>
                              <a:gd name="T31" fmla="*/ -359 h 2058"/>
                              <a:gd name="T32" fmla="+- 0 6249 5220"/>
                              <a:gd name="T33" fmla="*/ T32 w 2058"/>
                              <a:gd name="T34" fmla="+- 0 1699 -359"/>
                              <a:gd name="T35" fmla="*/ 1699 h 2058"/>
                              <a:gd name="T36" fmla="+- 0 6249 5220"/>
                              <a:gd name="T37" fmla="*/ T36 w 2058"/>
                              <a:gd name="T38" fmla="+- 0 -359 -359"/>
                              <a:gd name="T39" fmla="*/ -359 h 2058"/>
                              <a:gd name="T40" fmla="+- 0 6873 5220"/>
                              <a:gd name="T41" fmla="*/ T40 w 2058"/>
                              <a:gd name="T42" fmla="+- 0 1699 -359"/>
                              <a:gd name="T43" fmla="*/ 1699 h 2058"/>
                              <a:gd name="T44" fmla="+- 0 6873 5220"/>
                              <a:gd name="T45" fmla="*/ T44 w 2058"/>
                              <a:gd name="T46" fmla="+- 0 -359 -359"/>
                              <a:gd name="T47" fmla="*/ -359 h 2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58" h="2058">
                                <a:moveTo>
                                  <a:pt x="0" y="1653"/>
                                </a:moveTo>
                                <a:lnTo>
                                  <a:pt x="2058" y="1653"/>
                                </a:lnTo>
                                <a:moveTo>
                                  <a:pt x="0" y="1029"/>
                                </a:moveTo>
                                <a:lnTo>
                                  <a:pt x="2058" y="1029"/>
                                </a:lnTo>
                                <a:moveTo>
                                  <a:pt x="0" y="405"/>
                                </a:moveTo>
                                <a:lnTo>
                                  <a:pt x="2058" y="405"/>
                                </a:lnTo>
                                <a:moveTo>
                                  <a:pt x="406" y="2058"/>
                                </a:moveTo>
                                <a:lnTo>
                                  <a:pt x="406" y="0"/>
                                </a:lnTo>
                                <a:moveTo>
                                  <a:pt x="1029" y="2058"/>
                                </a:moveTo>
                                <a:lnTo>
                                  <a:pt x="1029" y="0"/>
                                </a:lnTo>
                                <a:moveTo>
                                  <a:pt x="1653" y="2058"/>
                                </a:moveTo>
                                <a:lnTo>
                                  <a:pt x="1653" y="0"/>
                                </a:lnTo>
                              </a:path>
                            </a:pathLst>
                          </a:custGeom>
                          <a:noFill/>
                          <a:ln w="6624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reeform 601"/>
                        <wps:cNvSpPr>
                          <a:spLocks/>
                        </wps:cNvSpPr>
                        <wps:spPr bwMode="auto">
                          <a:xfrm>
                            <a:off x="5908" y="914"/>
                            <a:ext cx="62" cy="62"/>
                          </a:xfrm>
                          <a:custGeom>
                            <a:avLst/>
                            <a:gdLst>
                              <a:gd name="T0" fmla="+- 0 5939 5908"/>
                              <a:gd name="T1" fmla="*/ T0 w 62"/>
                              <a:gd name="T2" fmla="+- 0 914 914"/>
                              <a:gd name="T3" fmla="*/ 914 h 62"/>
                              <a:gd name="T4" fmla="+- 0 5927 5908"/>
                              <a:gd name="T5" fmla="*/ T4 w 62"/>
                              <a:gd name="T6" fmla="+- 0 917 914"/>
                              <a:gd name="T7" fmla="*/ 917 h 62"/>
                              <a:gd name="T8" fmla="+- 0 5917 5908"/>
                              <a:gd name="T9" fmla="*/ T8 w 62"/>
                              <a:gd name="T10" fmla="+- 0 923 914"/>
                              <a:gd name="T11" fmla="*/ 923 h 62"/>
                              <a:gd name="T12" fmla="+- 0 5911 5908"/>
                              <a:gd name="T13" fmla="*/ T12 w 62"/>
                              <a:gd name="T14" fmla="+- 0 933 914"/>
                              <a:gd name="T15" fmla="*/ 933 h 62"/>
                              <a:gd name="T16" fmla="+- 0 5908 5908"/>
                              <a:gd name="T17" fmla="*/ T16 w 62"/>
                              <a:gd name="T18" fmla="+- 0 945 914"/>
                              <a:gd name="T19" fmla="*/ 945 h 62"/>
                              <a:gd name="T20" fmla="+- 0 5911 5908"/>
                              <a:gd name="T21" fmla="*/ T20 w 62"/>
                              <a:gd name="T22" fmla="+- 0 957 914"/>
                              <a:gd name="T23" fmla="*/ 957 h 62"/>
                              <a:gd name="T24" fmla="+- 0 5917 5908"/>
                              <a:gd name="T25" fmla="*/ T24 w 62"/>
                              <a:gd name="T26" fmla="+- 0 967 914"/>
                              <a:gd name="T27" fmla="*/ 967 h 62"/>
                              <a:gd name="T28" fmla="+- 0 5927 5908"/>
                              <a:gd name="T29" fmla="*/ T28 w 62"/>
                              <a:gd name="T30" fmla="+- 0 974 914"/>
                              <a:gd name="T31" fmla="*/ 974 h 62"/>
                              <a:gd name="T32" fmla="+- 0 5939 5908"/>
                              <a:gd name="T33" fmla="*/ T32 w 62"/>
                              <a:gd name="T34" fmla="+- 0 976 914"/>
                              <a:gd name="T35" fmla="*/ 976 h 62"/>
                              <a:gd name="T36" fmla="+- 0 5951 5908"/>
                              <a:gd name="T37" fmla="*/ T36 w 62"/>
                              <a:gd name="T38" fmla="+- 0 974 914"/>
                              <a:gd name="T39" fmla="*/ 974 h 62"/>
                              <a:gd name="T40" fmla="+- 0 5961 5908"/>
                              <a:gd name="T41" fmla="*/ T40 w 62"/>
                              <a:gd name="T42" fmla="+- 0 967 914"/>
                              <a:gd name="T43" fmla="*/ 967 h 62"/>
                              <a:gd name="T44" fmla="+- 0 5967 5908"/>
                              <a:gd name="T45" fmla="*/ T44 w 62"/>
                              <a:gd name="T46" fmla="+- 0 957 914"/>
                              <a:gd name="T47" fmla="*/ 957 h 62"/>
                              <a:gd name="T48" fmla="+- 0 5970 5908"/>
                              <a:gd name="T49" fmla="*/ T48 w 62"/>
                              <a:gd name="T50" fmla="+- 0 945 914"/>
                              <a:gd name="T51" fmla="*/ 945 h 62"/>
                              <a:gd name="T52" fmla="+- 0 5967 5908"/>
                              <a:gd name="T53" fmla="*/ T52 w 62"/>
                              <a:gd name="T54" fmla="+- 0 933 914"/>
                              <a:gd name="T55" fmla="*/ 933 h 62"/>
                              <a:gd name="T56" fmla="+- 0 5961 5908"/>
                              <a:gd name="T57" fmla="*/ T56 w 62"/>
                              <a:gd name="T58" fmla="+- 0 923 914"/>
                              <a:gd name="T59" fmla="*/ 923 h 62"/>
                              <a:gd name="T60" fmla="+- 0 5951 5908"/>
                              <a:gd name="T61" fmla="*/ T60 w 62"/>
                              <a:gd name="T62" fmla="+- 0 917 914"/>
                              <a:gd name="T63" fmla="*/ 917 h 62"/>
                              <a:gd name="T64" fmla="+- 0 5939 5908"/>
                              <a:gd name="T65" fmla="*/ T64 w 62"/>
                              <a:gd name="T66" fmla="+- 0 914 914"/>
                              <a:gd name="T67" fmla="*/ 914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600"/>
                        <wps:cNvSpPr>
                          <a:spLocks/>
                        </wps:cNvSpPr>
                        <wps:spPr bwMode="auto">
                          <a:xfrm>
                            <a:off x="5908" y="914"/>
                            <a:ext cx="62" cy="62"/>
                          </a:xfrm>
                          <a:custGeom>
                            <a:avLst/>
                            <a:gdLst>
                              <a:gd name="T0" fmla="+- 0 5908 5908"/>
                              <a:gd name="T1" fmla="*/ T0 w 62"/>
                              <a:gd name="T2" fmla="+- 0 945 914"/>
                              <a:gd name="T3" fmla="*/ 945 h 62"/>
                              <a:gd name="T4" fmla="+- 0 5911 5908"/>
                              <a:gd name="T5" fmla="*/ T4 w 62"/>
                              <a:gd name="T6" fmla="+- 0 933 914"/>
                              <a:gd name="T7" fmla="*/ 933 h 62"/>
                              <a:gd name="T8" fmla="+- 0 5917 5908"/>
                              <a:gd name="T9" fmla="*/ T8 w 62"/>
                              <a:gd name="T10" fmla="+- 0 923 914"/>
                              <a:gd name="T11" fmla="*/ 923 h 62"/>
                              <a:gd name="T12" fmla="+- 0 5927 5908"/>
                              <a:gd name="T13" fmla="*/ T12 w 62"/>
                              <a:gd name="T14" fmla="+- 0 917 914"/>
                              <a:gd name="T15" fmla="*/ 917 h 62"/>
                              <a:gd name="T16" fmla="+- 0 5939 5908"/>
                              <a:gd name="T17" fmla="*/ T16 w 62"/>
                              <a:gd name="T18" fmla="+- 0 914 914"/>
                              <a:gd name="T19" fmla="*/ 914 h 62"/>
                              <a:gd name="T20" fmla="+- 0 5951 5908"/>
                              <a:gd name="T21" fmla="*/ T20 w 62"/>
                              <a:gd name="T22" fmla="+- 0 917 914"/>
                              <a:gd name="T23" fmla="*/ 917 h 62"/>
                              <a:gd name="T24" fmla="+- 0 5961 5908"/>
                              <a:gd name="T25" fmla="*/ T24 w 62"/>
                              <a:gd name="T26" fmla="+- 0 923 914"/>
                              <a:gd name="T27" fmla="*/ 923 h 62"/>
                              <a:gd name="T28" fmla="+- 0 5967 5908"/>
                              <a:gd name="T29" fmla="*/ T28 w 62"/>
                              <a:gd name="T30" fmla="+- 0 933 914"/>
                              <a:gd name="T31" fmla="*/ 933 h 62"/>
                              <a:gd name="T32" fmla="+- 0 5970 5908"/>
                              <a:gd name="T33" fmla="*/ T32 w 62"/>
                              <a:gd name="T34" fmla="+- 0 945 914"/>
                              <a:gd name="T35" fmla="*/ 945 h 62"/>
                              <a:gd name="T36" fmla="+- 0 5967 5908"/>
                              <a:gd name="T37" fmla="*/ T36 w 62"/>
                              <a:gd name="T38" fmla="+- 0 957 914"/>
                              <a:gd name="T39" fmla="*/ 957 h 62"/>
                              <a:gd name="T40" fmla="+- 0 5961 5908"/>
                              <a:gd name="T41" fmla="*/ T40 w 62"/>
                              <a:gd name="T42" fmla="+- 0 967 914"/>
                              <a:gd name="T43" fmla="*/ 967 h 62"/>
                              <a:gd name="T44" fmla="+- 0 5951 5908"/>
                              <a:gd name="T45" fmla="*/ T44 w 62"/>
                              <a:gd name="T46" fmla="+- 0 974 914"/>
                              <a:gd name="T47" fmla="*/ 974 h 62"/>
                              <a:gd name="T48" fmla="+- 0 5939 5908"/>
                              <a:gd name="T49" fmla="*/ T48 w 62"/>
                              <a:gd name="T50" fmla="+- 0 976 914"/>
                              <a:gd name="T51" fmla="*/ 976 h 62"/>
                              <a:gd name="T52" fmla="+- 0 5927 5908"/>
                              <a:gd name="T53" fmla="*/ T52 w 62"/>
                              <a:gd name="T54" fmla="+- 0 974 914"/>
                              <a:gd name="T55" fmla="*/ 974 h 62"/>
                              <a:gd name="T56" fmla="+- 0 5917 5908"/>
                              <a:gd name="T57" fmla="*/ T56 w 62"/>
                              <a:gd name="T58" fmla="+- 0 967 914"/>
                              <a:gd name="T59" fmla="*/ 967 h 62"/>
                              <a:gd name="T60" fmla="+- 0 5911 5908"/>
                              <a:gd name="T61" fmla="*/ T60 w 62"/>
                              <a:gd name="T62" fmla="+- 0 957 914"/>
                              <a:gd name="T63" fmla="*/ 957 h 62"/>
                              <a:gd name="T64" fmla="+- 0 5908 5908"/>
                              <a:gd name="T65" fmla="*/ T64 w 62"/>
                              <a:gd name="T66" fmla="+- 0 945 914"/>
                              <a:gd name="T67" fmla="*/ 945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0" y="31"/>
                                </a:move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60"/>
                                </a:lnTo>
                                <a:lnTo>
                                  <a:pt x="31" y="62"/>
                                </a:lnTo>
                                <a:lnTo>
                                  <a:pt x="19" y="60"/>
                                </a:lnTo>
                                <a:lnTo>
                                  <a:pt x="9" y="53"/>
                                </a:lnTo>
                                <a:lnTo>
                                  <a:pt x="3" y="43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599"/>
                        <wps:cNvSpPr>
                          <a:spLocks/>
                        </wps:cNvSpPr>
                        <wps:spPr bwMode="auto">
                          <a:xfrm>
                            <a:off x="6435" y="330"/>
                            <a:ext cx="68" cy="68"/>
                          </a:xfrm>
                          <a:custGeom>
                            <a:avLst/>
                            <a:gdLst>
                              <a:gd name="T0" fmla="+- 0 6469 6436"/>
                              <a:gd name="T1" fmla="*/ T0 w 68"/>
                              <a:gd name="T2" fmla="+- 0 330 330"/>
                              <a:gd name="T3" fmla="*/ 330 h 68"/>
                              <a:gd name="T4" fmla="+- 0 6456 6436"/>
                              <a:gd name="T5" fmla="*/ T4 w 68"/>
                              <a:gd name="T6" fmla="+- 0 333 330"/>
                              <a:gd name="T7" fmla="*/ 333 h 68"/>
                              <a:gd name="T8" fmla="+- 0 6446 6436"/>
                              <a:gd name="T9" fmla="*/ T8 w 68"/>
                              <a:gd name="T10" fmla="+- 0 340 330"/>
                              <a:gd name="T11" fmla="*/ 340 h 68"/>
                              <a:gd name="T12" fmla="+- 0 6438 6436"/>
                              <a:gd name="T13" fmla="*/ T12 w 68"/>
                              <a:gd name="T14" fmla="+- 0 351 330"/>
                              <a:gd name="T15" fmla="*/ 351 h 68"/>
                              <a:gd name="T16" fmla="+- 0 6436 6436"/>
                              <a:gd name="T17" fmla="*/ T16 w 68"/>
                              <a:gd name="T18" fmla="+- 0 364 330"/>
                              <a:gd name="T19" fmla="*/ 364 h 68"/>
                              <a:gd name="T20" fmla="+- 0 6438 6436"/>
                              <a:gd name="T21" fmla="*/ T20 w 68"/>
                              <a:gd name="T22" fmla="+- 0 377 330"/>
                              <a:gd name="T23" fmla="*/ 377 h 68"/>
                              <a:gd name="T24" fmla="+- 0 6446 6436"/>
                              <a:gd name="T25" fmla="*/ T24 w 68"/>
                              <a:gd name="T26" fmla="+- 0 388 330"/>
                              <a:gd name="T27" fmla="*/ 388 h 68"/>
                              <a:gd name="T28" fmla="+- 0 6456 6436"/>
                              <a:gd name="T29" fmla="*/ T28 w 68"/>
                              <a:gd name="T30" fmla="+- 0 395 330"/>
                              <a:gd name="T31" fmla="*/ 395 h 68"/>
                              <a:gd name="T32" fmla="+- 0 6469 6436"/>
                              <a:gd name="T33" fmla="*/ T32 w 68"/>
                              <a:gd name="T34" fmla="+- 0 397 330"/>
                              <a:gd name="T35" fmla="*/ 397 h 68"/>
                              <a:gd name="T36" fmla="+- 0 6482 6436"/>
                              <a:gd name="T37" fmla="*/ T36 w 68"/>
                              <a:gd name="T38" fmla="+- 0 395 330"/>
                              <a:gd name="T39" fmla="*/ 395 h 68"/>
                              <a:gd name="T40" fmla="+- 0 6493 6436"/>
                              <a:gd name="T41" fmla="*/ T40 w 68"/>
                              <a:gd name="T42" fmla="+- 0 388 330"/>
                              <a:gd name="T43" fmla="*/ 388 h 68"/>
                              <a:gd name="T44" fmla="+- 0 6500 6436"/>
                              <a:gd name="T45" fmla="*/ T44 w 68"/>
                              <a:gd name="T46" fmla="+- 0 377 330"/>
                              <a:gd name="T47" fmla="*/ 377 h 68"/>
                              <a:gd name="T48" fmla="+- 0 6503 6436"/>
                              <a:gd name="T49" fmla="*/ T48 w 68"/>
                              <a:gd name="T50" fmla="+- 0 364 330"/>
                              <a:gd name="T51" fmla="*/ 364 h 68"/>
                              <a:gd name="T52" fmla="+- 0 6500 6436"/>
                              <a:gd name="T53" fmla="*/ T52 w 68"/>
                              <a:gd name="T54" fmla="+- 0 351 330"/>
                              <a:gd name="T55" fmla="*/ 351 h 68"/>
                              <a:gd name="T56" fmla="+- 0 6493 6436"/>
                              <a:gd name="T57" fmla="*/ T56 w 68"/>
                              <a:gd name="T58" fmla="+- 0 340 330"/>
                              <a:gd name="T59" fmla="*/ 340 h 68"/>
                              <a:gd name="T60" fmla="+- 0 6482 6436"/>
                              <a:gd name="T61" fmla="*/ T60 w 68"/>
                              <a:gd name="T62" fmla="+- 0 333 330"/>
                              <a:gd name="T63" fmla="*/ 333 h 68"/>
                              <a:gd name="T64" fmla="+- 0 6469 6436"/>
                              <a:gd name="T65" fmla="*/ T64 w 68"/>
                              <a:gd name="T66" fmla="+- 0 330 330"/>
                              <a:gd name="T67" fmla="*/ 330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3" y="67"/>
                                </a:lnTo>
                                <a:lnTo>
                                  <a:pt x="46" y="65"/>
                                </a:lnTo>
                                <a:lnTo>
                                  <a:pt x="57" y="58"/>
                                </a:lnTo>
                                <a:lnTo>
                                  <a:pt x="64" y="47"/>
                                </a:lnTo>
                                <a:lnTo>
                                  <a:pt x="67" y="34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6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0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Freeform 598"/>
                        <wps:cNvSpPr>
                          <a:spLocks/>
                        </wps:cNvSpPr>
                        <wps:spPr bwMode="auto">
                          <a:xfrm>
                            <a:off x="6435" y="330"/>
                            <a:ext cx="68" cy="68"/>
                          </a:xfrm>
                          <a:custGeom>
                            <a:avLst/>
                            <a:gdLst>
                              <a:gd name="T0" fmla="+- 0 6436 6436"/>
                              <a:gd name="T1" fmla="*/ T0 w 68"/>
                              <a:gd name="T2" fmla="+- 0 364 330"/>
                              <a:gd name="T3" fmla="*/ 364 h 68"/>
                              <a:gd name="T4" fmla="+- 0 6438 6436"/>
                              <a:gd name="T5" fmla="*/ T4 w 68"/>
                              <a:gd name="T6" fmla="+- 0 351 330"/>
                              <a:gd name="T7" fmla="*/ 351 h 68"/>
                              <a:gd name="T8" fmla="+- 0 6446 6436"/>
                              <a:gd name="T9" fmla="*/ T8 w 68"/>
                              <a:gd name="T10" fmla="+- 0 340 330"/>
                              <a:gd name="T11" fmla="*/ 340 h 68"/>
                              <a:gd name="T12" fmla="+- 0 6456 6436"/>
                              <a:gd name="T13" fmla="*/ T12 w 68"/>
                              <a:gd name="T14" fmla="+- 0 333 330"/>
                              <a:gd name="T15" fmla="*/ 333 h 68"/>
                              <a:gd name="T16" fmla="+- 0 6469 6436"/>
                              <a:gd name="T17" fmla="*/ T16 w 68"/>
                              <a:gd name="T18" fmla="+- 0 330 330"/>
                              <a:gd name="T19" fmla="*/ 330 h 68"/>
                              <a:gd name="T20" fmla="+- 0 6482 6436"/>
                              <a:gd name="T21" fmla="*/ T20 w 68"/>
                              <a:gd name="T22" fmla="+- 0 333 330"/>
                              <a:gd name="T23" fmla="*/ 333 h 68"/>
                              <a:gd name="T24" fmla="+- 0 6493 6436"/>
                              <a:gd name="T25" fmla="*/ T24 w 68"/>
                              <a:gd name="T26" fmla="+- 0 340 330"/>
                              <a:gd name="T27" fmla="*/ 340 h 68"/>
                              <a:gd name="T28" fmla="+- 0 6500 6436"/>
                              <a:gd name="T29" fmla="*/ T28 w 68"/>
                              <a:gd name="T30" fmla="+- 0 351 330"/>
                              <a:gd name="T31" fmla="*/ 351 h 68"/>
                              <a:gd name="T32" fmla="+- 0 6503 6436"/>
                              <a:gd name="T33" fmla="*/ T32 w 68"/>
                              <a:gd name="T34" fmla="+- 0 364 330"/>
                              <a:gd name="T35" fmla="*/ 364 h 68"/>
                              <a:gd name="T36" fmla="+- 0 6500 6436"/>
                              <a:gd name="T37" fmla="*/ T36 w 68"/>
                              <a:gd name="T38" fmla="+- 0 377 330"/>
                              <a:gd name="T39" fmla="*/ 377 h 68"/>
                              <a:gd name="T40" fmla="+- 0 6493 6436"/>
                              <a:gd name="T41" fmla="*/ T40 w 68"/>
                              <a:gd name="T42" fmla="+- 0 388 330"/>
                              <a:gd name="T43" fmla="*/ 388 h 68"/>
                              <a:gd name="T44" fmla="+- 0 6482 6436"/>
                              <a:gd name="T45" fmla="*/ T44 w 68"/>
                              <a:gd name="T46" fmla="+- 0 395 330"/>
                              <a:gd name="T47" fmla="*/ 395 h 68"/>
                              <a:gd name="T48" fmla="+- 0 6469 6436"/>
                              <a:gd name="T49" fmla="*/ T48 w 68"/>
                              <a:gd name="T50" fmla="+- 0 397 330"/>
                              <a:gd name="T51" fmla="*/ 397 h 68"/>
                              <a:gd name="T52" fmla="+- 0 6456 6436"/>
                              <a:gd name="T53" fmla="*/ T52 w 68"/>
                              <a:gd name="T54" fmla="+- 0 395 330"/>
                              <a:gd name="T55" fmla="*/ 395 h 68"/>
                              <a:gd name="T56" fmla="+- 0 6446 6436"/>
                              <a:gd name="T57" fmla="*/ T56 w 68"/>
                              <a:gd name="T58" fmla="+- 0 388 330"/>
                              <a:gd name="T59" fmla="*/ 388 h 68"/>
                              <a:gd name="T60" fmla="+- 0 6438 6436"/>
                              <a:gd name="T61" fmla="*/ T60 w 68"/>
                              <a:gd name="T62" fmla="+- 0 377 330"/>
                              <a:gd name="T63" fmla="*/ 377 h 68"/>
                              <a:gd name="T64" fmla="+- 0 6436 6436"/>
                              <a:gd name="T65" fmla="*/ T64 w 68"/>
                              <a:gd name="T66" fmla="+- 0 364 330"/>
                              <a:gd name="T67" fmla="*/ 36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0" y="34"/>
                                </a:move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0" y="3"/>
                                </a:lnTo>
                                <a:lnTo>
                                  <a:pt x="33" y="0"/>
                                </a:lnTo>
                                <a:lnTo>
                                  <a:pt x="46" y="3"/>
                                </a:lnTo>
                                <a:lnTo>
                                  <a:pt x="57" y="10"/>
                                </a:lnTo>
                                <a:lnTo>
                                  <a:pt x="64" y="21"/>
                                </a:lnTo>
                                <a:lnTo>
                                  <a:pt x="67" y="34"/>
                                </a:lnTo>
                                <a:lnTo>
                                  <a:pt x="64" y="47"/>
                                </a:lnTo>
                                <a:lnTo>
                                  <a:pt x="57" y="58"/>
                                </a:lnTo>
                                <a:lnTo>
                                  <a:pt x="46" y="65"/>
                                </a:lnTo>
                                <a:lnTo>
                                  <a:pt x="33" y="67"/>
                                </a:lnTo>
                                <a:lnTo>
                                  <a:pt x="20" y="65"/>
                                </a:lnTo>
                                <a:lnTo>
                                  <a:pt x="10" y="58"/>
                                </a:lnTo>
                                <a:lnTo>
                                  <a:pt x="2" y="47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180F3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597"/>
                        <wps:cNvSpPr>
                          <a:spLocks/>
                        </wps:cNvSpPr>
                        <wps:spPr bwMode="auto">
                          <a:xfrm>
                            <a:off x="6619" y="736"/>
                            <a:ext cx="67" cy="67"/>
                          </a:xfrm>
                          <a:custGeom>
                            <a:avLst/>
                            <a:gdLst>
                              <a:gd name="T0" fmla="+- 0 6652 6619"/>
                              <a:gd name="T1" fmla="*/ T0 w 67"/>
                              <a:gd name="T2" fmla="+- 0 736 736"/>
                              <a:gd name="T3" fmla="*/ 736 h 67"/>
                              <a:gd name="T4" fmla="+- 0 6639 6619"/>
                              <a:gd name="T5" fmla="*/ T4 w 67"/>
                              <a:gd name="T6" fmla="+- 0 739 736"/>
                              <a:gd name="T7" fmla="*/ 739 h 67"/>
                              <a:gd name="T8" fmla="+- 0 6629 6619"/>
                              <a:gd name="T9" fmla="*/ T8 w 67"/>
                              <a:gd name="T10" fmla="+- 0 746 736"/>
                              <a:gd name="T11" fmla="*/ 746 h 67"/>
                              <a:gd name="T12" fmla="+- 0 6622 6619"/>
                              <a:gd name="T13" fmla="*/ T12 w 67"/>
                              <a:gd name="T14" fmla="+- 0 757 736"/>
                              <a:gd name="T15" fmla="*/ 757 h 67"/>
                              <a:gd name="T16" fmla="+- 0 6619 6619"/>
                              <a:gd name="T17" fmla="*/ T16 w 67"/>
                              <a:gd name="T18" fmla="+- 0 770 736"/>
                              <a:gd name="T19" fmla="*/ 770 h 67"/>
                              <a:gd name="T20" fmla="+- 0 6622 6619"/>
                              <a:gd name="T21" fmla="*/ T20 w 67"/>
                              <a:gd name="T22" fmla="+- 0 783 736"/>
                              <a:gd name="T23" fmla="*/ 783 h 67"/>
                              <a:gd name="T24" fmla="+- 0 6629 6619"/>
                              <a:gd name="T25" fmla="*/ T24 w 67"/>
                              <a:gd name="T26" fmla="+- 0 793 736"/>
                              <a:gd name="T27" fmla="*/ 793 h 67"/>
                              <a:gd name="T28" fmla="+- 0 6639 6619"/>
                              <a:gd name="T29" fmla="*/ T28 w 67"/>
                              <a:gd name="T30" fmla="+- 0 800 736"/>
                              <a:gd name="T31" fmla="*/ 800 h 67"/>
                              <a:gd name="T32" fmla="+- 0 6652 6619"/>
                              <a:gd name="T33" fmla="*/ T32 w 67"/>
                              <a:gd name="T34" fmla="+- 0 803 736"/>
                              <a:gd name="T35" fmla="*/ 803 h 67"/>
                              <a:gd name="T36" fmla="+- 0 6665 6619"/>
                              <a:gd name="T37" fmla="*/ T36 w 67"/>
                              <a:gd name="T38" fmla="+- 0 800 736"/>
                              <a:gd name="T39" fmla="*/ 800 h 67"/>
                              <a:gd name="T40" fmla="+- 0 6676 6619"/>
                              <a:gd name="T41" fmla="*/ T40 w 67"/>
                              <a:gd name="T42" fmla="+- 0 793 736"/>
                              <a:gd name="T43" fmla="*/ 793 h 67"/>
                              <a:gd name="T44" fmla="+- 0 6683 6619"/>
                              <a:gd name="T45" fmla="*/ T44 w 67"/>
                              <a:gd name="T46" fmla="+- 0 783 736"/>
                              <a:gd name="T47" fmla="*/ 783 h 67"/>
                              <a:gd name="T48" fmla="+- 0 6686 6619"/>
                              <a:gd name="T49" fmla="*/ T48 w 67"/>
                              <a:gd name="T50" fmla="+- 0 770 736"/>
                              <a:gd name="T51" fmla="*/ 770 h 67"/>
                              <a:gd name="T52" fmla="+- 0 6683 6619"/>
                              <a:gd name="T53" fmla="*/ T52 w 67"/>
                              <a:gd name="T54" fmla="+- 0 757 736"/>
                              <a:gd name="T55" fmla="*/ 757 h 67"/>
                              <a:gd name="T56" fmla="+- 0 6676 6619"/>
                              <a:gd name="T57" fmla="*/ T56 w 67"/>
                              <a:gd name="T58" fmla="+- 0 746 736"/>
                              <a:gd name="T59" fmla="*/ 746 h 67"/>
                              <a:gd name="T60" fmla="+- 0 6665 6619"/>
                              <a:gd name="T61" fmla="*/ T60 w 67"/>
                              <a:gd name="T62" fmla="+- 0 739 736"/>
                              <a:gd name="T63" fmla="*/ 739 h 67"/>
                              <a:gd name="T64" fmla="+- 0 6652 6619"/>
                              <a:gd name="T65" fmla="*/ T64 w 67"/>
                              <a:gd name="T66" fmla="+- 0 736 736"/>
                              <a:gd name="T67" fmla="*/ 736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67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3" y="67"/>
                                </a:lnTo>
                                <a:lnTo>
                                  <a:pt x="46" y="64"/>
                                </a:lnTo>
                                <a:lnTo>
                                  <a:pt x="57" y="57"/>
                                </a:lnTo>
                                <a:lnTo>
                                  <a:pt x="64" y="47"/>
                                </a:lnTo>
                                <a:lnTo>
                                  <a:pt x="67" y="34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6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10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596"/>
                        <wps:cNvSpPr>
                          <a:spLocks/>
                        </wps:cNvSpPr>
                        <wps:spPr bwMode="auto">
                          <a:xfrm>
                            <a:off x="6619" y="736"/>
                            <a:ext cx="67" cy="67"/>
                          </a:xfrm>
                          <a:custGeom>
                            <a:avLst/>
                            <a:gdLst>
                              <a:gd name="T0" fmla="+- 0 6619 6619"/>
                              <a:gd name="T1" fmla="*/ T0 w 67"/>
                              <a:gd name="T2" fmla="+- 0 770 736"/>
                              <a:gd name="T3" fmla="*/ 770 h 67"/>
                              <a:gd name="T4" fmla="+- 0 6622 6619"/>
                              <a:gd name="T5" fmla="*/ T4 w 67"/>
                              <a:gd name="T6" fmla="+- 0 757 736"/>
                              <a:gd name="T7" fmla="*/ 757 h 67"/>
                              <a:gd name="T8" fmla="+- 0 6629 6619"/>
                              <a:gd name="T9" fmla="*/ T8 w 67"/>
                              <a:gd name="T10" fmla="+- 0 746 736"/>
                              <a:gd name="T11" fmla="*/ 746 h 67"/>
                              <a:gd name="T12" fmla="+- 0 6639 6619"/>
                              <a:gd name="T13" fmla="*/ T12 w 67"/>
                              <a:gd name="T14" fmla="+- 0 739 736"/>
                              <a:gd name="T15" fmla="*/ 739 h 67"/>
                              <a:gd name="T16" fmla="+- 0 6652 6619"/>
                              <a:gd name="T17" fmla="*/ T16 w 67"/>
                              <a:gd name="T18" fmla="+- 0 736 736"/>
                              <a:gd name="T19" fmla="*/ 736 h 67"/>
                              <a:gd name="T20" fmla="+- 0 6665 6619"/>
                              <a:gd name="T21" fmla="*/ T20 w 67"/>
                              <a:gd name="T22" fmla="+- 0 739 736"/>
                              <a:gd name="T23" fmla="*/ 739 h 67"/>
                              <a:gd name="T24" fmla="+- 0 6676 6619"/>
                              <a:gd name="T25" fmla="*/ T24 w 67"/>
                              <a:gd name="T26" fmla="+- 0 746 736"/>
                              <a:gd name="T27" fmla="*/ 746 h 67"/>
                              <a:gd name="T28" fmla="+- 0 6683 6619"/>
                              <a:gd name="T29" fmla="*/ T28 w 67"/>
                              <a:gd name="T30" fmla="+- 0 757 736"/>
                              <a:gd name="T31" fmla="*/ 757 h 67"/>
                              <a:gd name="T32" fmla="+- 0 6686 6619"/>
                              <a:gd name="T33" fmla="*/ T32 w 67"/>
                              <a:gd name="T34" fmla="+- 0 770 736"/>
                              <a:gd name="T35" fmla="*/ 770 h 67"/>
                              <a:gd name="T36" fmla="+- 0 6683 6619"/>
                              <a:gd name="T37" fmla="*/ T36 w 67"/>
                              <a:gd name="T38" fmla="+- 0 783 736"/>
                              <a:gd name="T39" fmla="*/ 783 h 67"/>
                              <a:gd name="T40" fmla="+- 0 6676 6619"/>
                              <a:gd name="T41" fmla="*/ T40 w 67"/>
                              <a:gd name="T42" fmla="+- 0 793 736"/>
                              <a:gd name="T43" fmla="*/ 793 h 67"/>
                              <a:gd name="T44" fmla="+- 0 6665 6619"/>
                              <a:gd name="T45" fmla="*/ T44 w 67"/>
                              <a:gd name="T46" fmla="+- 0 800 736"/>
                              <a:gd name="T47" fmla="*/ 800 h 67"/>
                              <a:gd name="T48" fmla="+- 0 6652 6619"/>
                              <a:gd name="T49" fmla="*/ T48 w 67"/>
                              <a:gd name="T50" fmla="+- 0 803 736"/>
                              <a:gd name="T51" fmla="*/ 803 h 67"/>
                              <a:gd name="T52" fmla="+- 0 6639 6619"/>
                              <a:gd name="T53" fmla="*/ T52 w 67"/>
                              <a:gd name="T54" fmla="+- 0 800 736"/>
                              <a:gd name="T55" fmla="*/ 800 h 67"/>
                              <a:gd name="T56" fmla="+- 0 6629 6619"/>
                              <a:gd name="T57" fmla="*/ T56 w 67"/>
                              <a:gd name="T58" fmla="+- 0 793 736"/>
                              <a:gd name="T59" fmla="*/ 793 h 67"/>
                              <a:gd name="T60" fmla="+- 0 6622 6619"/>
                              <a:gd name="T61" fmla="*/ T60 w 67"/>
                              <a:gd name="T62" fmla="+- 0 783 736"/>
                              <a:gd name="T63" fmla="*/ 783 h 67"/>
                              <a:gd name="T64" fmla="+- 0 6619 6619"/>
                              <a:gd name="T65" fmla="*/ T64 w 67"/>
                              <a:gd name="T66" fmla="+- 0 770 736"/>
                              <a:gd name="T67" fmla="*/ 770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67">
                                <a:moveTo>
                                  <a:pt x="0" y="34"/>
                                </a:move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0" y="3"/>
                                </a:lnTo>
                                <a:lnTo>
                                  <a:pt x="33" y="0"/>
                                </a:lnTo>
                                <a:lnTo>
                                  <a:pt x="46" y="3"/>
                                </a:lnTo>
                                <a:lnTo>
                                  <a:pt x="57" y="10"/>
                                </a:lnTo>
                                <a:lnTo>
                                  <a:pt x="64" y="21"/>
                                </a:lnTo>
                                <a:lnTo>
                                  <a:pt x="67" y="34"/>
                                </a:lnTo>
                                <a:lnTo>
                                  <a:pt x="64" y="47"/>
                                </a:lnTo>
                                <a:lnTo>
                                  <a:pt x="57" y="57"/>
                                </a:lnTo>
                                <a:lnTo>
                                  <a:pt x="46" y="64"/>
                                </a:lnTo>
                                <a:lnTo>
                                  <a:pt x="33" y="67"/>
                                </a:lnTo>
                                <a:lnTo>
                                  <a:pt x="20" y="64"/>
                                </a:lnTo>
                                <a:lnTo>
                                  <a:pt x="10" y="57"/>
                                </a:lnTo>
                                <a:lnTo>
                                  <a:pt x="3" y="47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4510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595"/>
                        <wps:cNvSpPr>
                          <a:spLocks/>
                        </wps:cNvSpPr>
                        <wps:spPr bwMode="auto">
                          <a:xfrm>
                            <a:off x="6821" y="575"/>
                            <a:ext cx="60" cy="60"/>
                          </a:xfrm>
                          <a:custGeom>
                            <a:avLst/>
                            <a:gdLst>
                              <a:gd name="T0" fmla="+- 0 6852 6822"/>
                              <a:gd name="T1" fmla="*/ T0 w 60"/>
                              <a:gd name="T2" fmla="+- 0 575 575"/>
                              <a:gd name="T3" fmla="*/ 575 h 60"/>
                              <a:gd name="T4" fmla="+- 0 6840 6822"/>
                              <a:gd name="T5" fmla="*/ T4 w 60"/>
                              <a:gd name="T6" fmla="+- 0 578 575"/>
                              <a:gd name="T7" fmla="*/ 578 h 60"/>
                              <a:gd name="T8" fmla="+- 0 6831 6822"/>
                              <a:gd name="T9" fmla="*/ T8 w 60"/>
                              <a:gd name="T10" fmla="+- 0 584 575"/>
                              <a:gd name="T11" fmla="*/ 584 h 60"/>
                              <a:gd name="T12" fmla="+- 0 6824 6822"/>
                              <a:gd name="T13" fmla="*/ T12 w 60"/>
                              <a:gd name="T14" fmla="+- 0 594 575"/>
                              <a:gd name="T15" fmla="*/ 594 h 60"/>
                              <a:gd name="T16" fmla="+- 0 6822 6822"/>
                              <a:gd name="T17" fmla="*/ T16 w 60"/>
                              <a:gd name="T18" fmla="+- 0 605 575"/>
                              <a:gd name="T19" fmla="*/ 605 h 60"/>
                              <a:gd name="T20" fmla="+- 0 6824 6822"/>
                              <a:gd name="T21" fmla="*/ T20 w 60"/>
                              <a:gd name="T22" fmla="+- 0 617 575"/>
                              <a:gd name="T23" fmla="*/ 617 h 60"/>
                              <a:gd name="T24" fmla="+- 0 6831 6822"/>
                              <a:gd name="T25" fmla="*/ T24 w 60"/>
                              <a:gd name="T26" fmla="+- 0 626 575"/>
                              <a:gd name="T27" fmla="*/ 626 h 60"/>
                              <a:gd name="T28" fmla="+- 0 6840 6822"/>
                              <a:gd name="T29" fmla="*/ T28 w 60"/>
                              <a:gd name="T30" fmla="+- 0 632 575"/>
                              <a:gd name="T31" fmla="*/ 632 h 60"/>
                              <a:gd name="T32" fmla="+- 0 6852 6822"/>
                              <a:gd name="T33" fmla="*/ T32 w 60"/>
                              <a:gd name="T34" fmla="+- 0 635 575"/>
                              <a:gd name="T35" fmla="*/ 635 h 60"/>
                              <a:gd name="T36" fmla="+- 0 6863 6822"/>
                              <a:gd name="T37" fmla="*/ T36 w 60"/>
                              <a:gd name="T38" fmla="+- 0 632 575"/>
                              <a:gd name="T39" fmla="*/ 632 h 60"/>
                              <a:gd name="T40" fmla="+- 0 6873 6822"/>
                              <a:gd name="T41" fmla="*/ T40 w 60"/>
                              <a:gd name="T42" fmla="+- 0 626 575"/>
                              <a:gd name="T43" fmla="*/ 626 h 60"/>
                              <a:gd name="T44" fmla="+- 0 6879 6822"/>
                              <a:gd name="T45" fmla="*/ T44 w 60"/>
                              <a:gd name="T46" fmla="+- 0 617 575"/>
                              <a:gd name="T47" fmla="*/ 617 h 60"/>
                              <a:gd name="T48" fmla="+- 0 6881 6822"/>
                              <a:gd name="T49" fmla="*/ T48 w 60"/>
                              <a:gd name="T50" fmla="+- 0 605 575"/>
                              <a:gd name="T51" fmla="*/ 605 h 60"/>
                              <a:gd name="T52" fmla="+- 0 6879 6822"/>
                              <a:gd name="T53" fmla="*/ T52 w 60"/>
                              <a:gd name="T54" fmla="+- 0 594 575"/>
                              <a:gd name="T55" fmla="*/ 594 h 60"/>
                              <a:gd name="T56" fmla="+- 0 6873 6822"/>
                              <a:gd name="T57" fmla="*/ T56 w 60"/>
                              <a:gd name="T58" fmla="+- 0 584 575"/>
                              <a:gd name="T59" fmla="*/ 584 h 60"/>
                              <a:gd name="T60" fmla="+- 0 6863 6822"/>
                              <a:gd name="T61" fmla="*/ T60 w 60"/>
                              <a:gd name="T62" fmla="+- 0 578 575"/>
                              <a:gd name="T63" fmla="*/ 578 h 60"/>
                              <a:gd name="T64" fmla="+- 0 6852 6822"/>
                              <a:gd name="T65" fmla="*/ T64 w 60"/>
                              <a:gd name="T66" fmla="+- 0 575 575"/>
                              <a:gd name="T67" fmla="*/ 57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1" y="57"/>
                                </a:lnTo>
                                <a:lnTo>
                                  <a:pt x="51" y="51"/>
                                </a:lnTo>
                                <a:lnTo>
                                  <a:pt x="57" y="42"/>
                                </a:lnTo>
                                <a:lnTo>
                                  <a:pt x="59" y="30"/>
                                </a:lnTo>
                                <a:lnTo>
                                  <a:pt x="57" y="19"/>
                                </a:lnTo>
                                <a:lnTo>
                                  <a:pt x="51" y="9"/>
                                </a:lnTo>
                                <a:lnTo>
                                  <a:pt x="41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F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reeform 594"/>
                        <wps:cNvSpPr>
                          <a:spLocks/>
                        </wps:cNvSpPr>
                        <wps:spPr bwMode="auto">
                          <a:xfrm>
                            <a:off x="6821" y="575"/>
                            <a:ext cx="60" cy="60"/>
                          </a:xfrm>
                          <a:custGeom>
                            <a:avLst/>
                            <a:gdLst>
                              <a:gd name="T0" fmla="+- 0 6822 6822"/>
                              <a:gd name="T1" fmla="*/ T0 w 60"/>
                              <a:gd name="T2" fmla="+- 0 605 575"/>
                              <a:gd name="T3" fmla="*/ 605 h 60"/>
                              <a:gd name="T4" fmla="+- 0 6824 6822"/>
                              <a:gd name="T5" fmla="*/ T4 w 60"/>
                              <a:gd name="T6" fmla="+- 0 594 575"/>
                              <a:gd name="T7" fmla="*/ 594 h 60"/>
                              <a:gd name="T8" fmla="+- 0 6831 6822"/>
                              <a:gd name="T9" fmla="*/ T8 w 60"/>
                              <a:gd name="T10" fmla="+- 0 584 575"/>
                              <a:gd name="T11" fmla="*/ 584 h 60"/>
                              <a:gd name="T12" fmla="+- 0 6840 6822"/>
                              <a:gd name="T13" fmla="*/ T12 w 60"/>
                              <a:gd name="T14" fmla="+- 0 578 575"/>
                              <a:gd name="T15" fmla="*/ 578 h 60"/>
                              <a:gd name="T16" fmla="+- 0 6852 6822"/>
                              <a:gd name="T17" fmla="*/ T16 w 60"/>
                              <a:gd name="T18" fmla="+- 0 575 575"/>
                              <a:gd name="T19" fmla="*/ 575 h 60"/>
                              <a:gd name="T20" fmla="+- 0 6863 6822"/>
                              <a:gd name="T21" fmla="*/ T20 w 60"/>
                              <a:gd name="T22" fmla="+- 0 578 575"/>
                              <a:gd name="T23" fmla="*/ 578 h 60"/>
                              <a:gd name="T24" fmla="+- 0 6873 6822"/>
                              <a:gd name="T25" fmla="*/ T24 w 60"/>
                              <a:gd name="T26" fmla="+- 0 584 575"/>
                              <a:gd name="T27" fmla="*/ 584 h 60"/>
                              <a:gd name="T28" fmla="+- 0 6879 6822"/>
                              <a:gd name="T29" fmla="*/ T28 w 60"/>
                              <a:gd name="T30" fmla="+- 0 594 575"/>
                              <a:gd name="T31" fmla="*/ 594 h 60"/>
                              <a:gd name="T32" fmla="+- 0 6881 6822"/>
                              <a:gd name="T33" fmla="*/ T32 w 60"/>
                              <a:gd name="T34" fmla="+- 0 605 575"/>
                              <a:gd name="T35" fmla="*/ 605 h 60"/>
                              <a:gd name="T36" fmla="+- 0 6879 6822"/>
                              <a:gd name="T37" fmla="*/ T36 w 60"/>
                              <a:gd name="T38" fmla="+- 0 617 575"/>
                              <a:gd name="T39" fmla="*/ 617 h 60"/>
                              <a:gd name="T40" fmla="+- 0 6873 6822"/>
                              <a:gd name="T41" fmla="*/ T40 w 60"/>
                              <a:gd name="T42" fmla="+- 0 626 575"/>
                              <a:gd name="T43" fmla="*/ 626 h 60"/>
                              <a:gd name="T44" fmla="+- 0 6863 6822"/>
                              <a:gd name="T45" fmla="*/ T44 w 60"/>
                              <a:gd name="T46" fmla="+- 0 632 575"/>
                              <a:gd name="T47" fmla="*/ 632 h 60"/>
                              <a:gd name="T48" fmla="+- 0 6852 6822"/>
                              <a:gd name="T49" fmla="*/ T48 w 60"/>
                              <a:gd name="T50" fmla="+- 0 635 575"/>
                              <a:gd name="T51" fmla="*/ 635 h 60"/>
                              <a:gd name="T52" fmla="+- 0 6840 6822"/>
                              <a:gd name="T53" fmla="*/ T52 w 60"/>
                              <a:gd name="T54" fmla="+- 0 632 575"/>
                              <a:gd name="T55" fmla="*/ 632 h 60"/>
                              <a:gd name="T56" fmla="+- 0 6831 6822"/>
                              <a:gd name="T57" fmla="*/ T56 w 60"/>
                              <a:gd name="T58" fmla="+- 0 626 575"/>
                              <a:gd name="T59" fmla="*/ 626 h 60"/>
                              <a:gd name="T60" fmla="+- 0 6824 6822"/>
                              <a:gd name="T61" fmla="*/ T60 w 60"/>
                              <a:gd name="T62" fmla="+- 0 617 575"/>
                              <a:gd name="T63" fmla="*/ 617 h 60"/>
                              <a:gd name="T64" fmla="+- 0 6822 6822"/>
                              <a:gd name="T65" fmla="*/ T64 w 60"/>
                              <a:gd name="T66" fmla="+- 0 605 575"/>
                              <a:gd name="T67" fmla="*/ 60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1" y="3"/>
                                </a:lnTo>
                                <a:lnTo>
                                  <a:pt x="51" y="9"/>
                                </a:lnTo>
                                <a:lnTo>
                                  <a:pt x="57" y="19"/>
                                </a:lnTo>
                                <a:lnTo>
                                  <a:pt x="59" y="30"/>
                                </a:lnTo>
                                <a:lnTo>
                                  <a:pt x="57" y="42"/>
                                </a:lnTo>
                                <a:lnTo>
                                  <a:pt x="51" y="51"/>
                                </a:lnTo>
                                <a:lnTo>
                                  <a:pt x="41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721F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593"/>
                        <wps:cNvSpPr>
                          <a:spLocks/>
                        </wps:cNvSpPr>
                        <wps:spPr bwMode="auto">
                          <a:xfrm>
                            <a:off x="5486" y="1324"/>
                            <a:ext cx="68" cy="67"/>
                          </a:xfrm>
                          <a:custGeom>
                            <a:avLst/>
                            <a:gdLst>
                              <a:gd name="T0" fmla="+- 0 5520 5487"/>
                              <a:gd name="T1" fmla="*/ T0 w 68"/>
                              <a:gd name="T2" fmla="+- 0 1324 1324"/>
                              <a:gd name="T3" fmla="*/ 1324 h 67"/>
                              <a:gd name="T4" fmla="+- 0 5507 5487"/>
                              <a:gd name="T5" fmla="*/ T4 w 68"/>
                              <a:gd name="T6" fmla="+- 0 1327 1324"/>
                              <a:gd name="T7" fmla="*/ 1327 h 67"/>
                              <a:gd name="T8" fmla="+- 0 5497 5487"/>
                              <a:gd name="T9" fmla="*/ T8 w 68"/>
                              <a:gd name="T10" fmla="+- 0 1334 1324"/>
                              <a:gd name="T11" fmla="*/ 1334 h 67"/>
                              <a:gd name="T12" fmla="+- 0 5489 5487"/>
                              <a:gd name="T13" fmla="*/ T12 w 68"/>
                              <a:gd name="T14" fmla="+- 0 1345 1324"/>
                              <a:gd name="T15" fmla="*/ 1345 h 67"/>
                              <a:gd name="T16" fmla="+- 0 5487 5487"/>
                              <a:gd name="T17" fmla="*/ T16 w 68"/>
                              <a:gd name="T18" fmla="+- 0 1358 1324"/>
                              <a:gd name="T19" fmla="*/ 1358 h 67"/>
                              <a:gd name="T20" fmla="+- 0 5489 5487"/>
                              <a:gd name="T21" fmla="*/ T20 w 68"/>
                              <a:gd name="T22" fmla="+- 0 1371 1324"/>
                              <a:gd name="T23" fmla="*/ 1371 h 67"/>
                              <a:gd name="T24" fmla="+- 0 5497 5487"/>
                              <a:gd name="T25" fmla="*/ T24 w 68"/>
                              <a:gd name="T26" fmla="+- 0 1381 1324"/>
                              <a:gd name="T27" fmla="*/ 1381 h 67"/>
                              <a:gd name="T28" fmla="+- 0 5507 5487"/>
                              <a:gd name="T29" fmla="*/ T28 w 68"/>
                              <a:gd name="T30" fmla="+- 0 1389 1324"/>
                              <a:gd name="T31" fmla="*/ 1389 h 67"/>
                              <a:gd name="T32" fmla="+- 0 5520 5487"/>
                              <a:gd name="T33" fmla="*/ T32 w 68"/>
                              <a:gd name="T34" fmla="+- 0 1391 1324"/>
                              <a:gd name="T35" fmla="*/ 1391 h 67"/>
                              <a:gd name="T36" fmla="+- 0 5533 5487"/>
                              <a:gd name="T37" fmla="*/ T36 w 68"/>
                              <a:gd name="T38" fmla="+- 0 1389 1324"/>
                              <a:gd name="T39" fmla="*/ 1389 h 67"/>
                              <a:gd name="T40" fmla="+- 0 5544 5487"/>
                              <a:gd name="T41" fmla="*/ T40 w 68"/>
                              <a:gd name="T42" fmla="+- 0 1381 1324"/>
                              <a:gd name="T43" fmla="*/ 1381 h 67"/>
                              <a:gd name="T44" fmla="+- 0 5551 5487"/>
                              <a:gd name="T45" fmla="*/ T44 w 68"/>
                              <a:gd name="T46" fmla="+- 0 1371 1324"/>
                              <a:gd name="T47" fmla="*/ 1371 h 67"/>
                              <a:gd name="T48" fmla="+- 0 5554 5487"/>
                              <a:gd name="T49" fmla="*/ T48 w 68"/>
                              <a:gd name="T50" fmla="+- 0 1358 1324"/>
                              <a:gd name="T51" fmla="*/ 1358 h 67"/>
                              <a:gd name="T52" fmla="+- 0 5551 5487"/>
                              <a:gd name="T53" fmla="*/ T52 w 68"/>
                              <a:gd name="T54" fmla="+- 0 1345 1324"/>
                              <a:gd name="T55" fmla="*/ 1345 h 67"/>
                              <a:gd name="T56" fmla="+- 0 5544 5487"/>
                              <a:gd name="T57" fmla="*/ T56 w 68"/>
                              <a:gd name="T58" fmla="+- 0 1334 1324"/>
                              <a:gd name="T59" fmla="*/ 1334 h 67"/>
                              <a:gd name="T60" fmla="+- 0 5533 5487"/>
                              <a:gd name="T61" fmla="*/ T60 w 68"/>
                              <a:gd name="T62" fmla="+- 0 1327 1324"/>
                              <a:gd name="T63" fmla="*/ 1327 h 67"/>
                              <a:gd name="T64" fmla="+- 0 5520 5487"/>
                              <a:gd name="T65" fmla="*/ T64 w 68"/>
                              <a:gd name="T66" fmla="+- 0 1324 1324"/>
                              <a:gd name="T67" fmla="*/ 1324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7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3" y="67"/>
                                </a:lnTo>
                                <a:lnTo>
                                  <a:pt x="46" y="65"/>
                                </a:lnTo>
                                <a:lnTo>
                                  <a:pt x="57" y="57"/>
                                </a:lnTo>
                                <a:lnTo>
                                  <a:pt x="64" y="47"/>
                                </a:lnTo>
                                <a:lnTo>
                                  <a:pt x="67" y="34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6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2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Freeform 592"/>
                        <wps:cNvSpPr>
                          <a:spLocks/>
                        </wps:cNvSpPr>
                        <wps:spPr bwMode="auto">
                          <a:xfrm>
                            <a:off x="5486" y="1324"/>
                            <a:ext cx="68" cy="67"/>
                          </a:xfrm>
                          <a:custGeom>
                            <a:avLst/>
                            <a:gdLst>
                              <a:gd name="T0" fmla="+- 0 5487 5487"/>
                              <a:gd name="T1" fmla="*/ T0 w 68"/>
                              <a:gd name="T2" fmla="+- 0 1358 1324"/>
                              <a:gd name="T3" fmla="*/ 1358 h 67"/>
                              <a:gd name="T4" fmla="+- 0 5489 5487"/>
                              <a:gd name="T5" fmla="*/ T4 w 68"/>
                              <a:gd name="T6" fmla="+- 0 1345 1324"/>
                              <a:gd name="T7" fmla="*/ 1345 h 67"/>
                              <a:gd name="T8" fmla="+- 0 5497 5487"/>
                              <a:gd name="T9" fmla="*/ T8 w 68"/>
                              <a:gd name="T10" fmla="+- 0 1334 1324"/>
                              <a:gd name="T11" fmla="*/ 1334 h 67"/>
                              <a:gd name="T12" fmla="+- 0 5507 5487"/>
                              <a:gd name="T13" fmla="*/ T12 w 68"/>
                              <a:gd name="T14" fmla="+- 0 1327 1324"/>
                              <a:gd name="T15" fmla="*/ 1327 h 67"/>
                              <a:gd name="T16" fmla="+- 0 5520 5487"/>
                              <a:gd name="T17" fmla="*/ T16 w 68"/>
                              <a:gd name="T18" fmla="+- 0 1324 1324"/>
                              <a:gd name="T19" fmla="*/ 1324 h 67"/>
                              <a:gd name="T20" fmla="+- 0 5533 5487"/>
                              <a:gd name="T21" fmla="*/ T20 w 68"/>
                              <a:gd name="T22" fmla="+- 0 1327 1324"/>
                              <a:gd name="T23" fmla="*/ 1327 h 67"/>
                              <a:gd name="T24" fmla="+- 0 5544 5487"/>
                              <a:gd name="T25" fmla="*/ T24 w 68"/>
                              <a:gd name="T26" fmla="+- 0 1334 1324"/>
                              <a:gd name="T27" fmla="*/ 1334 h 67"/>
                              <a:gd name="T28" fmla="+- 0 5551 5487"/>
                              <a:gd name="T29" fmla="*/ T28 w 68"/>
                              <a:gd name="T30" fmla="+- 0 1345 1324"/>
                              <a:gd name="T31" fmla="*/ 1345 h 67"/>
                              <a:gd name="T32" fmla="+- 0 5554 5487"/>
                              <a:gd name="T33" fmla="*/ T32 w 68"/>
                              <a:gd name="T34" fmla="+- 0 1358 1324"/>
                              <a:gd name="T35" fmla="*/ 1358 h 67"/>
                              <a:gd name="T36" fmla="+- 0 5551 5487"/>
                              <a:gd name="T37" fmla="*/ T36 w 68"/>
                              <a:gd name="T38" fmla="+- 0 1371 1324"/>
                              <a:gd name="T39" fmla="*/ 1371 h 67"/>
                              <a:gd name="T40" fmla="+- 0 5544 5487"/>
                              <a:gd name="T41" fmla="*/ T40 w 68"/>
                              <a:gd name="T42" fmla="+- 0 1381 1324"/>
                              <a:gd name="T43" fmla="*/ 1381 h 67"/>
                              <a:gd name="T44" fmla="+- 0 5533 5487"/>
                              <a:gd name="T45" fmla="*/ T44 w 68"/>
                              <a:gd name="T46" fmla="+- 0 1389 1324"/>
                              <a:gd name="T47" fmla="*/ 1389 h 67"/>
                              <a:gd name="T48" fmla="+- 0 5520 5487"/>
                              <a:gd name="T49" fmla="*/ T48 w 68"/>
                              <a:gd name="T50" fmla="+- 0 1391 1324"/>
                              <a:gd name="T51" fmla="*/ 1391 h 67"/>
                              <a:gd name="T52" fmla="+- 0 5507 5487"/>
                              <a:gd name="T53" fmla="*/ T52 w 68"/>
                              <a:gd name="T54" fmla="+- 0 1389 1324"/>
                              <a:gd name="T55" fmla="*/ 1389 h 67"/>
                              <a:gd name="T56" fmla="+- 0 5497 5487"/>
                              <a:gd name="T57" fmla="*/ T56 w 68"/>
                              <a:gd name="T58" fmla="+- 0 1381 1324"/>
                              <a:gd name="T59" fmla="*/ 1381 h 67"/>
                              <a:gd name="T60" fmla="+- 0 5489 5487"/>
                              <a:gd name="T61" fmla="*/ T60 w 68"/>
                              <a:gd name="T62" fmla="+- 0 1371 1324"/>
                              <a:gd name="T63" fmla="*/ 1371 h 67"/>
                              <a:gd name="T64" fmla="+- 0 5487 5487"/>
                              <a:gd name="T65" fmla="*/ T64 w 68"/>
                              <a:gd name="T66" fmla="+- 0 1358 1324"/>
                              <a:gd name="T67" fmla="*/ 1358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7">
                                <a:moveTo>
                                  <a:pt x="0" y="34"/>
                                </a:move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0" y="3"/>
                                </a:lnTo>
                                <a:lnTo>
                                  <a:pt x="33" y="0"/>
                                </a:lnTo>
                                <a:lnTo>
                                  <a:pt x="46" y="3"/>
                                </a:lnTo>
                                <a:lnTo>
                                  <a:pt x="57" y="10"/>
                                </a:lnTo>
                                <a:lnTo>
                                  <a:pt x="64" y="21"/>
                                </a:lnTo>
                                <a:lnTo>
                                  <a:pt x="67" y="34"/>
                                </a:lnTo>
                                <a:lnTo>
                                  <a:pt x="64" y="47"/>
                                </a:lnTo>
                                <a:lnTo>
                                  <a:pt x="57" y="57"/>
                                </a:lnTo>
                                <a:lnTo>
                                  <a:pt x="46" y="65"/>
                                </a:lnTo>
                                <a:lnTo>
                                  <a:pt x="33" y="67"/>
                                </a:lnTo>
                                <a:lnTo>
                                  <a:pt x="20" y="65"/>
                                </a:lnTo>
                                <a:lnTo>
                                  <a:pt x="10" y="57"/>
                                </a:lnTo>
                                <a:lnTo>
                                  <a:pt x="2" y="47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9F2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Freeform 591"/>
                        <wps:cNvSpPr>
                          <a:spLocks/>
                        </wps:cNvSpPr>
                        <wps:spPr bwMode="auto">
                          <a:xfrm>
                            <a:off x="6083" y="-24"/>
                            <a:ext cx="68" cy="68"/>
                          </a:xfrm>
                          <a:custGeom>
                            <a:avLst/>
                            <a:gdLst>
                              <a:gd name="T0" fmla="+- 0 6117 6084"/>
                              <a:gd name="T1" fmla="*/ T0 w 68"/>
                              <a:gd name="T2" fmla="+- 0 -23 -23"/>
                              <a:gd name="T3" fmla="*/ -23 h 68"/>
                              <a:gd name="T4" fmla="+- 0 6104 6084"/>
                              <a:gd name="T5" fmla="*/ T4 w 68"/>
                              <a:gd name="T6" fmla="+- 0 -20 -23"/>
                              <a:gd name="T7" fmla="*/ -20 h 68"/>
                              <a:gd name="T8" fmla="+- 0 6093 6084"/>
                              <a:gd name="T9" fmla="*/ T8 w 68"/>
                              <a:gd name="T10" fmla="+- 0 -13 -23"/>
                              <a:gd name="T11" fmla="*/ -13 h 68"/>
                              <a:gd name="T12" fmla="+- 0 6086 6084"/>
                              <a:gd name="T13" fmla="*/ T12 w 68"/>
                              <a:gd name="T14" fmla="+- 0 -3 -23"/>
                              <a:gd name="T15" fmla="*/ -3 h 68"/>
                              <a:gd name="T16" fmla="+- 0 6084 6084"/>
                              <a:gd name="T17" fmla="*/ T16 w 68"/>
                              <a:gd name="T18" fmla="+- 0 11 -23"/>
                              <a:gd name="T19" fmla="*/ 11 h 68"/>
                              <a:gd name="T20" fmla="+- 0 6086 6084"/>
                              <a:gd name="T21" fmla="*/ T20 w 68"/>
                              <a:gd name="T22" fmla="+- 0 24 -23"/>
                              <a:gd name="T23" fmla="*/ 24 h 68"/>
                              <a:gd name="T24" fmla="+- 0 6093 6084"/>
                              <a:gd name="T25" fmla="*/ T24 w 68"/>
                              <a:gd name="T26" fmla="+- 0 34 -23"/>
                              <a:gd name="T27" fmla="*/ 34 h 68"/>
                              <a:gd name="T28" fmla="+- 0 6104 6084"/>
                              <a:gd name="T29" fmla="*/ T28 w 68"/>
                              <a:gd name="T30" fmla="+- 0 42 -23"/>
                              <a:gd name="T31" fmla="*/ 42 h 68"/>
                              <a:gd name="T32" fmla="+- 0 6117 6084"/>
                              <a:gd name="T33" fmla="*/ T32 w 68"/>
                              <a:gd name="T34" fmla="+- 0 44 -23"/>
                              <a:gd name="T35" fmla="*/ 44 h 68"/>
                              <a:gd name="T36" fmla="+- 0 6130 6084"/>
                              <a:gd name="T37" fmla="*/ T36 w 68"/>
                              <a:gd name="T38" fmla="+- 0 42 -23"/>
                              <a:gd name="T39" fmla="*/ 42 h 68"/>
                              <a:gd name="T40" fmla="+- 0 6141 6084"/>
                              <a:gd name="T41" fmla="*/ T40 w 68"/>
                              <a:gd name="T42" fmla="+- 0 34 -23"/>
                              <a:gd name="T43" fmla="*/ 34 h 68"/>
                              <a:gd name="T44" fmla="+- 0 6148 6084"/>
                              <a:gd name="T45" fmla="*/ T44 w 68"/>
                              <a:gd name="T46" fmla="+- 0 24 -23"/>
                              <a:gd name="T47" fmla="*/ 24 h 68"/>
                              <a:gd name="T48" fmla="+- 0 6151 6084"/>
                              <a:gd name="T49" fmla="*/ T48 w 68"/>
                              <a:gd name="T50" fmla="+- 0 11 -23"/>
                              <a:gd name="T51" fmla="*/ 11 h 68"/>
                              <a:gd name="T52" fmla="+- 0 6148 6084"/>
                              <a:gd name="T53" fmla="*/ T52 w 68"/>
                              <a:gd name="T54" fmla="+- 0 -3 -23"/>
                              <a:gd name="T55" fmla="*/ -3 h 68"/>
                              <a:gd name="T56" fmla="+- 0 6141 6084"/>
                              <a:gd name="T57" fmla="*/ T56 w 68"/>
                              <a:gd name="T58" fmla="+- 0 -13 -23"/>
                              <a:gd name="T59" fmla="*/ -13 h 68"/>
                              <a:gd name="T60" fmla="+- 0 6130 6084"/>
                              <a:gd name="T61" fmla="*/ T60 w 68"/>
                              <a:gd name="T62" fmla="+- 0 -20 -23"/>
                              <a:gd name="T63" fmla="*/ -20 h 68"/>
                              <a:gd name="T64" fmla="+- 0 6117 6084"/>
                              <a:gd name="T65" fmla="*/ T64 w 68"/>
                              <a:gd name="T66" fmla="+- 0 -23 -23"/>
                              <a:gd name="T67" fmla="*/ -23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7"/>
                                </a:lnTo>
                                <a:lnTo>
                                  <a:pt x="20" y="65"/>
                                </a:lnTo>
                                <a:lnTo>
                                  <a:pt x="33" y="67"/>
                                </a:lnTo>
                                <a:lnTo>
                                  <a:pt x="46" y="65"/>
                                </a:lnTo>
                                <a:lnTo>
                                  <a:pt x="57" y="57"/>
                                </a:lnTo>
                                <a:lnTo>
                                  <a:pt x="64" y="47"/>
                                </a:lnTo>
                                <a:lnTo>
                                  <a:pt x="67" y="34"/>
                                </a:lnTo>
                                <a:lnTo>
                                  <a:pt x="64" y="20"/>
                                </a:lnTo>
                                <a:lnTo>
                                  <a:pt x="57" y="10"/>
                                </a:lnTo>
                                <a:lnTo>
                                  <a:pt x="46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40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590"/>
                        <wps:cNvSpPr>
                          <a:spLocks/>
                        </wps:cNvSpPr>
                        <wps:spPr bwMode="auto">
                          <a:xfrm>
                            <a:off x="6083" y="-24"/>
                            <a:ext cx="68" cy="68"/>
                          </a:xfrm>
                          <a:custGeom>
                            <a:avLst/>
                            <a:gdLst>
                              <a:gd name="T0" fmla="+- 0 6084 6084"/>
                              <a:gd name="T1" fmla="*/ T0 w 68"/>
                              <a:gd name="T2" fmla="+- 0 11 -23"/>
                              <a:gd name="T3" fmla="*/ 11 h 68"/>
                              <a:gd name="T4" fmla="+- 0 6086 6084"/>
                              <a:gd name="T5" fmla="*/ T4 w 68"/>
                              <a:gd name="T6" fmla="+- 0 -3 -23"/>
                              <a:gd name="T7" fmla="*/ -3 h 68"/>
                              <a:gd name="T8" fmla="+- 0 6093 6084"/>
                              <a:gd name="T9" fmla="*/ T8 w 68"/>
                              <a:gd name="T10" fmla="+- 0 -13 -23"/>
                              <a:gd name="T11" fmla="*/ -13 h 68"/>
                              <a:gd name="T12" fmla="+- 0 6104 6084"/>
                              <a:gd name="T13" fmla="*/ T12 w 68"/>
                              <a:gd name="T14" fmla="+- 0 -20 -23"/>
                              <a:gd name="T15" fmla="*/ -20 h 68"/>
                              <a:gd name="T16" fmla="+- 0 6117 6084"/>
                              <a:gd name="T17" fmla="*/ T16 w 68"/>
                              <a:gd name="T18" fmla="+- 0 -23 -23"/>
                              <a:gd name="T19" fmla="*/ -23 h 68"/>
                              <a:gd name="T20" fmla="+- 0 6130 6084"/>
                              <a:gd name="T21" fmla="*/ T20 w 68"/>
                              <a:gd name="T22" fmla="+- 0 -20 -23"/>
                              <a:gd name="T23" fmla="*/ -20 h 68"/>
                              <a:gd name="T24" fmla="+- 0 6141 6084"/>
                              <a:gd name="T25" fmla="*/ T24 w 68"/>
                              <a:gd name="T26" fmla="+- 0 -13 -23"/>
                              <a:gd name="T27" fmla="*/ -13 h 68"/>
                              <a:gd name="T28" fmla="+- 0 6148 6084"/>
                              <a:gd name="T29" fmla="*/ T28 w 68"/>
                              <a:gd name="T30" fmla="+- 0 -3 -23"/>
                              <a:gd name="T31" fmla="*/ -3 h 68"/>
                              <a:gd name="T32" fmla="+- 0 6151 6084"/>
                              <a:gd name="T33" fmla="*/ T32 w 68"/>
                              <a:gd name="T34" fmla="+- 0 11 -23"/>
                              <a:gd name="T35" fmla="*/ 11 h 68"/>
                              <a:gd name="T36" fmla="+- 0 6148 6084"/>
                              <a:gd name="T37" fmla="*/ T36 w 68"/>
                              <a:gd name="T38" fmla="+- 0 24 -23"/>
                              <a:gd name="T39" fmla="*/ 24 h 68"/>
                              <a:gd name="T40" fmla="+- 0 6141 6084"/>
                              <a:gd name="T41" fmla="*/ T40 w 68"/>
                              <a:gd name="T42" fmla="+- 0 34 -23"/>
                              <a:gd name="T43" fmla="*/ 34 h 68"/>
                              <a:gd name="T44" fmla="+- 0 6130 6084"/>
                              <a:gd name="T45" fmla="*/ T44 w 68"/>
                              <a:gd name="T46" fmla="+- 0 42 -23"/>
                              <a:gd name="T47" fmla="*/ 42 h 68"/>
                              <a:gd name="T48" fmla="+- 0 6117 6084"/>
                              <a:gd name="T49" fmla="*/ T48 w 68"/>
                              <a:gd name="T50" fmla="+- 0 44 -23"/>
                              <a:gd name="T51" fmla="*/ 44 h 68"/>
                              <a:gd name="T52" fmla="+- 0 6104 6084"/>
                              <a:gd name="T53" fmla="*/ T52 w 68"/>
                              <a:gd name="T54" fmla="+- 0 42 -23"/>
                              <a:gd name="T55" fmla="*/ 42 h 68"/>
                              <a:gd name="T56" fmla="+- 0 6093 6084"/>
                              <a:gd name="T57" fmla="*/ T56 w 68"/>
                              <a:gd name="T58" fmla="+- 0 34 -23"/>
                              <a:gd name="T59" fmla="*/ 34 h 68"/>
                              <a:gd name="T60" fmla="+- 0 6086 6084"/>
                              <a:gd name="T61" fmla="*/ T60 w 68"/>
                              <a:gd name="T62" fmla="+- 0 24 -23"/>
                              <a:gd name="T63" fmla="*/ 24 h 68"/>
                              <a:gd name="T64" fmla="+- 0 6084 6084"/>
                              <a:gd name="T65" fmla="*/ T64 w 68"/>
                              <a:gd name="T66" fmla="+- 0 11 -23"/>
                              <a:gd name="T67" fmla="*/ 1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0" y="34"/>
                                </a:moveTo>
                                <a:lnTo>
                                  <a:pt x="2" y="20"/>
                                </a:lnTo>
                                <a:lnTo>
                                  <a:pt x="9" y="10"/>
                                </a:lnTo>
                                <a:lnTo>
                                  <a:pt x="20" y="3"/>
                                </a:lnTo>
                                <a:lnTo>
                                  <a:pt x="33" y="0"/>
                                </a:lnTo>
                                <a:lnTo>
                                  <a:pt x="46" y="3"/>
                                </a:lnTo>
                                <a:lnTo>
                                  <a:pt x="57" y="10"/>
                                </a:lnTo>
                                <a:lnTo>
                                  <a:pt x="64" y="20"/>
                                </a:lnTo>
                                <a:lnTo>
                                  <a:pt x="67" y="34"/>
                                </a:lnTo>
                                <a:lnTo>
                                  <a:pt x="64" y="47"/>
                                </a:lnTo>
                                <a:lnTo>
                                  <a:pt x="57" y="57"/>
                                </a:lnTo>
                                <a:lnTo>
                                  <a:pt x="46" y="65"/>
                                </a:lnTo>
                                <a:lnTo>
                                  <a:pt x="33" y="67"/>
                                </a:lnTo>
                                <a:lnTo>
                                  <a:pt x="20" y="65"/>
                                </a:lnTo>
                                <a:lnTo>
                                  <a:pt x="9" y="57"/>
                                </a:lnTo>
                                <a:lnTo>
                                  <a:pt x="2" y="47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CD40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589"/>
                        <wps:cNvSpPr>
                          <a:spLocks/>
                        </wps:cNvSpPr>
                        <wps:spPr bwMode="auto">
                          <a:xfrm>
                            <a:off x="5640" y="1172"/>
                            <a:ext cx="62" cy="62"/>
                          </a:xfrm>
                          <a:custGeom>
                            <a:avLst/>
                            <a:gdLst>
                              <a:gd name="T0" fmla="+- 0 5671 5640"/>
                              <a:gd name="T1" fmla="*/ T0 w 62"/>
                              <a:gd name="T2" fmla="+- 0 1173 1173"/>
                              <a:gd name="T3" fmla="*/ 1173 h 62"/>
                              <a:gd name="T4" fmla="+- 0 5659 5640"/>
                              <a:gd name="T5" fmla="*/ T4 w 62"/>
                              <a:gd name="T6" fmla="+- 0 1175 1173"/>
                              <a:gd name="T7" fmla="*/ 1175 h 62"/>
                              <a:gd name="T8" fmla="+- 0 5649 5640"/>
                              <a:gd name="T9" fmla="*/ T8 w 62"/>
                              <a:gd name="T10" fmla="+- 0 1182 1173"/>
                              <a:gd name="T11" fmla="*/ 1182 h 62"/>
                              <a:gd name="T12" fmla="+- 0 5643 5640"/>
                              <a:gd name="T13" fmla="*/ T12 w 62"/>
                              <a:gd name="T14" fmla="+- 0 1192 1173"/>
                              <a:gd name="T15" fmla="*/ 1192 h 62"/>
                              <a:gd name="T16" fmla="+- 0 5640 5640"/>
                              <a:gd name="T17" fmla="*/ T16 w 62"/>
                              <a:gd name="T18" fmla="+- 0 1204 1173"/>
                              <a:gd name="T19" fmla="*/ 1204 h 62"/>
                              <a:gd name="T20" fmla="+- 0 5643 5640"/>
                              <a:gd name="T21" fmla="*/ T20 w 62"/>
                              <a:gd name="T22" fmla="+- 0 1215 1173"/>
                              <a:gd name="T23" fmla="*/ 1215 h 62"/>
                              <a:gd name="T24" fmla="+- 0 5649 5640"/>
                              <a:gd name="T25" fmla="*/ T24 w 62"/>
                              <a:gd name="T26" fmla="+- 0 1225 1173"/>
                              <a:gd name="T27" fmla="*/ 1225 h 62"/>
                              <a:gd name="T28" fmla="+- 0 5659 5640"/>
                              <a:gd name="T29" fmla="*/ T28 w 62"/>
                              <a:gd name="T30" fmla="+- 0 1232 1173"/>
                              <a:gd name="T31" fmla="*/ 1232 h 62"/>
                              <a:gd name="T32" fmla="+- 0 5671 5640"/>
                              <a:gd name="T33" fmla="*/ T32 w 62"/>
                              <a:gd name="T34" fmla="+- 0 1234 1173"/>
                              <a:gd name="T35" fmla="*/ 1234 h 62"/>
                              <a:gd name="T36" fmla="+- 0 5683 5640"/>
                              <a:gd name="T37" fmla="*/ T36 w 62"/>
                              <a:gd name="T38" fmla="+- 0 1232 1173"/>
                              <a:gd name="T39" fmla="*/ 1232 h 62"/>
                              <a:gd name="T40" fmla="+- 0 5692 5640"/>
                              <a:gd name="T41" fmla="*/ T40 w 62"/>
                              <a:gd name="T42" fmla="+- 0 1225 1173"/>
                              <a:gd name="T43" fmla="*/ 1225 h 62"/>
                              <a:gd name="T44" fmla="+- 0 5699 5640"/>
                              <a:gd name="T45" fmla="*/ T44 w 62"/>
                              <a:gd name="T46" fmla="+- 0 1215 1173"/>
                              <a:gd name="T47" fmla="*/ 1215 h 62"/>
                              <a:gd name="T48" fmla="+- 0 5701 5640"/>
                              <a:gd name="T49" fmla="*/ T48 w 62"/>
                              <a:gd name="T50" fmla="+- 0 1204 1173"/>
                              <a:gd name="T51" fmla="*/ 1204 h 62"/>
                              <a:gd name="T52" fmla="+- 0 5699 5640"/>
                              <a:gd name="T53" fmla="*/ T52 w 62"/>
                              <a:gd name="T54" fmla="+- 0 1192 1173"/>
                              <a:gd name="T55" fmla="*/ 1192 h 62"/>
                              <a:gd name="T56" fmla="+- 0 5692 5640"/>
                              <a:gd name="T57" fmla="*/ T56 w 62"/>
                              <a:gd name="T58" fmla="+- 0 1182 1173"/>
                              <a:gd name="T59" fmla="*/ 1182 h 62"/>
                              <a:gd name="T60" fmla="+- 0 5683 5640"/>
                              <a:gd name="T61" fmla="*/ T60 w 62"/>
                              <a:gd name="T62" fmla="+- 0 1175 1173"/>
                              <a:gd name="T63" fmla="*/ 1175 h 62"/>
                              <a:gd name="T64" fmla="+- 0 5671 5640"/>
                              <a:gd name="T65" fmla="*/ T64 w 62"/>
                              <a:gd name="T66" fmla="+- 0 1173 1173"/>
                              <a:gd name="T67" fmla="*/ 1173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2"/>
                                </a:lnTo>
                                <a:lnTo>
                                  <a:pt x="9" y="52"/>
                                </a:lnTo>
                                <a:lnTo>
                                  <a:pt x="19" y="59"/>
                                </a:lnTo>
                                <a:lnTo>
                                  <a:pt x="31" y="61"/>
                                </a:lnTo>
                                <a:lnTo>
                                  <a:pt x="43" y="59"/>
                                </a:lnTo>
                                <a:lnTo>
                                  <a:pt x="52" y="52"/>
                                </a:lnTo>
                                <a:lnTo>
                                  <a:pt x="59" y="42"/>
                                </a:lnTo>
                                <a:lnTo>
                                  <a:pt x="61" y="31"/>
                                </a:lnTo>
                                <a:lnTo>
                                  <a:pt x="59" y="19"/>
                                </a:lnTo>
                                <a:lnTo>
                                  <a:pt x="52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60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588"/>
                        <wps:cNvSpPr>
                          <a:spLocks/>
                        </wps:cNvSpPr>
                        <wps:spPr bwMode="auto">
                          <a:xfrm>
                            <a:off x="5640" y="1172"/>
                            <a:ext cx="62" cy="62"/>
                          </a:xfrm>
                          <a:custGeom>
                            <a:avLst/>
                            <a:gdLst>
                              <a:gd name="T0" fmla="+- 0 5640 5640"/>
                              <a:gd name="T1" fmla="*/ T0 w 62"/>
                              <a:gd name="T2" fmla="+- 0 1204 1173"/>
                              <a:gd name="T3" fmla="*/ 1204 h 62"/>
                              <a:gd name="T4" fmla="+- 0 5643 5640"/>
                              <a:gd name="T5" fmla="*/ T4 w 62"/>
                              <a:gd name="T6" fmla="+- 0 1192 1173"/>
                              <a:gd name="T7" fmla="*/ 1192 h 62"/>
                              <a:gd name="T8" fmla="+- 0 5649 5640"/>
                              <a:gd name="T9" fmla="*/ T8 w 62"/>
                              <a:gd name="T10" fmla="+- 0 1182 1173"/>
                              <a:gd name="T11" fmla="*/ 1182 h 62"/>
                              <a:gd name="T12" fmla="+- 0 5659 5640"/>
                              <a:gd name="T13" fmla="*/ T12 w 62"/>
                              <a:gd name="T14" fmla="+- 0 1175 1173"/>
                              <a:gd name="T15" fmla="*/ 1175 h 62"/>
                              <a:gd name="T16" fmla="+- 0 5671 5640"/>
                              <a:gd name="T17" fmla="*/ T16 w 62"/>
                              <a:gd name="T18" fmla="+- 0 1173 1173"/>
                              <a:gd name="T19" fmla="*/ 1173 h 62"/>
                              <a:gd name="T20" fmla="+- 0 5683 5640"/>
                              <a:gd name="T21" fmla="*/ T20 w 62"/>
                              <a:gd name="T22" fmla="+- 0 1175 1173"/>
                              <a:gd name="T23" fmla="*/ 1175 h 62"/>
                              <a:gd name="T24" fmla="+- 0 5692 5640"/>
                              <a:gd name="T25" fmla="*/ T24 w 62"/>
                              <a:gd name="T26" fmla="+- 0 1182 1173"/>
                              <a:gd name="T27" fmla="*/ 1182 h 62"/>
                              <a:gd name="T28" fmla="+- 0 5699 5640"/>
                              <a:gd name="T29" fmla="*/ T28 w 62"/>
                              <a:gd name="T30" fmla="+- 0 1192 1173"/>
                              <a:gd name="T31" fmla="*/ 1192 h 62"/>
                              <a:gd name="T32" fmla="+- 0 5701 5640"/>
                              <a:gd name="T33" fmla="*/ T32 w 62"/>
                              <a:gd name="T34" fmla="+- 0 1204 1173"/>
                              <a:gd name="T35" fmla="*/ 1204 h 62"/>
                              <a:gd name="T36" fmla="+- 0 5699 5640"/>
                              <a:gd name="T37" fmla="*/ T36 w 62"/>
                              <a:gd name="T38" fmla="+- 0 1215 1173"/>
                              <a:gd name="T39" fmla="*/ 1215 h 62"/>
                              <a:gd name="T40" fmla="+- 0 5692 5640"/>
                              <a:gd name="T41" fmla="*/ T40 w 62"/>
                              <a:gd name="T42" fmla="+- 0 1225 1173"/>
                              <a:gd name="T43" fmla="*/ 1225 h 62"/>
                              <a:gd name="T44" fmla="+- 0 5683 5640"/>
                              <a:gd name="T45" fmla="*/ T44 w 62"/>
                              <a:gd name="T46" fmla="+- 0 1232 1173"/>
                              <a:gd name="T47" fmla="*/ 1232 h 62"/>
                              <a:gd name="T48" fmla="+- 0 5671 5640"/>
                              <a:gd name="T49" fmla="*/ T48 w 62"/>
                              <a:gd name="T50" fmla="+- 0 1234 1173"/>
                              <a:gd name="T51" fmla="*/ 1234 h 62"/>
                              <a:gd name="T52" fmla="+- 0 5659 5640"/>
                              <a:gd name="T53" fmla="*/ T52 w 62"/>
                              <a:gd name="T54" fmla="+- 0 1232 1173"/>
                              <a:gd name="T55" fmla="*/ 1232 h 62"/>
                              <a:gd name="T56" fmla="+- 0 5649 5640"/>
                              <a:gd name="T57" fmla="*/ T56 w 62"/>
                              <a:gd name="T58" fmla="+- 0 1225 1173"/>
                              <a:gd name="T59" fmla="*/ 1225 h 62"/>
                              <a:gd name="T60" fmla="+- 0 5643 5640"/>
                              <a:gd name="T61" fmla="*/ T60 w 62"/>
                              <a:gd name="T62" fmla="+- 0 1215 1173"/>
                              <a:gd name="T63" fmla="*/ 1215 h 62"/>
                              <a:gd name="T64" fmla="+- 0 5640 5640"/>
                              <a:gd name="T65" fmla="*/ T64 w 62"/>
                              <a:gd name="T66" fmla="+- 0 1204 1173"/>
                              <a:gd name="T67" fmla="*/ 1204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0" y="31"/>
                                </a:move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2" y="9"/>
                                </a:lnTo>
                                <a:lnTo>
                                  <a:pt x="59" y="19"/>
                                </a:lnTo>
                                <a:lnTo>
                                  <a:pt x="61" y="31"/>
                                </a:lnTo>
                                <a:lnTo>
                                  <a:pt x="59" y="42"/>
                                </a:lnTo>
                                <a:lnTo>
                                  <a:pt x="52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3" y="42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F160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587"/>
                        <wps:cNvSpPr>
                          <a:spLocks/>
                        </wps:cNvSpPr>
                        <wps:spPr bwMode="auto">
                          <a:xfrm>
                            <a:off x="6956" y="499"/>
                            <a:ext cx="63" cy="63"/>
                          </a:xfrm>
                          <a:custGeom>
                            <a:avLst/>
                            <a:gdLst>
                              <a:gd name="T0" fmla="+- 0 6988 6957"/>
                              <a:gd name="T1" fmla="*/ T0 w 63"/>
                              <a:gd name="T2" fmla="+- 0 500 500"/>
                              <a:gd name="T3" fmla="*/ 500 h 63"/>
                              <a:gd name="T4" fmla="+- 0 6976 6957"/>
                              <a:gd name="T5" fmla="*/ T4 w 63"/>
                              <a:gd name="T6" fmla="+- 0 502 500"/>
                              <a:gd name="T7" fmla="*/ 502 h 63"/>
                              <a:gd name="T8" fmla="+- 0 6966 6957"/>
                              <a:gd name="T9" fmla="*/ T8 w 63"/>
                              <a:gd name="T10" fmla="+- 0 509 500"/>
                              <a:gd name="T11" fmla="*/ 509 h 63"/>
                              <a:gd name="T12" fmla="+- 0 6959 6957"/>
                              <a:gd name="T13" fmla="*/ T12 w 63"/>
                              <a:gd name="T14" fmla="+- 0 519 500"/>
                              <a:gd name="T15" fmla="*/ 519 h 63"/>
                              <a:gd name="T16" fmla="+- 0 6957 6957"/>
                              <a:gd name="T17" fmla="*/ T16 w 63"/>
                              <a:gd name="T18" fmla="+- 0 531 500"/>
                              <a:gd name="T19" fmla="*/ 531 h 63"/>
                              <a:gd name="T20" fmla="+- 0 6959 6957"/>
                              <a:gd name="T21" fmla="*/ T20 w 63"/>
                              <a:gd name="T22" fmla="+- 0 543 500"/>
                              <a:gd name="T23" fmla="*/ 543 h 63"/>
                              <a:gd name="T24" fmla="+- 0 6966 6957"/>
                              <a:gd name="T25" fmla="*/ T24 w 63"/>
                              <a:gd name="T26" fmla="+- 0 553 500"/>
                              <a:gd name="T27" fmla="*/ 553 h 63"/>
                              <a:gd name="T28" fmla="+- 0 6976 6957"/>
                              <a:gd name="T29" fmla="*/ T28 w 63"/>
                              <a:gd name="T30" fmla="+- 0 560 500"/>
                              <a:gd name="T31" fmla="*/ 560 h 63"/>
                              <a:gd name="T32" fmla="+- 0 6988 6957"/>
                              <a:gd name="T33" fmla="*/ T32 w 63"/>
                              <a:gd name="T34" fmla="+- 0 562 500"/>
                              <a:gd name="T35" fmla="*/ 562 h 63"/>
                              <a:gd name="T36" fmla="+- 0 7000 6957"/>
                              <a:gd name="T37" fmla="*/ T36 w 63"/>
                              <a:gd name="T38" fmla="+- 0 560 500"/>
                              <a:gd name="T39" fmla="*/ 560 h 63"/>
                              <a:gd name="T40" fmla="+- 0 7010 6957"/>
                              <a:gd name="T41" fmla="*/ T40 w 63"/>
                              <a:gd name="T42" fmla="+- 0 553 500"/>
                              <a:gd name="T43" fmla="*/ 553 h 63"/>
                              <a:gd name="T44" fmla="+- 0 7017 6957"/>
                              <a:gd name="T45" fmla="*/ T44 w 63"/>
                              <a:gd name="T46" fmla="+- 0 543 500"/>
                              <a:gd name="T47" fmla="*/ 543 h 63"/>
                              <a:gd name="T48" fmla="+- 0 7019 6957"/>
                              <a:gd name="T49" fmla="*/ T48 w 63"/>
                              <a:gd name="T50" fmla="+- 0 531 500"/>
                              <a:gd name="T51" fmla="*/ 531 h 63"/>
                              <a:gd name="T52" fmla="+- 0 7017 6957"/>
                              <a:gd name="T53" fmla="*/ T52 w 63"/>
                              <a:gd name="T54" fmla="+- 0 519 500"/>
                              <a:gd name="T55" fmla="*/ 519 h 63"/>
                              <a:gd name="T56" fmla="+- 0 7010 6957"/>
                              <a:gd name="T57" fmla="*/ T56 w 63"/>
                              <a:gd name="T58" fmla="+- 0 509 500"/>
                              <a:gd name="T59" fmla="*/ 509 h 63"/>
                              <a:gd name="T60" fmla="+- 0 7000 6957"/>
                              <a:gd name="T61" fmla="*/ T60 w 63"/>
                              <a:gd name="T62" fmla="+- 0 502 500"/>
                              <a:gd name="T63" fmla="*/ 502 h 63"/>
                              <a:gd name="T64" fmla="+- 0 6988 6957"/>
                              <a:gd name="T65" fmla="*/ T64 w 63"/>
                              <a:gd name="T66" fmla="+- 0 500 500"/>
                              <a:gd name="T67" fmla="*/ 50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56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586"/>
                        <wps:cNvSpPr>
                          <a:spLocks/>
                        </wps:cNvSpPr>
                        <wps:spPr bwMode="auto">
                          <a:xfrm>
                            <a:off x="6956" y="499"/>
                            <a:ext cx="63" cy="63"/>
                          </a:xfrm>
                          <a:custGeom>
                            <a:avLst/>
                            <a:gdLst>
                              <a:gd name="T0" fmla="+- 0 6957 6957"/>
                              <a:gd name="T1" fmla="*/ T0 w 63"/>
                              <a:gd name="T2" fmla="+- 0 531 500"/>
                              <a:gd name="T3" fmla="*/ 531 h 63"/>
                              <a:gd name="T4" fmla="+- 0 6959 6957"/>
                              <a:gd name="T5" fmla="*/ T4 w 63"/>
                              <a:gd name="T6" fmla="+- 0 519 500"/>
                              <a:gd name="T7" fmla="*/ 519 h 63"/>
                              <a:gd name="T8" fmla="+- 0 6966 6957"/>
                              <a:gd name="T9" fmla="*/ T8 w 63"/>
                              <a:gd name="T10" fmla="+- 0 509 500"/>
                              <a:gd name="T11" fmla="*/ 509 h 63"/>
                              <a:gd name="T12" fmla="+- 0 6976 6957"/>
                              <a:gd name="T13" fmla="*/ T12 w 63"/>
                              <a:gd name="T14" fmla="+- 0 502 500"/>
                              <a:gd name="T15" fmla="*/ 502 h 63"/>
                              <a:gd name="T16" fmla="+- 0 6988 6957"/>
                              <a:gd name="T17" fmla="*/ T16 w 63"/>
                              <a:gd name="T18" fmla="+- 0 500 500"/>
                              <a:gd name="T19" fmla="*/ 500 h 63"/>
                              <a:gd name="T20" fmla="+- 0 7000 6957"/>
                              <a:gd name="T21" fmla="*/ T20 w 63"/>
                              <a:gd name="T22" fmla="+- 0 502 500"/>
                              <a:gd name="T23" fmla="*/ 502 h 63"/>
                              <a:gd name="T24" fmla="+- 0 7010 6957"/>
                              <a:gd name="T25" fmla="*/ T24 w 63"/>
                              <a:gd name="T26" fmla="+- 0 509 500"/>
                              <a:gd name="T27" fmla="*/ 509 h 63"/>
                              <a:gd name="T28" fmla="+- 0 7017 6957"/>
                              <a:gd name="T29" fmla="*/ T28 w 63"/>
                              <a:gd name="T30" fmla="+- 0 519 500"/>
                              <a:gd name="T31" fmla="*/ 519 h 63"/>
                              <a:gd name="T32" fmla="+- 0 7019 6957"/>
                              <a:gd name="T33" fmla="*/ T32 w 63"/>
                              <a:gd name="T34" fmla="+- 0 531 500"/>
                              <a:gd name="T35" fmla="*/ 531 h 63"/>
                              <a:gd name="T36" fmla="+- 0 7017 6957"/>
                              <a:gd name="T37" fmla="*/ T36 w 63"/>
                              <a:gd name="T38" fmla="+- 0 543 500"/>
                              <a:gd name="T39" fmla="*/ 543 h 63"/>
                              <a:gd name="T40" fmla="+- 0 7010 6957"/>
                              <a:gd name="T41" fmla="*/ T40 w 63"/>
                              <a:gd name="T42" fmla="+- 0 553 500"/>
                              <a:gd name="T43" fmla="*/ 553 h 63"/>
                              <a:gd name="T44" fmla="+- 0 7000 6957"/>
                              <a:gd name="T45" fmla="*/ T44 w 63"/>
                              <a:gd name="T46" fmla="+- 0 560 500"/>
                              <a:gd name="T47" fmla="*/ 560 h 63"/>
                              <a:gd name="T48" fmla="+- 0 6988 6957"/>
                              <a:gd name="T49" fmla="*/ T48 w 63"/>
                              <a:gd name="T50" fmla="+- 0 562 500"/>
                              <a:gd name="T51" fmla="*/ 562 h 63"/>
                              <a:gd name="T52" fmla="+- 0 6976 6957"/>
                              <a:gd name="T53" fmla="*/ T52 w 63"/>
                              <a:gd name="T54" fmla="+- 0 560 500"/>
                              <a:gd name="T55" fmla="*/ 560 h 63"/>
                              <a:gd name="T56" fmla="+- 0 6966 6957"/>
                              <a:gd name="T57" fmla="*/ T56 w 63"/>
                              <a:gd name="T58" fmla="+- 0 553 500"/>
                              <a:gd name="T59" fmla="*/ 553 h 63"/>
                              <a:gd name="T60" fmla="+- 0 6959 6957"/>
                              <a:gd name="T61" fmla="*/ T60 w 63"/>
                              <a:gd name="T62" fmla="+- 0 543 500"/>
                              <a:gd name="T63" fmla="*/ 543 h 63"/>
                              <a:gd name="T64" fmla="+- 0 6957 6957"/>
                              <a:gd name="T65" fmla="*/ T64 w 63"/>
                              <a:gd name="T66" fmla="+- 0 531 500"/>
                              <a:gd name="T67" fmla="*/ 531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0" y="31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60" y="19"/>
                                </a:lnTo>
                                <a:lnTo>
                                  <a:pt x="62" y="31"/>
                                </a:lnTo>
                                <a:lnTo>
                                  <a:pt x="60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60"/>
                                </a:lnTo>
                                <a:lnTo>
                                  <a:pt x="31" y="62"/>
                                </a:lnTo>
                                <a:lnTo>
                                  <a:pt x="19" y="60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FD95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585"/>
                        <wps:cNvSpPr>
                          <a:spLocks/>
                        </wps:cNvSpPr>
                        <wps:spPr bwMode="auto">
                          <a:xfrm>
                            <a:off x="6262" y="89"/>
                            <a:ext cx="64" cy="64"/>
                          </a:xfrm>
                          <a:custGeom>
                            <a:avLst/>
                            <a:gdLst>
                              <a:gd name="T0" fmla="+- 0 6294 6262"/>
                              <a:gd name="T1" fmla="*/ T0 w 64"/>
                              <a:gd name="T2" fmla="+- 0 89 89"/>
                              <a:gd name="T3" fmla="*/ 89 h 64"/>
                              <a:gd name="T4" fmla="+- 0 6282 6262"/>
                              <a:gd name="T5" fmla="*/ T4 w 64"/>
                              <a:gd name="T6" fmla="+- 0 92 89"/>
                              <a:gd name="T7" fmla="*/ 92 h 64"/>
                              <a:gd name="T8" fmla="+- 0 6272 6262"/>
                              <a:gd name="T9" fmla="*/ T8 w 64"/>
                              <a:gd name="T10" fmla="+- 0 99 89"/>
                              <a:gd name="T11" fmla="*/ 99 h 64"/>
                              <a:gd name="T12" fmla="+- 0 6265 6262"/>
                              <a:gd name="T13" fmla="*/ T12 w 64"/>
                              <a:gd name="T14" fmla="+- 0 109 89"/>
                              <a:gd name="T15" fmla="*/ 109 h 64"/>
                              <a:gd name="T16" fmla="+- 0 6262 6262"/>
                              <a:gd name="T17" fmla="*/ T16 w 64"/>
                              <a:gd name="T18" fmla="+- 0 121 89"/>
                              <a:gd name="T19" fmla="*/ 121 h 64"/>
                              <a:gd name="T20" fmla="+- 0 6265 6262"/>
                              <a:gd name="T21" fmla="*/ T20 w 64"/>
                              <a:gd name="T22" fmla="+- 0 133 89"/>
                              <a:gd name="T23" fmla="*/ 133 h 64"/>
                              <a:gd name="T24" fmla="+- 0 6272 6262"/>
                              <a:gd name="T25" fmla="*/ T24 w 64"/>
                              <a:gd name="T26" fmla="+- 0 143 89"/>
                              <a:gd name="T27" fmla="*/ 143 h 64"/>
                              <a:gd name="T28" fmla="+- 0 6282 6262"/>
                              <a:gd name="T29" fmla="*/ T28 w 64"/>
                              <a:gd name="T30" fmla="+- 0 150 89"/>
                              <a:gd name="T31" fmla="*/ 150 h 64"/>
                              <a:gd name="T32" fmla="+- 0 6294 6262"/>
                              <a:gd name="T33" fmla="*/ T32 w 64"/>
                              <a:gd name="T34" fmla="+- 0 153 89"/>
                              <a:gd name="T35" fmla="*/ 153 h 64"/>
                              <a:gd name="T36" fmla="+- 0 6306 6262"/>
                              <a:gd name="T37" fmla="*/ T36 w 64"/>
                              <a:gd name="T38" fmla="+- 0 150 89"/>
                              <a:gd name="T39" fmla="*/ 150 h 64"/>
                              <a:gd name="T40" fmla="+- 0 6316 6262"/>
                              <a:gd name="T41" fmla="*/ T40 w 64"/>
                              <a:gd name="T42" fmla="+- 0 143 89"/>
                              <a:gd name="T43" fmla="*/ 143 h 64"/>
                              <a:gd name="T44" fmla="+- 0 6323 6262"/>
                              <a:gd name="T45" fmla="*/ T44 w 64"/>
                              <a:gd name="T46" fmla="+- 0 133 89"/>
                              <a:gd name="T47" fmla="*/ 133 h 64"/>
                              <a:gd name="T48" fmla="+- 0 6326 6262"/>
                              <a:gd name="T49" fmla="*/ T48 w 64"/>
                              <a:gd name="T50" fmla="+- 0 121 89"/>
                              <a:gd name="T51" fmla="*/ 121 h 64"/>
                              <a:gd name="T52" fmla="+- 0 6323 6262"/>
                              <a:gd name="T53" fmla="*/ T52 w 64"/>
                              <a:gd name="T54" fmla="+- 0 109 89"/>
                              <a:gd name="T55" fmla="*/ 109 h 64"/>
                              <a:gd name="T56" fmla="+- 0 6316 6262"/>
                              <a:gd name="T57" fmla="*/ T56 w 64"/>
                              <a:gd name="T58" fmla="+- 0 99 89"/>
                              <a:gd name="T59" fmla="*/ 99 h 64"/>
                              <a:gd name="T60" fmla="+- 0 6306 6262"/>
                              <a:gd name="T61" fmla="*/ T60 w 64"/>
                              <a:gd name="T62" fmla="+- 0 92 89"/>
                              <a:gd name="T63" fmla="*/ 92 h 64"/>
                              <a:gd name="T64" fmla="+- 0 6294 6262"/>
                              <a:gd name="T65" fmla="*/ T64 w 64"/>
                              <a:gd name="T66" fmla="+- 0 89 89"/>
                              <a:gd name="T67" fmla="*/ 89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20" y="61"/>
                                </a:lnTo>
                                <a:lnTo>
                                  <a:pt x="32" y="64"/>
                                </a:lnTo>
                                <a:lnTo>
                                  <a:pt x="44" y="61"/>
                                </a:lnTo>
                                <a:lnTo>
                                  <a:pt x="54" y="54"/>
                                </a:lnTo>
                                <a:lnTo>
                                  <a:pt x="61" y="44"/>
                                </a:lnTo>
                                <a:lnTo>
                                  <a:pt x="64" y="32"/>
                                </a:lnTo>
                                <a:lnTo>
                                  <a:pt x="61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9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584"/>
                        <wps:cNvSpPr>
                          <a:spLocks/>
                        </wps:cNvSpPr>
                        <wps:spPr bwMode="auto">
                          <a:xfrm>
                            <a:off x="6262" y="89"/>
                            <a:ext cx="64" cy="64"/>
                          </a:xfrm>
                          <a:custGeom>
                            <a:avLst/>
                            <a:gdLst>
                              <a:gd name="T0" fmla="+- 0 6262 6262"/>
                              <a:gd name="T1" fmla="*/ T0 w 64"/>
                              <a:gd name="T2" fmla="+- 0 121 89"/>
                              <a:gd name="T3" fmla="*/ 121 h 64"/>
                              <a:gd name="T4" fmla="+- 0 6265 6262"/>
                              <a:gd name="T5" fmla="*/ T4 w 64"/>
                              <a:gd name="T6" fmla="+- 0 109 89"/>
                              <a:gd name="T7" fmla="*/ 109 h 64"/>
                              <a:gd name="T8" fmla="+- 0 6272 6262"/>
                              <a:gd name="T9" fmla="*/ T8 w 64"/>
                              <a:gd name="T10" fmla="+- 0 99 89"/>
                              <a:gd name="T11" fmla="*/ 99 h 64"/>
                              <a:gd name="T12" fmla="+- 0 6282 6262"/>
                              <a:gd name="T13" fmla="*/ T12 w 64"/>
                              <a:gd name="T14" fmla="+- 0 92 89"/>
                              <a:gd name="T15" fmla="*/ 92 h 64"/>
                              <a:gd name="T16" fmla="+- 0 6294 6262"/>
                              <a:gd name="T17" fmla="*/ T16 w 64"/>
                              <a:gd name="T18" fmla="+- 0 89 89"/>
                              <a:gd name="T19" fmla="*/ 89 h 64"/>
                              <a:gd name="T20" fmla="+- 0 6306 6262"/>
                              <a:gd name="T21" fmla="*/ T20 w 64"/>
                              <a:gd name="T22" fmla="+- 0 92 89"/>
                              <a:gd name="T23" fmla="*/ 92 h 64"/>
                              <a:gd name="T24" fmla="+- 0 6316 6262"/>
                              <a:gd name="T25" fmla="*/ T24 w 64"/>
                              <a:gd name="T26" fmla="+- 0 99 89"/>
                              <a:gd name="T27" fmla="*/ 99 h 64"/>
                              <a:gd name="T28" fmla="+- 0 6323 6262"/>
                              <a:gd name="T29" fmla="*/ T28 w 64"/>
                              <a:gd name="T30" fmla="+- 0 109 89"/>
                              <a:gd name="T31" fmla="*/ 109 h 64"/>
                              <a:gd name="T32" fmla="+- 0 6326 6262"/>
                              <a:gd name="T33" fmla="*/ T32 w 64"/>
                              <a:gd name="T34" fmla="+- 0 121 89"/>
                              <a:gd name="T35" fmla="*/ 121 h 64"/>
                              <a:gd name="T36" fmla="+- 0 6323 6262"/>
                              <a:gd name="T37" fmla="*/ T36 w 64"/>
                              <a:gd name="T38" fmla="+- 0 133 89"/>
                              <a:gd name="T39" fmla="*/ 133 h 64"/>
                              <a:gd name="T40" fmla="+- 0 6316 6262"/>
                              <a:gd name="T41" fmla="*/ T40 w 64"/>
                              <a:gd name="T42" fmla="+- 0 143 89"/>
                              <a:gd name="T43" fmla="*/ 143 h 64"/>
                              <a:gd name="T44" fmla="+- 0 6306 6262"/>
                              <a:gd name="T45" fmla="*/ T44 w 64"/>
                              <a:gd name="T46" fmla="+- 0 150 89"/>
                              <a:gd name="T47" fmla="*/ 150 h 64"/>
                              <a:gd name="T48" fmla="+- 0 6294 6262"/>
                              <a:gd name="T49" fmla="*/ T48 w 64"/>
                              <a:gd name="T50" fmla="+- 0 153 89"/>
                              <a:gd name="T51" fmla="*/ 153 h 64"/>
                              <a:gd name="T52" fmla="+- 0 6282 6262"/>
                              <a:gd name="T53" fmla="*/ T52 w 64"/>
                              <a:gd name="T54" fmla="+- 0 150 89"/>
                              <a:gd name="T55" fmla="*/ 150 h 64"/>
                              <a:gd name="T56" fmla="+- 0 6272 6262"/>
                              <a:gd name="T57" fmla="*/ T56 w 64"/>
                              <a:gd name="T58" fmla="+- 0 143 89"/>
                              <a:gd name="T59" fmla="*/ 143 h 64"/>
                              <a:gd name="T60" fmla="+- 0 6265 6262"/>
                              <a:gd name="T61" fmla="*/ T60 w 64"/>
                              <a:gd name="T62" fmla="+- 0 133 89"/>
                              <a:gd name="T63" fmla="*/ 133 h 64"/>
                              <a:gd name="T64" fmla="+- 0 6262 6262"/>
                              <a:gd name="T65" fmla="*/ T64 w 64"/>
                              <a:gd name="T66" fmla="+- 0 121 89"/>
                              <a:gd name="T67" fmla="*/ 121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0" y="32"/>
                                </a:moveTo>
                                <a:lnTo>
                                  <a:pt x="3" y="20"/>
                                </a:lnTo>
                                <a:lnTo>
                                  <a:pt x="10" y="10"/>
                                </a:lnTo>
                                <a:lnTo>
                                  <a:pt x="20" y="3"/>
                                </a:lnTo>
                                <a:lnTo>
                                  <a:pt x="32" y="0"/>
                                </a:lnTo>
                                <a:lnTo>
                                  <a:pt x="44" y="3"/>
                                </a:lnTo>
                                <a:lnTo>
                                  <a:pt x="54" y="10"/>
                                </a:lnTo>
                                <a:lnTo>
                                  <a:pt x="61" y="20"/>
                                </a:lnTo>
                                <a:lnTo>
                                  <a:pt x="64" y="32"/>
                                </a:lnTo>
                                <a:lnTo>
                                  <a:pt x="61" y="44"/>
                                </a:lnTo>
                                <a:lnTo>
                                  <a:pt x="54" y="54"/>
                                </a:lnTo>
                                <a:lnTo>
                                  <a:pt x="44" y="61"/>
                                </a:lnTo>
                                <a:lnTo>
                                  <a:pt x="32" y="64"/>
                                </a:lnTo>
                                <a:lnTo>
                                  <a:pt x="20" y="61"/>
                                </a:lnTo>
                                <a:lnTo>
                                  <a:pt x="10" y="54"/>
                                </a:lnTo>
                                <a:lnTo>
                                  <a:pt x="3" y="44"/>
                                </a:ln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FEC9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reeform 583"/>
                        <wps:cNvSpPr>
                          <a:spLocks/>
                        </wps:cNvSpPr>
                        <wps:spPr bwMode="auto">
                          <a:xfrm>
                            <a:off x="5777" y="951"/>
                            <a:ext cx="60" cy="60"/>
                          </a:xfrm>
                          <a:custGeom>
                            <a:avLst/>
                            <a:gdLst>
                              <a:gd name="T0" fmla="+- 0 5807 5777"/>
                              <a:gd name="T1" fmla="*/ T0 w 60"/>
                              <a:gd name="T2" fmla="+- 0 952 952"/>
                              <a:gd name="T3" fmla="*/ 952 h 60"/>
                              <a:gd name="T4" fmla="+- 0 5795 5777"/>
                              <a:gd name="T5" fmla="*/ T4 w 60"/>
                              <a:gd name="T6" fmla="+- 0 954 952"/>
                              <a:gd name="T7" fmla="*/ 954 h 60"/>
                              <a:gd name="T8" fmla="+- 0 5786 5777"/>
                              <a:gd name="T9" fmla="*/ T8 w 60"/>
                              <a:gd name="T10" fmla="+- 0 961 952"/>
                              <a:gd name="T11" fmla="*/ 961 h 60"/>
                              <a:gd name="T12" fmla="+- 0 5779 5777"/>
                              <a:gd name="T13" fmla="*/ T12 w 60"/>
                              <a:gd name="T14" fmla="+- 0 970 952"/>
                              <a:gd name="T15" fmla="*/ 970 h 60"/>
                              <a:gd name="T16" fmla="+- 0 5777 5777"/>
                              <a:gd name="T17" fmla="*/ T16 w 60"/>
                              <a:gd name="T18" fmla="+- 0 982 952"/>
                              <a:gd name="T19" fmla="*/ 982 h 60"/>
                              <a:gd name="T20" fmla="+- 0 5779 5777"/>
                              <a:gd name="T21" fmla="*/ T20 w 60"/>
                              <a:gd name="T22" fmla="+- 0 993 952"/>
                              <a:gd name="T23" fmla="*/ 993 h 60"/>
                              <a:gd name="T24" fmla="+- 0 5786 5777"/>
                              <a:gd name="T25" fmla="*/ T24 w 60"/>
                              <a:gd name="T26" fmla="+- 0 1003 952"/>
                              <a:gd name="T27" fmla="*/ 1003 h 60"/>
                              <a:gd name="T28" fmla="+- 0 5795 5777"/>
                              <a:gd name="T29" fmla="*/ T28 w 60"/>
                              <a:gd name="T30" fmla="+- 0 1009 952"/>
                              <a:gd name="T31" fmla="*/ 1009 h 60"/>
                              <a:gd name="T32" fmla="+- 0 5807 5777"/>
                              <a:gd name="T33" fmla="*/ T32 w 60"/>
                              <a:gd name="T34" fmla="+- 0 1011 952"/>
                              <a:gd name="T35" fmla="*/ 1011 h 60"/>
                              <a:gd name="T36" fmla="+- 0 5818 5777"/>
                              <a:gd name="T37" fmla="*/ T36 w 60"/>
                              <a:gd name="T38" fmla="+- 0 1009 952"/>
                              <a:gd name="T39" fmla="*/ 1009 h 60"/>
                              <a:gd name="T40" fmla="+- 0 5828 5777"/>
                              <a:gd name="T41" fmla="*/ T40 w 60"/>
                              <a:gd name="T42" fmla="+- 0 1003 952"/>
                              <a:gd name="T43" fmla="*/ 1003 h 60"/>
                              <a:gd name="T44" fmla="+- 0 5834 5777"/>
                              <a:gd name="T45" fmla="*/ T44 w 60"/>
                              <a:gd name="T46" fmla="+- 0 993 952"/>
                              <a:gd name="T47" fmla="*/ 993 h 60"/>
                              <a:gd name="T48" fmla="+- 0 5836 5777"/>
                              <a:gd name="T49" fmla="*/ T48 w 60"/>
                              <a:gd name="T50" fmla="+- 0 982 952"/>
                              <a:gd name="T51" fmla="*/ 982 h 60"/>
                              <a:gd name="T52" fmla="+- 0 5834 5777"/>
                              <a:gd name="T53" fmla="*/ T52 w 60"/>
                              <a:gd name="T54" fmla="+- 0 970 952"/>
                              <a:gd name="T55" fmla="*/ 970 h 60"/>
                              <a:gd name="T56" fmla="+- 0 5828 5777"/>
                              <a:gd name="T57" fmla="*/ T56 w 60"/>
                              <a:gd name="T58" fmla="+- 0 961 952"/>
                              <a:gd name="T59" fmla="*/ 961 h 60"/>
                              <a:gd name="T60" fmla="+- 0 5818 5777"/>
                              <a:gd name="T61" fmla="*/ T60 w 60"/>
                              <a:gd name="T62" fmla="+- 0 954 952"/>
                              <a:gd name="T63" fmla="*/ 954 h 60"/>
                              <a:gd name="T64" fmla="+- 0 5807 5777"/>
                              <a:gd name="T65" fmla="*/ T64 w 60"/>
                              <a:gd name="T66" fmla="+- 0 952 952"/>
                              <a:gd name="T67" fmla="*/ 95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59"/>
                                </a:lnTo>
                                <a:lnTo>
                                  <a:pt x="41" y="57"/>
                                </a:lnTo>
                                <a:lnTo>
                                  <a:pt x="51" y="51"/>
                                </a:lnTo>
                                <a:lnTo>
                                  <a:pt x="57" y="41"/>
                                </a:lnTo>
                                <a:lnTo>
                                  <a:pt x="59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Freeform 582"/>
                        <wps:cNvSpPr>
                          <a:spLocks/>
                        </wps:cNvSpPr>
                        <wps:spPr bwMode="auto">
                          <a:xfrm>
                            <a:off x="5777" y="951"/>
                            <a:ext cx="60" cy="60"/>
                          </a:xfrm>
                          <a:custGeom>
                            <a:avLst/>
                            <a:gdLst>
                              <a:gd name="T0" fmla="+- 0 5777 5777"/>
                              <a:gd name="T1" fmla="*/ T0 w 60"/>
                              <a:gd name="T2" fmla="+- 0 982 952"/>
                              <a:gd name="T3" fmla="*/ 982 h 60"/>
                              <a:gd name="T4" fmla="+- 0 5779 5777"/>
                              <a:gd name="T5" fmla="*/ T4 w 60"/>
                              <a:gd name="T6" fmla="+- 0 970 952"/>
                              <a:gd name="T7" fmla="*/ 970 h 60"/>
                              <a:gd name="T8" fmla="+- 0 5786 5777"/>
                              <a:gd name="T9" fmla="*/ T8 w 60"/>
                              <a:gd name="T10" fmla="+- 0 961 952"/>
                              <a:gd name="T11" fmla="*/ 961 h 60"/>
                              <a:gd name="T12" fmla="+- 0 5795 5777"/>
                              <a:gd name="T13" fmla="*/ T12 w 60"/>
                              <a:gd name="T14" fmla="+- 0 954 952"/>
                              <a:gd name="T15" fmla="*/ 954 h 60"/>
                              <a:gd name="T16" fmla="+- 0 5807 5777"/>
                              <a:gd name="T17" fmla="*/ T16 w 60"/>
                              <a:gd name="T18" fmla="+- 0 952 952"/>
                              <a:gd name="T19" fmla="*/ 952 h 60"/>
                              <a:gd name="T20" fmla="+- 0 5818 5777"/>
                              <a:gd name="T21" fmla="*/ T20 w 60"/>
                              <a:gd name="T22" fmla="+- 0 954 952"/>
                              <a:gd name="T23" fmla="*/ 954 h 60"/>
                              <a:gd name="T24" fmla="+- 0 5828 5777"/>
                              <a:gd name="T25" fmla="*/ T24 w 60"/>
                              <a:gd name="T26" fmla="+- 0 961 952"/>
                              <a:gd name="T27" fmla="*/ 961 h 60"/>
                              <a:gd name="T28" fmla="+- 0 5834 5777"/>
                              <a:gd name="T29" fmla="*/ T28 w 60"/>
                              <a:gd name="T30" fmla="+- 0 970 952"/>
                              <a:gd name="T31" fmla="*/ 970 h 60"/>
                              <a:gd name="T32" fmla="+- 0 5836 5777"/>
                              <a:gd name="T33" fmla="*/ T32 w 60"/>
                              <a:gd name="T34" fmla="+- 0 982 952"/>
                              <a:gd name="T35" fmla="*/ 982 h 60"/>
                              <a:gd name="T36" fmla="+- 0 5834 5777"/>
                              <a:gd name="T37" fmla="*/ T36 w 60"/>
                              <a:gd name="T38" fmla="+- 0 993 952"/>
                              <a:gd name="T39" fmla="*/ 993 h 60"/>
                              <a:gd name="T40" fmla="+- 0 5828 5777"/>
                              <a:gd name="T41" fmla="*/ T40 w 60"/>
                              <a:gd name="T42" fmla="+- 0 1003 952"/>
                              <a:gd name="T43" fmla="*/ 1003 h 60"/>
                              <a:gd name="T44" fmla="+- 0 5818 5777"/>
                              <a:gd name="T45" fmla="*/ T44 w 60"/>
                              <a:gd name="T46" fmla="+- 0 1009 952"/>
                              <a:gd name="T47" fmla="*/ 1009 h 60"/>
                              <a:gd name="T48" fmla="+- 0 5807 5777"/>
                              <a:gd name="T49" fmla="*/ T48 w 60"/>
                              <a:gd name="T50" fmla="+- 0 1011 952"/>
                              <a:gd name="T51" fmla="*/ 1011 h 60"/>
                              <a:gd name="T52" fmla="+- 0 5795 5777"/>
                              <a:gd name="T53" fmla="*/ T52 w 60"/>
                              <a:gd name="T54" fmla="+- 0 1009 952"/>
                              <a:gd name="T55" fmla="*/ 1009 h 60"/>
                              <a:gd name="T56" fmla="+- 0 5786 5777"/>
                              <a:gd name="T57" fmla="*/ T56 w 60"/>
                              <a:gd name="T58" fmla="+- 0 1003 952"/>
                              <a:gd name="T59" fmla="*/ 1003 h 60"/>
                              <a:gd name="T60" fmla="+- 0 5779 5777"/>
                              <a:gd name="T61" fmla="*/ T60 w 60"/>
                              <a:gd name="T62" fmla="+- 0 993 952"/>
                              <a:gd name="T63" fmla="*/ 993 h 60"/>
                              <a:gd name="T64" fmla="+- 0 5777 5777"/>
                              <a:gd name="T65" fmla="*/ T64 w 60"/>
                              <a:gd name="T66" fmla="+- 0 982 952"/>
                              <a:gd name="T67" fmla="*/ 98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7" y="18"/>
                                </a:lnTo>
                                <a:lnTo>
                                  <a:pt x="59" y="30"/>
                                </a:lnTo>
                                <a:lnTo>
                                  <a:pt x="57" y="41"/>
                                </a:lnTo>
                                <a:lnTo>
                                  <a:pt x="51" y="51"/>
                                </a:lnTo>
                                <a:lnTo>
                                  <a:pt x="41" y="57"/>
                                </a:lnTo>
                                <a:lnTo>
                                  <a:pt x="30" y="59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1C8832" id="Group 581" o:spid="_x0000_s1026" style="position:absolute;margin-left:261pt;margin-top:-17.95pt;width:102.9pt;height:102.9pt;z-index:-18075648;mso-position-horizontal-relative:page" coordorigin="5220,-359" coordsize="2058,2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">
                <v:shape id="AutoShape 603" o:spid="_x0000_s1027" style="position:absolute;left:5220;top:-359;width:2058;height:2058;visibility:visible;mso-wrap-style:square;v-text-anchor:top" coordsize="2058,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" path="m,1964r2058,m,1341r2058,m,717r2058,m,94r2058,m94,2058l94,m717,2058l717,t624,2058l1341,t624,2058l1965,e" filled="f" strokecolor="#ebebeb" strokeweight=".09106mm">
                  <v:path arrowok="t" o:connecttype="custom" o:connectlocs="0,1605;2058,1605;0,982;2058,982;0,358;2058,358;0,-265;2058,-265;94,1699;94,-359;717,1699;717,-359;1341,1699;1341,-359;1965,1699;1965,-359" o:connectangles="0,0,0,0,0,0,0,0,0,0,0,0,0,0,0,0"/>
                </v:shape>
                <v:shape id="AutoShape 602" o:spid="_x0000_s1028" style="position:absolute;left:5220;top:-359;width:2058;height:2058;visibility:visible;mso-wrap-style:square;v-text-anchor:top" coordsize="2058,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" path="m,1653r2058,m,1029r2058,m,405r2058,m406,2058l406,t623,2058l1029,t624,2058l1653,e" filled="f" strokecolor="#ebebeb" strokeweight=".184mm">
                  <v:path arrowok="t" o:connecttype="custom" o:connectlocs="0,1294;2058,1294;0,670;2058,670;0,46;2058,46;406,1699;406,-359;1029,1699;1029,-359;1653,1699;1653,-359" o:connectangles="0,0,0,0,0,0,0,0,0,0,0,0"/>
                </v:shape>
                <v:shape id="Freeform 601" o:spid="_x0000_s1029" style="position:absolute;left:5908;top:91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" path="m31,l19,3,9,9,3,19,,31,3,43,9,53r10,7l31,62,43,60,53,53,59,43,62,31,59,19,53,9,43,3,31,xe" fillcolor="#000004" stroked="f">
                  <v:path arrowok="t" o:connecttype="custom" o:connectlocs="31,914;19,917;9,923;3,933;0,945;3,957;9,967;19,974;31,976;43,974;53,967;59,957;62,945;59,933;53,923;43,917;31,914" o:connectangles="0,0,0,0,0,0,0,0,0,0,0,0,0,0,0,0,0"/>
                </v:shape>
                <v:shape id="Freeform 600" o:spid="_x0000_s1030" style="position:absolute;left:5908;top:91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" path="m,31l3,19,9,9,19,3,31,,43,3,53,9r6,10l62,31,59,43,53,53,43,60,31,62,19,60,9,53,3,43,,31e" filled="f" strokecolor="#000004" strokeweight=".1347mm">
                  <v:path arrowok="t" o:connecttype="custom" o:connectlocs="0,945;3,933;9,923;19,917;31,914;43,917;53,923;59,933;62,945;59,957;53,967;43,974;31,976;19,974;9,967;3,957;0,945" o:connectangles="0,0,0,0,0,0,0,0,0,0,0,0,0,0,0,0,0"/>
                </v:shape>
                <v:shape id="Freeform 599" o:spid="_x0000_s1031" style="position:absolute;left:6435;top:330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" path="m33,l20,3,10,10,2,21,,34,2,47r8,11l20,65r13,2l46,65,57,58,64,47,67,34,64,21,57,10,46,3,33,xe" fillcolor="#180f3e" stroked="f">
                  <v:path arrowok="t" o:connecttype="custom" o:connectlocs="33,330;20,333;10,340;2,351;0,364;2,377;10,388;20,395;33,397;46,395;57,388;64,377;67,364;64,351;57,340;46,333;33,330" o:connectangles="0,0,0,0,0,0,0,0,0,0,0,0,0,0,0,0,0"/>
                </v:shape>
                <v:shape id="Freeform 598" o:spid="_x0000_s1032" style="position:absolute;left:6435;top:330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" path="m,34l2,21,10,10,20,3,33,,46,3r11,7l64,21r3,13l64,47,57,58,46,65,33,67,20,65,10,58,2,47,,34e" filled="f" strokecolor="#180f3e" strokeweight=".1347mm">
                  <v:path arrowok="t" o:connecttype="custom" o:connectlocs="0,364;2,351;10,340;20,333;33,330;46,333;57,340;64,351;67,364;64,377;57,388;46,395;33,397;20,395;10,388;2,377;0,364" o:connectangles="0,0,0,0,0,0,0,0,0,0,0,0,0,0,0,0,0"/>
                </v:shape>
                <v:shape id="Freeform 597" o:spid="_x0000_s1033" style="position:absolute;left:6619;top:736;width:67;height:67;visibility:visible;mso-wrap-style:square;v-text-anchor:top" coordsize="67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" path="m33,l20,3,10,10,3,21,,34,3,47r7,10l20,64r13,3l46,64,57,57,64,47,67,34,64,21,57,10,46,3,33,xe" fillcolor="#451077" stroked="f">
                  <v:path arrowok="t" o:connecttype="custom" o:connectlocs="33,736;20,739;10,746;3,757;0,770;3,783;10,793;20,800;33,803;46,800;57,793;64,783;67,770;64,757;57,746;46,739;33,736" o:connectangles="0,0,0,0,0,0,0,0,0,0,0,0,0,0,0,0,0"/>
                </v:shape>
                <v:shape id="Freeform 596" o:spid="_x0000_s1034" style="position:absolute;left:6619;top:736;width:67;height:67;visibility:visible;mso-wrap-style:square;v-text-anchor:top" coordsize="67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" path="m,34l3,21,10,10,20,3,33,,46,3r11,7l64,21r3,13l64,47,57,57,46,64,33,67,20,64,10,57,3,47,,34e" filled="f" strokecolor="#451077" strokeweight=".1347mm">
                  <v:path arrowok="t" o:connecttype="custom" o:connectlocs="0,770;3,757;10,746;20,739;33,736;46,739;57,746;64,757;67,770;64,783;57,793;46,800;33,803;20,800;10,793;3,783;0,770" o:connectangles="0,0,0,0,0,0,0,0,0,0,0,0,0,0,0,0,0"/>
                </v:shape>
                <v:shape id="Freeform 595" o:spid="_x0000_s1035" style="position:absolute;left:6821;top:57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" path="m30,l18,3,9,9,2,19,,30,2,42r7,9l18,57r12,3l41,57,51,51r6,-9l59,30,57,19,51,9,41,3,30,xe" fillcolor="#721f81" stroked="f">
                  <v:path arrowok="t" o:connecttype="custom" o:connectlocs="30,575;18,578;9,584;2,594;0,605;2,617;9,626;18,632;30,635;41,632;51,626;57,617;59,605;57,594;51,584;41,578;30,575" o:connectangles="0,0,0,0,0,0,0,0,0,0,0,0,0,0,0,0,0"/>
                </v:shape>
                <v:shape id="Freeform 594" o:spid="_x0000_s1036" style="position:absolute;left:6821;top:57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" path="m,30l2,19,9,9,18,3,30,,41,3,51,9r6,10l59,30,57,42r-6,9l41,57,30,60,18,57,9,51,2,42,,30e" filled="f" strokecolor="#721f81" strokeweight=".1347mm">
                  <v:path arrowok="t" o:connecttype="custom" o:connectlocs="0,605;2,594;9,584;18,578;30,575;41,578;51,584;57,594;59,605;57,617;51,626;41,632;30,635;18,632;9,626;2,617;0,605" o:connectangles="0,0,0,0,0,0,0,0,0,0,0,0,0,0,0,0,0"/>
                </v:shape>
                <v:shape id="Freeform 593" o:spid="_x0000_s1037" style="position:absolute;left:5486;top:1324;width:68;height:67;visibility:visible;mso-wrap-style:square;v-text-anchor:top" coordsize="68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" path="m33,l20,3,10,10,2,21,,34,2,47r8,10l20,65r13,2l46,65,57,57,64,47,67,34,64,21,57,10,46,3,33,xe" fillcolor="#9f2f7f" stroked="f">
                  <v:path arrowok="t" o:connecttype="custom" o:connectlocs="33,1324;20,1327;10,1334;2,1345;0,1358;2,1371;10,1381;20,1389;33,1391;46,1389;57,1381;64,1371;67,1358;64,1345;57,1334;46,1327;33,1324" o:connectangles="0,0,0,0,0,0,0,0,0,0,0,0,0,0,0,0,0"/>
                </v:shape>
                <v:shape id="Freeform 592" o:spid="_x0000_s1038" style="position:absolute;left:5486;top:1324;width:68;height:67;visibility:visible;mso-wrap-style:square;v-text-anchor:top" coordsize="68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" path="m,34l2,21,10,10,20,3,33,,46,3r11,7l64,21r3,13l64,47,57,57,46,65,33,67,20,65,10,57,2,47,,34e" filled="f" strokecolor="#9f2f7f" strokeweight=".1347mm">
                  <v:path arrowok="t" o:connecttype="custom" o:connectlocs="0,1358;2,1345;10,1334;20,1327;33,1324;46,1327;57,1334;64,1345;67,1358;64,1371;57,1381;46,1389;33,1391;20,1389;10,1381;2,1371;0,1358" o:connectangles="0,0,0,0,0,0,0,0,0,0,0,0,0,0,0,0,0"/>
                </v:shape>
                <v:shape id="Freeform 591" o:spid="_x0000_s1039" style="position:absolute;left:6083;top:-24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" path="m33,l20,3,9,10,2,20,,34,2,47,9,57r11,8l33,67,46,65,57,57,64,47,67,34,64,20,57,10,46,3,33,xe" fillcolor="#cd4071" stroked="f">
                  <v:path arrowok="t" o:connecttype="custom" o:connectlocs="33,-23;20,-20;9,-13;2,-3;0,11;2,24;9,34;20,42;33,44;46,42;57,34;64,24;67,11;64,-3;57,-13;46,-20;33,-23" o:connectangles="0,0,0,0,0,0,0,0,0,0,0,0,0,0,0,0,0"/>
                </v:shape>
                <v:shape id="Freeform 590" o:spid="_x0000_s1040" style="position:absolute;left:6083;top:-24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" path="m,34l2,20,9,10,20,3,33,,46,3r11,7l64,20r3,14l64,47,57,57,46,65,33,67,20,65,9,57,2,47,,34e" filled="f" strokecolor="#cd4071" strokeweight=".1347mm">
                  <v:path arrowok="t" o:connecttype="custom" o:connectlocs="0,11;2,-3;9,-13;20,-20;33,-23;46,-20;57,-13;64,-3;67,11;64,24;57,34;46,42;33,44;20,42;9,34;2,24;0,11" o:connectangles="0,0,0,0,0,0,0,0,0,0,0,0,0,0,0,0,0"/>
                </v:shape>
                <v:shape id="Freeform 589" o:spid="_x0000_s1041" style="position:absolute;left:5640;top:1172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" path="m31,l19,2,9,9,3,19,,31,3,42,9,52r10,7l31,61,43,59r9,-7l59,42,61,31,59,19,52,9,43,2,31,xe" fillcolor="#f1605d" stroked="f">
                  <v:path arrowok="t" o:connecttype="custom" o:connectlocs="31,1173;19,1175;9,1182;3,1192;0,1204;3,1215;9,1225;19,1232;31,1234;43,1232;52,1225;59,1215;61,1204;59,1192;52,1182;43,1175;31,1173" o:connectangles="0,0,0,0,0,0,0,0,0,0,0,0,0,0,0,0,0"/>
                </v:shape>
                <v:shape id="Freeform 588" o:spid="_x0000_s1042" style="position:absolute;left:5640;top:1172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" path="m,31l3,19,9,9,19,2,31,,43,2r9,7l59,19r2,12l59,42,52,52r-9,7l31,61,19,59,9,52,3,42,,31e" filled="f" strokecolor="#f1605d" strokeweight=".1347mm">
                  <v:path arrowok="t" o:connecttype="custom" o:connectlocs="0,1204;3,1192;9,1182;19,1175;31,1173;43,1175;52,1182;59,1192;61,1204;59,1215;52,1225;43,1232;31,1234;19,1232;9,1225;3,1215;0,1204" o:connectangles="0,0,0,0,0,0,0,0,0,0,0,0,0,0,0,0,0"/>
                </v:shape>
                <v:shape id="Freeform 587" o:spid="_x0000_s1043" style="position:absolute;left:6956;top:499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" path="m31,l19,2,9,9,2,19,,31,2,43,9,53r10,7l31,62,43,60,53,53,60,43,62,31,60,19,53,9,43,2,31,xe" fillcolor="#fd9567" stroked="f">
                  <v:path arrowok="t" o:connecttype="custom" o:connectlocs="31,500;19,502;9,509;2,519;0,531;2,543;9,553;19,560;31,562;43,560;53,553;60,543;62,531;60,519;53,509;43,502;31,500" o:connectangles="0,0,0,0,0,0,0,0,0,0,0,0,0,0,0,0,0"/>
                </v:shape>
                <v:shape id="Freeform 586" o:spid="_x0000_s1044" style="position:absolute;left:6956;top:499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" path="m,31l2,19,9,9,19,2,31,,43,2,53,9r7,10l62,31,60,43,53,53,43,60,31,62,19,60,9,53,2,43,,31e" filled="f" strokecolor="#fd9567" strokeweight=".1347mm">
                  <v:path arrowok="t" o:connecttype="custom" o:connectlocs="0,531;2,519;9,509;19,502;31,500;43,502;53,509;60,519;62,531;60,543;53,553;43,560;31,562;19,560;9,553;2,543;0,531" o:connectangles="0,0,0,0,0,0,0,0,0,0,0,0,0,0,0,0,0"/>
                </v:shape>
                <v:shape id="Freeform 585" o:spid="_x0000_s1045" style="position:absolute;left:6262;top:89;width:64;height:64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" path="m32,l20,3,10,10,3,20,,32,3,44r7,10l20,61r12,3l44,61,54,54,61,44,64,32,61,20,54,10,44,3,32,xe" fillcolor="#fec98d" stroked="f">
                  <v:path arrowok="t" o:connecttype="custom" o:connectlocs="32,89;20,92;10,99;3,109;0,121;3,133;10,143;20,150;32,153;44,150;54,143;61,133;64,121;61,109;54,99;44,92;32,89" o:connectangles="0,0,0,0,0,0,0,0,0,0,0,0,0,0,0,0,0"/>
                </v:shape>
                <v:shape id="Freeform 584" o:spid="_x0000_s1046" style="position:absolute;left:6262;top:89;width:64;height:64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" path="m,32l3,20,10,10,20,3,32,,44,3r10,7l61,20r3,12l61,44,54,54,44,61,32,64,20,61,10,54,3,44,,32e" filled="f" strokecolor="#fec98d" strokeweight=".1347mm">
                  <v:path arrowok="t" o:connecttype="custom" o:connectlocs="0,121;3,109;10,99;20,92;32,89;44,92;54,99;61,109;64,121;61,133;54,143;44,150;32,153;20,150;10,143;3,133;0,121" o:connectangles="0,0,0,0,0,0,0,0,0,0,0,0,0,0,0,0,0"/>
                </v:shape>
                <v:shape id="Freeform 583" o:spid="_x0000_s1047" style="position:absolute;left:5777;top:951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" path="m30,l18,2,9,9,2,18,,30,2,41,9,51r9,6l30,59,41,57,51,51,57,41,59,30,57,18,51,9,41,2,30,xe" fillcolor="#fcfdbf" stroked="f">
                  <v:path arrowok="t" o:connecttype="custom" o:connectlocs="30,952;18,954;9,961;2,970;0,982;2,993;9,1003;18,1009;30,1011;41,1009;51,1003;57,993;59,982;57,970;51,961;41,954;30,952" o:connectangles="0,0,0,0,0,0,0,0,0,0,0,0,0,0,0,0,0"/>
                </v:shape>
                <v:shape id="Freeform 582" o:spid="_x0000_s1048" style="position:absolute;left:5777;top:951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" path="m,30l2,18,9,9,18,2,30,,41,2,51,9r6,9l59,30,57,41,51,51,41,57,30,59,18,57,9,51,2,41,,30e" filled="f" strokecolor="#fcfdbf" strokeweight=".1347mm">
                  <v:path arrowok="t" o:connecttype="custom" o:connectlocs="0,982;2,970;9,961;18,954;30,952;41,954;51,961;57,970;59,982;57,993;51,1003;41,1009;30,1011;18,1009;9,1003;2,993;0,98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1408" behindDoc="0" locked="0" layoutInCell="1" allowOverlap="1" wp14:anchorId="28D7C98D" wp14:editId="35D69959">
                <wp:simplePos x="0" y="0"/>
                <wp:positionH relativeFrom="page">
                  <wp:posOffset>4852035</wp:posOffset>
                </wp:positionH>
                <wp:positionV relativeFrom="paragraph">
                  <wp:posOffset>-227965</wp:posOffset>
                </wp:positionV>
                <wp:extent cx="1306830" cy="1306830"/>
                <wp:effectExtent l="0" t="0" r="0" b="0"/>
                <wp:wrapNone/>
                <wp:docPr id="572" name="Group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6830" cy="1306830"/>
                          <a:chOff x="7641" y="-359"/>
                          <a:chExt cx="2058" cy="2058"/>
                        </a:xfrm>
                      </wpg:grpSpPr>
                      <wps:wsp>
                        <wps:cNvPr id="573" name="AutoShape 580"/>
                        <wps:cNvSpPr>
                          <a:spLocks/>
                        </wps:cNvSpPr>
                        <wps:spPr bwMode="auto">
                          <a:xfrm>
                            <a:off x="7641" y="-359"/>
                            <a:ext cx="2058" cy="2058"/>
                          </a:xfrm>
                          <a:custGeom>
                            <a:avLst/>
                            <a:gdLst>
                              <a:gd name="T0" fmla="+- 0 7641 7641"/>
                              <a:gd name="T1" fmla="*/ T0 w 2058"/>
                              <a:gd name="T2" fmla="+- 0 1605 -359"/>
                              <a:gd name="T3" fmla="*/ 1605 h 2058"/>
                              <a:gd name="T4" fmla="+- 0 9699 7641"/>
                              <a:gd name="T5" fmla="*/ T4 w 2058"/>
                              <a:gd name="T6" fmla="+- 0 1605 -359"/>
                              <a:gd name="T7" fmla="*/ 1605 h 2058"/>
                              <a:gd name="T8" fmla="+- 0 7641 7641"/>
                              <a:gd name="T9" fmla="*/ T8 w 2058"/>
                              <a:gd name="T10" fmla="+- 0 982 -359"/>
                              <a:gd name="T11" fmla="*/ 982 h 2058"/>
                              <a:gd name="T12" fmla="+- 0 9699 7641"/>
                              <a:gd name="T13" fmla="*/ T12 w 2058"/>
                              <a:gd name="T14" fmla="+- 0 982 -359"/>
                              <a:gd name="T15" fmla="*/ 982 h 2058"/>
                              <a:gd name="T16" fmla="+- 0 7641 7641"/>
                              <a:gd name="T17" fmla="*/ T16 w 2058"/>
                              <a:gd name="T18" fmla="+- 0 358 -359"/>
                              <a:gd name="T19" fmla="*/ 358 h 2058"/>
                              <a:gd name="T20" fmla="+- 0 9699 7641"/>
                              <a:gd name="T21" fmla="*/ T20 w 2058"/>
                              <a:gd name="T22" fmla="+- 0 358 -359"/>
                              <a:gd name="T23" fmla="*/ 358 h 2058"/>
                              <a:gd name="T24" fmla="+- 0 7641 7641"/>
                              <a:gd name="T25" fmla="*/ T24 w 2058"/>
                              <a:gd name="T26" fmla="+- 0 -265 -359"/>
                              <a:gd name="T27" fmla="*/ -265 h 2058"/>
                              <a:gd name="T28" fmla="+- 0 9699 7641"/>
                              <a:gd name="T29" fmla="*/ T28 w 2058"/>
                              <a:gd name="T30" fmla="+- 0 -265 -359"/>
                              <a:gd name="T31" fmla="*/ -265 h 2058"/>
                              <a:gd name="T32" fmla="+- 0 7735 7641"/>
                              <a:gd name="T33" fmla="*/ T32 w 2058"/>
                              <a:gd name="T34" fmla="+- 0 1699 -359"/>
                              <a:gd name="T35" fmla="*/ 1699 h 2058"/>
                              <a:gd name="T36" fmla="+- 0 7735 7641"/>
                              <a:gd name="T37" fmla="*/ T36 w 2058"/>
                              <a:gd name="T38" fmla="+- 0 -359 -359"/>
                              <a:gd name="T39" fmla="*/ -359 h 2058"/>
                              <a:gd name="T40" fmla="+- 0 8358 7641"/>
                              <a:gd name="T41" fmla="*/ T40 w 2058"/>
                              <a:gd name="T42" fmla="+- 0 1699 -359"/>
                              <a:gd name="T43" fmla="*/ 1699 h 2058"/>
                              <a:gd name="T44" fmla="+- 0 8358 7641"/>
                              <a:gd name="T45" fmla="*/ T44 w 2058"/>
                              <a:gd name="T46" fmla="+- 0 -359 -359"/>
                              <a:gd name="T47" fmla="*/ -359 h 2058"/>
                              <a:gd name="T48" fmla="+- 0 8982 7641"/>
                              <a:gd name="T49" fmla="*/ T48 w 2058"/>
                              <a:gd name="T50" fmla="+- 0 1699 -359"/>
                              <a:gd name="T51" fmla="*/ 1699 h 2058"/>
                              <a:gd name="T52" fmla="+- 0 8982 7641"/>
                              <a:gd name="T53" fmla="*/ T52 w 2058"/>
                              <a:gd name="T54" fmla="+- 0 -359 -359"/>
                              <a:gd name="T55" fmla="*/ -359 h 2058"/>
                              <a:gd name="T56" fmla="+- 0 9605 7641"/>
                              <a:gd name="T57" fmla="*/ T56 w 2058"/>
                              <a:gd name="T58" fmla="+- 0 1699 -359"/>
                              <a:gd name="T59" fmla="*/ 1699 h 2058"/>
                              <a:gd name="T60" fmla="+- 0 9605 7641"/>
                              <a:gd name="T61" fmla="*/ T60 w 2058"/>
                              <a:gd name="T62" fmla="+- 0 -359 -359"/>
                              <a:gd name="T63" fmla="*/ -359 h 2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058" h="2058">
                                <a:moveTo>
                                  <a:pt x="0" y="1964"/>
                                </a:moveTo>
                                <a:lnTo>
                                  <a:pt x="2058" y="1964"/>
                                </a:lnTo>
                                <a:moveTo>
                                  <a:pt x="0" y="1341"/>
                                </a:moveTo>
                                <a:lnTo>
                                  <a:pt x="2058" y="1341"/>
                                </a:lnTo>
                                <a:moveTo>
                                  <a:pt x="0" y="717"/>
                                </a:moveTo>
                                <a:lnTo>
                                  <a:pt x="2058" y="717"/>
                                </a:lnTo>
                                <a:moveTo>
                                  <a:pt x="0" y="94"/>
                                </a:moveTo>
                                <a:lnTo>
                                  <a:pt x="2058" y="94"/>
                                </a:lnTo>
                                <a:moveTo>
                                  <a:pt x="94" y="2058"/>
                                </a:moveTo>
                                <a:lnTo>
                                  <a:pt x="94" y="0"/>
                                </a:lnTo>
                                <a:moveTo>
                                  <a:pt x="717" y="2058"/>
                                </a:moveTo>
                                <a:lnTo>
                                  <a:pt x="717" y="0"/>
                                </a:lnTo>
                                <a:moveTo>
                                  <a:pt x="1341" y="2058"/>
                                </a:moveTo>
                                <a:lnTo>
                                  <a:pt x="1341" y="0"/>
                                </a:lnTo>
                                <a:moveTo>
                                  <a:pt x="1964" y="2058"/>
                                </a:moveTo>
                                <a:lnTo>
                                  <a:pt x="1964" y="0"/>
                                </a:lnTo>
                              </a:path>
                            </a:pathLst>
                          </a:custGeom>
                          <a:noFill/>
                          <a:ln w="327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AutoShape 579"/>
                        <wps:cNvSpPr>
                          <a:spLocks/>
                        </wps:cNvSpPr>
                        <wps:spPr bwMode="auto">
                          <a:xfrm>
                            <a:off x="7641" y="-359"/>
                            <a:ext cx="2058" cy="2058"/>
                          </a:xfrm>
                          <a:custGeom>
                            <a:avLst/>
                            <a:gdLst>
                              <a:gd name="T0" fmla="+- 0 7641 7641"/>
                              <a:gd name="T1" fmla="*/ T0 w 2058"/>
                              <a:gd name="T2" fmla="+- 0 1294 -359"/>
                              <a:gd name="T3" fmla="*/ 1294 h 2058"/>
                              <a:gd name="T4" fmla="+- 0 9699 7641"/>
                              <a:gd name="T5" fmla="*/ T4 w 2058"/>
                              <a:gd name="T6" fmla="+- 0 1294 -359"/>
                              <a:gd name="T7" fmla="*/ 1294 h 2058"/>
                              <a:gd name="T8" fmla="+- 0 7641 7641"/>
                              <a:gd name="T9" fmla="*/ T8 w 2058"/>
                              <a:gd name="T10" fmla="+- 0 670 -359"/>
                              <a:gd name="T11" fmla="*/ 670 h 2058"/>
                              <a:gd name="T12" fmla="+- 0 9699 7641"/>
                              <a:gd name="T13" fmla="*/ T12 w 2058"/>
                              <a:gd name="T14" fmla="+- 0 670 -359"/>
                              <a:gd name="T15" fmla="*/ 670 h 2058"/>
                              <a:gd name="T16" fmla="+- 0 7641 7641"/>
                              <a:gd name="T17" fmla="*/ T16 w 2058"/>
                              <a:gd name="T18" fmla="+- 0 46 -359"/>
                              <a:gd name="T19" fmla="*/ 46 h 2058"/>
                              <a:gd name="T20" fmla="+- 0 9699 7641"/>
                              <a:gd name="T21" fmla="*/ T20 w 2058"/>
                              <a:gd name="T22" fmla="+- 0 46 -359"/>
                              <a:gd name="T23" fmla="*/ 46 h 2058"/>
                              <a:gd name="T24" fmla="+- 0 8046 7641"/>
                              <a:gd name="T25" fmla="*/ T24 w 2058"/>
                              <a:gd name="T26" fmla="+- 0 1699 -359"/>
                              <a:gd name="T27" fmla="*/ 1699 h 2058"/>
                              <a:gd name="T28" fmla="+- 0 8046 7641"/>
                              <a:gd name="T29" fmla="*/ T28 w 2058"/>
                              <a:gd name="T30" fmla="+- 0 -359 -359"/>
                              <a:gd name="T31" fmla="*/ -359 h 2058"/>
                              <a:gd name="T32" fmla="+- 0 8670 7641"/>
                              <a:gd name="T33" fmla="*/ T32 w 2058"/>
                              <a:gd name="T34" fmla="+- 0 1699 -359"/>
                              <a:gd name="T35" fmla="*/ 1699 h 2058"/>
                              <a:gd name="T36" fmla="+- 0 8670 7641"/>
                              <a:gd name="T37" fmla="*/ T36 w 2058"/>
                              <a:gd name="T38" fmla="+- 0 -359 -359"/>
                              <a:gd name="T39" fmla="*/ -359 h 2058"/>
                              <a:gd name="T40" fmla="+- 0 9294 7641"/>
                              <a:gd name="T41" fmla="*/ T40 w 2058"/>
                              <a:gd name="T42" fmla="+- 0 1699 -359"/>
                              <a:gd name="T43" fmla="*/ 1699 h 2058"/>
                              <a:gd name="T44" fmla="+- 0 9294 7641"/>
                              <a:gd name="T45" fmla="*/ T44 w 2058"/>
                              <a:gd name="T46" fmla="+- 0 -359 -359"/>
                              <a:gd name="T47" fmla="*/ -359 h 2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58" h="2058">
                                <a:moveTo>
                                  <a:pt x="0" y="1653"/>
                                </a:moveTo>
                                <a:lnTo>
                                  <a:pt x="2058" y="1653"/>
                                </a:lnTo>
                                <a:moveTo>
                                  <a:pt x="0" y="1029"/>
                                </a:moveTo>
                                <a:lnTo>
                                  <a:pt x="2058" y="1029"/>
                                </a:lnTo>
                                <a:moveTo>
                                  <a:pt x="0" y="405"/>
                                </a:moveTo>
                                <a:lnTo>
                                  <a:pt x="2058" y="405"/>
                                </a:lnTo>
                                <a:moveTo>
                                  <a:pt x="405" y="2058"/>
                                </a:moveTo>
                                <a:lnTo>
                                  <a:pt x="405" y="0"/>
                                </a:lnTo>
                                <a:moveTo>
                                  <a:pt x="1029" y="2058"/>
                                </a:moveTo>
                                <a:lnTo>
                                  <a:pt x="1029" y="0"/>
                                </a:lnTo>
                                <a:moveTo>
                                  <a:pt x="1653" y="2058"/>
                                </a:moveTo>
                                <a:lnTo>
                                  <a:pt x="1653" y="0"/>
                                </a:lnTo>
                              </a:path>
                            </a:pathLst>
                          </a:custGeom>
                          <a:noFill/>
                          <a:ln w="6624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578"/>
                        <wps:cNvSpPr>
                          <a:spLocks/>
                        </wps:cNvSpPr>
                        <wps:spPr bwMode="auto">
                          <a:xfrm>
                            <a:off x="8747" y="748"/>
                            <a:ext cx="67" cy="67"/>
                          </a:xfrm>
                          <a:custGeom>
                            <a:avLst/>
                            <a:gdLst>
                              <a:gd name="T0" fmla="+- 0 8781 8747"/>
                              <a:gd name="T1" fmla="*/ T0 w 67"/>
                              <a:gd name="T2" fmla="+- 0 749 749"/>
                              <a:gd name="T3" fmla="*/ 749 h 67"/>
                              <a:gd name="T4" fmla="+- 0 8768 8747"/>
                              <a:gd name="T5" fmla="*/ T4 w 67"/>
                              <a:gd name="T6" fmla="+- 0 752 749"/>
                              <a:gd name="T7" fmla="*/ 752 h 67"/>
                              <a:gd name="T8" fmla="+- 0 8757 8747"/>
                              <a:gd name="T9" fmla="*/ T8 w 67"/>
                              <a:gd name="T10" fmla="+- 0 759 749"/>
                              <a:gd name="T11" fmla="*/ 759 h 67"/>
                              <a:gd name="T12" fmla="+- 0 8750 8747"/>
                              <a:gd name="T13" fmla="*/ T12 w 67"/>
                              <a:gd name="T14" fmla="+- 0 769 749"/>
                              <a:gd name="T15" fmla="*/ 769 h 67"/>
                              <a:gd name="T16" fmla="+- 0 8747 8747"/>
                              <a:gd name="T17" fmla="*/ T16 w 67"/>
                              <a:gd name="T18" fmla="+- 0 782 749"/>
                              <a:gd name="T19" fmla="*/ 782 h 67"/>
                              <a:gd name="T20" fmla="+- 0 8750 8747"/>
                              <a:gd name="T21" fmla="*/ T20 w 67"/>
                              <a:gd name="T22" fmla="+- 0 795 749"/>
                              <a:gd name="T23" fmla="*/ 795 h 67"/>
                              <a:gd name="T24" fmla="+- 0 8757 8747"/>
                              <a:gd name="T25" fmla="*/ T24 w 67"/>
                              <a:gd name="T26" fmla="+- 0 805 749"/>
                              <a:gd name="T27" fmla="*/ 805 h 67"/>
                              <a:gd name="T28" fmla="+- 0 8768 8747"/>
                              <a:gd name="T29" fmla="*/ T28 w 67"/>
                              <a:gd name="T30" fmla="+- 0 812 749"/>
                              <a:gd name="T31" fmla="*/ 812 h 67"/>
                              <a:gd name="T32" fmla="+- 0 8781 8747"/>
                              <a:gd name="T33" fmla="*/ T32 w 67"/>
                              <a:gd name="T34" fmla="+- 0 815 749"/>
                              <a:gd name="T35" fmla="*/ 815 h 67"/>
                              <a:gd name="T36" fmla="+- 0 8793 8747"/>
                              <a:gd name="T37" fmla="*/ T36 w 67"/>
                              <a:gd name="T38" fmla="+- 0 812 749"/>
                              <a:gd name="T39" fmla="*/ 812 h 67"/>
                              <a:gd name="T40" fmla="+- 0 8804 8747"/>
                              <a:gd name="T41" fmla="*/ T40 w 67"/>
                              <a:gd name="T42" fmla="+- 0 805 749"/>
                              <a:gd name="T43" fmla="*/ 805 h 67"/>
                              <a:gd name="T44" fmla="+- 0 8811 8747"/>
                              <a:gd name="T45" fmla="*/ T44 w 67"/>
                              <a:gd name="T46" fmla="+- 0 795 749"/>
                              <a:gd name="T47" fmla="*/ 795 h 67"/>
                              <a:gd name="T48" fmla="+- 0 8814 8747"/>
                              <a:gd name="T49" fmla="*/ T48 w 67"/>
                              <a:gd name="T50" fmla="+- 0 782 749"/>
                              <a:gd name="T51" fmla="*/ 782 h 67"/>
                              <a:gd name="T52" fmla="+- 0 8811 8747"/>
                              <a:gd name="T53" fmla="*/ T52 w 67"/>
                              <a:gd name="T54" fmla="+- 0 769 749"/>
                              <a:gd name="T55" fmla="*/ 769 h 67"/>
                              <a:gd name="T56" fmla="+- 0 8804 8747"/>
                              <a:gd name="T57" fmla="*/ T56 w 67"/>
                              <a:gd name="T58" fmla="+- 0 759 749"/>
                              <a:gd name="T59" fmla="*/ 759 h 67"/>
                              <a:gd name="T60" fmla="+- 0 8793 8747"/>
                              <a:gd name="T61" fmla="*/ T60 w 67"/>
                              <a:gd name="T62" fmla="+- 0 752 749"/>
                              <a:gd name="T63" fmla="*/ 752 h 67"/>
                              <a:gd name="T64" fmla="+- 0 8781 8747"/>
                              <a:gd name="T65" fmla="*/ T64 w 67"/>
                              <a:gd name="T66" fmla="+- 0 749 749"/>
                              <a:gd name="T67" fmla="*/ 749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67">
                                <a:moveTo>
                                  <a:pt x="34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4" y="66"/>
                                </a:lnTo>
                                <a:lnTo>
                                  <a:pt x="46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3"/>
                                </a:lnTo>
                                <a:lnTo>
                                  <a:pt x="64" y="20"/>
                                </a:lnTo>
                                <a:lnTo>
                                  <a:pt x="57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577"/>
                        <wps:cNvSpPr>
                          <a:spLocks/>
                        </wps:cNvSpPr>
                        <wps:spPr bwMode="auto">
                          <a:xfrm>
                            <a:off x="8747" y="748"/>
                            <a:ext cx="67" cy="67"/>
                          </a:xfrm>
                          <a:custGeom>
                            <a:avLst/>
                            <a:gdLst>
                              <a:gd name="T0" fmla="+- 0 8747 8747"/>
                              <a:gd name="T1" fmla="*/ T0 w 67"/>
                              <a:gd name="T2" fmla="+- 0 782 749"/>
                              <a:gd name="T3" fmla="*/ 782 h 67"/>
                              <a:gd name="T4" fmla="+- 0 8750 8747"/>
                              <a:gd name="T5" fmla="*/ T4 w 67"/>
                              <a:gd name="T6" fmla="+- 0 769 749"/>
                              <a:gd name="T7" fmla="*/ 769 h 67"/>
                              <a:gd name="T8" fmla="+- 0 8757 8747"/>
                              <a:gd name="T9" fmla="*/ T8 w 67"/>
                              <a:gd name="T10" fmla="+- 0 759 749"/>
                              <a:gd name="T11" fmla="*/ 759 h 67"/>
                              <a:gd name="T12" fmla="+- 0 8768 8747"/>
                              <a:gd name="T13" fmla="*/ T12 w 67"/>
                              <a:gd name="T14" fmla="+- 0 752 749"/>
                              <a:gd name="T15" fmla="*/ 752 h 67"/>
                              <a:gd name="T16" fmla="+- 0 8781 8747"/>
                              <a:gd name="T17" fmla="*/ T16 w 67"/>
                              <a:gd name="T18" fmla="+- 0 749 749"/>
                              <a:gd name="T19" fmla="*/ 749 h 67"/>
                              <a:gd name="T20" fmla="+- 0 8793 8747"/>
                              <a:gd name="T21" fmla="*/ T20 w 67"/>
                              <a:gd name="T22" fmla="+- 0 752 749"/>
                              <a:gd name="T23" fmla="*/ 752 h 67"/>
                              <a:gd name="T24" fmla="+- 0 8804 8747"/>
                              <a:gd name="T25" fmla="*/ T24 w 67"/>
                              <a:gd name="T26" fmla="+- 0 759 749"/>
                              <a:gd name="T27" fmla="*/ 759 h 67"/>
                              <a:gd name="T28" fmla="+- 0 8811 8747"/>
                              <a:gd name="T29" fmla="*/ T28 w 67"/>
                              <a:gd name="T30" fmla="+- 0 769 749"/>
                              <a:gd name="T31" fmla="*/ 769 h 67"/>
                              <a:gd name="T32" fmla="+- 0 8814 8747"/>
                              <a:gd name="T33" fmla="*/ T32 w 67"/>
                              <a:gd name="T34" fmla="+- 0 782 749"/>
                              <a:gd name="T35" fmla="*/ 782 h 67"/>
                              <a:gd name="T36" fmla="+- 0 8811 8747"/>
                              <a:gd name="T37" fmla="*/ T36 w 67"/>
                              <a:gd name="T38" fmla="+- 0 795 749"/>
                              <a:gd name="T39" fmla="*/ 795 h 67"/>
                              <a:gd name="T40" fmla="+- 0 8804 8747"/>
                              <a:gd name="T41" fmla="*/ T40 w 67"/>
                              <a:gd name="T42" fmla="+- 0 805 749"/>
                              <a:gd name="T43" fmla="*/ 805 h 67"/>
                              <a:gd name="T44" fmla="+- 0 8793 8747"/>
                              <a:gd name="T45" fmla="*/ T44 w 67"/>
                              <a:gd name="T46" fmla="+- 0 812 749"/>
                              <a:gd name="T47" fmla="*/ 812 h 67"/>
                              <a:gd name="T48" fmla="+- 0 8781 8747"/>
                              <a:gd name="T49" fmla="*/ T48 w 67"/>
                              <a:gd name="T50" fmla="+- 0 815 749"/>
                              <a:gd name="T51" fmla="*/ 815 h 67"/>
                              <a:gd name="T52" fmla="+- 0 8768 8747"/>
                              <a:gd name="T53" fmla="*/ T52 w 67"/>
                              <a:gd name="T54" fmla="+- 0 812 749"/>
                              <a:gd name="T55" fmla="*/ 812 h 67"/>
                              <a:gd name="T56" fmla="+- 0 8757 8747"/>
                              <a:gd name="T57" fmla="*/ T56 w 67"/>
                              <a:gd name="T58" fmla="+- 0 805 749"/>
                              <a:gd name="T59" fmla="*/ 805 h 67"/>
                              <a:gd name="T60" fmla="+- 0 8750 8747"/>
                              <a:gd name="T61" fmla="*/ T60 w 67"/>
                              <a:gd name="T62" fmla="+- 0 795 749"/>
                              <a:gd name="T63" fmla="*/ 795 h 67"/>
                              <a:gd name="T64" fmla="+- 0 8747 8747"/>
                              <a:gd name="T65" fmla="*/ T64 w 67"/>
                              <a:gd name="T66" fmla="+- 0 782 749"/>
                              <a:gd name="T67" fmla="*/ 782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67">
                                <a:moveTo>
                                  <a:pt x="0" y="33"/>
                                </a:moveTo>
                                <a:lnTo>
                                  <a:pt x="3" y="20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4" y="0"/>
                                </a:lnTo>
                                <a:lnTo>
                                  <a:pt x="46" y="3"/>
                                </a:lnTo>
                                <a:lnTo>
                                  <a:pt x="57" y="10"/>
                                </a:lnTo>
                                <a:lnTo>
                                  <a:pt x="64" y="20"/>
                                </a:lnTo>
                                <a:lnTo>
                                  <a:pt x="67" y="33"/>
                                </a:lnTo>
                                <a:lnTo>
                                  <a:pt x="64" y="46"/>
                                </a:lnTo>
                                <a:lnTo>
                                  <a:pt x="57" y="56"/>
                                </a:lnTo>
                                <a:lnTo>
                                  <a:pt x="46" y="63"/>
                                </a:lnTo>
                                <a:lnTo>
                                  <a:pt x="34" y="66"/>
                                </a:lnTo>
                                <a:lnTo>
                                  <a:pt x="21" y="63"/>
                                </a:lnTo>
                                <a:lnTo>
                                  <a:pt x="10" y="56"/>
                                </a:lnTo>
                                <a:lnTo>
                                  <a:pt x="3" y="46"/>
                                </a:lnTo>
                                <a:lnTo>
                                  <a:pt x="0" y="33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576"/>
                        <wps:cNvSpPr>
                          <a:spLocks/>
                        </wps:cNvSpPr>
                        <wps:spPr bwMode="auto">
                          <a:xfrm>
                            <a:off x="8114" y="574"/>
                            <a:ext cx="64" cy="64"/>
                          </a:xfrm>
                          <a:custGeom>
                            <a:avLst/>
                            <a:gdLst>
                              <a:gd name="T0" fmla="+- 0 8146 8114"/>
                              <a:gd name="T1" fmla="*/ T0 w 64"/>
                              <a:gd name="T2" fmla="+- 0 574 574"/>
                              <a:gd name="T3" fmla="*/ 574 h 64"/>
                              <a:gd name="T4" fmla="+- 0 8133 8114"/>
                              <a:gd name="T5" fmla="*/ T4 w 64"/>
                              <a:gd name="T6" fmla="+- 0 577 574"/>
                              <a:gd name="T7" fmla="*/ 577 h 64"/>
                              <a:gd name="T8" fmla="+- 0 8123 8114"/>
                              <a:gd name="T9" fmla="*/ T8 w 64"/>
                              <a:gd name="T10" fmla="+- 0 583 574"/>
                              <a:gd name="T11" fmla="*/ 583 h 64"/>
                              <a:gd name="T12" fmla="+- 0 8117 8114"/>
                              <a:gd name="T13" fmla="*/ T12 w 64"/>
                              <a:gd name="T14" fmla="+- 0 594 574"/>
                              <a:gd name="T15" fmla="*/ 594 h 64"/>
                              <a:gd name="T16" fmla="+- 0 8114 8114"/>
                              <a:gd name="T17" fmla="*/ T16 w 64"/>
                              <a:gd name="T18" fmla="+- 0 606 574"/>
                              <a:gd name="T19" fmla="*/ 606 h 64"/>
                              <a:gd name="T20" fmla="+- 0 8117 8114"/>
                              <a:gd name="T21" fmla="*/ T20 w 64"/>
                              <a:gd name="T22" fmla="+- 0 618 574"/>
                              <a:gd name="T23" fmla="*/ 618 h 64"/>
                              <a:gd name="T24" fmla="+- 0 8123 8114"/>
                              <a:gd name="T25" fmla="*/ T24 w 64"/>
                              <a:gd name="T26" fmla="+- 0 628 574"/>
                              <a:gd name="T27" fmla="*/ 628 h 64"/>
                              <a:gd name="T28" fmla="+- 0 8133 8114"/>
                              <a:gd name="T29" fmla="*/ T28 w 64"/>
                              <a:gd name="T30" fmla="+- 0 635 574"/>
                              <a:gd name="T31" fmla="*/ 635 h 64"/>
                              <a:gd name="T32" fmla="+- 0 8146 8114"/>
                              <a:gd name="T33" fmla="*/ T32 w 64"/>
                              <a:gd name="T34" fmla="+- 0 638 574"/>
                              <a:gd name="T35" fmla="*/ 638 h 64"/>
                              <a:gd name="T36" fmla="+- 0 8158 8114"/>
                              <a:gd name="T37" fmla="*/ T36 w 64"/>
                              <a:gd name="T38" fmla="+- 0 635 574"/>
                              <a:gd name="T39" fmla="*/ 635 h 64"/>
                              <a:gd name="T40" fmla="+- 0 8168 8114"/>
                              <a:gd name="T41" fmla="*/ T40 w 64"/>
                              <a:gd name="T42" fmla="+- 0 628 574"/>
                              <a:gd name="T43" fmla="*/ 628 h 64"/>
                              <a:gd name="T44" fmla="+- 0 8175 8114"/>
                              <a:gd name="T45" fmla="*/ T44 w 64"/>
                              <a:gd name="T46" fmla="+- 0 618 574"/>
                              <a:gd name="T47" fmla="*/ 618 h 64"/>
                              <a:gd name="T48" fmla="+- 0 8178 8114"/>
                              <a:gd name="T49" fmla="*/ T48 w 64"/>
                              <a:gd name="T50" fmla="+- 0 606 574"/>
                              <a:gd name="T51" fmla="*/ 606 h 64"/>
                              <a:gd name="T52" fmla="+- 0 8175 8114"/>
                              <a:gd name="T53" fmla="*/ T52 w 64"/>
                              <a:gd name="T54" fmla="+- 0 594 574"/>
                              <a:gd name="T55" fmla="*/ 594 h 64"/>
                              <a:gd name="T56" fmla="+- 0 8168 8114"/>
                              <a:gd name="T57" fmla="*/ T56 w 64"/>
                              <a:gd name="T58" fmla="+- 0 583 574"/>
                              <a:gd name="T59" fmla="*/ 583 h 64"/>
                              <a:gd name="T60" fmla="+- 0 8158 8114"/>
                              <a:gd name="T61" fmla="*/ T60 w 64"/>
                              <a:gd name="T62" fmla="+- 0 577 574"/>
                              <a:gd name="T63" fmla="*/ 577 h 64"/>
                              <a:gd name="T64" fmla="+- 0 8146 8114"/>
                              <a:gd name="T65" fmla="*/ T64 w 64"/>
                              <a:gd name="T66" fmla="+- 0 574 574"/>
                              <a:gd name="T67" fmla="*/ 57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4"/>
                                </a:lnTo>
                                <a:lnTo>
                                  <a:pt x="9" y="54"/>
                                </a:lnTo>
                                <a:lnTo>
                                  <a:pt x="19" y="61"/>
                                </a:lnTo>
                                <a:lnTo>
                                  <a:pt x="32" y="64"/>
                                </a:lnTo>
                                <a:lnTo>
                                  <a:pt x="44" y="61"/>
                                </a:lnTo>
                                <a:lnTo>
                                  <a:pt x="54" y="54"/>
                                </a:lnTo>
                                <a:lnTo>
                                  <a:pt x="61" y="44"/>
                                </a:lnTo>
                                <a:lnTo>
                                  <a:pt x="64" y="32"/>
                                </a:lnTo>
                                <a:lnTo>
                                  <a:pt x="61" y="20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575"/>
                        <wps:cNvSpPr>
                          <a:spLocks/>
                        </wps:cNvSpPr>
                        <wps:spPr bwMode="auto">
                          <a:xfrm>
                            <a:off x="8114" y="574"/>
                            <a:ext cx="64" cy="64"/>
                          </a:xfrm>
                          <a:custGeom>
                            <a:avLst/>
                            <a:gdLst>
                              <a:gd name="T0" fmla="+- 0 8114 8114"/>
                              <a:gd name="T1" fmla="*/ T0 w 64"/>
                              <a:gd name="T2" fmla="+- 0 606 574"/>
                              <a:gd name="T3" fmla="*/ 606 h 64"/>
                              <a:gd name="T4" fmla="+- 0 8117 8114"/>
                              <a:gd name="T5" fmla="*/ T4 w 64"/>
                              <a:gd name="T6" fmla="+- 0 594 574"/>
                              <a:gd name="T7" fmla="*/ 594 h 64"/>
                              <a:gd name="T8" fmla="+- 0 8123 8114"/>
                              <a:gd name="T9" fmla="*/ T8 w 64"/>
                              <a:gd name="T10" fmla="+- 0 583 574"/>
                              <a:gd name="T11" fmla="*/ 583 h 64"/>
                              <a:gd name="T12" fmla="+- 0 8133 8114"/>
                              <a:gd name="T13" fmla="*/ T12 w 64"/>
                              <a:gd name="T14" fmla="+- 0 577 574"/>
                              <a:gd name="T15" fmla="*/ 577 h 64"/>
                              <a:gd name="T16" fmla="+- 0 8146 8114"/>
                              <a:gd name="T17" fmla="*/ T16 w 64"/>
                              <a:gd name="T18" fmla="+- 0 574 574"/>
                              <a:gd name="T19" fmla="*/ 574 h 64"/>
                              <a:gd name="T20" fmla="+- 0 8158 8114"/>
                              <a:gd name="T21" fmla="*/ T20 w 64"/>
                              <a:gd name="T22" fmla="+- 0 577 574"/>
                              <a:gd name="T23" fmla="*/ 577 h 64"/>
                              <a:gd name="T24" fmla="+- 0 8168 8114"/>
                              <a:gd name="T25" fmla="*/ T24 w 64"/>
                              <a:gd name="T26" fmla="+- 0 583 574"/>
                              <a:gd name="T27" fmla="*/ 583 h 64"/>
                              <a:gd name="T28" fmla="+- 0 8175 8114"/>
                              <a:gd name="T29" fmla="*/ T28 w 64"/>
                              <a:gd name="T30" fmla="+- 0 594 574"/>
                              <a:gd name="T31" fmla="*/ 594 h 64"/>
                              <a:gd name="T32" fmla="+- 0 8178 8114"/>
                              <a:gd name="T33" fmla="*/ T32 w 64"/>
                              <a:gd name="T34" fmla="+- 0 606 574"/>
                              <a:gd name="T35" fmla="*/ 606 h 64"/>
                              <a:gd name="T36" fmla="+- 0 8175 8114"/>
                              <a:gd name="T37" fmla="*/ T36 w 64"/>
                              <a:gd name="T38" fmla="+- 0 618 574"/>
                              <a:gd name="T39" fmla="*/ 618 h 64"/>
                              <a:gd name="T40" fmla="+- 0 8168 8114"/>
                              <a:gd name="T41" fmla="*/ T40 w 64"/>
                              <a:gd name="T42" fmla="+- 0 628 574"/>
                              <a:gd name="T43" fmla="*/ 628 h 64"/>
                              <a:gd name="T44" fmla="+- 0 8158 8114"/>
                              <a:gd name="T45" fmla="*/ T44 w 64"/>
                              <a:gd name="T46" fmla="+- 0 635 574"/>
                              <a:gd name="T47" fmla="*/ 635 h 64"/>
                              <a:gd name="T48" fmla="+- 0 8146 8114"/>
                              <a:gd name="T49" fmla="*/ T48 w 64"/>
                              <a:gd name="T50" fmla="+- 0 638 574"/>
                              <a:gd name="T51" fmla="*/ 638 h 64"/>
                              <a:gd name="T52" fmla="+- 0 8133 8114"/>
                              <a:gd name="T53" fmla="*/ T52 w 64"/>
                              <a:gd name="T54" fmla="+- 0 635 574"/>
                              <a:gd name="T55" fmla="*/ 635 h 64"/>
                              <a:gd name="T56" fmla="+- 0 8123 8114"/>
                              <a:gd name="T57" fmla="*/ T56 w 64"/>
                              <a:gd name="T58" fmla="+- 0 628 574"/>
                              <a:gd name="T59" fmla="*/ 628 h 64"/>
                              <a:gd name="T60" fmla="+- 0 8117 8114"/>
                              <a:gd name="T61" fmla="*/ T60 w 64"/>
                              <a:gd name="T62" fmla="+- 0 618 574"/>
                              <a:gd name="T63" fmla="*/ 618 h 64"/>
                              <a:gd name="T64" fmla="+- 0 8114 8114"/>
                              <a:gd name="T65" fmla="*/ T64 w 64"/>
                              <a:gd name="T66" fmla="+- 0 606 574"/>
                              <a:gd name="T67" fmla="*/ 60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0" y="32"/>
                                </a:moveTo>
                                <a:lnTo>
                                  <a:pt x="3" y="20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2" y="0"/>
                                </a:lnTo>
                                <a:lnTo>
                                  <a:pt x="44" y="3"/>
                                </a:lnTo>
                                <a:lnTo>
                                  <a:pt x="54" y="9"/>
                                </a:lnTo>
                                <a:lnTo>
                                  <a:pt x="61" y="20"/>
                                </a:lnTo>
                                <a:lnTo>
                                  <a:pt x="64" y="32"/>
                                </a:lnTo>
                                <a:lnTo>
                                  <a:pt x="61" y="44"/>
                                </a:lnTo>
                                <a:lnTo>
                                  <a:pt x="54" y="54"/>
                                </a:lnTo>
                                <a:lnTo>
                                  <a:pt x="44" y="61"/>
                                </a:lnTo>
                                <a:lnTo>
                                  <a:pt x="32" y="64"/>
                                </a:lnTo>
                                <a:lnTo>
                                  <a:pt x="19" y="61"/>
                                </a:lnTo>
                                <a:lnTo>
                                  <a:pt x="9" y="54"/>
                                </a:lnTo>
                                <a:lnTo>
                                  <a:pt x="3" y="44"/>
                                </a:ln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23115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Freeform 574"/>
                        <wps:cNvSpPr>
                          <a:spLocks/>
                        </wps:cNvSpPr>
                        <wps:spPr bwMode="auto">
                          <a:xfrm>
                            <a:off x="7914" y="500"/>
                            <a:ext cx="66" cy="66"/>
                          </a:xfrm>
                          <a:custGeom>
                            <a:avLst/>
                            <a:gdLst>
                              <a:gd name="T0" fmla="+- 0 7947 7914"/>
                              <a:gd name="T1" fmla="*/ T0 w 66"/>
                              <a:gd name="T2" fmla="+- 0 501 501"/>
                              <a:gd name="T3" fmla="*/ 501 h 66"/>
                              <a:gd name="T4" fmla="+- 0 7935 7914"/>
                              <a:gd name="T5" fmla="*/ T4 w 66"/>
                              <a:gd name="T6" fmla="+- 0 503 501"/>
                              <a:gd name="T7" fmla="*/ 503 h 66"/>
                              <a:gd name="T8" fmla="+- 0 7924 7914"/>
                              <a:gd name="T9" fmla="*/ T8 w 66"/>
                              <a:gd name="T10" fmla="+- 0 510 501"/>
                              <a:gd name="T11" fmla="*/ 510 h 66"/>
                              <a:gd name="T12" fmla="+- 0 7917 7914"/>
                              <a:gd name="T13" fmla="*/ T12 w 66"/>
                              <a:gd name="T14" fmla="+- 0 521 501"/>
                              <a:gd name="T15" fmla="*/ 521 h 66"/>
                              <a:gd name="T16" fmla="+- 0 7914 7914"/>
                              <a:gd name="T17" fmla="*/ T16 w 66"/>
                              <a:gd name="T18" fmla="+- 0 533 501"/>
                              <a:gd name="T19" fmla="*/ 533 h 66"/>
                              <a:gd name="T20" fmla="+- 0 7917 7914"/>
                              <a:gd name="T21" fmla="*/ T20 w 66"/>
                              <a:gd name="T22" fmla="+- 0 546 501"/>
                              <a:gd name="T23" fmla="*/ 546 h 66"/>
                              <a:gd name="T24" fmla="+- 0 7924 7914"/>
                              <a:gd name="T25" fmla="*/ T24 w 66"/>
                              <a:gd name="T26" fmla="+- 0 557 501"/>
                              <a:gd name="T27" fmla="*/ 557 h 66"/>
                              <a:gd name="T28" fmla="+- 0 7935 7914"/>
                              <a:gd name="T29" fmla="*/ T28 w 66"/>
                              <a:gd name="T30" fmla="+- 0 564 501"/>
                              <a:gd name="T31" fmla="*/ 564 h 66"/>
                              <a:gd name="T32" fmla="+- 0 7947 7914"/>
                              <a:gd name="T33" fmla="*/ T32 w 66"/>
                              <a:gd name="T34" fmla="+- 0 566 501"/>
                              <a:gd name="T35" fmla="*/ 566 h 66"/>
                              <a:gd name="T36" fmla="+- 0 7960 7914"/>
                              <a:gd name="T37" fmla="*/ T36 w 66"/>
                              <a:gd name="T38" fmla="+- 0 564 501"/>
                              <a:gd name="T39" fmla="*/ 564 h 66"/>
                              <a:gd name="T40" fmla="+- 0 7970 7914"/>
                              <a:gd name="T41" fmla="*/ T40 w 66"/>
                              <a:gd name="T42" fmla="+- 0 557 501"/>
                              <a:gd name="T43" fmla="*/ 557 h 66"/>
                              <a:gd name="T44" fmla="+- 0 7978 7914"/>
                              <a:gd name="T45" fmla="*/ T44 w 66"/>
                              <a:gd name="T46" fmla="+- 0 546 501"/>
                              <a:gd name="T47" fmla="*/ 546 h 66"/>
                              <a:gd name="T48" fmla="+- 0 7980 7914"/>
                              <a:gd name="T49" fmla="*/ T48 w 66"/>
                              <a:gd name="T50" fmla="+- 0 533 501"/>
                              <a:gd name="T51" fmla="*/ 533 h 66"/>
                              <a:gd name="T52" fmla="+- 0 7978 7914"/>
                              <a:gd name="T53" fmla="*/ T52 w 66"/>
                              <a:gd name="T54" fmla="+- 0 521 501"/>
                              <a:gd name="T55" fmla="*/ 521 h 66"/>
                              <a:gd name="T56" fmla="+- 0 7970 7914"/>
                              <a:gd name="T57" fmla="*/ T56 w 66"/>
                              <a:gd name="T58" fmla="+- 0 510 501"/>
                              <a:gd name="T59" fmla="*/ 510 h 66"/>
                              <a:gd name="T60" fmla="+- 0 7960 7914"/>
                              <a:gd name="T61" fmla="*/ T60 w 66"/>
                              <a:gd name="T62" fmla="+- 0 503 501"/>
                              <a:gd name="T63" fmla="*/ 503 h 66"/>
                              <a:gd name="T64" fmla="+- 0 7947 7914"/>
                              <a:gd name="T65" fmla="*/ T64 w 66"/>
                              <a:gd name="T66" fmla="+- 0 501 501"/>
                              <a:gd name="T67" fmla="*/ 501 h 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6" h="66">
                                <a:moveTo>
                                  <a:pt x="33" y="0"/>
                                </a:move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5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6"/>
                                </a:lnTo>
                                <a:lnTo>
                                  <a:pt x="64" y="45"/>
                                </a:lnTo>
                                <a:lnTo>
                                  <a:pt x="66" y="32"/>
                                </a:lnTo>
                                <a:lnTo>
                                  <a:pt x="64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18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573"/>
                        <wps:cNvSpPr>
                          <a:spLocks/>
                        </wps:cNvSpPr>
                        <wps:spPr bwMode="auto">
                          <a:xfrm>
                            <a:off x="7914" y="500"/>
                            <a:ext cx="66" cy="66"/>
                          </a:xfrm>
                          <a:custGeom>
                            <a:avLst/>
                            <a:gdLst>
                              <a:gd name="T0" fmla="+- 0 7914 7914"/>
                              <a:gd name="T1" fmla="*/ T0 w 66"/>
                              <a:gd name="T2" fmla="+- 0 533 501"/>
                              <a:gd name="T3" fmla="*/ 533 h 66"/>
                              <a:gd name="T4" fmla="+- 0 7917 7914"/>
                              <a:gd name="T5" fmla="*/ T4 w 66"/>
                              <a:gd name="T6" fmla="+- 0 521 501"/>
                              <a:gd name="T7" fmla="*/ 521 h 66"/>
                              <a:gd name="T8" fmla="+- 0 7924 7914"/>
                              <a:gd name="T9" fmla="*/ T8 w 66"/>
                              <a:gd name="T10" fmla="+- 0 510 501"/>
                              <a:gd name="T11" fmla="*/ 510 h 66"/>
                              <a:gd name="T12" fmla="+- 0 7935 7914"/>
                              <a:gd name="T13" fmla="*/ T12 w 66"/>
                              <a:gd name="T14" fmla="+- 0 503 501"/>
                              <a:gd name="T15" fmla="*/ 503 h 66"/>
                              <a:gd name="T16" fmla="+- 0 7947 7914"/>
                              <a:gd name="T17" fmla="*/ T16 w 66"/>
                              <a:gd name="T18" fmla="+- 0 501 501"/>
                              <a:gd name="T19" fmla="*/ 501 h 66"/>
                              <a:gd name="T20" fmla="+- 0 7960 7914"/>
                              <a:gd name="T21" fmla="*/ T20 w 66"/>
                              <a:gd name="T22" fmla="+- 0 503 501"/>
                              <a:gd name="T23" fmla="*/ 503 h 66"/>
                              <a:gd name="T24" fmla="+- 0 7970 7914"/>
                              <a:gd name="T25" fmla="*/ T24 w 66"/>
                              <a:gd name="T26" fmla="+- 0 510 501"/>
                              <a:gd name="T27" fmla="*/ 510 h 66"/>
                              <a:gd name="T28" fmla="+- 0 7978 7914"/>
                              <a:gd name="T29" fmla="*/ T28 w 66"/>
                              <a:gd name="T30" fmla="+- 0 521 501"/>
                              <a:gd name="T31" fmla="*/ 521 h 66"/>
                              <a:gd name="T32" fmla="+- 0 7980 7914"/>
                              <a:gd name="T33" fmla="*/ T32 w 66"/>
                              <a:gd name="T34" fmla="+- 0 533 501"/>
                              <a:gd name="T35" fmla="*/ 533 h 66"/>
                              <a:gd name="T36" fmla="+- 0 7978 7914"/>
                              <a:gd name="T37" fmla="*/ T36 w 66"/>
                              <a:gd name="T38" fmla="+- 0 546 501"/>
                              <a:gd name="T39" fmla="*/ 546 h 66"/>
                              <a:gd name="T40" fmla="+- 0 7970 7914"/>
                              <a:gd name="T41" fmla="*/ T40 w 66"/>
                              <a:gd name="T42" fmla="+- 0 557 501"/>
                              <a:gd name="T43" fmla="*/ 557 h 66"/>
                              <a:gd name="T44" fmla="+- 0 7960 7914"/>
                              <a:gd name="T45" fmla="*/ T44 w 66"/>
                              <a:gd name="T46" fmla="+- 0 564 501"/>
                              <a:gd name="T47" fmla="*/ 564 h 66"/>
                              <a:gd name="T48" fmla="+- 0 7947 7914"/>
                              <a:gd name="T49" fmla="*/ T48 w 66"/>
                              <a:gd name="T50" fmla="+- 0 566 501"/>
                              <a:gd name="T51" fmla="*/ 566 h 66"/>
                              <a:gd name="T52" fmla="+- 0 7935 7914"/>
                              <a:gd name="T53" fmla="*/ T52 w 66"/>
                              <a:gd name="T54" fmla="+- 0 564 501"/>
                              <a:gd name="T55" fmla="*/ 564 h 66"/>
                              <a:gd name="T56" fmla="+- 0 7924 7914"/>
                              <a:gd name="T57" fmla="*/ T56 w 66"/>
                              <a:gd name="T58" fmla="+- 0 557 501"/>
                              <a:gd name="T59" fmla="*/ 557 h 66"/>
                              <a:gd name="T60" fmla="+- 0 7917 7914"/>
                              <a:gd name="T61" fmla="*/ T60 w 66"/>
                              <a:gd name="T62" fmla="+- 0 546 501"/>
                              <a:gd name="T63" fmla="*/ 546 h 66"/>
                              <a:gd name="T64" fmla="+- 0 7914 7914"/>
                              <a:gd name="T65" fmla="*/ T64 w 66"/>
                              <a:gd name="T66" fmla="+- 0 533 501"/>
                              <a:gd name="T67" fmla="*/ 533 h 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6" h="66">
                                <a:moveTo>
                                  <a:pt x="0" y="32"/>
                                </a:moveTo>
                                <a:lnTo>
                                  <a:pt x="3" y="20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3" y="0"/>
                                </a:lnTo>
                                <a:lnTo>
                                  <a:pt x="46" y="2"/>
                                </a:lnTo>
                                <a:lnTo>
                                  <a:pt x="56" y="9"/>
                                </a:lnTo>
                                <a:lnTo>
                                  <a:pt x="64" y="20"/>
                                </a:lnTo>
                                <a:lnTo>
                                  <a:pt x="66" y="32"/>
                                </a:lnTo>
                                <a:lnTo>
                                  <a:pt x="64" y="45"/>
                                </a:lnTo>
                                <a:lnTo>
                                  <a:pt x="56" y="56"/>
                                </a:lnTo>
                                <a:lnTo>
                                  <a:pt x="46" y="63"/>
                                </a:lnTo>
                                <a:lnTo>
                                  <a:pt x="33" y="65"/>
                                </a:lnTo>
                                <a:lnTo>
                                  <a:pt x="21" y="63"/>
                                </a:lnTo>
                                <a:lnTo>
                                  <a:pt x="10" y="56"/>
                                </a:lnTo>
                                <a:lnTo>
                                  <a:pt x="3" y="45"/>
                                </a:ln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5F18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572"/>
                        <wps:cNvSpPr>
                          <a:spLocks/>
                        </wps:cNvSpPr>
                        <wps:spPr bwMode="auto">
                          <a:xfrm>
                            <a:off x="8523" y="-3"/>
                            <a:ext cx="71" cy="71"/>
                          </a:xfrm>
                          <a:custGeom>
                            <a:avLst/>
                            <a:gdLst>
                              <a:gd name="T0" fmla="+- 0 8559 8524"/>
                              <a:gd name="T1" fmla="*/ T0 w 71"/>
                              <a:gd name="T2" fmla="+- 0 -3 -3"/>
                              <a:gd name="T3" fmla="*/ -3 h 71"/>
                              <a:gd name="T4" fmla="+- 0 8545 8524"/>
                              <a:gd name="T5" fmla="*/ T4 w 71"/>
                              <a:gd name="T6" fmla="+- 0 0 -3"/>
                              <a:gd name="T7" fmla="*/ 0 h 71"/>
                              <a:gd name="T8" fmla="+- 0 8534 8524"/>
                              <a:gd name="T9" fmla="*/ T8 w 71"/>
                              <a:gd name="T10" fmla="+- 0 8 -3"/>
                              <a:gd name="T11" fmla="*/ 8 h 71"/>
                              <a:gd name="T12" fmla="+- 0 8526 8524"/>
                              <a:gd name="T13" fmla="*/ T12 w 71"/>
                              <a:gd name="T14" fmla="+- 0 19 -3"/>
                              <a:gd name="T15" fmla="*/ 19 h 71"/>
                              <a:gd name="T16" fmla="+- 0 8524 8524"/>
                              <a:gd name="T17" fmla="*/ T16 w 71"/>
                              <a:gd name="T18" fmla="+- 0 33 -3"/>
                              <a:gd name="T19" fmla="*/ 33 h 71"/>
                              <a:gd name="T20" fmla="+- 0 8526 8524"/>
                              <a:gd name="T21" fmla="*/ T20 w 71"/>
                              <a:gd name="T22" fmla="+- 0 46 -3"/>
                              <a:gd name="T23" fmla="*/ 46 h 71"/>
                              <a:gd name="T24" fmla="+- 0 8534 8524"/>
                              <a:gd name="T25" fmla="*/ T24 w 71"/>
                              <a:gd name="T26" fmla="+- 0 57 -3"/>
                              <a:gd name="T27" fmla="*/ 57 h 71"/>
                              <a:gd name="T28" fmla="+- 0 8545 8524"/>
                              <a:gd name="T29" fmla="*/ T28 w 71"/>
                              <a:gd name="T30" fmla="+- 0 65 -3"/>
                              <a:gd name="T31" fmla="*/ 65 h 71"/>
                              <a:gd name="T32" fmla="+- 0 8559 8524"/>
                              <a:gd name="T33" fmla="*/ T32 w 71"/>
                              <a:gd name="T34" fmla="+- 0 68 -3"/>
                              <a:gd name="T35" fmla="*/ 68 h 71"/>
                              <a:gd name="T36" fmla="+- 0 8572 8524"/>
                              <a:gd name="T37" fmla="*/ T36 w 71"/>
                              <a:gd name="T38" fmla="+- 0 65 -3"/>
                              <a:gd name="T39" fmla="*/ 65 h 71"/>
                              <a:gd name="T40" fmla="+- 0 8584 8524"/>
                              <a:gd name="T41" fmla="*/ T40 w 71"/>
                              <a:gd name="T42" fmla="+- 0 57 -3"/>
                              <a:gd name="T43" fmla="*/ 57 h 71"/>
                              <a:gd name="T44" fmla="+- 0 8591 8524"/>
                              <a:gd name="T45" fmla="*/ T44 w 71"/>
                              <a:gd name="T46" fmla="+- 0 46 -3"/>
                              <a:gd name="T47" fmla="*/ 46 h 71"/>
                              <a:gd name="T48" fmla="+- 0 8594 8524"/>
                              <a:gd name="T49" fmla="*/ T48 w 71"/>
                              <a:gd name="T50" fmla="+- 0 33 -3"/>
                              <a:gd name="T51" fmla="*/ 33 h 71"/>
                              <a:gd name="T52" fmla="+- 0 8591 8524"/>
                              <a:gd name="T53" fmla="*/ T52 w 71"/>
                              <a:gd name="T54" fmla="+- 0 19 -3"/>
                              <a:gd name="T55" fmla="*/ 19 h 71"/>
                              <a:gd name="T56" fmla="+- 0 8584 8524"/>
                              <a:gd name="T57" fmla="*/ T56 w 71"/>
                              <a:gd name="T58" fmla="+- 0 8 -3"/>
                              <a:gd name="T59" fmla="*/ 8 h 71"/>
                              <a:gd name="T60" fmla="+- 0 8572 8524"/>
                              <a:gd name="T61" fmla="*/ T60 w 71"/>
                              <a:gd name="T62" fmla="+- 0 0 -3"/>
                              <a:gd name="T63" fmla="*/ 0 h 71"/>
                              <a:gd name="T64" fmla="+- 0 8559 8524"/>
                              <a:gd name="T65" fmla="*/ T64 w 71"/>
                              <a:gd name="T66" fmla="+- 0 -3 -3"/>
                              <a:gd name="T67" fmla="*/ -3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1" h="71">
                                <a:moveTo>
                                  <a:pt x="35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10" y="60"/>
                                </a:lnTo>
                                <a:lnTo>
                                  <a:pt x="21" y="68"/>
                                </a:lnTo>
                                <a:lnTo>
                                  <a:pt x="35" y="71"/>
                                </a:lnTo>
                                <a:lnTo>
                                  <a:pt x="48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8" y="3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2D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571"/>
                        <wps:cNvSpPr>
                          <a:spLocks/>
                        </wps:cNvSpPr>
                        <wps:spPr bwMode="auto">
                          <a:xfrm>
                            <a:off x="8523" y="-3"/>
                            <a:ext cx="71" cy="71"/>
                          </a:xfrm>
                          <a:custGeom>
                            <a:avLst/>
                            <a:gdLst>
                              <a:gd name="T0" fmla="+- 0 8524 8524"/>
                              <a:gd name="T1" fmla="*/ T0 w 71"/>
                              <a:gd name="T2" fmla="+- 0 33 -3"/>
                              <a:gd name="T3" fmla="*/ 33 h 71"/>
                              <a:gd name="T4" fmla="+- 0 8526 8524"/>
                              <a:gd name="T5" fmla="*/ T4 w 71"/>
                              <a:gd name="T6" fmla="+- 0 19 -3"/>
                              <a:gd name="T7" fmla="*/ 19 h 71"/>
                              <a:gd name="T8" fmla="+- 0 8534 8524"/>
                              <a:gd name="T9" fmla="*/ T8 w 71"/>
                              <a:gd name="T10" fmla="+- 0 8 -3"/>
                              <a:gd name="T11" fmla="*/ 8 h 71"/>
                              <a:gd name="T12" fmla="+- 0 8545 8524"/>
                              <a:gd name="T13" fmla="*/ T12 w 71"/>
                              <a:gd name="T14" fmla="+- 0 0 -3"/>
                              <a:gd name="T15" fmla="*/ 0 h 71"/>
                              <a:gd name="T16" fmla="+- 0 8559 8524"/>
                              <a:gd name="T17" fmla="*/ T16 w 71"/>
                              <a:gd name="T18" fmla="+- 0 -3 -3"/>
                              <a:gd name="T19" fmla="*/ -3 h 71"/>
                              <a:gd name="T20" fmla="+- 0 8572 8524"/>
                              <a:gd name="T21" fmla="*/ T20 w 71"/>
                              <a:gd name="T22" fmla="+- 0 0 -3"/>
                              <a:gd name="T23" fmla="*/ 0 h 71"/>
                              <a:gd name="T24" fmla="+- 0 8584 8524"/>
                              <a:gd name="T25" fmla="*/ T24 w 71"/>
                              <a:gd name="T26" fmla="+- 0 8 -3"/>
                              <a:gd name="T27" fmla="*/ 8 h 71"/>
                              <a:gd name="T28" fmla="+- 0 8591 8524"/>
                              <a:gd name="T29" fmla="*/ T28 w 71"/>
                              <a:gd name="T30" fmla="+- 0 19 -3"/>
                              <a:gd name="T31" fmla="*/ 19 h 71"/>
                              <a:gd name="T32" fmla="+- 0 8594 8524"/>
                              <a:gd name="T33" fmla="*/ T32 w 71"/>
                              <a:gd name="T34" fmla="+- 0 33 -3"/>
                              <a:gd name="T35" fmla="*/ 33 h 71"/>
                              <a:gd name="T36" fmla="+- 0 8591 8524"/>
                              <a:gd name="T37" fmla="*/ T36 w 71"/>
                              <a:gd name="T38" fmla="+- 0 46 -3"/>
                              <a:gd name="T39" fmla="*/ 46 h 71"/>
                              <a:gd name="T40" fmla="+- 0 8584 8524"/>
                              <a:gd name="T41" fmla="*/ T40 w 71"/>
                              <a:gd name="T42" fmla="+- 0 57 -3"/>
                              <a:gd name="T43" fmla="*/ 57 h 71"/>
                              <a:gd name="T44" fmla="+- 0 8572 8524"/>
                              <a:gd name="T45" fmla="*/ T44 w 71"/>
                              <a:gd name="T46" fmla="+- 0 65 -3"/>
                              <a:gd name="T47" fmla="*/ 65 h 71"/>
                              <a:gd name="T48" fmla="+- 0 8559 8524"/>
                              <a:gd name="T49" fmla="*/ T48 w 71"/>
                              <a:gd name="T50" fmla="+- 0 68 -3"/>
                              <a:gd name="T51" fmla="*/ 68 h 71"/>
                              <a:gd name="T52" fmla="+- 0 8545 8524"/>
                              <a:gd name="T53" fmla="*/ T52 w 71"/>
                              <a:gd name="T54" fmla="+- 0 65 -3"/>
                              <a:gd name="T55" fmla="*/ 65 h 71"/>
                              <a:gd name="T56" fmla="+- 0 8534 8524"/>
                              <a:gd name="T57" fmla="*/ T56 w 71"/>
                              <a:gd name="T58" fmla="+- 0 57 -3"/>
                              <a:gd name="T59" fmla="*/ 57 h 71"/>
                              <a:gd name="T60" fmla="+- 0 8526 8524"/>
                              <a:gd name="T61" fmla="*/ T60 w 71"/>
                              <a:gd name="T62" fmla="+- 0 46 -3"/>
                              <a:gd name="T63" fmla="*/ 46 h 71"/>
                              <a:gd name="T64" fmla="+- 0 8524 8524"/>
                              <a:gd name="T65" fmla="*/ T64 w 71"/>
                              <a:gd name="T66" fmla="+- 0 33 -3"/>
                              <a:gd name="T67" fmla="*/ 33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1" h="71">
                                <a:moveTo>
                                  <a:pt x="0" y="36"/>
                                </a:moveTo>
                                <a:lnTo>
                                  <a:pt x="2" y="22"/>
                                </a:lnTo>
                                <a:lnTo>
                                  <a:pt x="10" y="11"/>
                                </a:lnTo>
                                <a:lnTo>
                                  <a:pt x="21" y="3"/>
                                </a:lnTo>
                                <a:lnTo>
                                  <a:pt x="35" y="0"/>
                                </a:lnTo>
                                <a:lnTo>
                                  <a:pt x="48" y="3"/>
                                </a:lnTo>
                                <a:lnTo>
                                  <a:pt x="60" y="11"/>
                                </a:lnTo>
                                <a:lnTo>
                                  <a:pt x="67" y="22"/>
                                </a:lnTo>
                                <a:lnTo>
                                  <a:pt x="70" y="36"/>
                                </a:lnTo>
                                <a:lnTo>
                                  <a:pt x="67" y="49"/>
                                </a:lnTo>
                                <a:lnTo>
                                  <a:pt x="60" y="60"/>
                                </a:lnTo>
                                <a:lnTo>
                                  <a:pt x="48" y="68"/>
                                </a:lnTo>
                                <a:lnTo>
                                  <a:pt x="35" y="71"/>
                                </a:lnTo>
                                <a:lnTo>
                                  <a:pt x="21" y="68"/>
                                </a:lnTo>
                                <a:lnTo>
                                  <a:pt x="10" y="60"/>
                                </a:lnTo>
                                <a:lnTo>
                                  <a:pt x="2" y="49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982D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reeform 570"/>
                        <wps:cNvSpPr>
                          <a:spLocks/>
                        </wps:cNvSpPr>
                        <wps:spPr bwMode="auto">
                          <a:xfrm>
                            <a:off x="9355" y="1326"/>
                            <a:ext cx="69" cy="69"/>
                          </a:xfrm>
                          <a:custGeom>
                            <a:avLst/>
                            <a:gdLst>
                              <a:gd name="T0" fmla="+- 0 9390 9355"/>
                              <a:gd name="T1" fmla="*/ T0 w 69"/>
                              <a:gd name="T2" fmla="+- 0 1327 1327"/>
                              <a:gd name="T3" fmla="*/ 1327 h 69"/>
                              <a:gd name="T4" fmla="+- 0 9376 9355"/>
                              <a:gd name="T5" fmla="*/ T4 w 69"/>
                              <a:gd name="T6" fmla="+- 0 1329 1327"/>
                              <a:gd name="T7" fmla="*/ 1329 h 69"/>
                              <a:gd name="T8" fmla="+- 0 9365 9355"/>
                              <a:gd name="T9" fmla="*/ T8 w 69"/>
                              <a:gd name="T10" fmla="+- 0 1337 1327"/>
                              <a:gd name="T11" fmla="*/ 1337 h 69"/>
                              <a:gd name="T12" fmla="+- 0 9358 9355"/>
                              <a:gd name="T13" fmla="*/ T12 w 69"/>
                              <a:gd name="T14" fmla="+- 0 1348 1327"/>
                              <a:gd name="T15" fmla="*/ 1348 h 69"/>
                              <a:gd name="T16" fmla="+- 0 9355 9355"/>
                              <a:gd name="T17" fmla="*/ T16 w 69"/>
                              <a:gd name="T18" fmla="+- 0 1361 1327"/>
                              <a:gd name="T19" fmla="*/ 1361 h 69"/>
                              <a:gd name="T20" fmla="+- 0 9358 9355"/>
                              <a:gd name="T21" fmla="*/ T20 w 69"/>
                              <a:gd name="T22" fmla="+- 0 1374 1327"/>
                              <a:gd name="T23" fmla="*/ 1374 h 69"/>
                              <a:gd name="T24" fmla="+- 0 9365 9355"/>
                              <a:gd name="T25" fmla="*/ T24 w 69"/>
                              <a:gd name="T26" fmla="+- 0 1385 1327"/>
                              <a:gd name="T27" fmla="*/ 1385 h 69"/>
                              <a:gd name="T28" fmla="+- 0 9376 9355"/>
                              <a:gd name="T29" fmla="*/ T28 w 69"/>
                              <a:gd name="T30" fmla="+- 0 1393 1327"/>
                              <a:gd name="T31" fmla="*/ 1393 h 69"/>
                              <a:gd name="T32" fmla="+- 0 9390 9355"/>
                              <a:gd name="T33" fmla="*/ T32 w 69"/>
                              <a:gd name="T34" fmla="+- 0 1395 1327"/>
                              <a:gd name="T35" fmla="*/ 1395 h 69"/>
                              <a:gd name="T36" fmla="+- 0 9403 9355"/>
                              <a:gd name="T37" fmla="*/ T36 w 69"/>
                              <a:gd name="T38" fmla="+- 0 1393 1327"/>
                              <a:gd name="T39" fmla="*/ 1393 h 69"/>
                              <a:gd name="T40" fmla="+- 0 9414 9355"/>
                              <a:gd name="T41" fmla="*/ T40 w 69"/>
                              <a:gd name="T42" fmla="+- 0 1385 1327"/>
                              <a:gd name="T43" fmla="*/ 1385 h 69"/>
                              <a:gd name="T44" fmla="+- 0 9421 9355"/>
                              <a:gd name="T45" fmla="*/ T44 w 69"/>
                              <a:gd name="T46" fmla="+- 0 1374 1327"/>
                              <a:gd name="T47" fmla="*/ 1374 h 69"/>
                              <a:gd name="T48" fmla="+- 0 9424 9355"/>
                              <a:gd name="T49" fmla="*/ T48 w 69"/>
                              <a:gd name="T50" fmla="+- 0 1361 1327"/>
                              <a:gd name="T51" fmla="*/ 1361 h 69"/>
                              <a:gd name="T52" fmla="+- 0 9421 9355"/>
                              <a:gd name="T53" fmla="*/ T52 w 69"/>
                              <a:gd name="T54" fmla="+- 0 1348 1327"/>
                              <a:gd name="T55" fmla="*/ 1348 h 69"/>
                              <a:gd name="T56" fmla="+- 0 9414 9355"/>
                              <a:gd name="T57" fmla="*/ T56 w 69"/>
                              <a:gd name="T58" fmla="+- 0 1337 1327"/>
                              <a:gd name="T59" fmla="*/ 1337 h 69"/>
                              <a:gd name="T60" fmla="+- 0 9403 9355"/>
                              <a:gd name="T61" fmla="*/ T60 w 69"/>
                              <a:gd name="T62" fmla="+- 0 1329 1327"/>
                              <a:gd name="T63" fmla="*/ 1329 h 69"/>
                              <a:gd name="T64" fmla="+- 0 9390 9355"/>
                              <a:gd name="T65" fmla="*/ T64 w 69"/>
                              <a:gd name="T66" fmla="+- 0 1327 1327"/>
                              <a:gd name="T67" fmla="*/ 1327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9" h="69">
                                <a:moveTo>
                                  <a:pt x="35" y="0"/>
                                </a:moveTo>
                                <a:lnTo>
                                  <a:pt x="21" y="2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1" y="66"/>
                                </a:lnTo>
                                <a:lnTo>
                                  <a:pt x="35" y="68"/>
                                </a:lnTo>
                                <a:lnTo>
                                  <a:pt x="48" y="66"/>
                                </a:lnTo>
                                <a:lnTo>
                                  <a:pt x="59" y="58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lnTo>
                                  <a:pt x="66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2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436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569"/>
                        <wps:cNvSpPr>
                          <a:spLocks/>
                        </wps:cNvSpPr>
                        <wps:spPr bwMode="auto">
                          <a:xfrm>
                            <a:off x="9355" y="1326"/>
                            <a:ext cx="69" cy="69"/>
                          </a:xfrm>
                          <a:custGeom>
                            <a:avLst/>
                            <a:gdLst>
                              <a:gd name="T0" fmla="+- 0 9355 9355"/>
                              <a:gd name="T1" fmla="*/ T0 w 69"/>
                              <a:gd name="T2" fmla="+- 0 1361 1327"/>
                              <a:gd name="T3" fmla="*/ 1361 h 69"/>
                              <a:gd name="T4" fmla="+- 0 9358 9355"/>
                              <a:gd name="T5" fmla="*/ T4 w 69"/>
                              <a:gd name="T6" fmla="+- 0 1348 1327"/>
                              <a:gd name="T7" fmla="*/ 1348 h 69"/>
                              <a:gd name="T8" fmla="+- 0 9365 9355"/>
                              <a:gd name="T9" fmla="*/ T8 w 69"/>
                              <a:gd name="T10" fmla="+- 0 1337 1327"/>
                              <a:gd name="T11" fmla="*/ 1337 h 69"/>
                              <a:gd name="T12" fmla="+- 0 9376 9355"/>
                              <a:gd name="T13" fmla="*/ T12 w 69"/>
                              <a:gd name="T14" fmla="+- 0 1329 1327"/>
                              <a:gd name="T15" fmla="*/ 1329 h 69"/>
                              <a:gd name="T16" fmla="+- 0 9390 9355"/>
                              <a:gd name="T17" fmla="*/ T16 w 69"/>
                              <a:gd name="T18" fmla="+- 0 1327 1327"/>
                              <a:gd name="T19" fmla="*/ 1327 h 69"/>
                              <a:gd name="T20" fmla="+- 0 9403 9355"/>
                              <a:gd name="T21" fmla="*/ T20 w 69"/>
                              <a:gd name="T22" fmla="+- 0 1329 1327"/>
                              <a:gd name="T23" fmla="*/ 1329 h 69"/>
                              <a:gd name="T24" fmla="+- 0 9414 9355"/>
                              <a:gd name="T25" fmla="*/ T24 w 69"/>
                              <a:gd name="T26" fmla="+- 0 1337 1327"/>
                              <a:gd name="T27" fmla="*/ 1337 h 69"/>
                              <a:gd name="T28" fmla="+- 0 9421 9355"/>
                              <a:gd name="T29" fmla="*/ T28 w 69"/>
                              <a:gd name="T30" fmla="+- 0 1348 1327"/>
                              <a:gd name="T31" fmla="*/ 1348 h 69"/>
                              <a:gd name="T32" fmla="+- 0 9424 9355"/>
                              <a:gd name="T33" fmla="*/ T32 w 69"/>
                              <a:gd name="T34" fmla="+- 0 1361 1327"/>
                              <a:gd name="T35" fmla="*/ 1361 h 69"/>
                              <a:gd name="T36" fmla="+- 0 9421 9355"/>
                              <a:gd name="T37" fmla="*/ T36 w 69"/>
                              <a:gd name="T38" fmla="+- 0 1374 1327"/>
                              <a:gd name="T39" fmla="*/ 1374 h 69"/>
                              <a:gd name="T40" fmla="+- 0 9414 9355"/>
                              <a:gd name="T41" fmla="*/ T40 w 69"/>
                              <a:gd name="T42" fmla="+- 0 1385 1327"/>
                              <a:gd name="T43" fmla="*/ 1385 h 69"/>
                              <a:gd name="T44" fmla="+- 0 9403 9355"/>
                              <a:gd name="T45" fmla="*/ T44 w 69"/>
                              <a:gd name="T46" fmla="+- 0 1393 1327"/>
                              <a:gd name="T47" fmla="*/ 1393 h 69"/>
                              <a:gd name="T48" fmla="+- 0 9390 9355"/>
                              <a:gd name="T49" fmla="*/ T48 w 69"/>
                              <a:gd name="T50" fmla="+- 0 1395 1327"/>
                              <a:gd name="T51" fmla="*/ 1395 h 69"/>
                              <a:gd name="T52" fmla="+- 0 9376 9355"/>
                              <a:gd name="T53" fmla="*/ T52 w 69"/>
                              <a:gd name="T54" fmla="+- 0 1393 1327"/>
                              <a:gd name="T55" fmla="*/ 1393 h 69"/>
                              <a:gd name="T56" fmla="+- 0 9365 9355"/>
                              <a:gd name="T57" fmla="*/ T56 w 69"/>
                              <a:gd name="T58" fmla="+- 0 1385 1327"/>
                              <a:gd name="T59" fmla="*/ 1385 h 69"/>
                              <a:gd name="T60" fmla="+- 0 9358 9355"/>
                              <a:gd name="T61" fmla="*/ T60 w 69"/>
                              <a:gd name="T62" fmla="+- 0 1374 1327"/>
                              <a:gd name="T63" fmla="*/ 1374 h 69"/>
                              <a:gd name="T64" fmla="+- 0 9355 9355"/>
                              <a:gd name="T65" fmla="*/ T64 w 69"/>
                              <a:gd name="T66" fmla="+- 0 1361 1327"/>
                              <a:gd name="T67" fmla="*/ 1361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9" h="69">
                                <a:moveTo>
                                  <a:pt x="0" y="34"/>
                                </a:move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5" y="0"/>
                                </a:lnTo>
                                <a:lnTo>
                                  <a:pt x="48" y="2"/>
                                </a:lnTo>
                                <a:lnTo>
                                  <a:pt x="59" y="10"/>
                                </a:lnTo>
                                <a:lnTo>
                                  <a:pt x="66" y="21"/>
                                </a:lnTo>
                                <a:lnTo>
                                  <a:pt x="69" y="34"/>
                                </a:lnTo>
                                <a:lnTo>
                                  <a:pt x="66" y="47"/>
                                </a:lnTo>
                                <a:lnTo>
                                  <a:pt x="59" y="58"/>
                                </a:lnTo>
                                <a:lnTo>
                                  <a:pt x="48" y="66"/>
                                </a:lnTo>
                                <a:lnTo>
                                  <a:pt x="35" y="68"/>
                                </a:lnTo>
                                <a:lnTo>
                                  <a:pt x="21" y="66"/>
                                </a:lnTo>
                                <a:lnTo>
                                  <a:pt x="10" y="58"/>
                                </a:lnTo>
                                <a:lnTo>
                                  <a:pt x="3" y="47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D34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Freeform 568"/>
                        <wps:cNvSpPr>
                          <a:spLocks/>
                        </wps:cNvSpPr>
                        <wps:spPr bwMode="auto">
                          <a:xfrm>
                            <a:off x="8315" y="277"/>
                            <a:ext cx="69" cy="69"/>
                          </a:xfrm>
                          <a:custGeom>
                            <a:avLst/>
                            <a:gdLst>
                              <a:gd name="T0" fmla="+- 0 8350 8316"/>
                              <a:gd name="T1" fmla="*/ T0 w 69"/>
                              <a:gd name="T2" fmla="+- 0 278 278"/>
                              <a:gd name="T3" fmla="*/ 278 h 69"/>
                              <a:gd name="T4" fmla="+- 0 8337 8316"/>
                              <a:gd name="T5" fmla="*/ T4 w 69"/>
                              <a:gd name="T6" fmla="+- 0 280 278"/>
                              <a:gd name="T7" fmla="*/ 280 h 69"/>
                              <a:gd name="T8" fmla="+- 0 8326 8316"/>
                              <a:gd name="T9" fmla="*/ T8 w 69"/>
                              <a:gd name="T10" fmla="+- 0 288 278"/>
                              <a:gd name="T11" fmla="*/ 288 h 69"/>
                              <a:gd name="T12" fmla="+- 0 8318 8316"/>
                              <a:gd name="T13" fmla="*/ T12 w 69"/>
                              <a:gd name="T14" fmla="+- 0 299 278"/>
                              <a:gd name="T15" fmla="*/ 299 h 69"/>
                              <a:gd name="T16" fmla="+- 0 8316 8316"/>
                              <a:gd name="T17" fmla="*/ T16 w 69"/>
                              <a:gd name="T18" fmla="+- 0 312 278"/>
                              <a:gd name="T19" fmla="*/ 312 h 69"/>
                              <a:gd name="T20" fmla="+- 0 8318 8316"/>
                              <a:gd name="T21" fmla="*/ T20 w 69"/>
                              <a:gd name="T22" fmla="+- 0 325 278"/>
                              <a:gd name="T23" fmla="*/ 325 h 69"/>
                              <a:gd name="T24" fmla="+- 0 8326 8316"/>
                              <a:gd name="T25" fmla="*/ T24 w 69"/>
                              <a:gd name="T26" fmla="+- 0 336 278"/>
                              <a:gd name="T27" fmla="*/ 336 h 69"/>
                              <a:gd name="T28" fmla="+- 0 8337 8316"/>
                              <a:gd name="T29" fmla="*/ T28 w 69"/>
                              <a:gd name="T30" fmla="+- 0 344 278"/>
                              <a:gd name="T31" fmla="*/ 344 h 69"/>
                              <a:gd name="T32" fmla="+- 0 8350 8316"/>
                              <a:gd name="T33" fmla="*/ T32 w 69"/>
                              <a:gd name="T34" fmla="+- 0 346 278"/>
                              <a:gd name="T35" fmla="*/ 346 h 69"/>
                              <a:gd name="T36" fmla="+- 0 8363 8316"/>
                              <a:gd name="T37" fmla="*/ T36 w 69"/>
                              <a:gd name="T38" fmla="+- 0 344 278"/>
                              <a:gd name="T39" fmla="*/ 344 h 69"/>
                              <a:gd name="T40" fmla="+- 0 8374 8316"/>
                              <a:gd name="T41" fmla="*/ T40 w 69"/>
                              <a:gd name="T42" fmla="+- 0 336 278"/>
                              <a:gd name="T43" fmla="*/ 336 h 69"/>
                              <a:gd name="T44" fmla="+- 0 8382 8316"/>
                              <a:gd name="T45" fmla="*/ T44 w 69"/>
                              <a:gd name="T46" fmla="+- 0 325 278"/>
                              <a:gd name="T47" fmla="*/ 325 h 69"/>
                              <a:gd name="T48" fmla="+- 0 8385 8316"/>
                              <a:gd name="T49" fmla="*/ T48 w 69"/>
                              <a:gd name="T50" fmla="+- 0 312 278"/>
                              <a:gd name="T51" fmla="*/ 312 h 69"/>
                              <a:gd name="T52" fmla="+- 0 8382 8316"/>
                              <a:gd name="T53" fmla="*/ T52 w 69"/>
                              <a:gd name="T54" fmla="+- 0 299 278"/>
                              <a:gd name="T55" fmla="*/ 299 h 69"/>
                              <a:gd name="T56" fmla="+- 0 8374 8316"/>
                              <a:gd name="T57" fmla="*/ T56 w 69"/>
                              <a:gd name="T58" fmla="+- 0 288 278"/>
                              <a:gd name="T59" fmla="*/ 288 h 69"/>
                              <a:gd name="T60" fmla="+- 0 8363 8316"/>
                              <a:gd name="T61" fmla="*/ T60 w 69"/>
                              <a:gd name="T62" fmla="+- 0 280 278"/>
                              <a:gd name="T63" fmla="*/ 280 h 69"/>
                              <a:gd name="T64" fmla="+- 0 8350 8316"/>
                              <a:gd name="T65" fmla="*/ T64 w 69"/>
                              <a:gd name="T66" fmla="+- 0 278 278"/>
                              <a:gd name="T67" fmla="*/ 278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9" h="69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0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10" y="58"/>
                                </a:lnTo>
                                <a:lnTo>
                                  <a:pt x="21" y="66"/>
                                </a:lnTo>
                                <a:lnTo>
                                  <a:pt x="34" y="68"/>
                                </a:lnTo>
                                <a:lnTo>
                                  <a:pt x="47" y="66"/>
                                </a:lnTo>
                                <a:lnTo>
                                  <a:pt x="58" y="58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76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Freeform 567"/>
                        <wps:cNvSpPr>
                          <a:spLocks/>
                        </wps:cNvSpPr>
                        <wps:spPr bwMode="auto">
                          <a:xfrm>
                            <a:off x="8315" y="277"/>
                            <a:ext cx="69" cy="69"/>
                          </a:xfrm>
                          <a:custGeom>
                            <a:avLst/>
                            <a:gdLst>
                              <a:gd name="T0" fmla="+- 0 8316 8316"/>
                              <a:gd name="T1" fmla="*/ T0 w 69"/>
                              <a:gd name="T2" fmla="+- 0 312 278"/>
                              <a:gd name="T3" fmla="*/ 312 h 69"/>
                              <a:gd name="T4" fmla="+- 0 8318 8316"/>
                              <a:gd name="T5" fmla="*/ T4 w 69"/>
                              <a:gd name="T6" fmla="+- 0 299 278"/>
                              <a:gd name="T7" fmla="*/ 299 h 69"/>
                              <a:gd name="T8" fmla="+- 0 8326 8316"/>
                              <a:gd name="T9" fmla="*/ T8 w 69"/>
                              <a:gd name="T10" fmla="+- 0 288 278"/>
                              <a:gd name="T11" fmla="*/ 288 h 69"/>
                              <a:gd name="T12" fmla="+- 0 8337 8316"/>
                              <a:gd name="T13" fmla="*/ T12 w 69"/>
                              <a:gd name="T14" fmla="+- 0 280 278"/>
                              <a:gd name="T15" fmla="*/ 280 h 69"/>
                              <a:gd name="T16" fmla="+- 0 8350 8316"/>
                              <a:gd name="T17" fmla="*/ T16 w 69"/>
                              <a:gd name="T18" fmla="+- 0 278 278"/>
                              <a:gd name="T19" fmla="*/ 278 h 69"/>
                              <a:gd name="T20" fmla="+- 0 8363 8316"/>
                              <a:gd name="T21" fmla="*/ T20 w 69"/>
                              <a:gd name="T22" fmla="+- 0 280 278"/>
                              <a:gd name="T23" fmla="*/ 280 h 69"/>
                              <a:gd name="T24" fmla="+- 0 8374 8316"/>
                              <a:gd name="T25" fmla="*/ T24 w 69"/>
                              <a:gd name="T26" fmla="+- 0 288 278"/>
                              <a:gd name="T27" fmla="*/ 288 h 69"/>
                              <a:gd name="T28" fmla="+- 0 8382 8316"/>
                              <a:gd name="T29" fmla="*/ T28 w 69"/>
                              <a:gd name="T30" fmla="+- 0 299 278"/>
                              <a:gd name="T31" fmla="*/ 299 h 69"/>
                              <a:gd name="T32" fmla="+- 0 8385 8316"/>
                              <a:gd name="T33" fmla="*/ T32 w 69"/>
                              <a:gd name="T34" fmla="+- 0 312 278"/>
                              <a:gd name="T35" fmla="*/ 312 h 69"/>
                              <a:gd name="T36" fmla="+- 0 8382 8316"/>
                              <a:gd name="T37" fmla="*/ T36 w 69"/>
                              <a:gd name="T38" fmla="+- 0 325 278"/>
                              <a:gd name="T39" fmla="*/ 325 h 69"/>
                              <a:gd name="T40" fmla="+- 0 8374 8316"/>
                              <a:gd name="T41" fmla="*/ T40 w 69"/>
                              <a:gd name="T42" fmla="+- 0 336 278"/>
                              <a:gd name="T43" fmla="*/ 336 h 69"/>
                              <a:gd name="T44" fmla="+- 0 8363 8316"/>
                              <a:gd name="T45" fmla="*/ T44 w 69"/>
                              <a:gd name="T46" fmla="+- 0 344 278"/>
                              <a:gd name="T47" fmla="*/ 344 h 69"/>
                              <a:gd name="T48" fmla="+- 0 8350 8316"/>
                              <a:gd name="T49" fmla="*/ T48 w 69"/>
                              <a:gd name="T50" fmla="+- 0 346 278"/>
                              <a:gd name="T51" fmla="*/ 346 h 69"/>
                              <a:gd name="T52" fmla="+- 0 8337 8316"/>
                              <a:gd name="T53" fmla="*/ T52 w 69"/>
                              <a:gd name="T54" fmla="+- 0 344 278"/>
                              <a:gd name="T55" fmla="*/ 344 h 69"/>
                              <a:gd name="T56" fmla="+- 0 8326 8316"/>
                              <a:gd name="T57" fmla="*/ T56 w 69"/>
                              <a:gd name="T58" fmla="+- 0 336 278"/>
                              <a:gd name="T59" fmla="*/ 336 h 69"/>
                              <a:gd name="T60" fmla="+- 0 8318 8316"/>
                              <a:gd name="T61" fmla="*/ T60 w 69"/>
                              <a:gd name="T62" fmla="+- 0 325 278"/>
                              <a:gd name="T63" fmla="*/ 325 h 69"/>
                              <a:gd name="T64" fmla="+- 0 8316 8316"/>
                              <a:gd name="T65" fmla="*/ T64 w 69"/>
                              <a:gd name="T66" fmla="+- 0 312 278"/>
                              <a:gd name="T67" fmla="*/ 312 h 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9" h="69">
                                <a:moveTo>
                                  <a:pt x="0" y="34"/>
                                </a:move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4" y="0"/>
                                </a:lnTo>
                                <a:lnTo>
                                  <a:pt x="47" y="2"/>
                                </a:lnTo>
                                <a:lnTo>
                                  <a:pt x="58" y="10"/>
                                </a:lnTo>
                                <a:lnTo>
                                  <a:pt x="66" y="21"/>
                                </a:lnTo>
                                <a:lnTo>
                                  <a:pt x="69" y="34"/>
                                </a:lnTo>
                                <a:lnTo>
                                  <a:pt x="66" y="47"/>
                                </a:lnTo>
                                <a:lnTo>
                                  <a:pt x="58" y="58"/>
                                </a:lnTo>
                                <a:lnTo>
                                  <a:pt x="47" y="66"/>
                                </a:lnTo>
                                <a:lnTo>
                                  <a:pt x="34" y="68"/>
                                </a:lnTo>
                                <a:lnTo>
                                  <a:pt x="21" y="66"/>
                                </a:lnTo>
                                <a:lnTo>
                                  <a:pt x="10" y="58"/>
                                </a:lnTo>
                                <a:lnTo>
                                  <a:pt x="2" y="47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F876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566"/>
                        <wps:cNvSpPr>
                          <a:spLocks/>
                        </wps:cNvSpPr>
                        <wps:spPr bwMode="auto">
                          <a:xfrm>
                            <a:off x="8934" y="932"/>
                            <a:ext cx="68" cy="68"/>
                          </a:xfrm>
                          <a:custGeom>
                            <a:avLst/>
                            <a:gdLst>
                              <a:gd name="T0" fmla="+- 0 8968 8934"/>
                              <a:gd name="T1" fmla="*/ T0 w 68"/>
                              <a:gd name="T2" fmla="+- 0 932 932"/>
                              <a:gd name="T3" fmla="*/ 932 h 68"/>
                              <a:gd name="T4" fmla="+- 0 8955 8934"/>
                              <a:gd name="T5" fmla="*/ T4 w 68"/>
                              <a:gd name="T6" fmla="+- 0 935 932"/>
                              <a:gd name="T7" fmla="*/ 935 h 68"/>
                              <a:gd name="T8" fmla="+- 0 8944 8934"/>
                              <a:gd name="T9" fmla="*/ T8 w 68"/>
                              <a:gd name="T10" fmla="+- 0 942 932"/>
                              <a:gd name="T11" fmla="*/ 942 h 68"/>
                              <a:gd name="T12" fmla="+- 0 8937 8934"/>
                              <a:gd name="T13" fmla="*/ T12 w 68"/>
                              <a:gd name="T14" fmla="+- 0 953 932"/>
                              <a:gd name="T15" fmla="*/ 953 h 68"/>
                              <a:gd name="T16" fmla="+- 0 8934 8934"/>
                              <a:gd name="T17" fmla="*/ T16 w 68"/>
                              <a:gd name="T18" fmla="+- 0 966 932"/>
                              <a:gd name="T19" fmla="*/ 966 h 68"/>
                              <a:gd name="T20" fmla="+- 0 8937 8934"/>
                              <a:gd name="T21" fmla="*/ T20 w 68"/>
                              <a:gd name="T22" fmla="+- 0 979 932"/>
                              <a:gd name="T23" fmla="*/ 979 h 68"/>
                              <a:gd name="T24" fmla="+- 0 8944 8934"/>
                              <a:gd name="T25" fmla="*/ T24 w 68"/>
                              <a:gd name="T26" fmla="+- 0 990 932"/>
                              <a:gd name="T27" fmla="*/ 990 h 68"/>
                              <a:gd name="T28" fmla="+- 0 8955 8934"/>
                              <a:gd name="T29" fmla="*/ T28 w 68"/>
                              <a:gd name="T30" fmla="+- 0 997 932"/>
                              <a:gd name="T31" fmla="*/ 997 h 68"/>
                              <a:gd name="T32" fmla="+- 0 8968 8934"/>
                              <a:gd name="T33" fmla="*/ T32 w 68"/>
                              <a:gd name="T34" fmla="+- 0 1000 932"/>
                              <a:gd name="T35" fmla="*/ 1000 h 68"/>
                              <a:gd name="T36" fmla="+- 0 8981 8934"/>
                              <a:gd name="T37" fmla="*/ T36 w 68"/>
                              <a:gd name="T38" fmla="+- 0 997 932"/>
                              <a:gd name="T39" fmla="*/ 997 h 68"/>
                              <a:gd name="T40" fmla="+- 0 8992 8934"/>
                              <a:gd name="T41" fmla="*/ T40 w 68"/>
                              <a:gd name="T42" fmla="+- 0 990 932"/>
                              <a:gd name="T43" fmla="*/ 990 h 68"/>
                              <a:gd name="T44" fmla="+- 0 8999 8934"/>
                              <a:gd name="T45" fmla="*/ T44 w 68"/>
                              <a:gd name="T46" fmla="+- 0 979 932"/>
                              <a:gd name="T47" fmla="*/ 979 h 68"/>
                              <a:gd name="T48" fmla="+- 0 9002 8934"/>
                              <a:gd name="T49" fmla="*/ T48 w 68"/>
                              <a:gd name="T50" fmla="+- 0 966 932"/>
                              <a:gd name="T51" fmla="*/ 966 h 68"/>
                              <a:gd name="T52" fmla="+- 0 8999 8934"/>
                              <a:gd name="T53" fmla="*/ T52 w 68"/>
                              <a:gd name="T54" fmla="+- 0 953 932"/>
                              <a:gd name="T55" fmla="*/ 953 h 68"/>
                              <a:gd name="T56" fmla="+- 0 8992 8934"/>
                              <a:gd name="T57" fmla="*/ T56 w 68"/>
                              <a:gd name="T58" fmla="+- 0 942 932"/>
                              <a:gd name="T59" fmla="*/ 942 h 68"/>
                              <a:gd name="T60" fmla="+- 0 8981 8934"/>
                              <a:gd name="T61" fmla="*/ T60 w 68"/>
                              <a:gd name="T62" fmla="+- 0 935 932"/>
                              <a:gd name="T63" fmla="*/ 935 h 68"/>
                              <a:gd name="T64" fmla="+- 0 8968 8934"/>
                              <a:gd name="T65" fmla="*/ T64 w 68"/>
                              <a:gd name="T66" fmla="+- 0 932 932"/>
                              <a:gd name="T67" fmla="*/ 932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4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1" y="65"/>
                                </a:lnTo>
                                <a:lnTo>
                                  <a:pt x="34" y="68"/>
                                </a:lnTo>
                                <a:lnTo>
                                  <a:pt x="47" y="65"/>
                                </a:lnTo>
                                <a:lnTo>
                                  <a:pt x="58" y="58"/>
                                </a:lnTo>
                                <a:lnTo>
                                  <a:pt x="65" y="47"/>
                                </a:lnTo>
                                <a:lnTo>
                                  <a:pt x="68" y="34"/>
                                </a:lnTo>
                                <a:lnTo>
                                  <a:pt x="65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BA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565"/>
                        <wps:cNvSpPr>
                          <a:spLocks/>
                        </wps:cNvSpPr>
                        <wps:spPr bwMode="auto">
                          <a:xfrm>
                            <a:off x="8934" y="932"/>
                            <a:ext cx="68" cy="68"/>
                          </a:xfrm>
                          <a:custGeom>
                            <a:avLst/>
                            <a:gdLst>
                              <a:gd name="T0" fmla="+- 0 8934 8934"/>
                              <a:gd name="T1" fmla="*/ T0 w 68"/>
                              <a:gd name="T2" fmla="+- 0 966 932"/>
                              <a:gd name="T3" fmla="*/ 966 h 68"/>
                              <a:gd name="T4" fmla="+- 0 8937 8934"/>
                              <a:gd name="T5" fmla="*/ T4 w 68"/>
                              <a:gd name="T6" fmla="+- 0 953 932"/>
                              <a:gd name="T7" fmla="*/ 953 h 68"/>
                              <a:gd name="T8" fmla="+- 0 8944 8934"/>
                              <a:gd name="T9" fmla="*/ T8 w 68"/>
                              <a:gd name="T10" fmla="+- 0 942 932"/>
                              <a:gd name="T11" fmla="*/ 942 h 68"/>
                              <a:gd name="T12" fmla="+- 0 8955 8934"/>
                              <a:gd name="T13" fmla="*/ T12 w 68"/>
                              <a:gd name="T14" fmla="+- 0 935 932"/>
                              <a:gd name="T15" fmla="*/ 935 h 68"/>
                              <a:gd name="T16" fmla="+- 0 8968 8934"/>
                              <a:gd name="T17" fmla="*/ T16 w 68"/>
                              <a:gd name="T18" fmla="+- 0 932 932"/>
                              <a:gd name="T19" fmla="*/ 932 h 68"/>
                              <a:gd name="T20" fmla="+- 0 8981 8934"/>
                              <a:gd name="T21" fmla="*/ T20 w 68"/>
                              <a:gd name="T22" fmla="+- 0 935 932"/>
                              <a:gd name="T23" fmla="*/ 935 h 68"/>
                              <a:gd name="T24" fmla="+- 0 8992 8934"/>
                              <a:gd name="T25" fmla="*/ T24 w 68"/>
                              <a:gd name="T26" fmla="+- 0 942 932"/>
                              <a:gd name="T27" fmla="*/ 942 h 68"/>
                              <a:gd name="T28" fmla="+- 0 8999 8934"/>
                              <a:gd name="T29" fmla="*/ T28 w 68"/>
                              <a:gd name="T30" fmla="+- 0 953 932"/>
                              <a:gd name="T31" fmla="*/ 953 h 68"/>
                              <a:gd name="T32" fmla="+- 0 9002 8934"/>
                              <a:gd name="T33" fmla="*/ T32 w 68"/>
                              <a:gd name="T34" fmla="+- 0 966 932"/>
                              <a:gd name="T35" fmla="*/ 966 h 68"/>
                              <a:gd name="T36" fmla="+- 0 8999 8934"/>
                              <a:gd name="T37" fmla="*/ T36 w 68"/>
                              <a:gd name="T38" fmla="+- 0 979 932"/>
                              <a:gd name="T39" fmla="*/ 979 h 68"/>
                              <a:gd name="T40" fmla="+- 0 8992 8934"/>
                              <a:gd name="T41" fmla="*/ T40 w 68"/>
                              <a:gd name="T42" fmla="+- 0 990 932"/>
                              <a:gd name="T43" fmla="*/ 990 h 68"/>
                              <a:gd name="T44" fmla="+- 0 8981 8934"/>
                              <a:gd name="T45" fmla="*/ T44 w 68"/>
                              <a:gd name="T46" fmla="+- 0 997 932"/>
                              <a:gd name="T47" fmla="*/ 997 h 68"/>
                              <a:gd name="T48" fmla="+- 0 8968 8934"/>
                              <a:gd name="T49" fmla="*/ T48 w 68"/>
                              <a:gd name="T50" fmla="+- 0 1000 932"/>
                              <a:gd name="T51" fmla="*/ 1000 h 68"/>
                              <a:gd name="T52" fmla="+- 0 8955 8934"/>
                              <a:gd name="T53" fmla="*/ T52 w 68"/>
                              <a:gd name="T54" fmla="+- 0 997 932"/>
                              <a:gd name="T55" fmla="*/ 997 h 68"/>
                              <a:gd name="T56" fmla="+- 0 8944 8934"/>
                              <a:gd name="T57" fmla="*/ T56 w 68"/>
                              <a:gd name="T58" fmla="+- 0 990 932"/>
                              <a:gd name="T59" fmla="*/ 990 h 68"/>
                              <a:gd name="T60" fmla="+- 0 8937 8934"/>
                              <a:gd name="T61" fmla="*/ T60 w 68"/>
                              <a:gd name="T62" fmla="+- 0 979 932"/>
                              <a:gd name="T63" fmla="*/ 979 h 68"/>
                              <a:gd name="T64" fmla="+- 0 8934 8934"/>
                              <a:gd name="T65" fmla="*/ T64 w 68"/>
                              <a:gd name="T66" fmla="+- 0 966 932"/>
                              <a:gd name="T67" fmla="*/ 966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0" y="34"/>
                                </a:move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4" y="0"/>
                                </a:lnTo>
                                <a:lnTo>
                                  <a:pt x="47" y="3"/>
                                </a:lnTo>
                                <a:lnTo>
                                  <a:pt x="58" y="10"/>
                                </a:lnTo>
                                <a:lnTo>
                                  <a:pt x="65" y="21"/>
                                </a:lnTo>
                                <a:lnTo>
                                  <a:pt x="68" y="34"/>
                                </a:lnTo>
                                <a:lnTo>
                                  <a:pt x="65" y="47"/>
                                </a:lnTo>
                                <a:lnTo>
                                  <a:pt x="58" y="58"/>
                                </a:lnTo>
                                <a:lnTo>
                                  <a:pt x="47" y="65"/>
                                </a:lnTo>
                                <a:lnTo>
                                  <a:pt x="34" y="68"/>
                                </a:lnTo>
                                <a:lnTo>
                                  <a:pt x="21" y="65"/>
                                </a:lnTo>
                                <a:lnTo>
                                  <a:pt x="10" y="58"/>
                                </a:lnTo>
                                <a:lnTo>
                                  <a:pt x="3" y="47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FEBA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reeform 564"/>
                        <wps:cNvSpPr>
                          <a:spLocks/>
                        </wps:cNvSpPr>
                        <wps:spPr bwMode="auto">
                          <a:xfrm>
                            <a:off x="9156" y="1143"/>
                            <a:ext cx="67" cy="67"/>
                          </a:xfrm>
                          <a:custGeom>
                            <a:avLst/>
                            <a:gdLst>
                              <a:gd name="T0" fmla="+- 0 9190 9157"/>
                              <a:gd name="T1" fmla="*/ T0 w 67"/>
                              <a:gd name="T2" fmla="+- 0 1143 1143"/>
                              <a:gd name="T3" fmla="*/ 1143 h 67"/>
                              <a:gd name="T4" fmla="+- 0 9177 9157"/>
                              <a:gd name="T5" fmla="*/ T4 w 67"/>
                              <a:gd name="T6" fmla="+- 0 1146 1143"/>
                              <a:gd name="T7" fmla="*/ 1146 h 67"/>
                              <a:gd name="T8" fmla="+- 0 9167 9157"/>
                              <a:gd name="T9" fmla="*/ T8 w 67"/>
                              <a:gd name="T10" fmla="+- 0 1153 1143"/>
                              <a:gd name="T11" fmla="*/ 1153 h 67"/>
                              <a:gd name="T12" fmla="+- 0 9160 9157"/>
                              <a:gd name="T13" fmla="*/ T12 w 67"/>
                              <a:gd name="T14" fmla="+- 0 1164 1143"/>
                              <a:gd name="T15" fmla="*/ 1164 h 67"/>
                              <a:gd name="T16" fmla="+- 0 9157 9157"/>
                              <a:gd name="T17" fmla="*/ T16 w 67"/>
                              <a:gd name="T18" fmla="+- 0 1177 1143"/>
                              <a:gd name="T19" fmla="*/ 1177 h 67"/>
                              <a:gd name="T20" fmla="+- 0 9160 9157"/>
                              <a:gd name="T21" fmla="*/ T20 w 67"/>
                              <a:gd name="T22" fmla="+- 0 1189 1143"/>
                              <a:gd name="T23" fmla="*/ 1189 h 67"/>
                              <a:gd name="T24" fmla="+- 0 9167 9157"/>
                              <a:gd name="T25" fmla="*/ T24 w 67"/>
                              <a:gd name="T26" fmla="+- 0 1200 1143"/>
                              <a:gd name="T27" fmla="*/ 1200 h 67"/>
                              <a:gd name="T28" fmla="+- 0 9177 9157"/>
                              <a:gd name="T29" fmla="*/ T28 w 67"/>
                              <a:gd name="T30" fmla="+- 0 1207 1143"/>
                              <a:gd name="T31" fmla="*/ 1207 h 67"/>
                              <a:gd name="T32" fmla="+- 0 9190 9157"/>
                              <a:gd name="T33" fmla="*/ T32 w 67"/>
                              <a:gd name="T34" fmla="+- 0 1210 1143"/>
                              <a:gd name="T35" fmla="*/ 1210 h 67"/>
                              <a:gd name="T36" fmla="+- 0 9203 9157"/>
                              <a:gd name="T37" fmla="*/ T36 w 67"/>
                              <a:gd name="T38" fmla="+- 0 1207 1143"/>
                              <a:gd name="T39" fmla="*/ 1207 h 67"/>
                              <a:gd name="T40" fmla="+- 0 9214 9157"/>
                              <a:gd name="T41" fmla="*/ T40 w 67"/>
                              <a:gd name="T42" fmla="+- 0 1200 1143"/>
                              <a:gd name="T43" fmla="*/ 1200 h 67"/>
                              <a:gd name="T44" fmla="+- 0 9221 9157"/>
                              <a:gd name="T45" fmla="*/ T44 w 67"/>
                              <a:gd name="T46" fmla="+- 0 1189 1143"/>
                              <a:gd name="T47" fmla="*/ 1189 h 67"/>
                              <a:gd name="T48" fmla="+- 0 9224 9157"/>
                              <a:gd name="T49" fmla="*/ T48 w 67"/>
                              <a:gd name="T50" fmla="+- 0 1177 1143"/>
                              <a:gd name="T51" fmla="*/ 1177 h 67"/>
                              <a:gd name="T52" fmla="+- 0 9221 9157"/>
                              <a:gd name="T53" fmla="*/ T52 w 67"/>
                              <a:gd name="T54" fmla="+- 0 1164 1143"/>
                              <a:gd name="T55" fmla="*/ 1164 h 67"/>
                              <a:gd name="T56" fmla="+- 0 9214 9157"/>
                              <a:gd name="T57" fmla="*/ T56 w 67"/>
                              <a:gd name="T58" fmla="+- 0 1153 1143"/>
                              <a:gd name="T59" fmla="*/ 1153 h 67"/>
                              <a:gd name="T60" fmla="+- 0 9203 9157"/>
                              <a:gd name="T61" fmla="*/ T60 w 67"/>
                              <a:gd name="T62" fmla="+- 0 1146 1143"/>
                              <a:gd name="T63" fmla="*/ 1146 h 67"/>
                              <a:gd name="T64" fmla="+- 0 9190 9157"/>
                              <a:gd name="T65" fmla="*/ T64 w 67"/>
                              <a:gd name="T66" fmla="+- 0 1143 1143"/>
                              <a:gd name="T67" fmla="*/ 1143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67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3" y="67"/>
                                </a:lnTo>
                                <a:lnTo>
                                  <a:pt x="46" y="64"/>
                                </a:lnTo>
                                <a:lnTo>
                                  <a:pt x="57" y="57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6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563"/>
                        <wps:cNvSpPr>
                          <a:spLocks/>
                        </wps:cNvSpPr>
                        <wps:spPr bwMode="auto">
                          <a:xfrm>
                            <a:off x="9156" y="1143"/>
                            <a:ext cx="67" cy="67"/>
                          </a:xfrm>
                          <a:custGeom>
                            <a:avLst/>
                            <a:gdLst>
                              <a:gd name="T0" fmla="+- 0 9157 9157"/>
                              <a:gd name="T1" fmla="*/ T0 w 67"/>
                              <a:gd name="T2" fmla="+- 0 1177 1143"/>
                              <a:gd name="T3" fmla="*/ 1177 h 67"/>
                              <a:gd name="T4" fmla="+- 0 9160 9157"/>
                              <a:gd name="T5" fmla="*/ T4 w 67"/>
                              <a:gd name="T6" fmla="+- 0 1164 1143"/>
                              <a:gd name="T7" fmla="*/ 1164 h 67"/>
                              <a:gd name="T8" fmla="+- 0 9167 9157"/>
                              <a:gd name="T9" fmla="*/ T8 w 67"/>
                              <a:gd name="T10" fmla="+- 0 1153 1143"/>
                              <a:gd name="T11" fmla="*/ 1153 h 67"/>
                              <a:gd name="T12" fmla="+- 0 9177 9157"/>
                              <a:gd name="T13" fmla="*/ T12 w 67"/>
                              <a:gd name="T14" fmla="+- 0 1146 1143"/>
                              <a:gd name="T15" fmla="*/ 1146 h 67"/>
                              <a:gd name="T16" fmla="+- 0 9190 9157"/>
                              <a:gd name="T17" fmla="*/ T16 w 67"/>
                              <a:gd name="T18" fmla="+- 0 1143 1143"/>
                              <a:gd name="T19" fmla="*/ 1143 h 67"/>
                              <a:gd name="T20" fmla="+- 0 9203 9157"/>
                              <a:gd name="T21" fmla="*/ T20 w 67"/>
                              <a:gd name="T22" fmla="+- 0 1146 1143"/>
                              <a:gd name="T23" fmla="*/ 1146 h 67"/>
                              <a:gd name="T24" fmla="+- 0 9214 9157"/>
                              <a:gd name="T25" fmla="*/ T24 w 67"/>
                              <a:gd name="T26" fmla="+- 0 1153 1143"/>
                              <a:gd name="T27" fmla="*/ 1153 h 67"/>
                              <a:gd name="T28" fmla="+- 0 9221 9157"/>
                              <a:gd name="T29" fmla="*/ T28 w 67"/>
                              <a:gd name="T30" fmla="+- 0 1164 1143"/>
                              <a:gd name="T31" fmla="*/ 1164 h 67"/>
                              <a:gd name="T32" fmla="+- 0 9224 9157"/>
                              <a:gd name="T33" fmla="*/ T32 w 67"/>
                              <a:gd name="T34" fmla="+- 0 1177 1143"/>
                              <a:gd name="T35" fmla="*/ 1177 h 67"/>
                              <a:gd name="T36" fmla="+- 0 9221 9157"/>
                              <a:gd name="T37" fmla="*/ T36 w 67"/>
                              <a:gd name="T38" fmla="+- 0 1189 1143"/>
                              <a:gd name="T39" fmla="*/ 1189 h 67"/>
                              <a:gd name="T40" fmla="+- 0 9214 9157"/>
                              <a:gd name="T41" fmla="*/ T40 w 67"/>
                              <a:gd name="T42" fmla="+- 0 1200 1143"/>
                              <a:gd name="T43" fmla="*/ 1200 h 67"/>
                              <a:gd name="T44" fmla="+- 0 9203 9157"/>
                              <a:gd name="T45" fmla="*/ T44 w 67"/>
                              <a:gd name="T46" fmla="+- 0 1207 1143"/>
                              <a:gd name="T47" fmla="*/ 1207 h 67"/>
                              <a:gd name="T48" fmla="+- 0 9190 9157"/>
                              <a:gd name="T49" fmla="*/ T48 w 67"/>
                              <a:gd name="T50" fmla="+- 0 1210 1143"/>
                              <a:gd name="T51" fmla="*/ 1210 h 67"/>
                              <a:gd name="T52" fmla="+- 0 9177 9157"/>
                              <a:gd name="T53" fmla="*/ T52 w 67"/>
                              <a:gd name="T54" fmla="+- 0 1207 1143"/>
                              <a:gd name="T55" fmla="*/ 1207 h 67"/>
                              <a:gd name="T56" fmla="+- 0 9167 9157"/>
                              <a:gd name="T57" fmla="*/ T56 w 67"/>
                              <a:gd name="T58" fmla="+- 0 1200 1143"/>
                              <a:gd name="T59" fmla="*/ 1200 h 67"/>
                              <a:gd name="T60" fmla="+- 0 9160 9157"/>
                              <a:gd name="T61" fmla="*/ T60 w 67"/>
                              <a:gd name="T62" fmla="+- 0 1189 1143"/>
                              <a:gd name="T63" fmla="*/ 1189 h 67"/>
                              <a:gd name="T64" fmla="+- 0 9157 9157"/>
                              <a:gd name="T65" fmla="*/ T64 w 67"/>
                              <a:gd name="T66" fmla="+- 0 1177 1143"/>
                              <a:gd name="T67" fmla="*/ 1177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67">
                                <a:moveTo>
                                  <a:pt x="0" y="34"/>
                                </a:move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0" y="3"/>
                                </a:lnTo>
                                <a:lnTo>
                                  <a:pt x="33" y="0"/>
                                </a:lnTo>
                                <a:lnTo>
                                  <a:pt x="46" y="3"/>
                                </a:lnTo>
                                <a:lnTo>
                                  <a:pt x="57" y="10"/>
                                </a:lnTo>
                                <a:lnTo>
                                  <a:pt x="64" y="21"/>
                                </a:lnTo>
                                <a:lnTo>
                                  <a:pt x="67" y="34"/>
                                </a:lnTo>
                                <a:lnTo>
                                  <a:pt x="64" y="46"/>
                                </a:lnTo>
                                <a:lnTo>
                                  <a:pt x="57" y="57"/>
                                </a:lnTo>
                                <a:lnTo>
                                  <a:pt x="46" y="64"/>
                                </a:lnTo>
                                <a:lnTo>
                                  <a:pt x="33" y="67"/>
                                </a:lnTo>
                                <a:lnTo>
                                  <a:pt x="20" y="64"/>
                                </a:lnTo>
                                <a:lnTo>
                                  <a:pt x="10" y="57"/>
                                </a:lnTo>
                                <a:lnTo>
                                  <a:pt x="3" y="46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849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82471A" id="Group 562" o:spid="_x0000_s1026" style="position:absolute;margin-left:382.05pt;margin-top:-17.95pt;width:102.9pt;height:102.9pt;z-index:15761408;mso-position-horizontal-relative:page" coordorigin="7641,-359" coordsize="2058,2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">
                <v:shape id="AutoShape 580" o:spid="_x0000_s1027" style="position:absolute;left:7641;top:-359;width:2058;height:2058;visibility:visible;mso-wrap-style:square;v-text-anchor:top" coordsize="2058,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" path="m,1964r2058,m,1341r2058,m,717r2058,m,94r2058,m94,2058l94,m717,2058l717,t624,2058l1341,t623,2058l1964,e" filled="f" strokecolor="#ebebeb" strokeweight=".09106mm">
                  <v:path arrowok="t" o:connecttype="custom" o:connectlocs="0,1605;2058,1605;0,982;2058,982;0,358;2058,358;0,-265;2058,-265;94,1699;94,-359;717,1699;717,-359;1341,1699;1341,-359;1964,1699;1964,-359" o:connectangles="0,0,0,0,0,0,0,0,0,0,0,0,0,0,0,0"/>
                </v:shape>
                <v:shape id="AutoShape 579" o:spid="_x0000_s1028" style="position:absolute;left:7641;top:-359;width:2058;height:2058;visibility:visible;mso-wrap-style:square;v-text-anchor:top" coordsize="2058,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" path="m,1653r2058,m,1029r2058,m,405r2058,m405,2058l405,t624,2058l1029,t624,2058l1653,e" filled="f" strokecolor="#ebebeb" strokeweight=".184mm">
                  <v:path arrowok="t" o:connecttype="custom" o:connectlocs="0,1294;2058,1294;0,670;2058,670;0,46;2058,46;405,1699;405,-359;1029,1699;1029,-359;1653,1699;1653,-359" o:connectangles="0,0,0,0,0,0,0,0,0,0,0,0"/>
                </v:shape>
                <v:shape id="Freeform 578" o:spid="_x0000_s1029" style="position:absolute;left:8747;top:748;width:67;height:67;visibility:visible;mso-wrap-style:square;v-text-anchor:top" coordsize="67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" path="m34,l21,3,10,10,3,20,,33,3,46r7,10l21,63r13,3l46,63,57,56,64,46,67,33,64,20,57,10,46,3,34,xe" fillcolor="#000004" stroked="f">
                  <v:path arrowok="t" o:connecttype="custom" o:connectlocs="34,749;21,752;10,759;3,769;0,782;3,795;10,805;21,812;34,815;46,812;57,805;64,795;67,782;64,769;57,759;46,752;34,749" o:connectangles="0,0,0,0,0,0,0,0,0,0,0,0,0,0,0,0,0"/>
                </v:shape>
                <v:shape id="Freeform 577" o:spid="_x0000_s1030" style="position:absolute;left:8747;top:748;width:67;height:67;visibility:visible;mso-wrap-style:square;v-text-anchor:top" coordsize="67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" path="m,33l3,20,10,10,21,3,34,,46,3r11,7l64,20r3,13l64,46,57,56,46,63,34,66,21,63,10,56,3,46,,33e" filled="f" strokecolor="#000004" strokeweight=".1347mm">
                  <v:path arrowok="t" o:connecttype="custom" o:connectlocs="0,782;3,769;10,759;21,752;34,749;46,752;57,759;64,769;67,782;64,795;57,805;46,812;34,815;21,812;10,805;3,795;0,782" o:connectangles="0,0,0,0,0,0,0,0,0,0,0,0,0,0,0,0,0"/>
                </v:shape>
                <v:shape id="Freeform 576" o:spid="_x0000_s1031" style="position:absolute;left:8114;top:574;width:64;height:64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" path="m32,l19,3,9,9,3,20,,32,3,44,9,54r10,7l32,64,44,61,54,54,61,44,64,32,61,20,54,9,44,3,32,xe" fillcolor="#231151" stroked="f">
                  <v:path arrowok="t" o:connecttype="custom" o:connectlocs="32,574;19,577;9,583;3,594;0,606;3,618;9,628;19,635;32,638;44,635;54,628;61,618;64,606;61,594;54,583;44,577;32,574" o:connectangles="0,0,0,0,0,0,0,0,0,0,0,0,0,0,0,0,0"/>
                </v:shape>
                <v:shape id="Freeform 575" o:spid="_x0000_s1032" style="position:absolute;left:8114;top:574;width:64;height:64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" path="m,32l3,20,9,9,19,3,32,,44,3,54,9r7,11l64,32,61,44,54,54,44,61,32,64,19,61,9,54,3,44,,32e" filled="f" strokecolor="#231151" strokeweight=".1347mm">
                  <v:path arrowok="t" o:connecttype="custom" o:connectlocs="0,606;3,594;9,583;19,577;32,574;44,577;54,583;61,594;64,606;61,618;54,628;44,635;32,638;19,635;9,628;3,618;0,606" o:connectangles="0,0,0,0,0,0,0,0,0,0,0,0,0,0,0,0,0"/>
                </v:shape>
                <v:shape id="Freeform 574" o:spid="_x0000_s1033" style="position:absolute;left:7914;top:500;width:66;height:66;visibility:visible;mso-wrap-style:square;v-text-anchor:top" coordsize="66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" path="m33,l21,2,10,9,3,20,,32,3,45r7,11l21,63r12,2l46,63,56,56,64,45,66,32,64,20,56,9,46,2,33,xe" fillcolor="#5f187f" stroked="f">
                  <v:path arrowok="t" o:connecttype="custom" o:connectlocs="33,501;21,503;10,510;3,521;0,533;3,546;10,557;21,564;33,566;46,564;56,557;64,546;66,533;64,521;56,510;46,503;33,501" o:connectangles="0,0,0,0,0,0,0,0,0,0,0,0,0,0,0,0,0"/>
                </v:shape>
                <v:shape id="Freeform 573" o:spid="_x0000_s1034" style="position:absolute;left:7914;top:500;width:66;height:66;visibility:visible;mso-wrap-style:square;v-text-anchor:top" coordsize="66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" path="m,32l3,20,10,9,21,2,33,,46,2,56,9r8,11l66,32,64,45,56,56,46,63,33,65,21,63,10,56,3,45,,32e" filled="f" strokecolor="#5f187f" strokeweight=".1347mm">
                  <v:path arrowok="t" o:connecttype="custom" o:connectlocs="0,533;3,521;10,510;21,503;33,501;46,503;56,510;64,521;66,533;64,546;56,557;46,564;33,566;21,564;10,557;3,546;0,533" o:connectangles="0,0,0,0,0,0,0,0,0,0,0,0,0,0,0,0,0"/>
                </v:shape>
                <v:shape id="Freeform 572" o:spid="_x0000_s1035" style="position:absolute;left:8523;top:-3;width:71;height:71;visibility:visible;mso-wrap-style:square;v-text-anchor:top" coordsize="7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" path="m35,l21,3,10,11,2,22,,36,2,49r8,11l21,68r14,3l48,68,60,60,67,49,70,36,67,22,60,11,48,3,35,xe" fillcolor="#982d80" stroked="f">
                  <v:path arrowok="t" o:connecttype="custom" o:connectlocs="35,-3;21,0;10,8;2,19;0,33;2,46;10,57;21,65;35,68;48,65;60,57;67,46;70,33;67,19;60,8;48,0;35,-3" o:connectangles="0,0,0,0,0,0,0,0,0,0,0,0,0,0,0,0,0"/>
                </v:shape>
                <v:shape id="Freeform 571" o:spid="_x0000_s1036" style="position:absolute;left:8523;top:-3;width:71;height:71;visibility:visible;mso-wrap-style:square;v-text-anchor:top" coordsize="7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" path="m,36l2,22,10,11,21,3,35,,48,3r12,8l67,22r3,14l67,49,60,60,48,68,35,71,21,68,10,60,2,49,,36e" filled="f" strokecolor="#982d80" strokeweight=".1347mm">
                  <v:path arrowok="t" o:connecttype="custom" o:connectlocs="0,33;2,19;10,8;21,0;35,-3;48,0;60,8;67,19;70,33;67,46;60,57;48,65;35,68;21,65;10,57;2,46;0,33" o:connectangles="0,0,0,0,0,0,0,0,0,0,0,0,0,0,0,0,0"/>
                </v:shape>
                <v:shape id="Freeform 570" o:spid="_x0000_s1037" style="position:absolute;left:9355;top:1326;width:69;height:69;visibility:visible;mso-wrap-style:square;v-text-anchor:top" coordsize="69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" path="m35,l21,2,10,10,3,21,,34,3,47r7,11l21,66r14,2l48,66,59,58,66,47,69,34,66,21,59,10,48,2,35,xe" fillcolor="#d3436e" stroked="f">
                  <v:path arrowok="t" o:connecttype="custom" o:connectlocs="35,1327;21,1329;10,1337;3,1348;0,1361;3,1374;10,1385;21,1393;35,1395;48,1393;59,1385;66,1374;69,1361;66,1348;59,1337;48,1329;35,1327" o:connectangles="0,0,0,0,0,0,0,0,0,0,0,0,0,0,0,0,0"/>
                </v:shape>
                <v:shape id="Freeform 569" o:spid="_x0000_s1038" style="position:absolute;left:9355;top:1326;width:69;height:69;visibility:visible;mso-wrap-style:square;v-text-anchor:top" coordsize="69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" path="m,34l3,21,10,10,21,2,35,,48,2r11,8l66,21r3,13l66,47,59,58,48,66,35,68,21,66,10,58,3,47,,34e" filled="f" strokecolor="#d3436e" strokeweight=".1347mm">
                  <v:path arrowok="t" o:connecttype="custom" o:connectlocs="0,1361;3,1348;10,1337;21,1329;35,1327;48,1329;59,1337;66,1348;69,1361;66,1374;59,1385;48,1393;35,1395;21,1393;10,1385;3,1374;0,1361" o:connectangles="0,0,0,0,0,0,0,0,0,0,0,0,0,0,0,0,0"/>
                </v:shape>
                <v:shape id="Freeform 568" o:spid="_x0000_s1039" style="position:absolute;left:8315;top:277;width:69;height:69;visibility:visible;mso-wrap-style:square;v-text-anchor:top" coordsize="69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" path="m34,l21,2,10,10,2,21,,34,2,47r8,11l21,66r13,2l47,66,58,58,66,47,69,34,66,21,58,10,47,2,34,xe" fillcolor="#f8765c" stroked="f">
                  <v:path arrowok="t" o:connecttype="custom" o:connectlocs="34,278;21,280;10,288;2,299;0,312;2,325;10,336;21,344;34,346;47,344;58,336;66,325;69,312;66,299;58,288;47,280;34,278" o:connectangles="0,0,0,0,0,0,0,0,0,0,0,0,0,0,0,0,0"/>
                </v:shape>
                <v:shape id="Freeform 567" o:spid="_x0000_s1040" style="position:absolute;left:8315;top:277;width:69;height:69;visibility:visible;mso-wrap-style:square;v-text-anchor:top" coordsize="69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" path="m,34l2,21,10,10,21,2,34,,47,2r11,8l66,21r3,13l66,47,58,58,47,66,34,68,21,66,10,58,2,47,,34e" filled="f" strokecolor="#f8765c" strokeweight=".1347mm">
                  <v:path arrowok="t" o:connecttype="custom" o:connectlocs="0,312;2,299;10,288;21,280;34,278;47,280;58,288;66,299;69,312;66,325;58,336;47,344;34,346;21,344;10,336;2,325;0,312" o:connectangles="0,0,0,0,0,0,0,0,0,0,0,0,0,0,0,0,0"/>
                </v:shape>
                <v:shape id="Freeform 566" o:spid="_x0000_s1041" style="position:absolute;left:8934;top:932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" path="m34,l21,3,10,10,3,21,,34,3,47r7,11l21,65r13,3l47,65,58,58,65,47,68,34,65,21,58,10,47,3,34,xe" fillcolor="#feba80" stroked="f">
                  <v:path arrowok="t" o:connecttype="custom" o:connectlocs="34,932;21,935;10,942;3,953;0,966;3,979;10,990;21,997;34,1000;47,997;58,990;65,979;68,966;65,953;58,942;47,935;34,932" o:connectangles="0,0,0,0,0,0,0,0,0,0,0,0,0,0,0,0,0"/>
                </v:shape>
                <v:shape id="Freeform 565" o:spid="_x0000_s1042" style="position:absolute;left:8934;top:932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" path="m,34l3,21,10,10,21,3,34,,47,3r11,7l65,21r3,13l65,47,58,58,47,65,34,68,21,65,10,58,3,47,,34e" filled="f" strokecolor="#feba80" strokeweight=".1347mm">
                  <v:path arrowok="t" o:connecttype="custom" o:connectlocs="0,966;3,953;10,942;21,935;34,932;47,935;58,942;65,953;68,966;65,979;58,990;47,997;34,1000;21,997;10,990;3,979;0,966" o:connectangles="0,0,0,0,0,0,0,0,0,0,0,0,0,0,0,0,0"/>
                </v:shape>
                <v:shape id="Freeform 564" o:spid="_x0000_s1043" style="position:absolute;left:9156;top:1143;width:67;height:67;visibility:visible;mso-wrap-style:square;v-text-anchor:top" coordsize="67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" path="m33,l20,3,10,10,3,21,,34,3,46r7,11l20,64r13,3l46,64,57,57,64,46,67,34,64,21,57,10,46,3,33,xe" fillcolor="#fcfdbf" stroked="f">
                  <v:path arrowok="t" o:connecttype="custom" o:connectlocs="33,1143;20,1146;10,1153;3,1164;0,1177;3,1189;10,1200;20,1207;33,1210;46,1207;57,1200;64,1189;67,1177;64,1164;57,1153;46,1146;33,1143" o:connectangles="0,0,0,0,0,0,0,0,0,0,0,0,0,0,0,0,0"/>
                </v:shape>
                <v:shape id="Freeform 563" o:spid="_x0000_s1044" style="position:absolute;left:9156;top:1143;width:67;height:67;visibility:visible;mso-wrap-style:square;v-text-anchor:top" coordsize="67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" path="m,34l3,21,10,10,20,3,33,,46,3r11,7l64,21r3,13l64,46,57,57,46,64,33,67,20,64,10,57,3,46,,34e" filled="f" strokecolor="#fcfdbf" strokeweight=".1347mm">
                  <v:path arrowok="t" o:connecttype="custom" o:connectlocs="0,1177;3,1164;10,1153;20,1146;33,1143;46,1146;57,1153;64,1164;67,1177;64,1189;57,1200;46,1207;33,1210;20,1207;10,1200;3,1189;0,1177" o:connectangles="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w w:val="110"/>
          <w:sz w:val="8"/>
        </w:rPr>
        <w:t>2</w:t>
      </w:r>
      <w:r w:rsidR="005D3991">
        <w:rPr>
          <w:rFonts w:ascii="Times New Roman"/>
          <w:color w:val="4D4D4D"/>
          <w:w w:val="110"/>
          <w:sz w:val="8"/>
        </w:rPr>
        <w:tab/>
        <w:t>2</w:t>
      </w:r>
      <w:r w:rsidR="005D3991">
        <w:rPr>
          <w:rFonts w:ascii="Times New Roman"/>
          <w:color w:val="4D4D4D"/>
          <w:w w:val="110"/>
          <w:sz w:val="8"/>
        </w:rPr>
        <w:tab/>
        <w:t>2</w:t>
      </w:r>
    </w:p>
    <w:p w14:paraId="23CEDA1C" w14:textId="77777777" w:rsidR="006F1C89" w:rsidRDefault="006F1C89">
      <w:pPr>
        <w:pStyle w:val="BodyText"/>
        <w:rPr>
          <w:rFonts w:ascii="Times New Roman"/>
          <w:sz w:val="20"/>
        </w:rPr>
      </w:pPr>
    </w:p>
    <w:p w14:paraId="51922AE7" w14:textId="77777777" w:rsidR="006F1C89" w:rsidRDefault="006F1C89">
      <w:pPr>
        <w:pStyle w:val="BodyText"/>
        <w:spacing w:before="4"/>
        <w:rPr>
          <w:rFonts w:ascii="Times New Roman"/>
          <w:sz w:val="17"/>
        </w:rPr>
      </w:pPr>
    </w:p>
    <w:p w14:paraId="6F84CBBD" w14:textId="77777777" w:rsidR="006F1C89" w:rsidRDefault="006F1C89">
      <w:pPr>
        <w:pStyle w:val="BodyText"/>
        <w:spacing w:before="10"/>
        <w:rPr>
          <w:rFonts w:ascii="Times New Roman"/>
          <w:sz w:val="8"/>
        </w:rPr>
      </w:pPr>
    </w:p>
    <w:p w14:paraId="5488FA1C" w14:textId="734F1772" w:rsidR="006F1C89" w:rsidRDefault="00C85944">
      <w:pPr>
        <w:tabs>
          <w:tab w:val="left" w:pos="4443"/>
          <w:tab w:val="left" w:pos="6863"/>
        </w:tabs>
        <w:ind w:left="2022"/>
        <w:rPr>
          <w:rFonts w:ascii="Times New Roman"/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795BE994" wp14:editId="2B2CDE0B">
                <wp:simplePos x="0" y="0"/>
                <wp:positionH relativeFrom="page">
                  <wp:posOffset>1579245</wp:posOffset>
                </wp:positionH>
                <wp:positionV relativeFrom="paragraph">
                  <wp:posOffset>-154940</wp:posOffset>
                </wp:positionV>
                <wp:extent cx="101600" cy="371475"/>
                <wp:effectExtent l="0" t="0" r="0" b="0"/>
                <wp:wrapNone/>
                <wp:docPr id="571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C1C74" w14:textId="77777777" w:rsidR="006F1C89" w:rsidRDefault="005D3991">
                            <w:pPr>
                              <w:spacing w:before="22"/>
                              <w:ind w:left="20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 xml:space="preserve">Adult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>Trait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BE994" id="Text Box 561" o:spid="_x0000_s1045" type="#_x0000_t202" style="position:absolute;left:0;text-align:left;margin-left:124.35pt;margin-top:-12.2pt;width:8pt;height:29.2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73AC1C74" w14:textId="77777777" w:rsidR="006F1C89" w:rsidRDefault="005D3991">
                      <w:pPr>
                        <w:spacing w:before="22"/>
                        <w:ind w:left="20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w w:val="110"/>
                          <w:sz w:val="10"/>
                        </w:rPr>
                        <w:t xml:space="preserve">Adult </w:t>
                      </w:r>
                      <w:r>
                        <w:rPr>
                          <w:rFonts w:ascii="Times New Roman"/>
                          <w:spacing w:val="13"/>
                          <w:w w:val="110"/>
                          <w:sz w:val="10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110"/>
                          <w:sz w:val="10"/>
                        </w:rPr>
                        <w:t>Trait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44416" behindDoc="1" locked="0" layoutInCell="1" allowOverlap="1" wp14:anchorId="561CDE48" wp14:editId="28C2A571">
                <wp:simplePos x="0" y="0"/>
                <wp:positionH relativeFrom="page">
                  <wp:posOffset>3116580</wp:posOffset>
                </wp:positionH>
                <wp:positionV relativeFrom="paragraph">
                  <wp:posOffset>-154940</wp:posOffset>
                </wp:positionV>
                <wp:extent cx="101600" cy="371475"/>
                <wp:effectExtent l="0" t="0" r="0" b="0"/>
                <wp:wrapNone/>
                <wp:docPr id="570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95DAA" w14:textId="77777777" w:rsidR="006F1C89" w:rsidRDefault="005D3991">
                            <w:pPr>
                              <w:spacing w:before="22"/>
                              <w:ind w:left="20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 xml:space="preserve">Adult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>Trait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CDE48" id="Text Box 560" o:spid="_x0000_s1046" type="#_x0000_t202" style="position:absolute;left:0;text-align:left;margin-left:245.4pt;margin-top:-12.2pt;width:8pt;height:29.25pt;z-index:-180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3DF95DAA" w14:textId="77777777" w:rsidR="006F1C89" w:rsidRDefault="005D3991">
                      <w:pPr>
                        <w:spacing w:before="22"/>
                        <w:ind w:left="20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w w:val="110"/>
                          <w:sz w:val="10"/>
                        </w:rPr>
                        <w:t xml:space="preserve">Adult </w:t>
                      </w:r>
                      <w:r>
                        <w:rPr>
                          <w:rFonts w:ascii="Times New Roman"/>
                          <w:spacing w:val="13"/>
                          <w:w w:val="110"/>
                          <w:sz w:val="10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110"/>
                          <w:sz w:val="10"/>
                        </w:rPr>
                        <w:t>Trait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45440" behindDoc="1" locked="0" layoutInCell="1" allowOverlap="1" wp14:anchorId="2C885264" wp14:editId="064C1081">
                <wp:simplePos x="0" y="0"/>
                <wp:positionH relativeFrom="page">
                  <wp:posOffset>4653915</wp:posOffset>
                </wp:positionH>
                <wp:positionV relativeFrom="paragraph">
                  <wp:posOffset>-154940</wp:posOffset>
                </wp:positionV>
                <wp:extent cx="101600" cy="371475"/>
                <wp:effectExtent l="0" t="0" r="0" b="0"/>
                <wp:wrapNone/>
                <wp:docPr id="569" name="Text 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78C3E2" w14:textId="77777777" w:rsidR="006F1C89" w:rsidRDefault="005D3991">
                            <w:pPr>
                              <w:spacing w:before="22"/>
                              <w:ind w:left="20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 xml:space="preserve">Adult </w:t>
                            </w:r>
                            <w:r>
                              <w:rPr>
                                <w:rFonts w:ascii="Times New Roman"/>
                                <w:spacing w:val="13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>Trait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85264" id="Text Box 559" o:spid="_x0000_s1047" type="#_x0000_t202" style="position:absolute;left:0;text-align:left;margin-left:366.45pt;margin-top:-12.2pt;width:8pt;height:29.25pt;z-index:-180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4E78C3E2" w14:textId="77777777" w:rsidR="006F1C89" w:rsidRDefault="005D3991">
                      <w:pPr>
                        <w:spacing w:before="22"/>
                        <w:ind w:left="20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w w:val="110"/>
                          <w:sz w:val="10"/>
                        </w:rPr>
                        <w:t xml:space="preserve">Adult </w:t>
                      </w:r>
                      <w:r>
                        <w:rPr>
                          <w:rFonts w:ascii="Times New Roman"/>
                          <w:spacing w:val="13"/>
                          <w:w w:val="110"/>
                          <w:sz w:val="10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110"/>
                          <w:sz w:val="10"/>
                        </w:rPr>
                        <w:t>Trait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w w:val="110"/>
          <w:sz w:val="8"/>
        </w:rPr>
        <w:t>0</w:t>
      </w:r>
      <w:r w:rsidR="005D3991">
        <w:rPr>
          <w:rFonts w:ascii="Times New Roman"/>
          <w:color w:val="4D4D4D"/>
          <w:w w:val="110"/>
          <w:sz w:val="8"/>
        </w:rPr>
        <w:tab/>
        <w:t>0</w:t>
      </w:r>
      <w:r w:rsidR="005D3991">
        <w:rPr>
          <w:rFonts w:ascii="Times New Roman"/>
          <w:color w:val="4D4D4D"/>
          <w:w w:val="110"/>
          <w:sz w:val="8"/>
        </w:rPr>
        <w:tab/>
        <w:t>0</w:t>
      </w:r>
    </w:p>
    <w:p w14:paraId="25EFE61B" w14:textId="77777777" w:rsidR="006F1C89" w:rsidRDefault="006F1C89">
      <w:pPr>
        <w:pStyle w:val="BodyText"/>
        <w:rPr>
          <w:rFonts w:ascii="Times New Roman"/>
          <w:sz w:val="20"/>
        </w:rPr>
      </w:pPr>
    </w:p>
    <w:p w14:paraId="7F5B5CCA" w14:textId="77777777" w:rsidR="006F1C89" w:rsidRDefault="006F1C89">
      <w:pPr>
        <w:pStyle w:val="BodyText"/>
        <w:spacing w:before="4"/>
        <w:rPr>
          <w:rFonts w:ascii="Times New Roman"/>
          <w:sz w:val="17"/>
        </w:rPr>
      </w:pPr>
    </w:p>
    <w:p w14:paraId="6F03C06B" w14:textId="77777777" w:rsidR="006F1C89" w:rsidRDefault="006F1C89">
      <w:pPr>
        <w:pStyle w:val="BodyText"/>
        <w:spacing w:before="10"/>
        <w:rPr>
          <w:rFonts w:ascii="Times New Roman"/>
          <w:sz w:val="8"/>
        </w:rPr>
      </w:pPr>
    </w:p>
    <w:p w14:paraId="7DF9BFA1" w14:textId="77777777" w:rsidR="006F1C89" w:rsidRDefault="005D3991">
      <w:pPr>
        <w:tabs>
          <w:tab w:val="left" w:pos="4385"/>
          <w:tab w:val="left" w:pos="6806"/>
        </w:tabs>
        <w:ind w:left="1964"/>
        <w:rPr>
          <w:rFonts w:ascii="Times New Roman" w:hAnsi="Times New Roman"/>
          <w:sz w:val="8"/>
        </w:rPr>
      </w:pPr>
      <w:r>
        <w:rPr>
          <w:rFonts w:ascii="Times New Roman" w:hAnsi="Times New Roman"/>
          <w:color w:val="4D4D4D"/>
          <w:w w:val="105"/>
          <w:sz w:val="8"/>
        </w:rPr>
        <w:t>−</w:t>
      </w:r>
      <w:r>
        <w:rPr>
          <w:rFonts w:ascii="Times New Roman" w:hAnsi="Times New Roman"/>
          <w:color w:val="4D4D4D"/>
          <w:spacing w:val="-12"/>
          <w:w w:val="105"/>
          <w:sz w:val="8"/>
        </w:rPr>
        <w:t xml:space="preserve"> </w:t>
      </w:r>
      <w:r>
        <w:rPr>
          <w:rFonts w:ascii="Times New Roman" w:hAnsi="Times New Roman"/>
          <w:color w:val="4D4D4D"/>
          <w:w w:val="105"/>
          <w:sz w:val="8"/>
        </w:rPr>
        <w:t>2</w:t>
      </w:r>
      <w:r>
        <w:rPr>
          <w:rFonts w:ascii="Times New Roman" w:hAnsi="Times New Roman"/>
          <w:color w:val="4D4D4D"/>
          <w:w w:val="105"/>
          <w:sz w:val="8"/>
        </w:rPr>
        <w:tab/>
        <w:t>−</w:t>
      </w:r>
      <w:r>
        <w:rPr>
          <w:rFonts w:ascii="Times New Roman" w:hAnsi="Times New Roman"/>
          <w:color w:val="4D4D4D"/>
          <w:spacing w:val="-12"/>
          <w:w w:val="105"/>
          <w:sz w:val="8"/>
        </w:rPr>
        <w:t xml:space="preserve"> </w:t>
      </w:r>
      <w:r>
        <w:rPr>
          <w:rFonts w:ascii="Times New Roman" w:hAnsi="Times New Roman"/>
          <w:color w:val="4D4D4D"/>
          <w:w w:val="105"/>
          <w:sz w:val="8"/>
        </w:rPr>
        <w:t>2</w:t>
      </w:r>
      <w:r>
        <w:rPr>
          <w:rFonts w:ascii="Times New Roman" w:hAnsi="Times New Roman"/>
          <w:color w:val="4D4D4D"/>
          <w:w w:val="105"/>
          <w:sz w:val="8"/>
        </w:rPr>
        <w:tab/>
        <w:t>−</w:t>
      </w:r>
      <w:r>
        <w:rPr>
          <w:rFonts w:ascii="Times New Roman" w:hAnsi="Times New Roman"/>
          <w:color w:val="4D4D4D"/>
          <w:spacing w:val="-10"/>
          <w:w w:val="105"/>
          <w:sz w:val="8"/>
        </w:rPr>
        <w:t xml:space="preserve"> </w:t>
      </w:r>
      <w:r>
        <w:rPr>
          <w:rFonts w:ascii="Times New Roman" w:hAnsi="Times New Roman"/>
          <w:color w:val="4D4D4D"/>
          <w:w w:val="105"/>
          <w:sz w:val="8"/>
        </w:rPr>
        <w:t>2</w:t>
      </w:r>
    </w:p>
    <w:p w14:paraId="71397FF1" w14:textId="77777777" w:rsidR="006F1C89" w:rsidRDefault="006F1C89">
      <w:pPr>
        <w:pStyle w:val="BodyText"/>
        <w:spacing w:before="9"/>
        <w:rPr>
          <w:rFonts w:ascii="Times New Roman"/>
          <w:sz w:val="25"/>
        </w:rPr>
      </w:pPr>
    </w:p>
    <w:p w14:paraId="45EE3584" w14:textId="77777777" w:rsidR="006F1C89" w:rsidRDefault="006F1C89">
      <w:pPr>
        <w:rPr>
          <w:rFonts w:ascii="Times New Roman"/>
          <w:sz w:val="25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5E87D142" w14:textId="77777777" w:rsidR="006F1C89" w:rsidRDefault="006F1C89">
      <w:pPr>
        <w:pStyle w:val="BodyText"/>
        <w:spacing w:before="10"/>
        <w:rPr>
          <w:rFonts w:ascii="Times New Roman"/>
          <w:sz w:val="8"/>
        </w:rPr>
      </w:pPr>
    </w:p>
    <w:p w14:paraId="1B73B5AF" w14:textId="3781C9D3" w:rsidR="006F1C89" w:rsidRDefault="00C85944">
      <w:pPr>
        <w:tabs>
          <w:tab w:val="left" w:pos="3106"/>
          <w:tab w:val="left" w:pos="3730"/>
        </w:tabs>
        <w:spacing w:before="1"/>
        <w:ind w:left="2459"/>
        <w:rPr>
          <w:rFonts w:ascii="Times New Roman" w:hAnsi="Times New Roman"/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 wp14:anchorId="04CD7ED4" wp14:editId="30BF5738">
                <wp:simplePos x="0" y="0"/>
                <wp:positionH relativeFrom="page">
                  <wp:posOffset>1974215</wp:posOffset>
                </wp:positionH>
                <wp:positionV relativeFrom="paragraph">
                  <wp:posOffset>-32385</wp:posOffset>
                </wp:positionV>
                <wp:extent cx="3973195" cy="203200"/>
                <wp:effectExtent l="0" t="0" r="0" b="0"/>
                <wp:wrapNone/>
                <wp:docPr id="568" name="Text 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3195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71"/>
                              <w:gridCol w:w="913"/>
                              <w:gridCol w:w="732"/>
                              <w:gridCol w:w="774"/>
                              <w:gridCol w:w="913"/>
                              <w:gridCol w:w="732"/>
                              <w:gridCol w:w="774"/>
                              <w:gridCol w:w="913"/>
                              <w:gridCol w:w="228"/>
                            </w:tblGrid>
                            <w:tr w:rsidR="006F1C89" w14:paraId="1B79716B" w14:textId="77777777">
                              <w:trPr>
                                <w:trHeight w:val="147"/>
                              </w:trPr>
                              <w:tc>
                                <w:tcPr>
                                  <w:tcW w:w="271" w:type="dxa"/>
                                </w:tcPr>
                                <w:p w14:paraId="2B552E26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7DD82AA3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2" w:type="dxa"/>
                                </w:tcPr>
                                <w:p w14:paraId="68E8B050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41C0EC11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212D1D72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2" w:type="dxa"/>
                                </w:tcPr>
                                <w:p w14:paraId="5ACF6D03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6295FAAF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2EBEE950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6D095E74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6F1C89" w14:paraId="1D63640B" w14:textId="77777777">
                              <w:trPr>
                                <w:trHeight w:val="171"/>
                              </w:trPr>
                              <w:tc>
                                <w:tcPr>
                                  <w:tcW w:w="271" w:type="dxa"/>
                                </w:tcPr>
                                <w:p w14:paraId="1D00D14B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4369DF4C" w14:textId="77777777" w:rsidR="006F1C89" w:rsidRDefault="005D3991">
                                  <w:pPr>
                                    <w:pStyle w:val="TableParagraph"/>
                                    <w:spacing w:before="5"/>
                                    <w:ind w:left="121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10"/>
                                      <w:sz w:val="10"/>
                                    </w:rPr>
                                    <w:t xml:space="preserve">Juvenile </w:t>
                                  </w:r>
                                  <w:r>
                                    <w:rPr>
                                      <w:rFonts w:ascii="Times New Roman"/>
                                      <w:spacing w:val="6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w w:val="110"/>
                                      <w:sz w:val="10"/>
                                    </w:rPr>
                                    <w:t>Trait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</w:tcPr>
                                <w:p w14:paraId="4FA8312A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0272E7D6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0D34AC7A" w14:textId="77777777" w:rsidR="006F1C89" w:rsidRDefault="005D3991">
                                  <w:pPr>
                                    <w:pStyle w:val="TableParagraph"/>
                                    <w:spacing w:before="5"/>
                                    <w:ind w:left="122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10"/>
                                      <w:sz w:val="10"/>
                                    </w:rPr>
                                    <w:t xml:space="preserve">Juvenile </w:t>
                                  </w:r>
                                  <w:r>
                                    <w:rPr>
                                      <w:rFonts w:ascii="Times New Roman"/>
                                      <w:spacing w:val="6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w w:val="110"/>
                                      <w:sz w:val="10"/>
                                    </w:rPr>
                                    <w:t>Trait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</w:tcPr>
                                <w:p w14:paraId="38C96C7C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2253A94E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3" w:type="dxa"/>
                                </w:tcPr>
                                <w:p w14:paraId="7E92DED6" w14:textId="77777777" w:rsidR="006F1C89" w:rsidRDefault="005D3991">
                                  <w:pPr>
                                    <w:pStyle w:val="TableParagraph"/>
                                    <w:spacing w:before="5"/>
                                    <w:ind w:left="124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10"/>
                                      <w:sz w:val="10"/>
                                    </w:rPr>
                                    <w:t xml:space="preserve">Juvenile </w:t>
                                  </w:r>
                                  <w:r>
                                    <w:rPr>
                                      <w:rFonts w:ascii="Times New Roman"/>
                                      <w:spacing w:val="6"/>
                                      <w:w w:val="110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w w:val="110"/>
                                      <w:sz w:val="10"/>
                                    </w:rPr>
                                    <w:t>Trait</w:t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637BBF36" w14:textId="77777777" w:rsidR="006F1C89" w:rsidRDefault="006F1C8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901C348" w14:textId="77777777" w:rsidR="006F1C89" w:rsidRDefault="006F1C8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D7ED4" id="Text Box 558" o:spid="_x0000_s1048" type="#_x0000_t202" style="position:absolute;left:0;text-align:left;margin-left:155.45pt;margin-top:-2.55pt;width:312.85pt;height:16pt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71"/>
                        <w:gridCol w:w="913"/>
                        <w:gridCol w:w="732"/>
                        <w:gridCol w:w="774"/>
                        <w:gridCol w:w="913"/>
                        <w:gridCol w:w="732"/>
                        <w:gridCol w:w="774"/>
                        <w:gridCol w:w="913"/>
                        <w:gridCol w:w="228"/>
                      </w:tblGrid>
                      <w:tr w:rsidR="006F1C89" w14:paraId="1B79716B" w14:textId="77777777">
                        <w:trPr>
                          <w:trHeight w:val="147"/>
                        </w:trPr>
                        <w:tc>
                          <w:tcPr>
                            <w:tcW w:w="271" w:type="dxa"/>
                          </w:tcPr>
                          <w:p w14:paraId="2B552E26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3" w:type="dxa"/>
                          </w:tcPr>
                          <w:p w14:paraId="7DD82AA3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32" w:type="dxa"/>
                          </w:tcPr>
                          <w:p w14:paraId="68E8B050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74" w:type="dxa"/>
                          </w:tcPr>
                          <w:p w14:paraId="41C0EC11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3" w:type="dxa"/>
                          </w:tcPr>
                          <w:p w14:paraId="212D1D72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32" w:type="dxa"/>
                          </w:tcPr>
                          <w:p w14:paraId="5ACF6D03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74" w:type="dxa"/>
                          </w:tcPr>
                          <w:p w14:paraId="6295FAAF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3" w:type="dxa"/>
                          </w:tcPr>
                          <w:p w14:paraId="2EBEE950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6D095E74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6F1C89" w14:paraId="1D63640B" w14:textId="77777777">
                        <w:trPr>
                          <w:trHeight w:val="171"/>
                        </w:trPr>
                        <w:tc>
                          <w:tcPr>
                            <w:tcW w:w="271" w:type="dxa"/>
                          </w:tcPr>
                          <w:p w14:paraId="1D00D14B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13" w:type="dxa"/>
                          </w:tcPr>
                          <w:p w14:paraId="4369DF4C" w14:textId="77777777" w:rsidR="006F1C89" w:rsidRDefault="005D3991">
                            <w:pPr>
                              <w:pStyle w:val="TableParagraph"/>
                              <w:spacing w:before="5"/>
                              <w:ind w:left="121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 xml:space="preserve">Juvenile </w:t>
                            </w:r>
                            <w:r>
                              <w:rPr>
                                <w:rFonts w:ascii="Times New Roman"/>
                                <w:spacing w:val="6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>Trait</w:t>
                            </w:r>
                          </w:p>
                        </w:tc>
                        <w:tc>
                          <w:tcPr>
                            <w:tcW w:w="732" w:type="dxa"/>
                          </w:tcPr>
                          <w:p w14:paraId="4FA8312A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4" w:type="dxa"/>
                          </w:tcPr>
                          <w:p w14:paraId="0272E7D6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13" w:type="dxa"/>
                          </w:tcPr>
                          <w:p w14:paraId="0D34AC7A" w14:textId="77777777" w:rsidR="006F1C89" w:rsidRDefault="005D3991">
                            <w:pPr>
                              <w:pStyle w:val="TableParagraph"/>
                              <w:spacing w:before="5"/>
                              <w:ind w:left="122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 xml:space="preserve">Juvenile </w:t>
                            </w:r>
                            <w:r>
                              <w:rPr>
                                <w:rFonts w:ascii="Times New Roman"/>
                                <w:spacing w:val="6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>Trait</w:t>
                            </w:r>
                          </w:p>
                        </w:tc>
                        <w:tc>
                          <w:tcPr>
                            <w:tcW w:w="732" w:type="dxa"/>
                          </w:tcPr>
                          <w:p w14:paraId="38C96C7C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4" w:type="dxa"/>
                          </w:tcPr>
                          <w:p w14:paraId="2253A94E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13" w:type="dxa"/>
                          </w:tcPr>
                          <w:p w14:paraId="7E92DED6" w14:textId="77777777" w:rsidR="006F1C89" w:rsidRDefault="005D3991">
                            <w:pPr>
                              <w:pStyle w:val="TableParagraph"/>
                              <w:spacing w:before="5"/>
                              <w:ind w:left="124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 xml:space="preserve">Juvenile </w:t>
                            </w:r>
                            <w:r>
                              <w:rPr>
                                <w:rFonts w:ascii="Times New Roman"/>
                                <w:spacing w:val="6"/>
                                <w:w w:val="110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w w:val="110"/>
                                <w:sz w:val="10"/>
                              </w:rPr>
                              <w:t>Trait</w:t>
                            </w:r>
                          </w:p>
                        </w:tc>
                        <w:tc>
                          <w:tcPr>
                            <w:tcW w:w="228" w:type="dxa"/>
                          </w:tcPr>
                          <w:p w14:paraId="637BBF36" w14:textId="77777777" w:rsidR="006F1C89" w:rsidRDefault="006F1C89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</w:tbl>
                    <w:p w14:paraId="0901C348" w14:textId="77777777" w:rsidR="006F1C89" w:rsidRDefault="006F1C8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 w:hAnsi="Times New Roman"/>
          <w:color w:val="4D4D4D"/>
          <w:w w:val="105"/>
          <w:sz w:val="8"/>
        </w:rPr>
        <w:t>−</w:t>
      </w:r>
      <w:r w:rsidR="005D3991">
        <w:rPr>
          <w:rFonts w:ascii="Times New Roman" w:hAnsi="Times New Roman"/>
          <w:color w:val="4D4D4D"/>
          <w:spacing w:val="-12"/>
          <w:w w:val="105"/>
          <w:sz w:val="8"/>
        </w:rPr>
        <w:t xml:space="preserve"> </w:t>
      </w:r>
      <w:r w:rsidR="005D3991">
        <w:rPr>
          <w:rFonts w:ascii="Times New Roman" w:hAnsi="Times New Roman"/>
          <w:color w:val="4D4D4D"/>
          <w:w w:val="105"/>
          <w:sz w:val="8"/>
        </w:rPr>
        <w:t>2</w:t>
      </w:r>
      <w:r w:rsidR="005D3991">
        <w:rPr>
          <w:rFonts w:ascii="Times New Roman" w:hAnsi="Times New Roman"/>
          <w:color w:val="4D4D4D"/>
          <w:w w:val="105"/>
          <w:sz w:val="8"/>
        </w:rPr>
        <w:tab/>
      </w:r>
      <w:r w:rsidR="005D3991">
        <w:rPr>
          <w:rFonts w:ascii="Times New Roman" w:hAnsi="Times New Roman"/>
          <w:color w:val="4D4D4D"/>
          <w:w w:val="110"/>
          <w:sz w:val="8"/>
        </w:rPr>
        <w:t>0</w:t>
      </w:r>
      <w:r w:rsidR="005D3991">
        <w:rPr>
          <w:rFonts w:ascii="Times New Roman" w:hAnsi="Times New Roman"/>
          <w:color w:val="4D4D4D"/>
          <w:w w:val="110"/>
          <w:sz w:val="8"/>
        </w:rPr>
        <w:tab/>
      </w:r>
      <w:r w:rsidR="005D3991">
        <w:rPr>
          <w:rFonts w:ascii="Times New Roman" w:hAnsi="Times New Roman"/>
          <w:color w:val="4D4D4D"/>
          <w:spacing w:val="-7"/>
          <w:w w:val="110"/>
          <w:sz w:val="8"/>
        </w:rPr>
        <w:t>2</w:t>
      </w:r>
    </w:p>
    <w:p w14:paraId="410DB2D8" w14:textId="77777777" w:rsidR="006F1C89" w:rsidRDefault="005D3991">
      <w:pPr>
        <w:pStyle w:val="BodyText"/>
        <w:spacing w:before="10"/>
        <w:rPr>
          <w:rFonts w:ascii="Times New Roman"/>
          <w:sz w:val="8"/>
        </w:rPr>
      </w:pPr>
      <w:r>
        <w:br w:type="column"/>
      </w:r>
    </w:p>
    <w:p w14:paraId="4592F21E" w14:textId="77777777" w:rsidR="006F1C89" w:rsidRDefault="005D3991">
      <w:pPr>
        <w:tabs>
          <w:tab w:val="left" w:pos="1714"/>
          <w:tab w:val="left" w:pos="2337"/>
        </w:tabs>
        <w:spacing w:before="1"/>
        <w:ind w:left="1066"/>
        <w:rPr>
          <w:rFonts w:ascii="Times New Roman" w:hAnsi="Times New Roman"/>
          <w:sz w:val="8"/>
        </w:rPr>
      </w:pPr>
      <w:r>
        <w:rPr>
          <w:rFonts w:ascii="Times New Roman" w:hAnsi="Times New Roman"/>
          <w:color w:val="4D4D4D"/>
          <w:w w:val="105"/>
          <w:sz w:val="8"/>
        </w:rPr>
        <w:t>−</w:t>
      </w:r>
      <w:r>
        <w:rPr>
          <w:rFonts w:ascii="Times New Roman" w:hAnsi="Times New Roman"/>
          <w:color w:val="4D4D4D"/>
          <w:spacing w:val="-12"/>
          <w:w w:val="105"/>
          <w:sz w:val="8"/>
        </w:rPr>
        <w:t xml:space="preserve"> </w:t>
      </w:r>
      <w:r>
        <w:rPr>
          <w:rFonts w:ascii="Times New Roman" w:hAnsi="Times New Roman"/>
          <w:color w:val="4D4D4D"/>
          <w:w w:val="105"/>
          <w:sz w:val="8"/>
        </w:rPr>
        <w:t>2</w:t>
      </w:r>
      <w:r>
        <w:rPr>
          <w:rFonts w:ascii="Times New Roman" w:hAnsi="Times New Roman"/>
          <w:color w:val="4D4D4D"/>
          <w:w w:val="105"/>
          <w:sz w:val="8"/>
        </w:rPr>
        <w:tab/>
      </w:r>
      <w:r>
        <w:rPr>
          <w:rFonts w:ascii="Times New Roman" w:hAnsi="Times New Roman"/>
          <w:color w:val="4D4D4D"/>
          <w:w w:val="110"/>
          <w:sz w:val="8"/>
        </w:rPr>
        <w:t>0</w:t>
      </w:r>
      <w:r>
        <w:rPr>
          <w:rFonts w:ascii="Times New Roman" w:hAnsi="Times New Roman"/>
          <w:color w:val="4D4D4D"/>
          <w:w w:val="110"/>
          <w:sz w:val="8"/>
        </w:rPr>
        <w:tab/>
      </w:r>
      <w:r>
        <w:rPr>
          <w:rFonts w:ascii="Times New Roman" w:hAnsi="Times New Roman"/>
          <w:color w:val="4D4D4D"/>
          <w:spacing w:val="-7"/>
          <w:w w:val="110"/>
          <w:sz w:val="8"/>
        </w:rPr>
        <w:t>2</w:t>
      </w:r>
    </w:p>
    <w:p w14:paraId="315F4716" w14:textId="77777777" w:rsidR="006F1C89" w:rsidRDefault="005D3991">
      <w:pPr>
        <w:pStyle w:val="BodyText"/>
        <w:spacing w:before="10"/>
        <w:rPr>
          <w:rFonts w:ascii="Times New Roman"/>
          <w:sz w:val="8"/>
        </w:rPr>
      </w:pPr>
      <w:r>
        <w:br w:type="column"/>
      </w:r>
    </w:p>
    <w:p w14:paraId="2F36D6D5" w14:textId="77777777" w:rsidR="006F1C89" w:rsidRDefault="005D3991">
      <w:pPr>
        <w:tabs>
          <w:tab w:val="left" w:pos="1714"/>
          <w:tab w:val="left" w:pos="2337"/>
        </w:tabs>
        <w:spacing w:before="1"/>
        <w:ind w:left="1066"/>
        <w:rPr>
          <w:rFonts w:ascii="Times New Roman" w:hAnsi="Times New Roman"/>
          <w:sz w:val="8"/>
        </w:rPr>
      </w:pPr>
      <w:r>
        <w:rPr>
          <w:rFonts w:ascii="Times New Roman" w:hAnsi="Times New Roman"/>
          <w:color w:val="4D4D4D"/>
          <w:w w:val="105"/>
          <w:sz w:val="8"/>
        </w:rPr>
        <w:t>−</w:t>
      </w:r>
      <w:r>
        <w:rPr>
          <w:rFonts w:ascii="Times New Roman" w:hAnsi="Times New Roman"/>
          <w:color w:val="4D4D4D"/>
          <w:spacing w:val="-12"/>
          <w:w w:val="105"/>
          <w:sz w:val="8"/>
        </w:rPr>
        <w:t xml:space="preserve"> </w:t>
      </w:r>
      <w:r>
        <w:rPr>
          <w:rFonts w:ascii="Times New Roman" w:hAnsi="Times New Roman"/>
          <w:color w:val="4D4D4D"/>
          <w:w w:val="105"/>
          <w:sz w:val="8"/>
        </w:rPr>
        <w:t>2</w:t>
      </w:r>
      <w:r>
        <w:rPr>
          <w:rFonts w:ascii="Times New Roman" w:hAnsi="Times New Roman"/>
          <w:color w:val="4D4D4D"/>
          <w:w w:val="105"/>
          <w:sz w:val="8"/>
        </w:rPr>
        <w:tab/>
      </w:r>
      <w:r>
        <w:rPr>
          <w:rFonts w:ascii="Times New Roman" w:hAnsi="Times New Roman"/>
          <w:color w:val="4D4D4D"/>
          <w:w w:val="110"/>
          <w:sz w:val="8"/>
        </w:rPr>
        <w:t>0</w:t>
      </w:r>
      <w:r>
        <w:rPr>
          <w:rFonts w:ascii="Times New Roman" w:hAnsi="Times New Roman"/>
          <w:color w:val="4D4D4D"/>
          <w:w w:val="110"/>
          <w:sz w:val="8"/>
        </w:rPr>
        <w:tab/>
        <w:t>2</w:t>
      </w:r>
    </w:p>
    <w:p w14:paraId="65DC79ED" w14:textId="77777777" w:rsidR="006F1C89" w:rsidRDefault="006F1C89">
      <w:pPr>
        <w:rPr>
          <w:rFonts w:ascii="Times New Roman" w:hAnsi="Times New Roman"/>
          <w:sz w:val="8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3" w:space="720" w:equalWidth="0">
            <w:col w:w="3774" w:space="40"/>
            <w:col w:w="2381" w:space="39"/>
            <w:col w:w="4566"/>
          </w:cols>
        </w:sectPr>
      </w:pPr>
    </w:p>
    <w:p w14:paraId="563E5D0D" w14:textId="77777777" w:rsidR="006F1C89" w:rsidRDefault="006F1C89">
      <w:pPr>
        <w:pStyle w:val="BodyText"/>
        <w:rPr>
          <w:rFonts w:ascii="Times New Roman"/>
          <w:sz w:val="20"/>
        </w:rPr>
      </w:pPr>
    </w:p>
    <w:p w14:paraId="3184A167" w14:textId="77777777" w:rsidR="006F1C89" w:rsidRDefault="006F1C89">
      <w:pPr>
        <w:pStyle w:val="BodyText"/>
        <w:spacing w:before="9"/>
        <w:rPr>
          <w:rFonts w:ascii="Times New Roman"/>
        </w:rPr>
      </w:pPr>
    </w:p>
    <w:p w14:paraId="4830B28D" w14:textId="5ED79463" w:rsidR="006F1C89" w:rsidRDefault="005D3991">
      <w:pPr>
        <w:spacing w:before="64"/>
        <w:ind w:left="150" w:right="107"/>
        <w:jc w:val="both"/>
        <w:rPr>
          <w:sz w:val="18"/>
        </w:rPr>
      </w:pPr>
      <w:commentRangeStart w:id="94"/>
      <w:r>
        <w:rPr>
          <w:b/>
          <w:w w:val="110"/>
          <w:sz w:val="18"/>
        </w:rPr>
        <w:t>Figure</w:t>
      </w:r>
      <w:r>
        <w:rPr>
          <w:b/>
          <w:spacing w:val="-2"/>
          <w:w w:val="110"/>
          <w:sz w:val="18"/>
        </w:rPr>
        <w:t xml:space="preserve"> </w:t>
      </w:r>
      <w:r>
        <w:rPr>
          <w:b/>
          <w:w w:val="110"/>
          <w:sz w:val="18"/>
        </w:rPr>
        <w:t>6:</w:t>
      </w:r>
      <w:r>
        <w:rPr>
          <w:b/>
          <w:spacing w:val="21"/>
          <w:w w:val="110"/>
          <w:sz w:val="18"/>
        </w:rPr>
        <w:t xml:space="preserve"> </w:t>
      </w:r>
      <w:commentRangeEnd w:id="94"/>
      <w:r w:rsidR="00F161E0">
        <w:rPr>
          <w:rStyle w:val="CommentReference"/>
        </w:rPr>
        <w:commentReference w:id="94"/>
      </w:r>
      <w:r>
        <w:rPr>
          <w:w w:val="110"/>
          <w:sz w:val="18"/>
        </w:rPr>
        <w:t>Example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three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possible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versions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single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axis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community,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where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each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species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specialized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one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set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resources.</w:t>
      </w:r>
      <w:r>
        <w:rPr>
          <w:spacing w:val="-42"/>
          <w:w w:val="110"/>
          <w:sz w:val="18"/>
        </w:rPr>
        <w:t xml:space="preserve"> </w:t>
      </w:r>
      <w:r>
        <w:rPr>
          <w:w w:val="105"/>
          <w:sz w:val="18"/>
        </w:rPr>
        <w:t xml:space="preserve">Simulations </w:t>
      </w:r>
      <w:proofErr w:type="gramStart"/>
      <w:r>
        <w:rPr>
          <w:w w:val="105"/>
          <w:sz w:val="18"/>
        </w:rPr>
        <w:t>where</w:t>
      </w:r>
      <w:proofErr w:type="gramEnd"/>
      <w:r>
        <w:rPr>
          <w:w w:val="105"/>
          <w:sz w:val="18"/>
        </w:rPr>
        <w:t xml:space="preserve"> run with an even resource distribution with standard parameters and </w:t>
      </w:r>
      <w:r>
        <w:rPr>
          <w:rFonts w:ascii="Arial" w:hAnsi="Arial"/>
          <w:i/>
          <w:w w:val="105"/>
          <w:sz w:val="18"/>
        </w:rPr>
        <w:t xml:space="preserve">σ </w:t>
      </w:r>
      <w:r>
        <w:rPr>
          <w:w w:val="105"/>
          <w:sz w:val="18"/>
        </w:rPr>
        <w:t>= 0</w:t>
      </w:r>
      <w:r>
        <w:rPr>
          <w:rFonts w:ascii="Arial" w:hAnsi="Arial"/>
          <w:i/>
          <w:w w:val="105"/>
          <w:sz w:val="18"/>
        </w:rPr>
        <w:t>.</w:t>
      </w:r>
      <w:r>
        <w:rPr>
          <w:w w:val="105"/>
          <w:sz w:val="18"/>
        </w:rPr>
        <w:t>2.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The </w:t>
      </w:r>
      <w:del w:id="95" w:author="Frank Johansson" w:date="2024-07-25T15:06:00Z">
        <w:r w:rsidDel="00F161E0">
          <w:rPr>
            <w:w w:val="105"/>
            <w:sz w:val="18"/>
          </w:rPr>
          <w:delText>colours</w:delText>
        </w:r>
      </w:del>
      <w:ins w:id="96" w:author="Frank Johansson" w:date="2024-07-25T15:06:00Z">
        <w:r w:rsidR="00F161E0">
          <w:rPr>
            <w:w w:val="105"/>
            <w:sz w:val="18"/>
          </w:rPr>
          <w:t>colors</w:t>
        </w:r>
      </w:ins>
      <w:r>
        <w:rPr>
          <w:w w:val="105"/>
          <w:sz w:val="18"/>
        </w:rPr>
        <w:t xml:space="preserve"> of the dots differentiate</w:t>
      </w:r>
      <w:r>
        <w:rPr>
          <w:spacing w:val="1"/>
          <w:w w:val="105"/>
          <w:sz w:val="18"/>
        </w:rPr>
        <w:t xml:space="preserve"> </w:t>
      </w:r>
      <w:proofErr w:type="gramStart"/>
      <w:r>
        <w:rPr>
          <w:w w:val="110"/>
          <w:sz w:val="18"/>
        </w:rPr>
        <w:t>species</w:t>
      </w:r>
      <w:proofErr w:type="gramEnd"/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size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dot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corresponds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abundance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species.</w:t>
      </w:r>
    </w:p>
    <w:p w14:paraId="0F3EA5AA" w14:textId="77777777" w:rsidR="006F1C89" w:rsidRDefault="006F1C89">
      <w:pPr>
        <w:rPr>
          <w:sz w:val="20"/>
        </w:rPr>
      </w:pPr>
    </w:p>
    <w:p w14:paraId="71662772" w14:textId="77777777" w:rsidR="006F1C89" w:rsidRDefault="006F1C89">
      <w:pPr>
        <w:spacing w:before="11"/>
        <w:rPr>
          <w:sz w:val="27"/>
        </w:rPr>
      </w:pPr>
    </w:p>
    <w:p w14:paraId="7704458F" w14:textId="77777777" w:rsidR="006F1C89" w:rsidRDefault="006F1C89">
      <w:pPr>
        <w:rPr>
          <w:sz w:val="27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79ED769B" w14:textId="77777777" w:rsidR="006F1C89" w:rsidRDefault="005D3991">
      <w:pPr>
        <w:spacing w:before="99"/>
        <w:jc w:val="right"/>
        <w:rPr>
          <w:rFonts w:ascii="Times New Roman"/>
          <w:sz w:val="13"/>
        </w:rPr>
      </w:pPr>
      <w:r>
        <w:rPr>
          <w:rFonts w:ascii="Times New Roman"/>
          <w:w w:val="105"/>
          <w:sz w:val="13"/>
        </w:rPr>
        <w:t>(A)</w:t>
      </w:r>
    </w:p>
    <w:p w14:paraId="25EC1BA9" w14:textId="77777777" w:rsidR="006F1C89" w:rsidRDefault="005D3991">
      <w:pPr>
        <w:pStyle w:val="BodyText"/>
        <w:spacing w:before="11"/>
        <w:rPr>
          <w:rFonts w:ascii="Times New Roman"/>
          <w:sz w:val="16"/>
        </w:rPr>
      </w:pPr>
      <w:r>
        <w:br w:type="column"/>
      </w:r>
    </w:p>
    <w:p w14:paraId="6DEDE5E7" w14:textId="77777777" w:rsidR="006F1C89" w:rsidRDefault="005D3991">
      <w:pPr>
        <w:ind w:left="232"/>
        <w:rPr>
          <w:rFonts w:ascii="Times New Roman" w:hAnsi="Times New Roman"/>
          <w:sz w:val="13"/>
        </w:rPr>
      </w:pPr>
      <w:r>
        <w:rPr>
          <w:rFonts w:ascii="Symbol" w:hAnsi="Symbol"/>
          <w:sz w:val="13"/>
        </w:rPr>
        <w:t></w:t>
      </w:r>
      <w:r>
        <w:rPr>
          <w:rFonts w:ascii="Times New Roman" w:hAnsi="Times New Roman"/>
          <w:spacing w:val="6"/>
          <w:sz w:val="13"/>
        </w:rPr>
        <w:t xml:space="preserve"> </w:t>
      </w:r>
      <w:r>
        <w:rPr>
          <w:rFonts w:ascii="Symbol" w:hAnsi="Symbol"/>
          <w:sz w:val="13"/>
        </w:rPr>
        <w:t></w:t>
      </w:r>
      <w:r>
        <w:rPr>
          <w:rFonts w:ascii="Times New Roman" w:hAnsi="Times New Roman"/>
          <w:spacing w:val="7"/>
          <w:sz w:val="13"/>
        </w:rPr>
        <w:t xml:space="preserve"> </w:t>
      </w:r>
      <w:r>
        <w:rPr>
          <w:rFonts w:ascii="Times New Roman" w:hAnsi="Times New Roman"/>
          <w:sz w:val="13"/>
        </w:rPr>
        <w:t>1e−</w:t>
      </w:r>
      <w:r>
        <w:rPr>
          <w:rFonts w:ascii="Times New Roman" w:hAnsi="Times New Roman"/>
          <w:spacing w:val="-17"/>
          <w:sz w:val="13"/>
        </w:rPr>
        <w:t xml:space="preserve"> </w:t>
      </w:r>
      <w:r>
        <w:rPr>
          <w:rFonts w:ascii="Times New Roman" w:hAnsi="Times New Roman"/>
          <w:sz w:val="13"/>
        </w:rPr>
        <w:t>06</w:t>
      </w:r>
    </w:p>
    <w:p w14:paraId="5A99C202" w14:textId="77777777" w:rsidR="006F1C89" w:rsidRDefault="005D3991">
      <w:pPr>
        <w:spacing w:before="99"/>
        <w:jc w:val="right"/>
        <w:rPr>
          <w:rFonts w:ascii="Times New Roman"/>
          <w:sz w:val="13"/>
        </w:rPr>
      </w:pPr>
      <w:r>
        <w:br w:type="column"/>
      </w:r>
      <w:r>
        <w:rPr>
          <w:rFonts w:ascii="Times New Roman"/>
          <w:w w:val="105"/>
          <w:sz w:val="13"/>
        </w:rPr>
        <w:t>(B)</w:t>
      </w:r>
    </w:p>
    <w:p w14:paraId="57B4A091" w14:textId="77777777" w:rsidR="006F1C89" w:rsidRDefault="005D3991">
      <w:pPr>
        <w:pStyle w:val="BodyText"/>
        <w:rPr>
          <w:rFonts w:ascii="Times New Roman"/>
          <w:sz w:val="17"/>
        </w:rPr>
      </w:pPr>
      <w:r>
        <w:br w:type="column"/>
      </w:r>
    </w:p>
    <w:p w14:paraId="4780AC59" w14:textId="77777777" w:rsidR="006F1C89" w:rsidRDefault="005D3991">
      <w:pPr>
        <w:ind w:left="234"/>
        <w:rPr>
          <w:rFonts w:ascii="Times New Roman" w:hAnsi="Times New Roman"/>
          <w:sz w:val="13"/>
        </w:rPr>
      </w:pPr>
      <w:r>
        <w:rPr>
          <w:rFonts w:ascii="Symbol" w:hAnsi="Symbol"/>
          <w:sz w:val="13"/>
        </w:rPr>
        <w:t></w:t>
      </w:r>
      <w:r>
        <w:rPr>
          <w:rFonts w:ascii="Times New Roman" w:hAnsi="Times New Roman"/>
          <w:spacing w:val="5"/>
          <w:sz w:val="13"/>
        </w:rPr>
        <w:t xml:space="preserve"> </w:t>
      </w:r>
      <w:r>
        <w:rPr>
          <w:rFonts w:ascii="Symbol" w:hAnsi="Symbol"/>
          <w:sz w:val="13"/>
        </w:rPr>
        <w:t></w:t>
      </w:r>
      <w:r>
        <w:rPr>
          <w:rFonts w:ascii="Times New Roman" w:hAnsi="Times New Roman"/>
          <w:spacing w:val="8"/>
          <w:sz w:val="13"/>
        </w:rPr>
        <w:t xml:space="preserve"> </w:t>
      </w:r>
      <w:r>
        <w:rPr>
          <w:rFonts w:ascii="Times New Roman" w:hAnsi="Times New Roman"/>
          <w:sz w:val="13"/>
        </w:rPr>
        <w:t>4e−</w:t>
      </w:r>
      <w:r>
        <w:rPr>
          <w:rFonts w:ascii="Times New Roman" w:hAnsi="Times New Roman"/>
          <w:spacing w:val="-17"/>
          <w:sz w:val="13"/>
        </w:rPr>
        <w:t xml:space="preserve"> </w:t>
      </w:r>
      <w:r>
        <w:rPr>
          <w:rFonts w:ascii="Times New Roman" w:hAnsi="Times New Roman"/>
          <w:sz w:val="13"/>
        </w:rPr>
        <w:t>06</w:t>
      </w:r>
    </w:p>
    <w:p w14:paraId="2E60ABB9" w14:textId="77777777" w:rsidR="006F1C89" w:rsidRDefault="005D3991">
      <w:pPr>
        <w:spacing w:before="99"/>
        <w:jc w:val="right"/>
        <w:rPr>
          <w:rFonts w:ascii="Times New Roman"/>
          <w:sz w:val="13"/>
        </w:rPr>
      </w:pPr>
      <w:r>
        <w:br w:type="column"/>
      </w:r>
      <w:r>
        <w:rPr>
          <w:rFonts w:ascii="Times New Roman"/>
          <w:w w:val="105"/>
          <w:sz w:val="13"/>
        </w:rPr>
        <w:t>(C)</w:t>
      </w:r>
    </w:p>
    <w:p w14:paraId="4DA8A66F" w14:textId="77777777" w:rsidR="006F1C89" w:rsidRDefault="005D3991">
      <w:pPr>
        <w:pStyle w:val="BodyText"/>
        <w:spacing w:before="11"/>
        <w:rPr>
          <w:rFonts w:ascii="Times New Roman"/>
          <w:sz w:val="16"/>
        </w:rPr>
      </w:pPr>
      <w:r>
        <w:br w:type="column"/>
      </w:r>
    </w:p>
    <w:p w14:paraId="5A05BC13" w14:textId="77777777" w:rsidR="006F1C89" w:rsidRDefault="005D3991">
      <w:pPr>
        <w:ind w:left="235"/>
        <w:rPr>
          <w:rFonts w:ascii="Times New Roman" w:hAnsi="Times New Roman"/>
          <w:sz w:val="13"/>
        </w:rPr>
      </w:pPr>
      <w:r>
        <w:rPr>
          <w:rFonts w:ascii="Symbol" w:hAnsi="Symbol"/>
          <w:sz w:val="13"/>
        </w:rPr>
        <w:t></w:t>
      </w:r>
      <w:r>
        <w:rPr>
          <w:rFonts w:ascii="Times New Roman" w:hAnsi="Times New Roman"/>
          <w:spacing w:val="9"/>
          <w:sz w:val="13"/>
        </w:rPr>
        <w:t xml:space="preserve"> </w:t>
      </w:r>
      <w:r>
        <w:rPr>
          <w:rFonts w:ascii="Symbol" w:hAnsi="Symbol"/>
          <w:sz w:val="13"/>
        </w:rPr>
        <w:t></w:t>
      </w:r>
      <w:r>
        <w:rPr>
          <w:rFonts w:ascii="Times New Roman" w:hAnsi="Times New Roman"/>
          <w:spacing w:val="10"/>
          <w:sz w:val="13"/>
        </w:rPr>
        <w:t xml:space="preserve"> </w:t>
      </w:r>
      <w:r>
        <w:rPr>
          <w:rFonts w:ascii="Times New Roman" w:hAnsi="Times New Roman"/>
          <w:sz w:val="13"/>
        </w:rPr>
        <w:t>9e−</w:t>
      </w:r>
      <w:r>
        <w:rPr>
          <w:rFonts w:ascii="Times New Roman" w:hAnsi="Times New Roman"/>
          <w:spacing w:val="-15"/>
          <w:sz w:val="13"/>
        </w:rPr>
        <w:t xml:space="preserve"> </w:t>
      </w:r>
      <w:r>
        <w:rPr>
          <w:rFonts w:ascii="Times New Roman" w:hAnsi="Times New Roman"/>
          <w:sz w:val="13"/>
        </w:rPr>
        <w:t>06</w:t>
      </w:r>
    </w:p>
    <w:p w14:paraId="290D173F" w14:textId="77777777" w:rsidR="006F1C89" w:rsidRDefault="006F1C89">
      <w:pPr>
        <w:rPr>
          <w:rFonts w:ascii="Times New Roman" w:hAnsi="Times New Roman"/>
          <w:sz w:val="13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6" w:space="720" w:equalWidth="0">
            <w:col w:w="1790" w:space="40"/>
            <w:col w:w="822" w:space="39"/>
            <w:col w:w="1692" w:space="40"/>
            <w:col w:w="823" w:space="39"/>
            <w:col w:w="1691" w:space="40"/>
            <w:col w:w="3784"/>
          </w:cols>
        </w:sectPr>
      </w:pPr>
    </w:p>
    <w:p w14:paraId="76418667" w14:textId="77777777" w:rsidR="006F1C89" w:rsidRDefault="006F1C89">
      <w:pPr>
        <w:pStyle w:val="BodyText"/>
        <w:spacing w:before="10"/>
        <w:rPr>
          <w:rFonts w:ascii="Times New Roman"/>
          <w:sz w:val="28"/>
        </w:rPr>
      </w:pPr>
    </w:p>
    <w:p w14:paraId="4ACE184D" w14:textId="77777777" w:rsidR="006F1C89" w:rsidRDefault="006F1C89">
      <w:pPr>
        <w:pStyle w:val="BodyText"/>
        <w:spacing w:before="4"/>
        <w:rPr>
          <w:rFonts w:ascii="Times New Roman"/>
          <w:sz w:val="8"/>
        </w:rPr>
      </w:pPr>
    </w:p>
    <w:p w14:paraId="5F87179D" w14:textId="28C57467" w:rsidR="006F1C89" w:rsidRDefault="00C85944">
      <w:pPr>
        <w:tabs>
          <w:tab w:val="left" w:pos="4576"/>
          <w:tab w:val="left" w:pos="7170"/>
        </w:tabs>
        <w:ind w:left="1982"/>
        <w:rPr>
          <w:rFonts w:ascii="Times New Roman"/>
          <w:sz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41856" behindDoc="1" locked="0" layoutInCell="1" allowOverlap="1" wp14:anchorId="5A873CD7" wp14:editId="6A49B584">
                <wp:simplePos x="0" y="0"/>
                <wp:positionH relativeFrom="page">
                  <wp:posOffset>1754505</wp:posOffset>
                </wp:positionH>
                <wp:positionV relativeFrom="paragraph">
                  <wp:posOffset>-217805</wp:posOffset>
                </wp:positionV>
                <wp:extent cx="1277620" cy="1277620"/>
                <wp:effectExtent l="0" t="0" r="0" b="0"/>
                <wp:wrapNone/>
                <wp:docPr id="533" name="Group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7620" cy="1277620"/>
                          <a:chOff x="2763" y="-343"/>
                          <a:chExt cx="2012" cy="2012"/>
                        </a:xfrm>
                      </wpg:grpSpPr>
                      <wps:wsp>
                        <wps:cNvPr id="534" name="AutoShape 557"/>
                        <wps:cNvSpPr>
                          <a:spLocks/>
                        </wps:cNvSpPr>
                        <wps:spPr bwMode="auto">
                          <a:xfrm>
                            <a:off x="2762" y="-343"/>
                            <a:ext cx="2012" cy="2012"/>
                          </a:xfrm>
                          <a:custGeom>
                            <a:avLst/>
                            <a:gdLst>
                              <a:gd name="T0" fmla="+- 0 2763 2763"/>
                              <a:gd name="T1" fmla="*/ T0 w 2012"/>
                              <a:gd name="T2" fmla="+- 0 1577 -343"/>
                              <a:gd name="T3" fmla="*/ 1577 h 2012"/>
                              <a:gd name="T4" fmla="+- 0 4774 2763"/>
                              <a:gd name="T5" fmla="*/ T4 w 2012"/>
                              <a:gd name="T6" fmla="+- 0 1577 -343"/>
                              <a:gd name="T7" fmla="*/ 1577 h 2012"/>
                              <a:gd name="T8" fmla="+- 0 2763 2763"/>
                              <a:gd name="T9" fmla="*/ T8 w 2012"/>
                              <a:gd name="T10" fmla="+- 0 968 -343"/>
                              <a:gd name="T11" fmla="*/ 968 h 2012"/>
                              <a:gd name="T12" fmla="+- 0 4774 2763"/>
                              <a:gd name="T13" fmla="*/ T12 w 2012"/>
                              <a:gd name="T14" fmla="+- 0 968 -343"/>
                              <a:gd name="T15" fmla="*/ 968 h 2012"/>
                              <a:gd name="T16" fmla="+- 0 2763 2763"/>
                              <a:gd name="T17" fmla="*/ T16 w 2012"/>
                              <a:gd name="T18" fmla="+- 0 358 -343"/>
                              <a:gd name="T19" fmla="*/ 358 h 2012"/>
                              <a:gd name="T20" fmla="+- 0 4774 2763"/>
                              <a:gd name="T21" fmla="*/ T20 w 2012"/>
                              <a:gd name="T22" fmla="+- 0 358 -343"/>
                              <a:gd name="T23" fmla="*/ 358 h 2012"/>
                              <a:gd name="T24" fmla="+- 0 2763 2763"/>
                              <a:gd name="T25" fmla="*/ T24 w 2012"/>
                              <a:gd name="T26" fmla="+- 0 -252 -343"/>
                              <a:gd name="T27" fmla="*/ -252 h 2012"/>
                              <a:gd name="T28" fmla="+- 0 4774 2763"/>
                              <a:gd name="T29" fmla="*/ T28 w 2012"/>
                              <a:gd name="T30" fmla="+- 0 -252 -343"/>
                              <a:gd name="T31" fmla="*/ -252 h 2012"/>
                              <a:gd name="T32" fmla="+- 0 2854 2763"/>
                              <a:gd name="T33" fmla="*/ T32 w 2012"/>
                              <a:gd name="T34" fmla="+- 0 1669 -343"/>
                              <a:gd name="T35" fmla="*/ 1669 h 2012"/>
                              <a:gd name="T36" fmla="+- 0 2854 2763"/>
                              <a:gd name="T37" fmla="*/ T36 w 2012"/>
                              <a:gd name="T38" fmla="+- 0 -343 -343"/>
                              <a:gd name="T39" fmla="*/ -343 h 2012"/>
                              <a:gd name="T40" fmla="+- 0 3464 2763"/>
                              <a:gd name="T41" fmla="*/ T40 w 2012"/>
                              <a:gd name="T42" fmla="+- 0 1669 -343"/>
                              <a:gd name="T43" fmla="*/ 1669 h 2012"/>
                              <a:gd name="T44" fmla="+- 0 3464 2763"/>
                              <a:gd name="T45" fmla="*/ T44 w 2012"/>
                              <a:gd name="T46" fmla="+- 0 -343 -343"/>
                              <a:gd name="T47" fmla="*/ -343 h 2012"/>
                              <a:gd name="T48" fmla="+- 0 4073 2763"/>
                              <a:gd name="T49" fmla="*/ T48 w 2012"/>
                              <a:gd name="T50" fmla="+- 0 1669 -343"/>
                              <a:gd name="T51" fmla="*/ 1669 h 2012"/>
                              <a:gd name="T52" fmla="+- 0 4073 2763"/>
                              <a:gd name="T53" fmla="*/ T52 w 2012"/>
                              <a:gd name="T54" fmla="+- 0 -343 -343"/>
                              <a:gd name="T55" fmla="*/ -343 h 2012"/>
                              <a:gd name="T56" fmla="+- 0 4683 2763"/>
                              <a:gd name="T57" fmla="*/ T56 w 2012"/>
                              <a:gd name="T58" fmla="+- 0 1669 -343"/>
                              <a:gd name="T59" fmla="*/ 1669 h 2012"/>
                              <a:gd name="T60" fmla="+- 0 4683 2763"/>
                              <a:gd name="T61" fmla="*/ T60 w 2012"/>
                              <a:gd name="T62" fmla="+- 0 -343 -343"/>
                              <a:gd name="T63" fmla="*/ -343 h 2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012" h="2012">
                                <a:moveTo>
                                  <a:pt x="0" y="1920"/>
                                </a:moveTo>
                                <a:lnTo>
                                  <a:pt x="2011" y="1920"/>
                                </a:lnTo>
                                <a:moveTo>
                                  <a:pt x="0" y="1311"/>
                                </a:moveTo>
                                <a:lnTo>
                                  <a:pt x="2011" y="1311"/>
                                </a:lnTo>
                                <a:moveTo>
                                  <a:pt x="0" y="701"/>
                                </a:moveTo>
                                <a:lnTo>
                                  <a:pt x="2011" y="701"/>
                                </a:lnTo>
                                <a:moveTo>
                                  <a:pt x="0" y="91"/>
                                </a:moveTo>
                                <a:lnTo>
                                  <a:pt x="2011" y="91"/>
                                </a:lnTo>
                                <a:moveTo>
                                  <a:pt x="91" y="2012"/>
                                </a:moveTo>
                                <a:lnTo>
                                  <a:pt x="91" y="0"/>
                                </a:lnTo>
                                <a:moveTo>
                                  <a:pt x="701" y="2012"/>
                                </a:moveTo>
                                <a:lnTo>
                                  <a:pt x="701" y="0"/>
                                </a:lnTo>
                                <a:moveTo>
                                  <a:pt x="1310" y="2012"/>
                                </a:moveTo>
                                <a:lnTo>
                                  <a:pt x="1310" y="0"/>
                                </a:lnTo>
                                <a:moveTo>
                                  <a:pt x="1920" y="2012"/>
                                </a:moveTo>
                                <a:lnTo>
                                  <a:pt x="1920" y="0"/>
                                </a:lnTo>
                              </a:path>
                            </a:pathLst>
                          </a:custGeom>
                          <a:noFill/>
                          <a:ln w="343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AutoShape 556"/>
                        <wps:cNvSpPr>
                          <a:spLocks/>
                        </wps:cNvSpPr>
                        <wps:spPr bwMode="auto">
                          <a:xfrm>
                            <a:off x="2762" y="-343"/>
                            <a:ext cx="2012" cy="2012"/>
                          </a:xfrm>
                          <a:custGeom>
                            <a:avLst/>
                            <a:gdLst>
                              <a:gd name="T0" fmla="+- 0 2763 2763"/>
                              <a:gd name="T1" fmla="*/ T0 w 2012"/>
                              <a:gd name="T2" fmla="+- 0 1272 -343"/>
                              <a:gd name="T3" fmla="*/ 1272 h 2012"/>
                              <a:gd name="T4" fmla="+- 0 4774 2763"/>
                              <a:gd name="T5" fmla="*/ T4 w 2012"/>
                              <a:gd name="T6" fmla="+- 0 1272 -343"/>
                              <a:gd name="T7" fmla="*/ 1272 h 2012"/>
                              <a:gd name="T8" fmla="+- 0 2763 2763"/>
                              <a:gd name="T9" fmla="*/ T8 w 2012"/>
                              <a:gd name="T10" fmla="+- 0 663 -343"/>
                              <a:gd name="T11" fmla="*/ 663 h 2012"/>
                              <a:gd name="T12" fmla="+- 0 4774 2763"/>
                              <a:gd name="T13" fmla="*/ T12 w 2012"/>
                              <a:gd name="T14" fmla="+- 0 663 -343"/>
                              <a:gd name="T15" fmla="*/ 663 h 2012"/>
                              <a:gd name="T16" fmla="+- 0 2763 2763"/>
                              <a:gd name="T17" fmla="*/ T16 w 2012"/>
                              <a:gd name="T18" fmla="+- 0 53 -343"/>
                              <a:gd name="T19" fmla="*/ 53 h 2012"/>
                              <a:gd name="T20" fmla="+- 0 4774 2763"/>
                              <a:gd name="T21" fmla="*/ T20 w 2012"/>
                              <a:gd name="T22" fmla="+- 0 53 -343"/>
                              <a:gd name="T23" fmla="*/ 53 h 2012"/>
                              <a:gd name="T24" fmla="+- 0 3159 2763"/>
                              <a:gd name="T25" fmla="*/ T24 w 2012"/>
                              <a:gd name="T26" fmla="+- 0 1669 -343"/>
                              <a:gd name="T27" fmla="*/ 1669 h 2012"/>
                              <a:gd name="T28" fmla="+- 0 3159 2763"/>
                              <a:gd name="T29" fmla="*/ T28 w 2012"/>
                              <a:gd name="T30" fmla="+- 0 -343 -343"/>
                              <a:gd name="T31" fmla="*/ -343 h 2012"/>
                              <a:gd name="T32" fmla="+- 0 3768 2763"/>
                              <a:gd name="T33" fmla="*/ T32 w 2012"/>
                              <a:gd name="T34" fmla="+- 0 1669 -343"/>
                              <a:gd name="T35" fmla="*/ 1669 h 2012"/>
                              <a:gd name="T36" fmla="+- 0 3768 2763"/>
                              <a:gd name="T37" fmla="*/ T36 w 2012"/>
                              <a:gd name="T38" fmla="+- 0 -343 -343"/>
                              <a:gd name="T39" fmla="*/ -343 h 2012"/>
                              <a:gd name="T40" fmla="+- 0 4378 2763"/>
                              <a:gd name="T41" fmla="*/ T40 w 2012"/>
                              <a:gd name="T42" fmla="+- 0 1669 -343"/>
                              <a:gd name="T43" fmla="*/ 1669 h 2012"/>
                              <a:gd name="T44" fmla="+- 0 4378 2763"/>
                              <a:gd name="T45" fmla="*/ T44 w 2012"/>
                              <a:gd name="T46" fmla="+- 0 -343 -343"/>
                              <a:gd name="T47" fmla="*/ -343 h 2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12" h="2012">
                                <a:moveTo>
                                  <a:pt x="0" y="1615"/>
                                </a:moveTo>
                                <a:lnTo>
                                  <a:pt x="2011" y="1615"/>
                                </a:lnTo>
                                <a:moveTo>
                                  <a:pt x="0" y="1006"/>
                                </a:moveTo>
                                <a:lnTo>
                                  <a:pt x="2011" y="1006"/>
                                </a:lnTo>
                                <a:moveTo>
                                  <a:pt x="0" y="396"/>
                                </a:moveTo>
                                <a:lnTo>
                                  <a:pt x="2011" y="396"/>
                                </a:lnTo>
                                <a:moveTo>
                                  <a:pt x="396" y="2012"/>
                                </a:moveTo>
                                <a:lnTo>
                                  <a:pt x="396" y="0"/>
                                </a:lnTo>
                                <a:moveTo>
                                  <a:pt x="1005" y="2012"/>
                                </a:moveTo>
                                <a:lnTo>
                                  <a:pt x="1005" y="0"/>
                                </a:lnTo>
                                <a:moveTo>
                                  <a:pt x="1615" y="2012"/>
                                </a:moveTo>
                                <a:lnTo>
                                  <a:pt x="1615" y="0"/>
                                </a:lnTo>
                              </a:path>
                            </a:pathLst>
                          </a:custGeom>
                          <a:noFill/>
                          <a:ln w="693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555"/>
                        <wps:cNvSpPr>
                          <a:spLocks/>
                        </wps:cNvSpPr>
                        <wps:spPr bwMode="auto">
                          <a:xfrm>
                            <a:off x="3292" y="374"/>
                            <a:ext cx="56" cy="56"/>
                          </a:xfrm>
                          <a:custGeom>
                            <a:avLst/>
                            <a:gdLst>
                              <a:gd name="T0" fmla="+- 0 3335 3292"/>
                              <a:gd name="T1" fmla="*/ T0 w 56"/>
                              <a:gd name="T2" fmla="+- 0 375 375"/>
                              <a:gd name="T3" fmla="*/ 375 h 56"/>
                              <a:gd name="T4" fmla="+- 0 3305 3292"/>
                              <a:gd name="T5" fmla="*/ T4 w 56"/>
                              <a:gd name="T6" fmla="+- 0 375 375"/>
                              <a:gd name="T7" fmla="*/ 375 h 56"/>
                              <a:gd name="T8" fmla="+- 0 3292 3292"/>
                              <a:gd name="T9" fmla="*/ T8 w 56"/>
                              <a:gd name="T10" fmla="+- 0 387 375"/>
                              <a:gd name="T11" fmla="*/ 387 h 56"/>
                              <a:gd name="T12" fmla="+- 0 3292 3292"/>
                              <a:gd name="T13" fmla="*/ T12 w 56"/>
                              <a:gd name="T14" fmla="+- 0 402 375"/>
                              <a:gd name="T15" fmla="*/ 402 h 56"/>
                              <a:gd name="T16" fmla="+- 0 3292 3292"/>
                              <a:gd name="T17" fmla="*/ T16 w 56"/>
                              <a:gd name="T18" fmla="+- 0 418 375"/>
                              <a:gd name="T19" fmla="*/ 418 h 56"/>
                              <a:gd name="T20" fmla="+- 0 3305 3292"/>
                              <a:gd name="T21" fmla="*/ T20 w 56"/>
                              <a:gd name="T22" fmla="+- 0 430 375"/>
                              <a:gd name="T23" fmla="*/ 430 h 56"/>
                              <a:gd name="T24" fmla="+- 0 3335 3292"/>
                              <a:gd name="T25" fmla="*/ T24 w 56"/>
                              <a:gd name="T26" fmla="+- 0 430 375"/>
                              <a:gd name="T27" fmla="*/ 430 h 56"/>
                              <a:gd name="T28" fmla="+- 0 3348 3292"/>
                              <a:gd name="T29" fmla="*/ T28 w 56"/>
                              <a:gd name="T30" fmla="+- 0 418 375"/>
                              <a:gd name="T31" fmla="*/ 418 h 56"/>
                              <a:gd name="T32" fmla="+- 0 3348 3292"/>
                              <a:gd name="T33" fmla="*/ T32 w 56"/>
                              <a:gd name="T34" fmla="+- 0 387 375"/>
                              <a:gd name="T35" fmla="*/ 387 h 56"/>
                              <a:gd name="T36" fmla="+- 0 3335 3292"/>
                              <a:gd name="T37" fmla="*/ T36 w 56"/>
                              <a:gd name="T38" fmla="+- 0 375 375"/>
                              <a:gd name="T39" fmla="*/ 375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3"/>
                                </a:lnTo>
                                <a:lnTo>
                                  <a:pt x="13" y="55"/>
                                </a:lnTo>
                                <a:lnTo>
                                  <a:pt x="43" y="55"/>
                                </a:lnTo>
                                <a:lnTo>
                                  <a:pt x="56" y="43"/>
                                </a:lnTo>
                                <a:lnTo>
                                  <a:pt x="56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554"/>
                        <wps:cNvSpPr>
                          <a:spLocks/>
                        </wps:cNvSpPr>
                        <wps:spPr bwMode="auto">
                          <a:xfrm>
                            <a:off x="3292" y="374"/>
                            <a:ext cx="56" cy="56"/>
                          </a:xfrm>
                          <a:custGeom>
                            <a:avLst/>
                            <a:gdLst>
                              <a:gd name="T0" fmla="+- 0 3292 3292"/>
                              <a:gd name="T1" fmla="*/ T0 w 56"/>
                              <a:gd name="T2" fmla="+- 0 402 375"/>
                              <a:gd name="T3" fmla="*/ 402 h 56"/>
                              <a:gd name="T4" fmla="+- 0 3292 3292"/>
                              <a:gd name="T5" fmla="*/ T4 w 56"/>
                              <a:gd name="T6" fmla="+- 0 387 375"/>
                              <a:gd name="T7" fmla="*/ 387 h 56"/>
                              <a:gd name="T8" fmla="+- 0 3305 3292"/>
                              <a:gd name="T9" fmla="*/ T8 w 56"/>
                              <a:gd name="T10" fmla="+- 0 375 375"/>
                              <a:gd name="T11" fmla="*/ 375 h 56"/>
                              <a:gd name="T12" fmla="+- 0 3320 3292"/>
                              <a:gd name="T13" fmla="*/ T12 w 56"/>
                              <a:gd name="T14" fmla="+- 0 375 375"/>
                              <a:gd name="T15" fmla="*/ 375 h 56"/>
                              <a:gd name="T16" fmla="+- 0 3335 3292"/>
                              <a:gd name="T17" fmla="*/ T16 w 56"/>
                              <a:gd name="T18" fmla="+- 0 375 375"/>
                              <a:gd name="T19" fmla="*/ 375 h 56"/>
                              <a:gd name="T20" fmla="+- 0 3348 3292"/>
                              <a:gd name="T21" fmla="*/ T20 w 56"/>
                              <a:gd name="T22" fmla="+- 0 387 375"/>
                              <a:gd name="T23" fmla="*/ 387 h 56"/>
                              <a:gd name="T24" fmla="+- 0 3348 3292"/>
                              <a:gd name="T25" fmla="*/ T24 w 56"/>
                              <a:gd name="T26" fmla="+- 0 402 375"/>
                              <a:gd name="T27" fmla="*/ 402 h 56"/>
                              <a:gd name="T28" fmla="+- 0 3348 3292"/>
                              <a:gd name="T29" fmla="*/ T28 w 56"/>
                              <a:gd name="T30" fmla="+- 0 418 375"/>
                              <a:gd name="T31" fmla="*/ 418 h 56"/>
                              <a:gd name="T32" fmla="+- 0 3335 3292"/>
                              <a:gd name="T33" fmla="*/ T32 w 56"/>
                              <a:gd name="T34" fmla="+- 0 430 375"/>
                              <a:gd name="T35" fmla="*/ 430 h 56"/>
                              <a:gd name="T36" fmla="+- 0 3320 3292"/>
                              <a:gd name="T37" fmla="*/ T36 w 56"/>
                              <a:gd name="T38" fmla="+- 0 430 375"/>
                              <a:gd name="T39" fmla="*/ 430 h 56"/>
                              <a:gd name="T40" fmla="+- 0 3305 3292"/>
                              <a:gd name="T41" fmla="*/ T40 w 56"/>
                              <a:gd name="T42" fmla="+- 0 430 375"/>
                              <a:gd name="T43" fmla="*/ 430 h 56"/>
                              <a:gd name="T44" fmla="+- 0 3292 3292"/>
                              <a:gd name="T45" fmla="*/ T44 w 56"/>
                              <a:gd name="T46" fmla="+- 0 418 375"/>
                              <a:gd name="T47" fmla="*/ 418 h 56"/>
                              <a:gd name="T48" fmla="+- 0 3292 3292"/>
                              <a:gd name="T49" fmla="*/ T48 w 56"/>
                              <a:gd name="T50" fmla="+- 0 402 375"/>
                              <a:gd name="T51" fmla="*/ 402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3" y="0"/>
                                </a:lnTo>
                                <a:lnTo>
                                  <a:pt x="28" y="0"/>
                                </a:lnTo>
                                <a:lnTo>
                                  <a:pt x="43" y="0"/>
                                </a:lnTo>
                                <a:lnTo>
                                  <a:pt x="56" y="12"/>
                                </a:lnTo>
                                <a:lnTo>
                                  <a:pt x="56" y="27"/>
                                </a:lnTo>
                                <a:lnTo>
                                  <a:pt x="56" y="43"/>
                                </a:lnTo>
                                <a:lnTo>
                                  <a:pt x="43" y="55"/>
                                </a:lnTo>
                                <a:lnTo>
                                  <a:pt x="28" y="55"/>
                                </a:lnTo>
                                <a:lnTo>
                                  <a:pt x="13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553"/>
                        <wps:cNvSpPr>
                          <a:spLocks/>
                        </wps:cNvSpPr>
                        <wps:spPr bwMode="auto">
                          <a:xfrm>
                            <a:off x="4299" y="997"/>
                            <a:ext cx="56" cy="56"/>
                          </a:xfrm>
                          <a:custGeom>
                            <a:avLst/>
                            <a:gdLst>
                              <a:gd name="T0" fmla="+- 0 4342 4299"/>
                              <a:gd name="T1" fmla="*/ T0 w 56"/>
                              <a:gd name="T2" fmla="+- 0 997 997"/>
                              <a:gd name="T3" fmla="*/ 997 h 56"/>
                              <a:gd name="T4" fmla="+- 0 4312 4299"/>
                              <a:gd name="T5" fmla="*/ T4 w 56"/>
                              <a:gd name="T6" fmla="+- 0 997 997"/>
                              <a:gd name="T7" fmla="*/ 997 h 56"/>
                              <a:gd name="T8" fmla="+- 0 4299 4299"/>
                              <a:gd name="T9" fmla="*/ T8 w 56"/>
                              <a:gd name="T10" fmla="+- 0 1010 997"/>
                              <a:gd name="T11" fmla="*/ 1010 h 56"/>
                              <a:gd name="T12" fmla="+- 0 4299 4299"/>
                              <a:gd name="T13" fmla="*/ T12 w 56"/>
                              <a:gd name="T14" fmla="+- 0 1025 997"/>
                              <a:gd name="T15" fmla="*/ 1025 h 56"/>
                              <a:gd name="T16" fmla="+- 0 4299 4299"/>
                              <a:gd name="T17" fmla="*/ T16 w 56"/>
                              <a:gd name="T18" fmla="+- 0 1040 997"/>
                              <a:gd name="T19" fmla="*/ 1040 h 56"/>
                              <a:gd name="T20" fmla="+- 0 4312 4299"/>
                              <a:gd name="T21" fmla="*/ T20 w 56"/>
                              <a:gd name="T22" fmla="+- 0 1053 997"/>
                              <a:gd name="T23" fmla="*/ 1053 h 56"/>
                              <a:gd name="T24" fmla="+- 0 4342 4299"/>
                              <a:gd name="T25" fmla="*/ T24 w 56"/>
                              <a:gd name="T26" fmla="+- 0 1053 997"/>
                              <a:gd name="T27" fmla="*/ 1053 h 56"/>
                              <a:gd name="T28" fmla="+- 0 4355 4299"/>
                              <a:gd name="T29" fmla="*/ T28 w 56"/>
                              <a:gd name="T30" fmla="+- 0 1040 997"/>
                              <a:gd name="T31" fmla="*/ 1040 h 56"/>
                              <a:gd name="T32" fmla="+- 0 4355 4299"/>
                              <a:gd name="T33" fmla="*/ T32 w 56"/>
                              <a:gd name="T34" fmla="+- 0 1010 997"/>
                              <a:gd name="T35" fmla="*/ 1010 h 56"/>
                              <a:gd name="T36" fmla="+- 0 4342 4299"/>
                              <a:gd name="T37" fmla="*/ T36 w 56"/>
                              <a:gd name="T38" fmla="+- 0 997 997"/>
                              <a:gd name="T39" fmla="*/ 99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8"/>
                                </a:lnTo>
                                <a:lnTo>
                                  <a:pt x="0" y="43"/>
                                </a:lnTo>
                                <a:lnTo>
                                  <a:pt x="13" y="56"/>
                                </a:lnTo>
                                <a:lnTo>
                                  <a:pt x="43" y="56"/>
                                </a:lnTo>
                                <a:lnTo>
                                  <a:pt x="56" y="43"/>
                                </a:lnTo>
                                <a:lnTo>
                                  <a:pt x="56" y="1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09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552"/>
                        <wps:cNvSpPr>
                          <a:spLocks/>
                        </wps:cNvSpPr>
                        <wps:spPr bwMode="auto">
                          <a:xfrm>
                            <a:off x="4299" y="997"/>
                            <a:ext cx="56" cy="56"/>
                          </a:xfrm>
                          <a:custGeom>
                            <a:avLst/>
                            <a:gdLst>
                              <a:gd name="T0" fmla="+- 0 4299 4299"/>
                              <a:gd name="T1" fmla="*/ T0 w 56"/>
                              <a:gd name="T2" fmla="+- 0 1025 997"/>
                              <a:gd name="T3" fmla="*/ 1025 h 56"/>
                              <a:gd name="T4" fmla="+- 0 4299 4299"/>
                              <a:gd name="T5" fmla="*/ T4 w 56"/>
                              <a:gd name="T6" fmla="+- 0 1010 997"/>
                              <a:gd name="T7" fmla="*/ 1010 h 56"/>
                              <a:gd name="T8" fmla="+- 0 4312 4299"/>
                              <a:gd name="T9" fmla="*/ T8 w 56"/>
                              <a:gd name="T10" fmla="+- 0 997 997"/>
                              <a:gd name="T11" fmla="*/ 997 h 56"/>
                              <a:gd name="T12" fmla="+- 0 4327 4299"/>
                              <a:gd name="T13" fmla="*/ T12 w 56"/>
                              <a:gd name="T14" fmla="+- 0 997 997"/>
                              <a:gd name="T15" fmla="*/ 997 h 56"/>
                              <a:gd name="T16" fmla="+- 0 4342 4299"/>
                              <a:gd name="T17" fmla="*/ T16 w 56"/>
                              <a:gd name="T18" fmla="+- 0 997 997"/>
                              <a:gd name="T19" fmla="*/ 997 h 56"/>
                              <a:gd name="T20" fmla="+- 0 4355 4299"/>
                              <a:gd name="T21" fmla="*/ T20 w 56"/>
                              <a:gd name="T22" fmla="+- 0 1010 997"/>
                              <a:gd name="T23" fmla="*/ 1010 h 56"/>
                              <a:gd name="T24" fmla="+- 0 4355 4299"/>
                              <a:gd name="T25" fmla="*/ T24 w 56"/>
                              <a:gd name="T26" fmla="+- 0 1025 997"/>
                              <a:gd name="T27" fmla="*/ 1025 h 56"/>
                              <a:gd name="T28" fmla="+- 0 4355 4299"/>
                              <a:gd name="T29" fmla="*/ T28 w 56"/>
                              <a:gd name="T30" fmla="+- 0 1040 997"/>
                              <a:gd name="T31" fmla="*/ 1040 h 56"/>
                              <a:gd name="T32" fmla="+- 0 4342 4299"/>
                              <a:gd name="T33" fmla="*/ T32 w 56"/>
                              <a:gd name="T34" fmla="+- 0 1053 997"/>
                              <a:gd name="T35" fmla="*/ 1053 h 56"/>
                              <a:gd name="T36" fmla="+- 0 4327 4299"/>
                              <a:gd name="T37" fmla="*/ T36 w 56"/>
                              <a:gd name="T38" fmla="+- 0 1053 997"/>
                              <a:gd name="T39" fmla="*/ 1053 h 56"/>
                              <a:gd name="T40" fmla="+- 0 4312 4299"/>
                              <a:gd name="T41" fmla="*/ T40 w 56"/>
                              <a:gd name="T42" fmla="+- 0 1053 997"/>
                              <a:gd name="T43" fmla="*/ 1053 h 56"/>
                              <a:gd name="T44" fmla="+- 0 4299 4299"/>
                              <a:gd name="T45" fmla="*/ T44 w 56"/>
                              <a:gd name="T46" fmla="+- 0 1040 997"/>
                              <a:gd name="T47" fmla="*/ 1040 h 56"/>
                              <a:gd name="T48" fmla="+- 0 4299 4299"/>
                              <a:gd name="T49" fmla="*/ T48 w 56"/>
                              <a:gd name="T50" fmla="+- 0 1025 997"/>
                              <a:gd name="T51" fmla="*/ 1025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3" y="0"/>
                                </a:lnTo>
                                <a:lnTo>
                                  <a:pt x="28" y="0"/>
                                </a:lnTo>
                                <a:lnTo>
                                  <a:pt x="43" y="0"/>
                                </a:lnTo>
                                <a:lnTo>
                                  <a:pt x="56" y="13"/>
                                </a:lnTo>
                                <a:lnTo>
                                  <a:pt x="56" y="28"/>
                                </a:lnTo>
                                <a:lnTo>
                                  <a:pt x="56" y="43"/>
                                </a:lnTo>
                                <a:lnTo>
                                  <a:pt x="43" y="56"/>
                                </a:lnTo>
                                <a:lnTo>
                                  <a:pt x="28" y="56"/>
                                </a:lnTo>
                                <a:lnTo>
                                  <a:pt x="13" y="56"/>
                                </a:lnTo>
                                <a:lnTo>
                                  <a:pt x="0" y="43"/>
                                </a:ln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0B09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551"/>
                        <wps:cNvSpPr>
                          <a:spLocks/>
                        </wps:cNvSpPr>
                        <wps:spPr bwMode="auto">
                          <a:xfrm>
                            <a:off x="3894" y="786"/>
                            <a:ext cx="56" cy="56"/>
                          </a:xfrm>
                          <a:custGeom>
                            <a:avLst/>
                            <a:gdLst>
                              <a:gd name="T0" fmla="+- 0 3938 3895"/>
                              <a:gd name="T1" fmla="*/ T0 w 56"/>
                              <a:gd name="T2" fmla="+- 0 787 787"/>
                              <a:gd name="T3" fmla="*/ 787 h 56"/>
                              <a:gd name="T4" fmla="+- 0 3907 3895"/>
                              <a:gd name="T5" fmla="*/ T4 w 56"/>
                              <a:gd name="T6" fmla="+- 0 787 787"/>
                              <a:gd name="T7" fmla="*/ 787 h 56"/>
                              <a:gd name="T8" fmla="+- 0 3895 3895"/>
                              <a:gd name="T9" fmla="*/ T8 w 56"/>
                              <a:gd name="T10" fmla="+- 0 799 787"/>
                              <a:gd name="T11" fmla="*/ 799 h 56"/>
                              <a:gd name="T12" fmla="+- 0 3895 3895"/>
                              <a:gd name="T13" fmla="*/ T12 w 56"/>
                              <a:gd name="T14" fmla="+- 0 814 787"/>
                              <a:gd name="T15" fmla="*/ 814 h 56"/>
                              <a:gd name="T16" fmla="+- 0 3895 3895"/>
                              <a:gd name="T17" fmla="*/ T16 w 56"/>
                              <a:gd name="T18" fmla="+- 0 830 787"/>
                              <a:gd name="T19" fmla="*/ 830 h 56"/>
                              <a:gd name="T20" fmla="+- 0 3907 3895"/>
                              <a:gd name="T21" fmla="*/ T20 w 56"/>
                              <a:gd name="T22" fmla="+- 0 842 787"/>
                              <a:gd name="T23" fmla="*/ 842 h 56"/>
                              <a:gd name="T24" fmla="+- 0 3938 3895"/>
                              <a:gd name="T25" fmla="*/ T24 w 56"/>
                              <a:gd name="T26" fmla="+- 0 842 787"/>
                              <a:gd name="T27" fmla="*/ 842 h 56"/>
                              <a:gd name="T28" fmla="+- 0 3950 3895"/>
                              <a:gd name="T29" fmla="*/ T28 w 56"/>
                              <a:gd name="T30" fmla="+- 0 830 787"/>
                              <a:gd name="T31" fmla="*/ 830 h 56"/>
                              <a:gd name="T32" fmla="+- 0 3950 3895"/>
                              <a:gd name="T33" fmla="*/ T32 w 56"/>
                              <a:gd name="T34" fmla="+- 0 799 787"/>
                              <a:gd name="T35" fmla="*/ 799 h 56"/>
                              <a:gd name="T36" fmla="+- 0 3938 3895"/>
                              <a:gd name="T37" fmla="*/ T36 w 56"/>
                              <a:gd name="T38" fmla="+- 0 787 787"/>
                              <a:gd name="T39" fmla="*/ 78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3" y="55"/>
                                </a:lnTo>
                                <a:lnTo>
                                  <a:pt x="55" y="43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114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550"/>
                        <wps:cNvSpPr>
                          <a:spLocks/>
                        </wps:cNvSpPr>
                        <wps:spPr bwMode="auto">
                          <a:xfrm>
                            <a:off x="3894" y="786"/>
                            <a:ext cx="56" cy="56"/>
                          </a:xfrm>
                          <a:custGeom>
                            <a:avLst/>
                            <a:gdLst>
                              <a:gd name="T0" fmla="+- 0 3895 3895"/>
                              <a:gd name="T1" fmla="*/ T0 w 56"/>
                              <a:gd name="T2" fmla="+- 0 814 787"/>
                              <a:gd name="T3" fmla="*/ 814 h 56"/>
                              <a:gd name="T4" fmla="+- 0 3895 3895"/>
                              <a:gd name="T5" fmla="*/ T4 w 56"/>
                              <a:gd name="T6" fmla="+- 0 799 787"/>
                              <a:gd name="T7" fmla="*/ 799 h 56"/>
                              <a:gd name="T8" fmla="+- 0 3907 3895"/>
                              <a:gd name="T9" fmla="*/ T8 w 56"/>
                              <a:gd name="T10" fmla="+- 0 787 787"/>
                              <a:gd name="T11" fmla="*/ 787 h 56"/>
                              <a:gd name="T12" fmla="+- 0 3922 3895"/>
                              <a:gd name="T13" fmla="*/ T12 w 56"/>
                              <a:gd name="T14" fmla="+- 0 787 787"/>
                              <a:gd name="T15" fmla="*/ 787 h 56"/>
                              <a:gd name="T16" fmla="+- 0 3938 3895"/>
                              <a:gd name="T17" fmla="*/ T16 w 56"/>
                              <a:gd name="T18" fmla="+- 0 787 787"/>
                              <a:gd name="T19" fmla="*/ 787 h 56"/>
                              <a:gd name="T20" fmla="+- 0 3950 3895"/>
                              <a:gd name="T21" fmla="*/ T20 w 56"/>
                              <a:gd name="T22" fmla="+- 0 799 787"/>
                              <a:gd name="T23" fmla="*/ 799 h 56"/>
                              <a:gd name="T24" fmla="+- 0 3950 3895"/>
                              <a:gd name="T25" fmla="*/ T24 w 56"/>
                              <a:gd name="T26" fmla="+- 0 814 787"/>
                              <a:gd name="T27" fmla="*/ 814 h 56"/>
                              <a:gd name="T28" fmla="+- 0 3950 3895"/>
                              <a:gd name="T29" fmla="*/ T28 w 56"/>
                              <a:gd name="T30" fmla="+- 0 830 787"/>
                              <a:gd name="T31" fmla="*/ 830 h 56"/>
                              <a:gd name="T32" fmla="+- 0 3938 3895"/>
                              <a:gd name="T33" fmla="*/ T32 w 56"/>
                              <a:gd name="T34" fmla="+- 0 842 787"/>
                              <a:gd name="T35" fmla="*/ 842 h 56"/>
                              <a:gd name="T36" fmla="+- 0 3922 3895"/>
                              <a:gd name="T37" fmla="*/ T36 w 56"/>
                              <a:gd name="T38" fmla="+- 0 842 787"/>
                              <a:gd name="T39" fmla="*/ 842 h 56"/>
                              <a:gd name="T40" fmla="+- 0 3907 3895"/>
                              <a:gd name="T41" fmla="*/ T40 w 56"/>
                              <a:gd name="T42" fmla="+- 0 842 787"/>
                              <a:gd name="T43" fmla="*/ 842 h 56"/>
                              <a:gd name="T44" fmla="+- 0 3895 3895"/>
                              <a:gd name="T45" fmla="*/ T44 w 56"/>
                              <a:gd name="T46" fmla="+- 0 830 787"/>
                              <a:gd name="T47" fmla="*/ 830 h 56"/>
                              <a:gd name="T48" fmla="+- 0 3895 3895"/>
                              <a:gd name="T49" fmla="*/ T48 w 56"/>
                              <a:gd name="T50" fmla="+- 0 814 787"/>
                              <a:gd name="T51" fmla="*/ 81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3" y="0"/>
                                </a:lnTo>
                                <a:lnTo>
                                  <a:pt x="55" y="12"/>
                                </a:lnTo>
                                <a:lnTo>
                                  <a:pt x="55" y="27"/>
                                </a:lnTo>
                                <a:lnTo>
                                  <a:pt x="55" y="43"/>
                                </a:lnTo>
                                <a:lnTo>
                                  <a:pt x="43" y="55"/>
                                </a:lnTo>
                                <a:lnTo>
                                  <a:pt x="27" y="55"/>
                                </a:lnTo>
                                <a:lnTo>
                                  <a:pt x="12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20114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549"/>
                        <wps:cNvSpPr>
                          <a:spLocks/>
                        </wps:cNvSpPr>
                        <wps:spPr bwMode="auto">
                          <a:xfrm>
                            <a:off x="3492" y="478"/>
                            <a:ext cx="56" cy="56"/>
                          </a:xfrm>
                          <a:custGeom>
                            <a:avLst/>
                            <a:gdLst>
                              <a:gd name="T0" fmla="+- 0 3536 3493"/>
                              <a:gd name="T1" fmla="*/ T0 w 56"/>
                              <a:gd name="T2" fmla="+- 0 479 479"/>
                              <a:gd name="T3" fmla="*/ 479 h 56"/>
                              <a:gd name="T4" fmla="+- 0 3505 3493"/>
                              <a:gd name="T5" fmla="*/ T4 w 56"/>
                              <a:gd name="T6" fmla="+- 0 479 479"/>
                              <a:gd name="T7" fmla="*/ 479 h 56"/>
                              <a:gd name="T8" fmla="+- 0 3493 3493"/>
                              <a:gd name="T9" fmla="*/ T8 w 56"/>
                              <a:gd name="T10" fmla="+- 0 491 479"/>
                              <a:gd name="T11" fmla="*/ 491 h 56"/>
                              <a:gd name="T12" fmla="+- 0 3493 3493"/>
                              <a:gd name="T13" fmla="*/ T12 w 56"/>
                              <a:gd name="T14" fmla="+- 0 507 479"/>
                              <a:gd name="T15" fmla="*/ 507 h 56"/>
                              <a:gd name="T16" fmla="+- 0 3493 3493"/>
                              <a:gd name="T17" fmla="*/ T16 w 56"/>
                              <a:gd name="T18" fmla="+- 0 522 479"/>
                              <a:gd name="T19" fmla="*/ 522 h 56"/>
                              <a:gd name="T20" fmla="+- 0 3505 3493"/>
                              <a:gd name="T21" fmla="*/ T20 w 56"/>
                              <a:gd name="T22" fmla="+- 0 535 479"/>
                              <a:gd name="T23" fmla="*/ 535 h 56"/>
                              <a:gd name="T24" fmla="+- 0 3536 3493"/>
                              <a:gd name="T25" fmla="*/ T24 w 56"/>
                              <a:gd name="T26" fmla="+- 0 535 479"/>
                              <a:gd name="T27" fmla="*/ 535 h 56"/>
                              <a:gd name="T28" fmla="+- 0 3549 3493"/>
                              <a:gd name="T29" fmla="*/ T28 w 56"/>
                              <a:gd name="T30" fmla="+- 0 522 479"/>
                              <a:gd name="T31" fmla="*/ 522 h 56"/>
                              <a:gd name="T32" fmla="+- 0 3549 3493"/>
                              <a:gd name="T33" fmla="*/ T32 w 56"/>
                              <a:gd name="T34" fmla="+- 0 491 479"/>
                              <a:gd name="T35" fmla="*/ 491 h 56"/>
                              <a:gd name="T36" fmla="+- 0 3536 3493"/>
                              <a:gd name="T37" fmla="*/ T36 w 56"/>
                              <a:gd name="T38" fmla="+- 0 479 479"/>
                              <a:gd name="T39" fmla="*/ 47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8"/>
                                </a:lnTo>
                                <a:lnTo>
                                  <a:pt x="0" y="43"/>
                                </a:lnTo>
                                <a:lnTo>
                                  <a:pt x="12" y="56"/>
                                </a:lnTo>
                                <a:lnTo>
                                  <a:pt x="43" y="56"/>
                                </a:lnTo>
                                <a:lnTo>
                                  <a:pt x="56" y="43"/>
                                </a:lnTo>
                                <a:lnTo>
                                  <a:pt x="56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0F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548"/>
                        <wps:cNvSpPr>
                          <a:spLocks/>
                        </wps:cNvSpPr>
                        <wps:spPr bwMode="auto">
                          <a:xfrm>
                            <a:off x="3492" y="478"/>
                            <a:ext cx="56" cy="56"/>
                          </a:xfrm>
                          <a:custGeom>
                            <a:avLst/>
                            <a:gdLst>
                              <a:gd name="T0" fmla="+- 0 3493 3493"/>
                              <a:gd name="T1" fmla="*/ T0 w 56"/>
                              <a:gd name="T2" fmla="+- 0 507 479"/>
                              <a:gd name="T3" fmla="*/ 507 h 56"/>
                              <a:gd name="T4" fmla="+- 0 3493 3493"/>
                              <a:gd name="T5" fmla="*/ T4 w 56"/>
                              <a:gd name="T6" fmla="+- 0 491 479"/>
                              <a:gd name="T7" fmla="*/ 491 h 56"/>
                              <a:gd name="T8" fmla="+- 0 3505 3493"/>
                              <a:gd name="T9" fmla="*/ T8 w 56"/>
                              <a:gd name="T10" fmla="+- 0 479 479"/>
                              <a:gd name="T11" fmla="*/ 479 h 56"/>
                              <a:gd name="T12" fmla="+- 0 3521 3493"/>
                              <a:gd name="T13" fmla="*/ T12 w 56"/>
                              <a:gd name="T14" fmla="+- 0 479 479"/>
                              <a:gd name="T15" fmla="*/ 479 h 56"/>
                              <a:gd name="T16" fmla="+- 0 3536 3493"/>
                              <a:gd name="T17" fmla="*/ T16 w 56"/>
                              <a:gd name="T18" fmla="+- 0 479 479"/>
                              <a:gd name="T19" fmla="*/ 479 h 56"/>
                              <a:gd name="T20" fmla="+- 0 3549 3493"/>
                              <a:gd name="T21" fmla="*/ T20 w 56"/>
                              <a:gd name="T22" fmla="+- 0 491 479"/>
                              <a:gd name="T23" fmla="*/ 491 h 56"/>
                              <a:gd name="T24" fmla="+- 0 3549 3493"/>
                              <a:gd name="T25" fmla="*/ T24 w 56"/>
                              <a:gd name="T26" fmla="+- 0 507 479"/>
                              <a:gd name="T27" fmla="*/ 507 h 56"/>
                              <a:gd name="T28" fmla="+- 0 3549 3493"/>
                              <a:gd name="T29" fmla="*/ T28 w 56"/>
                              <a:gd name="T30" fmla="+- 0 522 479"/>
                              <a:gd name="T31" fmla="*/ 522 h 56"/>
                              <a:gd name="T32" fmla="+- 0 3536 3493"/>
                              <a:gd name="T33" fmla="*/ T32 w 56"/>
                              <a:gd name="T34" fmla="+- 0 535 479"/>
                              <a:gd name="T35" fmla="*/ 535 h 56"/>
                              <a:gd name="T36" fmla="+- 0 3521 3493"/>
                              <a:gd name="T37" fmla="*/ T36 w 56"/>
                              <a:gd name="T38" fmla="+- 0 535 479"/>
                              <a:gd name="T39" fmla="*/ 535 h 56"/>
                              <a:gd name="T40" fmla="+- 0 3505 3493"/>
                              <a:gd name="T41" fmla="*/ T40 w 56"/>
                              <a:gd name="T42" fmla="+- 0 535 479"/>
                              <a:gd name="T43" fmla="*/ 535 h 56"/>
                              <a:gd name="T44" fmla="+- 0 3493 3493"/>
                              <a:gd name="T45" fmla="*/ T44 w 56"/>
                              <a:gd name="T46" fmla="+- 0 522 479"/>
                              <a:gd name="T47" fmla="*/ 522 h 56"/>
                              <a:gd name="T48" fmla="+- 0 3493 3493"/>
                              <a:gd name="T49" fmla="*/ T48 w 56"/>
                              <a:gd name="T50" fmla="+- 0 507 479"/>
                              <a:gd name="T51" fmla="*/ 50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8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8" y="0"/>
                                </a:lnTo>
                                <a:lnTo>
                                  <a:pt x="43" y="0"/>
                                </a:lnTo>
                                <a:lnTo>
                                  <a:pt x="56" y="12"/>
                                </a:lnTo>
                                <a:lnTo>
                                  <a:pt x="56" y="28"/>
                                </a:lnTo>
                                <a:lnTo>
                                  <a:pt x="56" y="43"/>
                                </a:lnTo>
                                <a:lnTo>
                                  <a:pt x="43" y="56"/>
                                </a:lnTo>
                                <a:lnTo>
                                  <a:pt x="28" y="56"/>
                                </a:lnTo>
                                <a:lnTo>
                                  <a:pt x="12" y="56"/>
                                </a:lnTo>
                                <a:lnTo>
                                  <a:pt x="0" y="43"/>
                                </a:ln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Freeform 547"/>
                        <wps:cNvSpPr>
                          <a:spLocks/>
                        </wps:cNvSpPr>
                        <wps:spPr bwMode="auto">
                          <a:xfrm>
                            <a:off x="4499" y="1091"/>
                            <a:ext cx="60" cy="60"/>
                          </a:xfrm>
                          <a:custGeom>
                            <a:avLst/>
                            <a:gdLst>
                              <a:gd name="T0" fmla="+- 0 4529 4499"/>
                              <a:gd name="T1" fmla="*/ T0 w 60"/>
                              <a:gd name="T2" fmla="+- 0 1092 1092"/>
                              <a:gd name="T3" fmla="*/ 1092 h 60"/>
                              <a:gd name="T4" fmla="+- 0 4518 4499"/>
                              <a:gd name="T5" fmla="*/ T4 w 60"/>
                              <a:gd name="T6" fmla="+- 0 1094 1092"/>
                              <a:gd name="T7" fmla="*/ 1094 h 60"/>
                              <a:gd name="T8" fmla="+- 0 4508 4499"/>
                              <a:gd name="T9" fmla="*/ T8 w 60"/>
                              <a:gd name="T10" fmla="+- 0 1100 1092"/>
                              <a:gd name="T11" fmla="*/ 1100 h 60"/>
                              <a:gd name="T12" fmla="+- 0 4502 4499"/>
                              <a:gd name="T13" fmla="*/ T12 w 60"/>
                              <a:gd name="T14" fmla="+- 0 1110 1092"/>
                              <a:gd name="T15" fmla="*/ 1110 h 60"/>
                              <a:gd name="T16" fmla="+- 0 4499 4499"/>
                              <a:gd name="T17" fmla="*/ T16 w 60"/>
                              <a:gd name="T18" fmla="+- 0 1122 1092"/>
                              <a:gd name="T19" fmla="*/ 1122 h 60"/>
                              <a:gd name="T20" fmla="+- 0 4502 4499"/>
                              <a:gd name="T21" fmla="*/ T20 w 60"/>
                              <a:gd name="T22" fmla="+- 0 1133 1092"/>
                              <a:gd name="T23" fmla="*/ 1133 h 60"/>
                              <a:gd name="T24" fmla="+- 0 4508 4499"/>
                              <a:gd name="T25" fmla="*/ T24 w 60"/>
                              <a:gd name="T26" fmla="+- 0 1143 1092"/>
                              <a:gd name="T27" fmla="*/ 1143 h 60"/>
                              <a:gd name="T28" fmla="+- 0 4518 4499"/>
                              <a:gd name="T29" fmla="*/ T28 w 60"/>
                              <a:gd name="T30" fmla="+- 0 1149 1092"/>
                              <a:gd name="T31" fmla="*/ 1149 h 60"/>
                              <a:gd name="T32" fmla="+- 0 4529 4499"/>
                              <a:gd name="T33" fmla="*/ T32 w 60"/>
                              <a:gd name="T34" fmla="+- 0 1151 1092"/>
                              <a:gd name="T35" fmla="*/ 1151 h 60"/>
                              <a:gd name="T36" fmla="+- 0 4541 4499"/>
                              <a:gd name="T37" fmla="*/ T36 w 60"/>
                              <a:gd name="T38" fmla="+- 0 1149 1092"/>
                              <a:gd name="T39" fmla="*/ 1149 h 60"/>
                              <a:gd name="T40" fmla="+- 0 4550 4499"/>
                              <a:gd name="T41" fmla="*/ T40 w 60"/>
                              <a:gd name="T42" fmla="+- 0 1143 1092"/>
                              <a:gd name="T43" fmla="*/ 1143 h 60"/>
                              <a:gd name="T44" fmla="+- 0 4557 4499"/>
                              <a:gd name="T45" fmla="*/ T44 w 60"/>
                              <a:gd name="T46" fmla="+- 0 1133 1092"/>
                              <a:gd name="T47" fmla="*/ 1133 h 60"/>
                              <a:gd name="T48" fmla="+- 0 4559 4499"/>
                              <a:gd name="T49" fmla="*/ T48 w 60"/>
                              <a:gd name="T50" fmla="+- 0 1122 1092"/>
                              <a:gd name="T51" fmla="*/ 1122 h 60"/>
                              <a:gd name="T52" fmla="+- 0 4557 4499"/>
                              <a:gd name="T53" fmla="*/ T52 w 60"/>
                              <a:gd name="T54" fmla="+- 0 1110 1092"/>
                              <a:gd name="T55" fmla="*/ 1110 h 60"/>
                              <a:gd name="T56" fmla="+- 0 4550 4499"/>
                              <a:gd name="T57" fmla="*/ T56 w 60"/>
                              <a:gd name="T58" fmla="+- 0 1100 1092"/>
                              <a:gd name="T59" fmla="*/ 1100 h 60"/>
                              <a:gd name="T60" fmla="+- 0 4541 4499"/>
                              <a:gd name="T61" fmla="*/ T60 w 60"/>
                              <a:gd name="T62" fmla="+- 0 1094 1092"/>
                              <a:gd name="T63" fmla="*/ 1094 h 60"/>
                              <a:gd name="T64" fmla="+- 0 4529 4499"/>
                              <a:gd name="T65" fmla="*/ T64 w 60"/>
                              <a:gd name="T66" fmla="+- 0 1092 1092"/>
                              <a:gd name="T67" fmla="*/ 109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9" y="57"/>
                                </a:lnTo>
                                <a:lnTo>
                                  <a:pt x="30" y="59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15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546"/>
                        <wps:cNvSpPr>
                          <a:spLocks/>
                        </wps:cNvSpPr>
                        <wps:spPr bwMode="auto">
                          <a:xfrm>
                            <a:off x="4499" y="1091"/>
                            <a:ext cx="60" cy="60"/>
                          </a:xfrm>
                          <a:custGeom>
                            <a:avLst/>
                            <a:gdLst>
                              <a:gd name="T0" fmla="+- 0 4499 4499"/>
                              <a:gd name="T1" fmla="*/ T0 w 60"/>
                              <a:gd name="T2" fmla="+- 0 1122 1092"/>
                              <a:gd name="T3" fmla="*/ 1122 h 60"/>
                              <a:gd name="T4" fmla="+- 0 4502 4499"/>
                              <a:gd name="T5" fmla="*/ T4 w 60"/>
                              <a:gd name="T6" fmla="+- 0 1110 1092"/>
                              <a:gd name="T7" fmla="*/ 1110 h 60"/>
                              <a:gd name="T8" fmla="+- 0 4508 4499"/>
                              <a:gd name="T9" fmla="*/ T8 w 60"/>
                              <a:gd name="T10" fmla="+- 0 1100 1092"/>
                              <a:gd name="T11" fmla="*/ 1100 h 60"/>
                              <a:gd name="T12" fmla="+- 0 4518 4499"/>
                              <a:gd name="T13" fmla="*/ T12 w 60"/>
                              <a:gd name="T14" fmla="+- 0 1094 1092"/>
                              <a:gd name="T15" fmla="*/ 1094 h 60"/>
                              <a:gd name="T16" fmla="+- 0 4529 4499"/>
                              <a:gd name="T17" fmla="*/ T16 w 60"/>
                              <a:gd name="T18" fmla="+- 0 1092 1092"/>
                              <a:gd name="T19" fmla="*/ 1092 h 60"/>
                              <a:gd name="T20" fmla="+- 0 4541 4499"/>
                              <a:gd name="T21" fmla="*/ T20 w 60"/>
                              <a:gd name="T22" fmla="+- 0 1094 1092"/>
                              <a:gd name="T23" fmla="*/ 1094 h 60"/>
                              <a:gd name="T24" fmla="+- 0 4550 4499"/>
                              <a:gd name="T25" fmla="*/ T24 w 60"/>
                              <a:gd name="T26" fmla="+- 0 1100 1092"/>
                              <a:gd name="T27" fmla="*/ 1100 h 60"/>
                              <a:gd name="T28" fmla="+- 0 4557 4499"/>
                              <a:gd name="T29" fmla="*/ T28 w 60"/>
                              <a:gd name="T30" fmla="+- 0 1110 1092"/>
                              <a:gd name="T31" fmla="*/ 1110 h 60"/>
                              <a:gd name="T32" fmla="+- 0 4559 4499"/>
                              <a:gd name="T33" fmla="*/ T32 w 60"/>
                              <a:gd name="T34" fmla="+- 0 1122 1092"/>
                              <a:gd name="T35" fmla="*/ 1122 h 60"/>
                              <a:gd name="T36" fmla="+- 0 4557 4499"/>
                              <a:gd name="T37" fmla="*/ T36 w 60"/>
                              <a:gd name="T38" fmla="+- 0 1133 1092"/>
                              <a:gd name="T39" fmla="*/ 1133 h 60"/>
                              <a:gd name="T40" fmla="+- 0 4550 4499"/>
                              <a:gd name="T41" fmla="*/ T40 w 60"/>
                              <a:gd name="T42" fmla="+- 0 1143 1092"/>
                              <a:gd name="T43" fmla="*/ 1143 h 60"/>
                              <a:gd name="T44" fmla="+- 0 4541 4499"/>
                              <a:gd name="T45" fmla="*/ T44 w 60"/>
                              <a:gd name="T46" fmla="+- 0 1149 1092"/>
                              <a:gd name="T47" fmla="*/ 1149 h 60"/>
                              <a:gd name="T48" fmla="+- 0 4529 4499"/>
                              <a:gd name="T49" fmla="*/ T48 w 60"/>
                              <a:gd name="T50" fmla="+- 0 1151 1092"/>
                              <a:gd name="T51" fmla="*/ 1151 h 60"/>
                              <a:gd name="T52" fmla="+- 0 4518 4499"/>
                              <a:gd name="T53" fmla="*/ T52 w 60"/>
                              <a:gd name="T54" fmla="+- 0 1149 1092"/>
                              <a:gd name="T55" fmla="*/ 1149 h 60"/>
                              <a:gd name="T56" fmla="+- 0 4508 4499"/>
                              <a:gd name="T57" fmla="*/ T56 w 60"/>
                              <a:gd name="T58" fmla="+- 0 1143 1092"/>
                              <a:gd name="T59" fmla="*/ 1143 h 60"/>
                              <a:gd name="T60" fmla="+- 0 4502 4499"/>
                              <a:gd name="T61" fmla="*/ T60 w 60"/>
                              <a:gd name="T62" fmla="+- 0 1133 1092"/>
                              <a:gd name="T63" fmla="*/ 1133 h 60"/>
                              <a:gd name="T64" fmla="+- 0 4499 4499"/>
                              <a:gd name="T65" fmla="*/ T64 w 60"/>
                              <a:gd name="T66" fmla="+- 0 1122 1092"/>
                              <a:gd name="T67" fmla="*/ 112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8"/>
                                </a:lnTo>
                                <a:lnTo>
                                  <a:pt x="19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59"/>
                                </a:lnTo>
                                <a:lnTo>
                                  <a:pt x="19" y="57"/>
                                </a:lnTo>
                                <a:lnTo>
                                  <a:pt x="9" y="51"/>
                                </a:lnTo>
                                <a:lnTo>
                                  <a:pt x="3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5715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545"/>
                        <wps:cNvSpPr>
                          <a:spLocks/>
                        </wps:cNvSpPr>
                        <wps:spPr bwMode="auto">
                          <a:xfrm>
                            <a:off x="3387" y="374"/>
                            <a:ext cx="57" cy="57"/>
                          </a:xfrm>
                          <a:custGeom>
                            <a:avLst/>
                            <a:gdLst>
                              <a:gd name="T0" fmla="+- 0 3431 3387"/>
                              <a:gd name="T1" fmla="*/ T0 w 57"/>
                              <a:gd name="T2" fmla="+- 0 374 374"/>
                              <a:gd name="T3" fmla="*/ 374 h 57"/>
                              <a:gd name="T4" fmla="+- 0 3400 3387"/>
                              <a:gd name="T5" fmla="*/ T4 w 57"/>
                              <a:gd name="T6" fmla="+- 0 374 374"/>
                              <a:gd name="T7" fmla="*/ 374 h 57"/>
                              <a:gd name="T8" fmla="+- 0 3387 3387"/>
                              <a:gd name="T9" fmla="*/ T8 w 57"/>
                              <a:gd name="T10" fmla="+- 0 387 374"/>
                              <a:gd name="T11" fmla="*/ 387 h 57"/>
                              <a:gd name="T12" fmla="+- 0 3387 3387"/>
                              <a:gd name="T13" fmla="*/ T12 w 57"/>
                              <a:gd name="T14" fmla="+- 0 402 374"/>
                              <a:gd name="T15" fmla="*/ 402 h 57"/>
                              <a:gd name="T16" fmla="+- 0 3387 3387"/>
                              <a:gd name="T17" fmla="*/ T16 w 57"/>
                              <a:gd name="T18" fmla="+- 0 418 374"/>
                              <a:gd name="T19" fmla="*/ 418 h 57"/>
                              <a:gd name="T20" fmla="+- 0 3400 3387"/>
                              <a:gd name="T21" fmla="*/ T20 w 57"/>
                              <a:gd name="T22" fmla="+- 0 430 374"/>
                              <a:gd name="T23" fmla="*/ 430 h 57"/>
                              <a:gd name="T24" fmla="+- 0 3431 3387"/>
                              <a:gd name="T25" fmla="*/ T24 w 57"/>
                              <a:gd name="T26" fmla="+- 0 430 374"/>
                              <a:gd name="T27" fmla="*/ 430 h 57"/>
                              <a:gd name="T28" fmla="+- 0 3444 3387"/>
                              <a:gd name="T29" fmla="*/ T28 w 57"/>
                              <a:gd name="T30" fmla="+- 0 418 374"/>
                              <a:gd name="T31" fmla="*/ 418 h 57"/>
                              <a:gd name="T32" fmla="+- 0 3444 3387"/>
                              <a:gd name="T33" fmla="*/ T32 w 57"/>
                              <a:gd name="T34" fmla="+- 0 387 374"/>
                              <a:gd name="T35" fmla="*/ 387 h 57"/>
                              <a:gd name="T36" fmla="+- 0 3431 3387"/>
                              <a:gd name="T37" fmla="*/ T36 w 57"/>
                              <a:gd name="T38" fmla="+- 0 374 374"/>
                              <a:gd name="T39" fmla="*/ 374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7" h="57">
                                <a:moveTo>
                                  <a:pt x="44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8"/>
                                </a:lnTo>
                                <a:lnTo>
                                  <a:pt x="0" y="44"/>
                                </a:lnTo>
                                <a:lnTo>
                                  <a:pt x="13" y="56"/>
                                </a:lnTo>
                                <a:lnTo>
                                  <a:pt x="44" y="56"/>
                                </a:lnTo>
                                <a:lnTo>
                                  <a:pt x="57" y="44"/>
                                </a:lnTo>
                                <a:lnTo>
                                  <a:pt x="57" y="13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F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Freeform 544"/>
                        <wps:cNvSpPr>
                          <a:spLocks/>
                        </wps:cNvSpPr>
                        <wps:spPr bwMode="auto">
                          <a:xfrm>
                            <a:off x="3387" y="374"/>
                            <a:ext cx="57" cy="57"/>
                          </a:xfrm>
                          <a:custGeom>
                            <a:avLst/>
                            <a:gdLst>
                              <a:gd name="T0" fmla="+- 0 3387 3387"/>
                              <a:gd name="T1" fmla="*/ T0 w 57"/>
                              <a:gd name="T2" fmla="+- 0 402 374"/>
                              <a:gd name="T3" fmla="*/ 402 h 57"/>
                              <a:gd name="T4" fmla="+- 0 3387 3387"/>
                              <a:gd name="T5" fmla="*/ T4 w 57"/>
                              <a:gd name="T6" fmla="+- 0 387 374"/>
                              <a:gd name="T7" fmla="*/ 387 h 57"/>
                              <a:gd name="T8" fmla="+- 0 3400 3387"/>
                              <a:gd name="T9" fmla="*/ T8 w 57"/>
                              <a:gd name="T10" fmla="+- 0 374 374"/>
                              <a:gd name="T11" fmla="*/ 374 h 57"/>
                              <a:gd name="T12" fmla="+- 0 3415 3387"/>
                              <a:gd name="T13" fmla="*/ T12 w 57"/>
                              <a:gd name="T14" fmla="+- 0 374 374"/>
                              <a:gd name="T15" fmla="*/ 374 h 57"/>
                              <a:gd name="T16" fmla="+- 0 3431 3387"/>
                              <a:gd name="T17" fmla="*/ T16 w 57"/>
                              <a:gd name="T18" fmla="+- 0 374 374"/>
                              <a:gd name="T19" fmla="*/ 374 h 57"/>
                              <a:gd name="T20" fmla="+- 0 3444 3387"/>
                              <a:gd name="T21" fmla="*/ T20 w 57"/>
                              <a:gd name="T22" fmla="+- 0 387 374"/>
                              <a:gd name="T23" fmla="*/ 387 h 57"/>
                              <a:gd name="T24" fmla="+- 0 3444 3387"/>
                              <a:gd name="T25" fmla="*/ T24 w 57"/>
                              <a:gd name="T26" fmla="+- 0 402 374"/>
                              <a:gd name="T27" fmla="*/ 402 h 57"/>
                              <a:gd name="T28" fmla="+- 0 3444 3387"/>
                              <a:gd name="T29" fmla="*/ T28 w 57"/>
                              <a:gd name="T30" fmla="+- 0 418 374"/>
                              <a:gd name="T31" fmla="*/ 418 h 57"/>
                              <a:gd name="T32" fmla="+- 0 3431 3387"/>
                              <a:gd name="T33" fmla="*/ T32 w 57"/>
                              <a:gd name="T34" fmla="+- 0 430 374"/>
                              <a:gd name="T35" fmla="*/ 430 h 57"/>
                              <a:gd name="T36" fmla="+- 0 3415 3387"/>
                              <a:gd name="T37" fmla="*/ T36 w 57"/>
                              <a:gd name="T38" fmla="+- 0 430 374"/>
                              <a:gd name="T39" fmla="*/ 430 h 57"/>
                              <a:gd name="T40" fmla="+- 0 3400 3387"/>
                              <a:gd name="T41" fmla="*/ T40 w 57"/>
                              <a:gd name="T42" fmla="+- 0 430 374"/>
                              <a:gd name="T43" fmla="*/ 430 h 57"/>
                              <a:gd name="T44" fmla="+- 0 3387 3387"/>
                              <a:gd name="T45" fmla="*/ T44 w 57"/>
                              <a:gd name="T46" fmla="+- 0 418 374"/>
                              <a:gd name="T47" fmla="*/ 418 h 57"/>
                              <a:gd name="T48" fmla="+- 0 3387 3387"/>
                              <a:gd name="T49" fmla="*/ T48 w 57"/>
                              <a:gd name="T50" fmla="+- 0 402 374"/>
                              <a:gd name="T51" fmla="*/ 402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7" h="57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3" y="0"/>
                                </a:lnTo>
                                <a:lnTo>
                                  <a:pt x="28" y="0"/>
                                </a:lnTo>
                                <a:lnTo>
                                  <a:pt x="44" y="0"/>
                                </a:lnTo>
                                <a:lnTo>
                                  <a:pt x="57" y="13"/>
                                </a:lnTo>
                                <a:lnTo>
                                  <a:pt x="57" y="28"/>
                                </a:lnTo>
                                <a:lnTo>
                                  <a:pt x="57" y="44"/>
                                </a:lnTo>
                                <a:lnTo>
                                  <a:pt x="44" y="56"/>
                                </a:lnTo>
                                <a:lnTo>
                                  <a:pt x="28" y="56"/>
                                </a:lnTo>
                                <a:lnTo>
                                  <a:pt x="13" y="56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721F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Freeform 543"/>
                        <wps:cNvSpPr>
                          <a:spLocks/>
                        </wps:cNvSpPr>
                        <wps:spPr bwMode="auto">
                          <a:xfrm>
                            <a:off x="3174" y="270"/>
                            <a:ext cx="59" cy="59"/>
                          </a:xfrm>
                          <a:custGeom>
                            <a:avLst/>
                            <a:gdLst>
                              <a:gd name="T0" fmla="+- 0 3204 3175"/>
                              <a:gd name="T1" fmla="*/ T0 w 59"/>
                              <a:gd name="T2" fmla="+- 0 270 270"/>
                              <a:gd name="T3" fmla="*/ 270 h 59"/>
                              <a:gd name="T4" fmla="+- 0 3193 3175"/>
                              <a:gd name="T5" fmla="*/ T4 w 59"/>
                              <a:gd name="T6" fmla="+- 0 273 270"/>
                              <a:gd name="T7" fmla="*/ 273 h 59"/>
                              <a:gd name="T8" fmla="+- 0 3183 3175"/>
                              <a:gd name="T9" fmla="*/ T8 w 59"/>
                              <a:gd name="T10" fmla="+- 0 279 270"/>
                              <a:gd name="T11" fmla="*/ 279 h 59"/>
                              <a:gd name="T12" fmla="+- 0 3177 3175"/>
                              <a:gd name="T13" fmla="*/ T12 w 59"/>
                              <a:gd name="T14" fmla="+- 0 288 270"/>
                              <a:gd name="T15" fmla="*/ 288 h 59"/>
                              <a:gd name="T16" fmla="+- 0 3175 3175"/>
                              <a:gd name="T17" fmla="*/ T16 w 59"/>
                              <a:gd name="T18" fmla="+- 0 300 270"/>
                              <a:gd name="T19" fmla="*/ 300 h 59"/>
                              <a:gd name="T20" fmla="+- 0 3177 3175"/>
                              <a:gd name="T21" fmla="*/ T20 w 59"/>
                              <a:gd name="T22" fmla="+- 0 311 270"/>
                              <a:gd name="T23" fmla="*/ 311 h 59"/>
                              <a:gd name="T24" fmla="+- 0 3183 3175"/>
                              <a:gd name="T25" fmla="*/ T24 w 59"/>
                              <a:gd name="T26" fmla="+- 0 321 270"/>
                              <a:gd name="T27" fmla="*/ 321 h 59"/>
                              <a:gd name="T28" fmla="+- 0 3193 3175"/>
                              <a:gd name="T29" fmla="*/ T28 w 59"/>
                              <a:gd name="T30" fmla="+- 0 327 270"/>
                              <a:gd name="T31" fmla="*/ 327 h 59"/>
                              <a:gd name="T32" fmla="+- 0 3204 3175"/>
                              <a:gd name="T33" fmla="*/ T32 w 59"/>
                              <a:gd name="T34" fmla="+- 0 329 270"/>
                              <a:gd name="T35" fmla="*/ 329 h 59"/>
                              <a:gd name="T36" fmla="+- 0 3216 3175"/>
                              <a:gd name="T37" fmla="*/ T36 w 59"/>
                              <a:gd name="T38" fmla="+- 0 327 270"/>
                              <a:gd name="T39" fmla="*/ 327 h 59"/>
                              <a:gd name="T40" fmla="+- 0 3225 3175"/>
                              <a:gd name="T41" fmla="*/ T40 w 59"/>
                              <a:gd name="T42" fmla="+- 0 321 270"/>
                              <a:gd name="T43" fmla="*/ 321 h 59"/>
                              <a:gd name="T44" fmla="+- 0 3231 3175"/>
                              <a:gd name="T45" fmla="*/ T44 w 59"/>
                              <a:gd name="T46" fmla="+- 0 311 270"/>
                              <a:gd name="T47" fmla="*/ 311 h 59"/>
                              <a:gd name="T48" fmla="+- 0 3234 3175"/>
                              <a:gd name="T49" fmla="*/ T48 w 59"/>
                              <a:gd name="T50" fmla="+- 0 300 270"/>
                              <a:gd name="T51" fmla="*/ 300 h 59"/>
                              <a:gd name="T52" fmla="+- 0 3231 3175"/>
                              <a:gd name="T53" fmla="*/ T52 w 59"/>
                              <a:gd name="T54" fmla="+- 0 288 270"/>
                              <a:gd name="T55" fmla="*/ 288 h 59"/>
                              <a:gd name="T56" fmla="+- 0 3225 3175"/>
                              <a:gd name="T57" fmla="*/ T56 w 59"/>
                              <a:gd name="T58" fmla="+- 0 279 270"/>
                              <a:gd name="T59" fmla="*/ 279 h 59"/>
                              <a:gd name="T60" fmla="+- 0 3216 3175"/>
                              <a:gd name="T61" fmla="*/ T60 w 59"/>
                              <a:gd name="T62" fmla="+- 0 273 270"/>
                              <a:gd name="T63" fmla="*/ 273 h 59"/>
                              <a:gd name="T64" fmla="+- 0 3204 3175"/>
                              <a:gd name="T65" fmla="*/ T64 w 59"/>
                              <a:gd name="T66" fmla="+- 0 270 270"/>
                              <a:gd name="T67" fmla="*/ 270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9" h="59">
                                <a:moveTo>
                                  <a:pt x="29" y="0"/>
                                </a:moveTo>
                                <a:lnTo>
                                  <a:pt x="18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8" y="51"/>
                                </a:lnTo>
                                <a:lnTo>
                                  <a:pt x="18" y="57"/>
                                </a:lnTo>
                                <a:lnTo>
                                  <a:pt x="29" y="59"/>
                                </a:lnTo>
                                <a:lnTo>
                                  <a:pt x="41" y="57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9" y="30"/>
                                </a:lnTo>
                                <a:lnTo>
                                  <a:pt x="56" y="18"/>
                                </a:lnTo>
                                <a:lnTo>
                                  <a:pt x="50" y="9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29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542"/>
                        <wps:cNvSpPr>
                          <a:spLocks/>
                        </wps:cNvSpPr>
                        <wps:spPr bwMode="auto">
                          <a:xfrm>
                            <a:off x="3174" y="270"/>
                            <a:ext cx="59" cy="59"/>
                          </a:xfrm>
                          <a:custGeom>
                            <a:avLst/>
                            <a:gdLst>
                              <a:gd name="T0" fmla="+- 0 3175 3175"/>
                              <a:gd name="T1" fmla="*/ T0 w 59"/>
                              <a:gd name="T2" fmla="+- 0 300 270"/>
                              <a:gd name="T3" fmla="*/ 300 h 59"/>
                              <a:gd name="T4" fmla="+- 0 3177 3175"/>
                              <a:gd name="T5" fmla="*/ T4 w 59"/>
                              <a:gd name="T6" fmla="+- 0 288 270"/>
                              <a:gd name="T7" fmla="*/ 288 h 59"/>
                              <a:gd name="T8" fmla="+- 0 3183 3175"/>
                              <a:gd name="T9" fmla="*/ T8 w 59"/>
                              <a:gd name="T10" fmla="+- 0 279 270"/>
                              <a:gd name="T11" fmla="*/ 279 h 59"/>
                              <a:gd name="T12" fmla="+- 0 3193 3175"/>
                              <a:gd name="T13" fmla="*/ T12 w 59"/>
                              <a:gd name="T14" fmla="+- 0 273 270"/>
                              <a:gd name="T15" fmla="*/ 273 h 59"/>
                              <a:gd name="T16" fmla="+- 0 3204 3175"/>
                              <a:gd name="T17" fmla="*/ T16 w 59"/>
                              <a:gd name="T18" fmla="+- 0 270 270"/>
                              <a:gd name="T19" fmla="*/ 270 h 59"/>
                              <a:gd name="T20" fmla="+- 0 3216 3175"/>
                              <a:gd name="T21" fmla="*/ T20 w 59"/>
                              <a:gd name="T22" fmla="+- 0 273 270"/>
                              <a:gd name="T23" fmla="*/ 273 h 59"/>
                              <a:gd name="T24" fmla="+- 0 3225 3175"/>
                              <a:gd name="T25" fmla="*/ T24 w 59"/>
                              <a:gd name="T26" fmla="+- 0 279 270"/>
                              <a:gd name="T27" fmla="*/ 279 h 59"/>
                              <a:gd name="T28" fmla="+- 0 3231 3175"/>
                              <a:gd name="T29" fmla="*/ T28 w 59"/>
                              <a:gd name="T30" fmla="+- 0 288 270"/>
                              <a:gd name="T31" fmla="*/ 288 h 59"/>
                              <a:gd name="T32" fmla="+- 0 3234 3175"/>
                              <a:gd name="T33" fmla="*/ T32 w 59"/>
                              <a:gd name="T34" fmla="+- 0 300 270"/>
                              <a:gd name="T35" fmla="*/ 300 h 59"/>
                              <a:gd name="T36" fmla="+- 0 3231 3175"/>
                              <a:gd name="T37" fmla="*/ T36 w 59"/>
                              <a:gd name="T38" fmla="+- 0 311 270"/>
                              <a:gd name="T39" fmla="*/ 311 h 59"/>
                              <a:gd name="T40" fmla="+- 0 3225 3175"/>
                              <a:gd name="T41" fmla="*/ T40 w 59"/>
                              <a:gd name="T42" fmla="+- 0 321 270"/>
                              <a:gd name="T43" fmla="*/ 321 h 59"/>
                              <a:gd name="T44" fmla="+- 0 3216 3175"/>
                              <a:gd name="T45" fmla="*/ T44 w 59"/>
                              <a:gd name="T46" fmla="+- 0 327 270"/>
                              <a:gd name="T47" fmla="*/ 327 h 59"/>
                              <a:gd name="T48" fmla="+- 0 3204 3175"/>
                              <a:gd name="T49" fmla="*/ T48 w 59"/>
                              <a:gd name="T50" fmla="+- 0 329 270"/>
                              <a:gd name="T51" fmla="*/ 329 h 59"/>
                              <a:gd name="T52" fmla="+- 0 3193 3175"/>
                              <a:gd name="T53" fmla="*/ T52 w 59"/>
                              <a:gd name="T54" fmla="+- 0 327 270"/>
                              <a:gd name="T55" fmla="*/ 327 h 59"/>
                              <a:gd name="T56" fmla="+- 0 3183 3175"/>
                              <a:gd name="T57" fmla="*/ T56 w 59"/>
                              <a:gd name="T58" fmla="+- 0 321 270"/>
                              <a:gd name="T59" fmla="*/ 321 h 59"/>
                              <a:gd name="T60" fmla="+- 0 3177 3175"/>
                              <a:gd name="T61" fmla="*/ T60 w 59"/>
                              <a:gd name="T62" fmla="+- 0 311 270"/>
                              <a:gd name="T63" fmla="*/ 311 h 59"/>
                              <a:gd name="T64" fmla="+- 0 3175 3175"/>
                              <a:gd name="T65" fmla="*/ T64 w 59"/>
                              <a:gd name="T66" fmla="+- 0 300 270"/>
                              <a:gd name="T67" fmla="*/ 300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9" h="59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8" y="9"/>
                                </a:lnTo>
                                <a:lnTo>
                                  <a:pt x="18" y="3"/>
                                </a:lnTo>
                                <a:lnTo>
                                  <a:pt x="29" y="0"/>
                                </a:lnTo>
                                <a:lnTo>
                                  <a:pt x="41" y="3"/>
                                </a:lnTo>
                                <a:lnTo>
                                  <a:pt x="50" y="9"/>
                                </a:lnTo>
                                <a:lnTo>
                                  <a:pt x="56" y="18"/>
                                </a:lnTo>
                                <a:lnTo>
                                  <a:pt x="59" y="30"/>
                                </a:lnTo>
                                <a:lnTo>
                                  <a:pt x="56" y="41"/>
                                </a:lnTo>
                                <a:lnTo>
                                  <a:pt x="50" y="51"/>
                                </a:lnTo>
                                <a:lnTo>
                                  <a:pt x="41" y="57"/>
                                </a:lnTo>
                                <a:lnTo>
                                  <a:pt x="29" y="59"/>
                                </a:lnTo>
                                <a:lnTo>
                                  <a:pt x="18" y="57"/>
                                </a:lnTo>
                                <a:lnTo>
                                  <a:pt x="8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Freeform 541"/>
                        <wps:cNvSpPr>
                          <a:spLocks/>
                        </wps:cNvSpPr>
                        <wps:spPr bwMode="auto">
                          <a:xfrm>
                            <a:off x="3691" y="555"/>
                            <a:ext cx="60" cy="60"/>
                          </a:xfrm>
                          <a:custGeom>
                            <a:avLst/>
                            <a:gdLst>
                              <a:gd name="T0" fmla="+- 0 3722 3692"/>
                              <a:gd name="T1" fmla="*/ T0 w 60"/>
                              <a:gd name="T2" fmla="+- 0 556 556"/>
                              <a:gd name="T3" fmla="*/ 556 h 60"/>
                              <a:gd name="T4" fmla="+- 0 3710 3692"/>
                              <a:gd name="T5" fmla="*/ T4 w 60"/>
                              <a:gd name="T6" fmla="+- 0 558 556"/>
                              <a:gd name="T7" fmla="*/ 558 h 60"/>
                              <a:gd name="T8" fmla="+- 0 3701 3692"/>
                              <a:gd name="T9" fmla="*/ T8 w 60"/>
                              <a:gd name="T10" fmla="+- 0 564 556"/>
                              <a:gd name="T11" fmla="*/ 564 h 60"/>
                              <a:gd name="T12" fmla="+- 0 3694 3692"/>
                              <a:gd name="T13" fmla="*/ T12 w 60"/>
                              <a:gd name="T14" fmla="+- 0 574 556"/>
                              <a:gd name="T15" fmla="*/ 574 h 60"/>
                              <a:gd name="T16" fmla="+- 0 3692 3692"/>
                              <a:gd name="T17" fmla="*/ T16 w 60"/>
                              <a:gd name="T18" fmla="+- 0 586 556"/>
                              <a:gd name="T19" fmla="*/ 586 h 60"/>
                              <a:gd name="T20" fmla="+- 0 3694 3692"/>
                              <a:gd name="T21" fmla="*/ T20 w 60"/>
                              <a:gd name="T22" fmla="+- 0 597 556"/>
                              <a:gd name="T23" fmla="*/ 597 h 60"/>
                              <a:gd name="T24" fmla="+- 0 3701 3692"/>
                              <a:gd name="T25" fmla="*/ T24 w 60"/>
                              <a:gd name="T26" fmla="+- 0 607 556"/>
                              <a:gd name="T27" fmla="*/ 607 h 60"/>
                              <a:gd name="T28" fmla="+- 0 3710 3692"/>
                              <a:gd name="T29" fmla="*/ T28 w 60"/>
                              <a:gd name="T30" fmla="+- 0 613 556"/>
                              <a:gd name="T31" fmla="*/ 613 h 60"/>
                              <a:gd name="T32" fmla="+- 0 3722 3692"/>
                              <a:gd name="T33" fmla="*/ T32 w 60"/>
                              <a:gd name="T34" fmla="+- 0 615 556"/>
                              <a:gd name="T35" fmla="*/ 615 h 60"/>
                              <a:gd name="T36" fmla="+- 0 3733 3692"/>
                              <a:gd name="T37" fmla="*/ T36 w 60"/>
                              <a:gd name="T38" fmla="+- 0 613 556"/>
                              <a:gd name="T39" fmla="*/ 613 h 60"/>
                              <a:gd name="T40" fmla="+- 0 3743 3692"/>
                              <a:gd name="T41" fmla="*/ T40 w 60"/>
                              <a:gd name="T42" fmla="+- 0 607 556"/>
                              <a:gd name="T43" fmla="*/ 607 h 60"/>
                              <a:gd name="T44" fmla="+- 0 3749 3692"/>
                              <a:gd name="T45" fmla="*/ T44 w 60"/>
                              <a:gd name="T46" fmla="+- 0 597 556"/>
                              <a:gd name="T47" fmla="*/ 597 h 60"/>
                              <a:gd name="T48" fmla="+- 0 3752 3692"/>
                              <a:gd name="T49" fmla="*/ T48 w 60"/>
                              <a:gd name="T50" fmla="+- 0 586 556"/>
                              <a:gd name="T51" fmla="*/ 586 h 60"/>
                              <a:gd name="T52" fmla="+- 0 3749 3692"/>
                              <a:gd name="T53" fmla="*/ T52 w 60"/>
                              <a:gd name="T54" fmla="+- 0 574 556"/>
                              <a:gd name="T55" fmla="*/ 574 h 60"/>
                              <a:gd name="T56" fmla="+- 0 3743 3692"/>
                              <a:gd name="T57" fmla="*/ T56 w 60"/>
                              <a:gd name="T58" fmla="+- 0 564 556"/>
                              <a:gd name="T59" fmla="*/ 564 h 60"/>
                              <a:gd name="T60" fmla="+- 0 3733 3692"/>
                              <a:gd name="T61" fmla="*/ T60 w 60"/>
                              <a:gd name="T62" fmla="+- 0 558 556"/>
                              <a:gd name="T63" fmla="*/ 558 h 60"/>
                              <a:gd name="T64" fmla="+- 0 3722 3692"/>
                              <a:gd name="T65" fmla="*/ T64 w 60"/>
                              <a:gd name="T66" fmla="+- 0 556 556"/>
                              <a:gd name="T67" fmla="*/ 55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59"/>
                                </a:lnTo>
                                <a:lnTo>
                                  <a:pt x="41" y="57"/>
                                </a:lnTo>
                                <a:lnTo>
                                  <a:pt x="51" y="51"/>
                                </a:lnTo>
                                <a:lnTo>
                                  <a:pt x="57" y="41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32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Freeform 540"/>
                        <wps:cNvSpPr>
                          <a:spLocks/>
                        </wps:cNvSpPr>
                        <wps:spPr bwMode="auto">
                          <a:xfrm>
                            <a:off x="3691" y="555"/>
                            <a:ext cx="60" cy="60"/>
                          </a:xfrm>
                          <a:custGeom>
                            <a:avLst/>
                            <a:gdLst>
                              <a:gd name="T0" fmla="+- 0 3692 3692"/>
                              <a:gd name="T1" fmla="*/ T0 w 60"/>
                              <a:gd name="T2" fmla="+- 0 586 556"/>
                              <a:gd name="T3" fmla="*/ 586 h 60"/>
                              <a:gd name="T4" fmla="+- 0 3694 3692"/>
                              <a:gd name="T5" fmla="*/ T4 w 60"/>
                              <a:gd name="T6" fmla="+- 0 574 556"/>
                              <a:gd name="T7" fmla="*/ 574 h 60"/>
                              <a:gd name="T8" fmla="+- 0 3701 3692"/>
                              <a:gd name="T9" fmla="*/ T8 w 60"/>
                              <a:gd name="T10" fmla="+- 0 564 556"/>
                              <a:gd name="T11" fmla="*/ 564 h 60"/>
                              <a:gd name="T12" fmla="+- 0 3710 3692"/>
                              <a:gd name="T13" fmla="*/ T12 w 60"/>
                              <a:gd name="T14" fmla="+- 0 558 556"/>
                              <a:gd name="T15" fmla="*/ 558 h 60"/>
                              <a:gd name="T16" fmla="+- 0 3722 3692"/>
                              <a:gd name="T17" fmla="*/ T16 w 60"/>
                              <a:gd name="T18" fmla="+- 0 556 556"/>
                              <a:gd name="T19" fmla="*/ 556 h 60"/>
                              <a:gd name="T20" fmla="+- 0 3733 3692"/>
                              <a:gd name="T21" fmla="*/ T20 w 60"/>
                              <a:gd name="T22" fmla="+- 0 558 556"/>
                              <a:gd name="T23" fmla="*/ 558 h 60"/>
                              <a:gd name="T24" fmla="+- 0 3743 3692"/>
                              <a:gd name="T25" fmla="*/ T24 w 60"/>
                              <a:gd name="T26" fmla="+- 0 564 556"/>
                              <a:gd name="T27" fmla="*/ 564 h 60"/>
                              <a:gd name="T28" fmla="+- 0 3749 3692"/>
                              <a:gd name="T29" fmla="*/ T28 w 60"/>
                              <a:gd name="T30" fmla="+- 0 574 556"/>
                              <a:gd name="T31" fmla="*/ 574 h 60"/>
                              <a:gd name="T32" fmla="+- 0 3752 3692"/>
                              <a:gd name="T33" fmla="*/ T32 w 60"/>
                              <a:gd name="T34" fmla="+- 0 586 556"/>
                              <a:gd name="T35" fmla="*/ 586 h 60"/>
                              <a:gd name="T36" fmla="+- 0 3749 3692"/>
                              <a:gd name="T37" fmla="*/ T36 w 60"/>
                              <a:gd name="T38" fmla="+- 0 597 556"/>
                              <a:gd name="T39" fmla="*/ 597 h 60"/>
                              <a:gd name="T40" fmla="+- 0 3743 3692"/>
                              <a:gd name="T41" fmla="*/ T40 w 60"/>
                              <a:gd name="T42" fmla="+- 0 607 556"/>
                              <a:gd name="T43" fmla="*/ 607 h 60"/>
                              <a:gd name="T44" fmla="+- 0 3733 3692"/>
                              <a:gd name="T45" fmla="*/ T44 w 60"/>
                              <a:gd name="T46" fmla="+- 0 613 556"/>
                              <a:gd name="T47" fmla="*/ 613 h 60"/>
                              <a:gd name="T48" fmla="+- 0 3722 3692"/>
                              <a:gd name="T49" fmla="*/ T48 w 60"/>
                              <a:gd name="T50" fmla="+- 0 615 556"/>
                              <a:gd name="T51" fmla="*/ 615 h 60"/>
                              <a:gd name="T52" fmla="+- 0 3710 3692"/>
                              <a:gd name="T53" fmla="*/ T52 w 60"/>
                              <a:gd name="T54" fmla="+- 0 613 556"/>
                              <a:gd name="T55" fmla="*/ 613 h 60"/>
                              <a:gd name="T56" fmla="+- 0 3701 3692"/>
                              <a:gd name="T57" fmla="*/ T56 w 60"/>
                              <a:gd name="T58" fmla="+- 0 607 556"/>
                              <a:gd name="T59" fmla="*/ 607 h 60"/>
                              <a:gd name="T60" fmla="+- 0 3694 3692"/>
                              <a:gd name="T61" fmla="*/ T60 w 60"/>
                              <a:gd name="T62" fmla="+- 0 597 556"/>
                              <a:gd name="T63" fmla="*/ 597 h 60"/>
                              <a:gd name="T64" fmla="+- 0 3692 3692"/>
                              <a:gd name="T65" fmla="*/ T64 w 60"/>
                              <a:gd name="T66" fmla="+- 0 586 556"/>
                              <a:gd name="T67" fmla="*/ 58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8"/>
                                </a:lnTo>
                                <a:lnTo>
                                  <a:pt x="57" y="18"/>
                                </a:lnTo>
                                <a:lnTo>
                                  <a:pt x="60" y="30"/>
                                </a:lnTo>
                                <a:lnTo>
                                  <a:pt x="57" y="41"/>
                                </a:lnTo>
                                <a:lnTo>
                                  <a:pt x="51" y="51"/>
                                </a:lnTo>
                                <a:lnTo>
                                  <a:pt x="41" y="57"/>
                                </a:lnTo>
                                <a:lnTo>
                                  <a:pt x="30" y="59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A832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539"/>
                        <wps:cNvSpPr>
                          <a:spLocks/>
                        </wps:cNvSpPr>
                        <wps:spPr bwMode="auto">
                          <a:xfrm>
                            <a:off x="3580" y="484"/>
                            <a:ext cx="56" cy="56"/>
                          </a:xfrm>
                          <a:custGeom>
                            <a:avLst/>
                            <a:gdLst>
                              <a:gd name="T0" fmla="+- 0 3623 3580"/>
                              <a:gd name="T1" fmla="*/ T0 w 56"/>
                              <a:gd name="T2" fmla="+- 0 484 484"/>
                              <a:gd name="T3" fmla="*/ 484 h 56"/>
                              <a:gd name="T4" fmla="+- 0 3592 3580"/>
                              <a:gd name="T5" fmla="*/ T4 w 56"/>
                              <a:gd name="T6" fmla="+- 0 484 484"/>
                              <a:gd name="T7" fmla="*/ 484 h 56"/>
                              <a:gd name="T8" fmla="+- 0 3580 3580"/>
                              <a:gd name="T9" fmla="*/ T8 w 56"/>
                              <a:gd name="T10" fmla="+- 0 497 484"/>
                              <a:gd name="T11" fmla="*/ 497 h 56"/>
                              <a:gd name="T12" fmla="+- 0 3580 3580"/>
                              <a:gd name="T13" fmla="*/ T12 w 56"/>
                              <a:gd name="T14" fmla="+- 0 512 484"/>
                              <a:gd name="T15" fmla="*/ 512 h 56"/>
                              <a:gd name="T16" fmla="+- 0 3580 3580"/>
                              <a:gd name="T17" fmla="*/ T16 w 56"/>
                              <a:gd name="T18" fmla="+- 0 527 484"/>
                              <a:gd name="T19" fmla="*/ 527 h 56"/>
                              <a:gd name="T20" fmla="+- 0 3592 3580"/>
                              <a:gd name="T21" fmla="*/ T20 w 56"/>
                              <a:gd name="T22" fmla="+- 0 540 484"/>
                              <a:gd name="T23" fmla="*/ 540 h 56"/>
                              <a:gd name="T24" fmla="+- 0 3623 3580"/>
                              <a:gd name="T25" fmla="*/ T24 w 56"/>
                              <a:gd name="T26" fmla="+- 0 540 484"/>
                              <a:gd name="T27" fmla="*/ 540 h 56"/>
                              <a:gd name="T28" fmla="+- 0 3635 3580"/>
                              <a:gd name="T29" fmla="*/ T28 w 56"/>
                              <a:gd name="T30" fmla="+- 0 527 484"/>
                              <a:gd name="T31" fmla="*/ 527 h 56"/>
                              <a:gd name="T32" fmla="+- 0 3635 3580"/>
                              <a:gd name="T33" fmla="*/ T32 w 56"/>
                              <a:gd name="T34" fmla="+- 0 497 484"/>
                              <a:gd name="T35" fmla="*/ 497 h 56"/>
                              <a:gd name="T36" fmla="+- 0 3623 3580"/>
                              <a:gd name="T37" fmla="*/ T36 w 56"/>
                              <a:gd name="T38" fmla="+- 0 484 484"/>
                              <a:gd name="T39" fmla="*/ 48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8"/>
                                </a:lnTo>
                                <a:lnTo>
                                  <a:pt x="0" y="43"/>
                                </a:lnTo>
                                <a:lnTo>
                                  <a:pt x="12" y="56"/>
                                </a:lnTo>
                                <a:lnTo>
                                  <a:pt x="43" y="56"/>
                                </a:lnTo>
                                <a:lnTo>
                                  <a:pt x="55" y="43"/>
                                </a:lnTo>
                                <a:lnTo>
                                  <a:pt x="55" y="1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3C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reeform 538"/>
                        <wps:cNvSpPr>
                          <a:spLocks/>
                        </wps:cNvSpPr>
                        <wps:spPr bwMode="auto">
                          <a:xfrm>
                            <a:off x="3580" y="484"/>
                            <a:ext cx="56" cy="56"/>
                          </a:xfrm>
                          <a:custGeom>
                            <a:avLst/>
                            <a:gdLst>
                              <a:gd name="T0" fmla="+- 0 3580 3580"/>
                              <a:gd name="T1" fmla="*/ T0 w 56"/>
                              <a:gd name="T2" fmla="+- 0 512 484"/>
                              <a:gd name="T3" fmla="*/ 512 h 56"/>
                              <a:gd name="T4" fmla="+- 0 3580 3580"/>
                              <a:gd name="T5" fmla="*/ T4 w 56"/>
                              <a:gd name="T6" fmla="+- 0 497 484"/>
                              <a:gd name="T7" fmla="*/ 497 h 56"/>
                              <a:gd name="T8" fmla="+- 0 3592 3580"/>
                              <a:gd name="T9" fmla="*/ T8 w 56"/>
                              <a:gd name="T10" fmla="+- 0 484 484"/>
                              <a:gd name="T11" fmla="*/ 484 h 56"/>
                              <a:gd name="T12" fmla="+- 0 3608 3580"/>
                              <a:gd name="T13" fmla="*/ T12 w 56"/>
                              <a:gd name="T14" fmla="+- 0 484 484"/>
                              <a:gd name="T15" fmla="*/ 484 h 56"/>
                              <a:gd name="T16" fmla="+- 0 3623 3580"/>
                              <a:gd name="T17" fmla="*/ T16 w 56"/>
                              <a:gd name="T18" fmla="+- 0 484 484"/>
                              <a:gd name="T19" fmla="*/ 484 h 56"/>
                              <a:gd name="T20" fmla="+- 0 3635 3580"/>
                              <a:gd name="T21" fmla="*/ T20 w 56"/>
                              <a:gd name="T22" fmla="+- 0 497 484"/>
                              <a:gd name="T23" fmla="*/ 497 h 56"/>
                              <a:gd name="T24" fmla="+- 0 3635 3580"/>
                              <a:gd name="T25" fmla="*/ T24 w 56"/>
                              <a:gd name="T26" fmla="+- 0 512 484"/>
                              <a:gd name="T27" fmla="*/ 512 h 56"/>
                              <a:gd name="T28" fmla="+- 0 3635 3580"/>
                              <a:gd name="T29" fmla="*/ T28 w 56"/>
                              <a:gd name="T30" fmla="+- 0 527 484"/>
                              <a:gd name="T31" fmla="*/ 527 h 56"/>
                              <a:gd name="T32" fmla="+- 0 3623 3580"/>
                              <a:gd name="T33" fmla="*/ T32 w 56"/>
                              <a:gd name="T34" fmla="+- 0 540 484"/>
                              <a:gd name="T35" fmla="*/ 540 h 56"/>
                              <a:gd name="T36" fmla="+- 0 3608 3580"/>
                              <a:gd name="T37" fmla="*/ T36 w 56"/>
                              <a:gd name="T38" fmla="+- 0 540 484"/>
                              <a:gd name="T39" fmla="*/ 540 h 56"/>
                              <a:gd name="T40" fmla="+- 0 3592 3580"/>
                              <a:gd name="T41" fmla="*/ T40 w 56"/>
                              <a:gd name="T42" fmla="+- 0 540 484"/>
                              <a:gd name="T43" fmla="*/ 540 h 56"/>
                              <a:gd name="T44" fmla="+- 0 3580 3580"/>
                              <a:gd name="T45" fmla="*/ T44 w 56"/>
                              <a:gd name="T46" fmla="+- 0 527 484"/>
                              <a:gd name="T47" fmla="*/ 527 h 56"/>
                              <a:gd name="T48" fmla="+- 0 3580 3580"/>
                              <a:gd name="T49" fmla="*/ T48 w 56"/>
                              <a:gd name="T50" fmla="+- 0 512 484"/>
                              <a:gd name="T51" fmla="*/ 512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2" y="0"/>
                                </a:lnTo>
                                <a:lnTo>
                                  <a:pt x="28" y="0"/>
                                </a:lnTo>
                                <a:lnTo>
                                  <a:pt x="43" y="0"/>
                                </a:lnTo>
                                <a:lnTo>
                                  <a:pt x="55" y="13"/>
                                </a:lnTo>
                                <a:lnTo>
                                  <a:pt x="55" y="28"/>
                                </a:lnTo>
                                <a:lnTo>
                                  <a:pt x="55" y="43"/>
                                </a:lnTo>
                                <a:lnTo>
                                  <a:pt x="43" y="56"/>
                                </a:lnTo>
                                <a:lnTo>
                                  <a:pt x="28" y="56"/>
                                </a:lnTo>
                                <a:lnTo>
                                  <a:pt x="12" y="56"/>
                                </a:lnTo>
                                <a:lnTo>
                                  <a:pt x="0" y="43"/>
                                </a:ln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C43C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537"/>
                        <wps:cNvSpPr>
                          <a:spLocks/>
                        </wps:cNvSpPr>
                        <wps:spPr bwMode="auto">
                          <a:xfrm>
                            <a:off x="3792" y="680"/>
                            <a:ext cx="60" cy="60"/>
                          </a:xfrm>
                          <a:custGeom>
                            <a:avLst/>
                            <a:gdLst>
                              <a:gd name="T0" fmla="+- 0 3822 3792"/>
                              <a:gd name="T1" fmla="*/ T0 w 60"/>
                              <a:gd name="T2" fmla="+- 0 680 680"/>
                              <a:gd name="T3" fmla="*/ 680 h 60"/>
                              <a:gd name="T4" fmla="+- 0 3810 3792"/>
                              <a:gd name="T5" fmla="*/ T4 w 60"/>
                              <a:gd name="T6" fmla="+- 0 683 680"/>
                              <a:gd name="T7" fmla="*/ 683 h 60"/>
                              <a:gd name="T8" fmla="+- 0 3801 3792"/>
                              <a:gd name="T9" fmla="*/ T8 w 60"/>
                              <a:gd name="T10" fmla="+- 0 689 680"/>
                              <a:gd name="T11" fmla="*/ 689 h 60"/>
                              <a:gd name="T12" fmla="+- 0 3794 3792"/>
                              <a:gd name="T13" fmla="*/ T12 w 60"/>
                              <a:gd name="T14" fmla="+- 0 698 680"/>
                              <a:gd name="T15" fmla="*/ 698 h 60"/>
                              <a:gd name="T16" fmla="+- 0 3792 3792"/>
                              <a:gd name="T17" fmla="*/ T16 w 60"/>
                              <a:gd name="T18" fmla="+- 0 710 680"/>
                              <a:gd name="T19" fmla="*/ 710 h 60"/>
                              <a:gd name="T20" fmla="+- 0 3794 3792"/>
                              <a:gd name="T21" fmla="*/ T20 w 60"/>
                              <a:gd name="T22" fmla="+- 0 721 680"/>
                              <a:gd name="T23" fmla="*/ 721 h 60"/>
                              <a:gd name="T24" fmla="+- 0 3801 3792"/>
                              <a:gd name="T25" fmla="*/ T24 w 60"/>
                              <a:gd name="T26" fmla="+- 0 731 680"/>
                              <a:gd name="T27" fmla="*/ 731 h 60"/>
                              <a:gd name="T28" fmla="+- 0 3810 3792"/>
                              <a:gd name="T29" fmla="*/ T28 w 60"/>
                              <a:gd name="T30" fmla="+- 0 737 680"/>
                              <a:gd name="T31" fmla="*/ 737 h 60"/>
                              <a:gd name="T32" fmla="+- 0 3822 3792"/>
                              <a:gd name="T33" fmla="*/ T32 w 60"/>
                              <a:gd name="T34" fmla="+- 0 739 680"/>
                              <a:gd name="T35" fmla="*/ 739 h 60"/>
                              <a:gd name="T36" fmla="+- 0 3833 3792"/>
                              <a:gd name="T37" fmla="*/ T36 w 60"/>
                              <a:gd name="T38" fmla="+- 0 737 680"/>
                              <a:gd name="T39" fmla="*/ 737 h 60"/>
                              <a:gd name="T40" fmla="+- 0 3843 3792"/>
                              <a:gd name="T41" fmla="*/ T40 w 60"/>
                              <a:gd name="T42" fmla="+- 0 731 680"/>
                              <a:gd name="T43" fmla="*/ 731 h 60"/>
                              <a:gd name="T44" fmla="+- 0 3849 3792"/>
                              <a:gd name="T45" fmla="*/ T44 w 60"/>
                              <a:gd name="T46" fmla="+- 0 721 680"/>
                              <a:gd name="T47" fmla="*/ 721 h 60"/>
                              <a:gd name="T48" fmla="+- 0 3851 3792"/>
                              <a:gd name="T49" fmla="*/ T48 w 60"/>
                              <a:gd name="T50" fmla="+- 0 710 680"/>
                              <a:gd name="T51" fmla="*/ 710 h 60"/>
                              <a:gd name="T52" fmla="+- 0 3849 3792"/>
                              <a:gd name="T53" fmla="*/ T52 w 60"/>
                              <a:gd name="T54" fmla="+- 0 698 680"/>
                              <a:gd name="T55" fmla="*/ 698 h 60"/>
                              <a:gd name="T56" fmla="+- 0 3843 3792"/>
                              <a:gd name="T57" fmla="*/ T56 w 60"/>
                              <a:gd name="T58" fmla="+- 0 689 680"/>
                              <a:gd name="T59" fmla="*/ 689 h 60"/>
                              <a:gd name="T60" fmla="+- 0 3833 3792"/>
                              <a:gd name="T61" fmla="*/ T60 w 60"/>
                              <a:gd name="T62" fmla="+- 0 683 680"/>
                              <a:gd name="T63" fmla="*/ 683 h 60"/>
                              <a:gd name="T64" fmla="+- 0 3822 3792"/>
                              <a:gd name="T65" fmla="*/ T64 w 60"/>
                              <a:gd name="T66" fmla="+- 0 680 680"/>
                              <a:gd name="T67" fmla="*/ 68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59"/>
                                </a:lnTo>
                                <a:lnTo>
                                  <a:pt x="41" y="57"/>
                                </a:lnTo>
                                <a:lnTo>
                                  <a:pt x="51" y="51"/>
                                </a:lnTo>
                                <a:lnTo>
                                  <a:pt x="57" y="41"/>
                                </a:lnTo>
                                <a:lnTo>
                                  <a:pt x="59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49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536"/>
                        <wps:cNvSpPr>
                          <a:spLocks/>
                        </wps:cNvSpPr>
                        <wps:spPr bwMode="auto">
                          <a:xfrm>
                            <a:off x="3792" y="680"/>
                            <a:ext cx="60" cy="60"/>
                          </a:xfrm>
                          <a:custGeom>
                            <a:avLst/>
                            <a:gdLst>
                              <a:gd name="T0" fmla="+- 0 3792 3792"/>
                              <a:gd name="T1" fmla="*/ T0 w 60"/>
                              <a:gd name="T2" fmla="+- 0 710 680"/>
                              <a:gd name="T3" fmla="*/ 710 h 60"/>
                              <a:gd name="T4" fmla="+- 0 3794 3792"/>
                              <a:gd name="T5" fmla="*/ T4 w 60"/>
                              <a:gd name="T6" fmla="+- 0 698 680"/>
                              <a:gd name="T7" fmla="*/ 698 h 60"/>
                              <a:gd name="T8" fmla="+- 0 3801 3792"/>
                              <a:gd name="T9" fmla="*/ T8 w 60"/>
                              <a:gd name="T10" fmla="+- 0 689 680"/>
                              <a:gd name="T11" fmla="*/ 689 h 60"/>
                              <a:gd name="T12" fmla="+- 0 3810 3792"/>
                              <a:gd name="T13" fmla="*/ T12 w 60"/>
                              <a:gd name="T14" fmla="+- 0 683 680"/>
                              <a:gd name="T15" fmla="*/ 683 h 60"/>
                              <a:gd name="T16" fmla="+- 0 3822 3792"/>
                              <a:gd name="T17" fmla="*/ T16 w 60"/>
                              <a:gd name="T18" fmla="+- 0 680 680"/>
                              <a:gd name="T19" fmla="*/ 680 h 60"/>
                              <a:gd name="T20" fmla="+- 0 3833 3792"/>
                              <a:gd name="T21" fmla="*/ T20 w 60"/>
                              <a:gd name="T22" fmla="+- 0 683 680"/>
                              <a:gd name="T23" fmla="*/ 683 h 60"/>
                              <a:gd name="T24" fmla="+- 0 3843 3792"/>
                              <a:gd name="T25" fmla="*/ T24 w 60"/>
                              <a:gd name="T26" fmla="+- 0 689 680"/>
                              <a:gd name="T27" fmla="*/ 689 h 60"/>
                              <a:gd name="T28" fmla="+- 0 3849 3792"/>
                              <a:gd name="T29" fmla="*/ T28 w 60"/>
                              <a:gd name="T30" fmla="+- 0 698 680"/>
                              <a:gd name="T31" fmla="*/ 698 h 60"/>
                              <a:gd name="T32" fmla="+- 0 3851 3792"/>
                              <a:gd name="T33" fmla="*/ T32 w 60"/>
                              <a:gd name="T34" fmla="+- 0 710 680"/>
                              <a:gd name="T35" fmla="*/ 710 h 60"/>
                              <a:gd name="T36" fmla="+- 0 3849 3792"/>
                              <a:gd name="T37" fmla="*/ T36 w 60"/>
                              <a:gd name="T38" fmla="+- 0 721 680"/>
                              <a:gd name="T39" fmla="*/ 721 h 60"/>
                              <a:gd name="T40" fmla="+- 0 3843 3792"/>
                              <a:gd name="T41" fmla="*/ T40 w 60"/>
                              <a:gd name="T42" fmla="+- 0 731 680"/>
                              <a:gd name="T43" fmla="*/ 731 h 60"/>
                              <a:gd name="T44" fmla="+- 0 3833 3792"/>
                              <a:gd name="T45" fmla="*/ T44 w 60"/>
                              <a:gd name="T46" fmla="+- 0 737 680"/>
                              <a:gd name="T47" fmla="*/ 737 h 60"/>
                              <a:gd name="T48" fmla="+- 0 3822 3792"/>
                              <a:gd name="T49" fmla="*/ T48 w 60"/>
                              <a:gd name="T50" fmla="+- 0 739 680"/>
                              <a:gd name="T51" fmla="*/ 739 h 60"/>
                              <a:gd name="T52" fmla="+- 0 3810 3792"/>
                              <a:gd name="T53" fmla="*/ T52 w 60"/>
                              <a:gd name="T54" fmla="+- 0 737 680"/>
                              <a:gd name="T55" fmla="*/ 737 h 60"/>
                              <a:gd name="T56" fmla="+- 0 3801 3792"/>
                              <a:gd name="T57" fmla="*/ T56 w 60"/>
                              <a:gd name="T58" fmla="+- 0 731 680"/>
                              <a:gd name="T59" fmla="*/ 731 h 60"/>
                              <a:gd name="T60" fmla="+- 0 3794 3792"/>
                              <a:gd name="T61" fmla="*/ T60 w 60"/>
                              <a:gd name="T62" fmla="+- 0 721 680"/>
                              <a:gd name="T63" fmla="*/ 721 h 60"/>
                              <a:gd name="T64" fmla="+- 0 3792 3792"/>
                              <a:gd name="T65" fmla="*/ T64 w 60"/>
                              <a:gd name="T66" fmla="+- 0 710 680"/>
                              <a:gd name="T67" fmla="*/ 71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1" y="3"/>
                                </a:lnTo>
                                <a:lnTo>
                                  <a:pt x="51" y="9"/>
                                </a:lnTo>
                                <a:lnTo>
                                  <a:pt x="57" y="18"/>
                                </a:lnTo>
                                <a:lnTo>
                                  <a:pt x="59" y="30"/>
                                </a:lnTo>
                                <a:lnTo>
                                  <a:pt x="57" y="41"/>
                                </a:lnTo>
                                <a:lnTo>
                                  <a:pt x="51" y="51"/>
                                </a:lnTo>
                                <a:lnTo>
                                  <a:pt x="41" y="57"/>
                                </a:lnTo>
                                <a:lnTo>
                                  <a:pt x="30" y="59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Freeform 535"/>
                        <wps:cNvSpPr>
                          <a:spLocks/>
                        </wps:cNvSpPr>
                        <wps:spPr bwMode="auto">
                          <a:xfrm>
                            <a:off x="2981" y="159"/>
                            <a:ext cx="58" cy="58"/>
                          </a:xfrm>
                          <a:custGeom>
                            <a:avLst/>
                            <a:gdLst>
                              <a:gd name="T0" fmla="+- 0 3010 2981"/>
                              <a:gd name="T1" fmla="*/ T0 w 58"/>
                              <a:gd name="T2" fmla="+- 0 159 159"/>
                              <a:gd name="T3" fmla="*/ 159 h 58"/>
                              <a:gd name="T4" fmla="+- 0 2999 2981"/>
                              <a:gd name="T5" fmla="*/ T4 w 58"/>
                              <a:gd name="T6" fmla="+- 0 161 159"/>
                              <a:gd name="T7" fmla="*/ 161 h 58"/>
                              <a:gd name="T8" fmla="+- 0 2990 2981"/>
                              <a:gd name="T9" fmla="*/ T8 w 58"/>
                              <a:gd name="T10" fmla="+- 0 168 159"/>
                              <a:gd name="T11" fmla="*/ 168 h 58"/>
                              <a:gd name="T12" fmla="+- 0 2984 2981"/>
                              <a:gd name="T13" fmla="*/ T12 w 58"/>
                              <a:gd name="T14" fmla="+- 0 177 159"/>
                              <a:gd name="T15" fmla="*/ 177 h 58"/>
                              <a:gd name="T16" fmla="+- 0 2981 2981"/>
                              <a:gd name="T17" fmla="*/ T16 w 58"/>
                              <a:gd name="T18" fmla="+- 0 188 159"/>
                              <a:gd name="T19" fmla="*/ 188 h 58"/>
                              <a:gd name="T20" fmla="+- 0 2984 2981"/>
                              <a:gd name="T21" fmla="*/ T20 w 58"/>
                              <a:gd name="T22" fmla="+- 0 199 159"/>
                              <a:gd name="T23" fmla="*/ 199 h 58"/>
                              <a:gd name="T24" fmla="+- 0 2990 2981"/>
                              <a:gd name="T25" fmla="*/ T24 w 58"/>
                              <a:gd name="T26" fmla="+- 0 208 159"/>
                              <a:gd name="T27" fmla="*/ 208 h 58"/>
                              <a:gd name="T28" fmla="+- 0 2999 2981"/>
                              <a:gd name="T29" fmla="*/ T28 w 58"/>
                              <a:gd name="T30" fmla="+- 0 214 159"/>
                              <a:gd name="T31" fmla="*/ 214 h 58"/>
                              <a:gd name="T32" fmla="+- 0 3010 2981"/>
                              <a:gd name="T33" fmla="*/ T32 w 58"/>
                              <a:gd name="T34" fmla="+- 0 217 159"/>
                              <a:gd name="T35" fmla="*/ 217 h 58"/>
                              <a:gd name="T36" fmla="+- 0 3021 2981"/>
                              <a:gd name="T37" fmla="*/ T36 w 58"/>
                              <a:gd name="T38" fmla="+- 0 214 159"/>
                              <a:gd name="T39" fmla="*/ 214 h 58"/>
                              <a:gd name="T40" fmla="+- 0 3030 2981"/>
                              <a:gd name="T41" fmla="*/ T40 w 58"/>
                              <a:gd name="T42" fmla="+- 0 208 159"/>
                              <a:gd name="T43" fmla="*/ 208 h 58"/>
                              <a:gd name="T44" fmla="+- 0 3036 2981"/>
                              <a:gd name="T45" fmla="*/ T44 w 58"/>
                              <a:gd name="T46" fmla="+- 0 199 159"/>
                              <a:gd name="T47" fmla="*/ 199 h 58"/>
                              <a:gd name="T48" fmla="+- 0 3039 2981"/>
                              <a:gd name="T49" fmla="*/ T48 w 58"/>
                              <a:gd name="T50" fmla="+- 0 188 159"/>
                              <a:gd name="T51" fmla="*/ 188 h 58"/>
                              <a:gd name="T52" fmla="+- 0 3036 2981"/>
                              <a:gd name="T53" fmla="*/ T52 w 58"/>
                              <a:gd name="T54" fmla="+- 0 177 159"/>
                              <a:gd name="T55" fmla="*/ 177 h 58"/>
                              <a:gd name="T56" fmla="+- 0 3030 2981"/>
                              <a:gd name="T57" fmla="*/ T56 w 58"/>
                              <a:gd name="T58" fmla="+- 0 168 159"/>
                              <a:gd name="T59" fmla="*/ 168 h 58"/>
                              <a:gd name="T60" fmla="+- 0 3021 2981"/>
                              <a:gd name="T61" fmla="*/ T60 w 58"/>
                              <a:gd name="T62" fmla="+- 0 161 159"/>
                              <a:gd name="T63" fmla="*/ 161 h 58"/>
                              <a:gd name="T64" fmla="+- 0 3010 2981"/>
                              <a:gd name="T65" fmla="*/ T64 w 58"/>
                              <a:gd name="T66" fmla="+- 0 159 159"/>
                              <a:gd name="T67" fmla="*/ 15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29"/>
                                </a:lnTo>
                                <a:lnTo>
                                  <a:pt x="3" y="40"/>
                                </a:lnTo>
                                <a:lnTo>
                                  <a:pt x="9" y="49"/>
                                </a:lnTo>
                                <a:lnTo>
                                  <a:pt x="18" y="55"/>
                                </a:lnTo>
                                <a:lnTo>
                                  <a:pt x="29" y="58"/>
                                </a:lnTo>
                                <a:lnTo>
                                  <a:pt x="40" y="55"/>
                                </a:lnTo>
                                <a:lnTo>
                                  <a:pt x="49" y="49"/>
                                </a:lnTo>
                                <a:lnTo>
                                  <a:pt x="55" y="40"/>
                                </a:lnTo>
                                <a:lnTo>
                                  <a:pt x="58" y="29"/>
                                </a:lnTo>
                                <a:lnTo>
                                  <a:pt x="55" y="18"/>
                                </a:lnTo>
                                <a:lnTo>
                                  <a:pt x="49" y="9"/>
                                </a:lnTo>
                                <a:lnTo>
                                  <a:pt x="40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60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Freeform 534"/>
                        <wps:cNvSpPr>
                          <a:spLocks/>
                        </wps:cNvSpPr>
                        <wps:spPr bwMode="auto">
                          <a:xfrm>
                            <a:off x="2981" y="159"/>
                            <a:ext cx="58" cy="58"/>
                          </a:xfrm>
                          <a:custGeom>
                            <a:avLst/>
                            <a:gdLst>
                              <a:gd name="T0" fmla="+- 0 2981 2981"/>
                              <a:gd name="T1" fmla="*/ T0 w 58"/>
                              <a:gd name="T2" fmla="+- 0 188 159"/>
                              <a:gd name="T3" fmla="*/ 188 h 58"/>
                              <a:gd name="T4" fmla="+- 0 2984 2981"/>
                              <a:gd name="T5" fmla="*/ T4 w 58"/>
                              <a:gd name="T6" fmla="+- 0 177 159"/>
                              <a:gd name="T7" fmla="*/ 177 h 58"/>
                              <a:gd name="T8" fmla="+- 0 2990 2981"/>
                              <a:gd name="T9" fmla="*/ T8 w 58"/>
                              <a:gd name="T10" fmla="+- 0 168 159"/>
                              <a:gd name="T11" fmla="*/ 168 h 58"/>
                              <a:gd name="T12" fmla="+- 0 2999 2981"/>
                              <a:gd name="T13" fmla="*/ T12 w 58"/>
                              <a:gd name="T14" fmla="+- 0 161 159"/>
                              <a:gd name="T15" fmla="*/ 161 h 58"/>
                              <a:gd name="T16" fmla="+- 0 3010 2981"/>
                              <a:gd name="T17" fmla="*/ T16 w 58"/>
                              <a:gd name="T18" fmla="+- 0 159 159"/>
                              <a:gd name="T19" fmla="*/ 159 h 58"/>
                              <a:gd name="T20" fmla="+- 0 3021 2981"/>
                              <a:gd name="T21" fmla="*/ T20 w 58"/>
                              <a:gd name="T22" fmla="+- 0 161 159"/>
                              <a:gd name="T23" fmla="*/ 161 h 58"/>
                              <a:gd name="T24" fmla="+- 0 3030 2981"/>
                              <a:gd name="T25" fmla="*/ T24 w 58"/>
                              <a:gd name="T26" fmla="+- 0 168 159"/>
                              <a:gd name="T27" fmla="*/ 168 h 58"/>
                              <a:gd name="T28" fmla="+- 0 3036 2981"/>
                              <a:gd name="T29" fmla="*/ T28 w 58"/>
                              <a:gd name="T30" fmla="+- 0 177 159"/>
                              <a:gd name="T31" fmla="*/ 177 h 58"/>
                              <a:gd name="T32" fmla="+- 0 3039 2981"/>
                              <a:gd name="T33" fmla="*/ T32 w 58"/>
                              <a:gd name="T34" fmla="+- 0 188 159"/>
                              <a:gd name="T35" fmla="*/ 188 h 58"/>
                              <a:gd name="T36" fmla="+- 0 3036 2981"/>
                              <a:gd name="T37" fmla="*/ T36 w 58"/>
                              <a:gd name="T38" fmla="+- 0 199 159"/>
                              <a:gd name="T39" fmla="*/ 199 h 58"/>
                              <a:gd name="T40" fmla="+- 0 3030 2981"/>
                              <a:gd name="T41" fmla="*/ T40 w 58"/>
                              <a:gd name="T42" fmla="+- 0 208 159"/>
                              <a:gd name="T43" fmla="*/ 208 h 58"/>
                              <a:gd name="T44" fmla="+- 0 3021 2981"/>
                              <a:gd name="T45" fmla="*/ T44 w 58"/>
                              <a:gd name="T46" fmla="+- 0 214 159"/>
                              <a:gd name="T47" fmla="*/ 214 h 58"/>
                              <a:gd name="T48" fmla="+- 0 3010 2981"/>
                              <a:gd name="T49" fmla="*/ T48 w 58"/>
                              <a:gd name="T50" fmla="+- 0 217 159"/>
                              <a:gd name="T51" fmla="*/ 217 h 58"/>
                              <a:gd name="T52" fmla="+- 0 2999 2981"/>
                              <a:gd name="T53" fmla="*/ T52 w 58"/>
                              <a:gd name="T54" fmla="+- 0 214 159"/>
                              <a:gd name="T55" fmla="*/ 214 h 58"/>
                              <a:gd name="T56" fmla="+- 0 2990 2981"/>
                              <a:gd name="T57" fmla="*/ T56 w 58"/>
                              <a:gd name="T58" fmla="+- 0 208 159"/>
                              <a:gd name="T59" fmla="*/ 208 h 58"/>
                              <a:gd name="T60" fmla="+- 0 2984 2981"/>
                              <a:gd name="T61" fmla="*/ T60 w 58"/>
                              <a:gd name="T62" fmla="+- 0 199 159"/>
                              <a:gd name="T63" fmla="*/ 199 h 58"/>
                              <a:gd name="T64" fmla="+- 0 2981 2981"/>
                              <a:gd name="T65" fmla="*/ T64 w 58"/>
                              <a:gd name="T66" fmla="+- 0 188 159"/>
                              <a:gd name="T67" fmla="*/ 18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0" y="29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29" y="0"/>
                                </a:lnTo>
                                <a:lnTo>
                                  <a:pt x="40" y="2"/>
                                </a:lnTo>
                                <a:lnTo>
                                  <a:pt x="49" y="9"/>
                                </a:lnTo>
                                <a:lnTo>
                                  <a:pt x="55" y="18"/>
                                </a:lnTo>
                                <a:lnTo>
                                  <a:pt x="58" y="29"/>
                                </a:lnTo>
                                <a:lnTo>
                                  <a:pt x="55" y="40"/>
                                </a:lnTo>
                                <a:lnTo>
                                  <a:pt x="49" y="49"/>
                                </a:lnTo>
                                <a:lnTo>
                                  <a:pt x="40" y="55"/>
                                </a:lnTo>
                                <a:lnTo>
                                  <a:pt x="29" y="58"/>
                                </a:lnTo>
                                <a:lnTo>
                                  <a:pt x="18" y="55"/>
                                </a:lnTo>
                                <a:lnTo>
                                  <a:pt x="9" y="49"/>
                                </a:lnTo>
                                <a:lnTo>
                                  <a:pt x="3" y="40"/>
                                </a:lnTo>
                                <a:lnTo>
                                  <a:pt x="0" y="29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160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reeform 533"/>
                        <wps:cNvSpPr>
                          <a:spLocks/>
                        </wps:cNvSpPr>
                        <wps:spPr bwMode="auto">
                          <a:xfrm>
                            <a:off x="3994" y="786"/>
                            <a:ext cx="56" cy="56"/>
                          </a:xfrm>
                          <a:custGeom>
                            <a:avLst/>
                            <a:gdLst>
                              <a:gd name="T0" fmla="+- 0 4037 3995"/>
                              <a:gd name="T1" fmla="*/ T0 w 56"/>
                              <a:gd name="T2" fmla="+- 0 787 787"/>
                              <a:gd name="T3" fmla="*/ 787 h 56"/>
                              <a:gd name="T4" fmla="+- 0 4007 3995"/>
                              <a:gd name="T5" fmla="*/ T4 w 56"/>
                              <a:gd name="T6" fmla="+- 0 787 787"/>
                              <a:gd name="T7" fmla="*/ 787 h 56"/>
                              <a:gd name="T8" fmla="+- 0 3995 3995"/>
                              <a:gd name="T9" fmla="*/ T8 w 56"/>
                              <a:gd name="T10" fmla="+- 0 799 787"/>
                              <a:gd name="T11" fmla="*/ 799 h 56"/>
                              <a:gd name="T12" fmla="+- 0 3995 3995"/>
                              <a:gd name="T13" fmla="*/ T12 w 56"/>
                              <a:gd name="T14" fmla="+- 0 814 787"/>
                              <a:gd name="T15" fmla="*/ 814 h 56"/>
                              <a:gd name="T16" fmla="+- 0 3995 3995"/>
                              <a:gd name="T17" fmla="*/ T16 w 56"/>
                              <a:gd name="T18" fmla="+- 0 829 787"/>
                              <a:gd name="T19" fmla="*/ 829 h 56"/>
                              <a:gd name="T20" fmla="+- 0 4007 3995"/>
                              <a:gd name="T21" fmla="*/ T20 w 56"/>
                              <a:gd name="T22" fmla="+- 0 842 787"/>
                              <a:gd name="T23" fmla="*/ 842 h 56"/>
                              <a:gd name="T24" fmla="+- 0 4037 3995"/>
                              <a:gd name="T25" fmla="*/ T24 w 56"/>
                              <a:gd name="T26" fmla="+- 0 842 787"/>
                              <a:gd name="T27" fmla="*/ 842 h 56"/>
                              <a:gd name="T28" fmla="+- 0 4050 3995"/>
                              <a:gd name="T29" fmla="*/ T28 w 56"/>
                              <a:gd name="T30" fmla="+- 0 829 787"/>
                              <a:gd name="T31" fmla="*/ 829 h 56"/>
                              <a:gd name="T32" fmla="+- 0 4050 3995"/>
                              <a:gd name="T33" fmla="*/ T32 w 56"/>
                              <a:gd name="T34" fmla="+- 0 799 787"/>
                              <a:gd name="T35" fmla="*/ 799 h 56"/>
                              <a:gd name="T36" fmla="+- 0 4037 3995"/>
                              <a:gd name="T37" fmla="*/ T36 w 56"/>
                              <a:gd name="T38" fmla="+- 0 787 787"/>
                              <a:gd name="T39" fmla="*/ 78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2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2"/>
                                </a:lnTo>
                                <a:lnTo>
                                  <a:pt x="12" y="55"/>
                                </a:lnTo>
                                <a:lnTo>
                                  <a:pt x="42" y="55"/>
                                </a:lnTo>
                                <a:lnTo>
                                  <a:pt x="55" y="42"/>
                                </a:lnTo>
                                <a:lnTo>
                                  <a:pt x="55" y="12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7F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Freeform 532"/>
                        <wps:cNvSpPr>
                          <a:spLocks/>
                        </wps:cNvSpPr>
                        <wps:spPr bwMode="auto">
                          <a:xfrm>
                            <a:off x="3994" y="786"/>
                            <a:ext cx="56" cy="56"/>
                          </a:xfrm>
                          <a:custGeom>
                            <a:avLst/>
                            <a:gdLst>
                              <a:gd name="T0" fmla="+- 0 3995 3995"/>
                              <a:gd name="T1" fmla="*/ T0 w 56"/>
                              <a:gd name="T2" fmla="+- 0 814 787"/>
                              <a:gd name="T3" fmla="*/ 814 h 56"/>
                              <a:gd name="T4" fmla="+- 0 3995 3995"/>
                              <a:gd name="T5" fmla="*/ T4 w 56"/>
                              <a:gd name="T6" fmla="+- 0 799 787"/>
                              <a:gd name="T7" fmla="*/ 799 h 56"/>
                              <a:gd name="T8" fmla="+- 0 4007 3995"/>
                              <a:gd name="T9" fmla="*/ T8 w 56"/>
                              <a:gd name="T10" fmla="+- 0 787 787"/>
                              <a:gd name="T11" fmla="*/ 787 h 56"/>
                              <a:gd name="T12" fmla="+- 0 4022 3995"/>
                              <a:gd name="T13" fmla="*/ T12 w 56"/>
                              <a:gd name="T14" fmla="+- 0 787 787"/>
                              <a:gd name="T15" fmla="*/ 787 h 56"/>
                              <a:gd name="T16" fmla="+- 0 4037 3995"/>
                              <a:gd name="T17" fmla="*/ T16 w 56"/>
                              <a:gd name="T18" fmla="+- 0 787 787"/>
                              <a:gd name="T19" fmla="*/ 787 h 56"/>
                              <a:gd name="T20" fmla="+- 0 4050 3995"/>
                              <a:gd name="T21" fmla="*/ T20 w 56"/>
                              <a:gd name="T22" fmla="+- 0 799 787"/>
                              <a:gd name="T23" fmla="*/ 799 h 56"/>
                              <a:gd name="T24" fmla="+- 0 4050 3995"/>
                              <a:gd name="T25" fmla="*/ T24 w 56"/>
                              <a:gd name="T26" fmla="+- 0 814 787"/>
                              <a:gd name="T27" fmla="*/ 814 h 56"/>
                              <a:gd name="T28" fmla="+- 0 4050 3995"/>
                              <a:gd name="T29" fmla="*/ T28 w 56"/>
                              <a:gd name="T30" fmla="+- 0 829 787"/>
                              <a:gd name="T31" fmla="*/ 829 h 56"/>
                              <a:gd name="T32" fmla="+- 0 4037 3995"/>
                              <a:gd name="T33" fmla="*/ T32 w 56"/>
                              <a:gd name="T34" fmla="+- 0 842 787"/>
                              <a:gd name="T35" fmla="*/ 842 h 56"/>
                              <a:gd name="T36" fmla="+- 0 4022 3995"/>
                              <a:gd name="T37" fmla="*/ T36 w 56"/>
                              <a:gd name="T38" fmla="+- 0 842 787"/>
                              <a:gd name="T39" fmla="*/ 842 h 56"/>
                              <a:gd name="T40" fmla="+- 0 4007 3995"/>
                              <a:gd name="T41" fmla="*/ T40 w 56"/>
                              <a:gd name="T42" fmla="+- 0 842 787"/>
                              <a:gd name="T43" fmla="*/ 842 h 56"/>
                              <a:gd name="T44" fmla="+- 0 3995 3995"/>
                              <a:gd name="T45" fmla="*/ T44 w 56"/>
                              <a:gd name="T46" fmla="+- 0 829 787"/>
                              <a:gd name="T47" fmla="*/ 829 h 56"/>
                              <a:gd name="T48" fmla="+- 0 3995 3995"/>
                              <a:gd name="T49" fmla="*/ T48 w 56"/>
                              <a:gd name="T50" fmla="+- 0 814 787"/>
                              <a:gd name="T51" fmla="*/ 81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2" y="0"/>
                                </a:lnTo>
                                <a:lnTo>
                                  <a:pt x="55" y="12"/>
                                </a:lnTo>
                                <a:lnTo>
                                  <a:pt x="55" y="27"/>
                                </a:lnTo>
                                <a:lnTo>
                                  <a:pt x="55" y="42"/>
                                </a:lnTo>
                                <a:lnTo>
                                  <a:pt x="42" y="55"/>
                                </a:lnTo>
                                <a:lnTo>
                                  <a:pt x="27" y="55"/>
                                </a:lnTo>
                                <a:lnTo>
                                  <a:pt x="12" y="55"/>
                                </a:lnTo>
                                <a:lnTo>
                                  <a:pt x="0" y="42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A7F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reeform 531"/>
                        <wps:cNvSpPr>
                          <a:spLocks/>
                        </wps:cNvSpPr>
                        <wps:spPr bwMode="auto">
                          <a:xfrm>
                            <a:off x="4221" y="987"/>
                            <a:ext cx="56" cy="56"/>
                          </a:xfrm>
                          <a:custGeom>
                            <a:avLst/>
                            <a:gdLst>
                              <a:gd name="T0" fmla="+- 0 4265 4222"/>
                              <a:gd name="T1" fmla="*/ T0 w 56"/>
                              <a:gd name="T2" fmla="+- 0 988 988"/>
                              <a:gd name="T3" fmla="*/ 988 h 56"/>
                              <a:gd name="T4" fmla="+- 0 4234 4222"/>
                              <a:gd name="T5" fmla="*/ T4 w 56"/>
                              <a:gd name="T6" fmla="+- 0 988 988"/>
                              <a:gd name="T7" fmla="*/ 988 h 56"/>
                              <a:gd name="T8" fmla="+- 0 4222 4222"/>
                              <a:gd name="T9" fmla="*/ T8 w 56"/>
                              <a:gd name="T10" fmla="+- 0 1000 988"/>
                              <a:gd name="T11" fmla="*/ 1000 h 56"/>
                              <a:gd name="T12" fmla="+- 0 4222 4222"/>
                              <a:gd name="T13" fmla="*/ T12 w 56"/>
                              <a:gd name="T14" fmla="+- 0 1015 988"/>
                              <a:gd name="T15" fmla="*/ 1015 h 56"/>
                              <a:gd name="T16" fmla="+- 0 4222 4222"/>
                              <a:gd name="T17" fmla="*/ T16 w 56"/>
                              <a:gd name="T18" fmla="+- 0 1031 988"/>
                              <a:gd name="T19" fmla="*/ 1031 h 56"/>
                              <a:gd name="T20" fmla="+- 0 4234 4222"/>
                              <a:gd name="T21" fmla="*/ T20 w 56"/>
                              <a:gd name="T22" fmla="+- 0 1043 988"/>
                              <a:gd name="T23" fmla="*/ 1043 h 56"/>
                              <a:gd name="T24" fmla="+- 0 4265 4222"/>
                              <a:gd name="T25" fmla="*/ T24 w 56"/>
                              <a:gd name="T26" fmla="+- 0 1043 988"/>
                              <a:gd name="T27" fmla="*/ 1043 h 56"/>
                              <a:gd name="T28" fmla="+- 0 4278 4222"/>
                              <a:gd name="T29" fmla="*/ T28 w 56"/>
                              <a:gd name="T30" fmla="+- 0 1031 988"/>
                              <a:gd name="T31" fmla="*/ 1031 h 56"/>
                              <a:gd name="T32" fmla="+- 0 4278 4222"/>
                              <a:gd name="T33" fmla="*/ T32 w 56"/>
                              <a:gd name="T34" fmla="+- 0 1000 988"/>
                              <a:gd name="T35" fmla="*/ 1000 h 56"/>
                              <a:gd name="T36" fmla="+- 0 4265 4222"/>
                              <a:gd name="T37" fmla="*/ T36 w 56"/>
                              <a:gd name="T38" fmla="+- 0 988 988"/>
                              <a:gd name="T39" fmla="*/ 988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3" y="55"/>
                                </a:lnTo>
                                <a:lnTo>
                                  <a:pt x="56" y="43"/>
                                </a:lnTo>
                                <a:lnTo>
                                  <a:pt x="56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9F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Freeform 530"/>
                        <wps:cNvSpPr>
                          <a:spLocks/>
                        </wps:cNvSpPr>
                        <wps:spPr bwMode="auto">
                          <a:xfrm>
                            <a:off x="4221" y="987"/>
                            <a:ext cx="56" cy="56"/>
                          </a:xfrm>
                          <a:custGeom>
                            <a:avLst/>
                            <a:gdLst>
                              <a:gd name="T0" fmla="+- 0 4222 4222"/>
                              <a:gd name="T1" fmla="*/ T0 w 56"/>
                              <a:gd name="T2" fmla="+- 0 1015 988"/>
                              <a:gd name="T3" fmla="*/ 1015 h 56"/>
                              <a:gd name="T4" fmla="+- 0 4222 4222"/>
                              <a:gd name="T5" fmla="*/ T4 w 56"/>
                              <a:gd name="T6" fmla="+- 0 1000 988"/>
                              <a:gd name="T7" fmla="*/ 1000 h 56"/>
                              <a:gd name="T8" fmla="+- 0 4234 4222"/>
                              <a:gd name="T9" fmla="*/ T8 w 56"/>
                              <a:gd name="T10" fmla="+- 0 988 988"/>
                              <a:gd name="T11" fmla="*/ 988 h 56"/>
                              <a:gd name="T12" fmla="+- 0 4250 4222"/>
                              <a:gd name="T13" fmla="*/ T12 w 56"/>
                              <a:gd name="T14" fmla="+- 0 988 988"/>
                              <a:gd name="T15" fmla="*/ 988 h 56"/>
                              <a:gd name="T16" fmla="+- 0 4265 4222"/>
                              <a:gd name="T17" fmla="*/ T16 w 56"/>
                              <a:gd name="T18" fmla="+- 0 988 988"/>
                              <a:gd name="T19" fmla="*/ 988 h 56"/>
                              <a:gd name="T20" fmla="+- 0 4278 4222"/>
                              <a:gd name="T21" fmla="*/ T20 w 56"/>
                              <a:gd name="T22" fmla="+- 0 1000 988"/>
                              <a:gd name="T23" fmla="*/ 1000 h 56"/>
                              <a:gd name="T24" fmla="+- 0 4278 4222"/>
                              <a:gd name="T25" fmla="*/ T24 w 56"/>
                              <a:gd name="T26" fmla="+- 0 1015 988"/>
                              <a:gd name="T27" fmla="*/ 1015 h 56"/>
                              <a:gd name="T28" fmla="+- 0 4278 4222"/>
                              <a:gd name="T29" fmla="*/ T28 w 56"/>
                              <a:gd name="T30" fmla="+- 0 1031 988"/>
                              <a:gd name="T31" fmla="*/ 1031 h 56"/>
                              <a:gd name="T32" fmla="+- 0 4265 4222"/>
                              <a:gd name="T33" fmla="*/ T32 w 56"/>
                              <a:gd name="T34" fmla="+- 0 1043 988"/>
                              <a:gd name="T35" fmla="*/ 1043 h 56"/>
                              <a:gd name="T36" fmla="+- 0 4250 4222"/>
                              <a:gd name="T37" fmla="*/ T36 w 56"/>
                              <a:gd name="T38" fmla="+- 0 1043 988"/>
                              <a:gd name="T39" fmla="*/ 1043 h 56"/>
                              <a:gd name="T40" fmla="+- 0 4234 4222"/>
                              <a:gd name="T41" fmla="*/ T40 w 56"/>
                              <a:gd name="T42" fmla="+- 0 1043 988"/>
                              <a:gd name="T43" fmla="*/ 1043 h 56"/>
                              <a:gd name="T44" fmla="+- 0 4222 4222"/>
                              <a:gd name="T45" fmla="*/ T44 w 56"/>
                              <a:gd name="T46" fmla="+- 0 1031 988"/>
                              <a:gd name="T47" fmla="*/ 1031 h 56"/>
                              <a:gd name="T48" fmla="+- 0 4222 4222"/>
                              <a:gd name="T49" fmla="*/ T48 w 56"/>
                              <a:gd name="T50" fmla="+- 0 1015 988"/>
                              <a:gd name="T51" fmla="*/ 1015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8" y="0"/>
                                </a:lnTo>
                                <a:lnTo>
                                  <a:pt x="43" y="0"/>
                                </a:lnTo>
                                <a:lnTo>
                                  <a:pt x="56" y="12"/>
                                </a:lnTo>
                                <a:lnTo>
                                  <a:pt x="56" y="27"/>
                                </a:lnTo>
                                <a:lnTo>
                                  <a:pt x="56" y="43"/>
                                </a:lnTo>
                                <a:lnTo>
                                  <a:pt x="43" y="55"/>
                                </a:lnTo>
                                <a:lnTo>
                                  <a:pt x="28" y="55"/>
                                </a:lnTo>
                                <a:lnTo>
                                  <a:pt x="12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Freeform 529"/>
                        <wps:cNvSpPr>
                          <a:spLocks/>
                        </wps:cNvSpPr>
                        <wps:spPr bwMode="auto">
                          <a:xfrm>
                            <a:off x="4089" y="889"/>
                            <a:ext cx="60" cy="60"/>
                          </a:xfrm>
                          <a:custGeom>
                            <a:avLst/>
                            <a:gdLst>
                              <a:gd name="T0" fmla="+- 0 4119 4089"/>
                              <a:gd name="T1" fmla="*/ T0 w 60"/>
                              <a:gd name="T2" fmla="+- 0 890 890"/>
                              <a:gd name="T3" fmla="*/ 890 h 60"/>
                              <a:gd name="T4" fmla="+- 0 4108 4089"/>
                              <a:gd name="T5" fmla="*/ T4 w 60"/>
                              <a:gd name="T6" fmla="+- 0 892 890"/>
                              <a:gd name="T7" fmla="*/ 892 h 60"/>
                              <a:gd name="T8" fmla="+- 0 4098 4089"/>
                              <a:gd name="T9" fmla="*/ T8 w 60"/>
                              <a:gd name="T10" fmla="+- 0 898 890"/>
                              <a:gd name="T11" fmla="*/ 898 h 60"/>
                              <a:gd name="T12" fmla="+- 0 4092 4089"/>
                              <a:gd name="T13" fmla="*/ T12 w 60"/>
                              <a:gd name="T14" fmla="+- 0 908 890"/>
                              <a:gd name="T15" fmla="*/ 908 h 60"/>
                              <a:gd name="T16" fmla="+- 0 4089 4089"/>
                              <a:gd name="T17" fmla="*/ T16 w 60"/>
                              <a:gd name="T18" fmla="+- 0 919 890"/>
                              <a:gd name="T19" fmla="*/ 919 h 60"/>
                              <a:gd name="T20" fmla="+- 0 4092 4089"/>
                              <a:gd name="T21" fmla="*/ T20 w 60"/>
                              <a:gd name="T22" fmla="+- 0 931 890"/>
                              <a:gd name="T23" fmla="*/ 931 h 60"/>
                              <a:gd name="T24" fmla="+- 0 4098 4089"/>
                              <a:gd name="T25" fmla="*/ T24 w 60"/>
                              <a:gd name="T26" fmla="+- 0 940 890"/>
                              <a:gd name="T27" fmla="*/ 940 h 60"/>
                              <a:gd name="T28" fmla="+- 0 4108 4089"/>
                              <a:gd name="T29" fmla="*/ T28 w 60"/>
                              <a:gd name="T30" fmla="+- 0 947 890"/>
                              <a:gd name="T31" fmla="*/ 947 h 60"/>
                              <a:gd name="T32" fmla="+- 0 4119 4089"/>
                              <a:gd name="T33" fmla="*/ T32 w 60"/>
                              <a:gd name="T34" fmla="+- 0 949 890"/>
                              <a:gd name="T35" fmla="*/ 949 h 60"/>
                              <a:gd name="T36" fmla="+- 0 4131 4089"/>
                              <a:gd name="T37" fmla="*/ T36 w 60"/>
                              <a:gd name="T38" fmla="+- 0 947 890"/>
                              <a:gd name="T39" fmla="*/ 947 h 60"/>
                              <a:gd name="T40" fmla="+- 0 4140 4089"/>
                              <a:gd name="T41" fmla="*/ T40 w 60"/>
                              <a:gd name="T42" fmla="+- 0 940 890"/>
                              <a:gd name="T43" fmla="*/ 940 h 60"/>
                              <a:gd name="T44" fmla="+- 0 4146 4089"/>
                              <a:gd name="T45" fmla="*/ T44 w 60"/>
                              <a:gd name="T46" fmla="+- 0 931 890"/>
                              <a:gd name="T47" fmla="*/ 931 h 60"/>
                              <a:gd name="T48" fmla="+- 0 4149 4089"/>
                              <a:gd name="T49" fmla="*/ T48 w 60"/>
                              <a:gd name="T50" fmla="+- 0 919 890"/>
                              <a:gd name="T51" fmla="*/ 919 h 60"/>
                              <a:gd name="T52" fmla="+- 0 4146 4089"/>
                              <a:gd name="T53" fmla="*/ T52 w 60"/>
                              <a:gd name="T54" fmla="+- 0 908 890"/>
                              <a:gd name="T55" fmla="*/ 908 h 60"/>
                              <a:gd name="T56" fmla="+- 0 4140 4089"/>
                              <a:gd name="T57" fmla="*/ T56 w 60"/>
                              <a:gd name="T58" fmla="+- 0 898 890"/>
                              <a:gd name="T59" fmla="*/ 898 h 60"/>
                              <a:gd name="T60" fmla="+- 0 4131 4089"/>
                              <a:gd name="T61" fmla="*/ T60 w 60"/>
                              <a:gd name="T62" fmla="+- 0 892 890"/>
                              <a:gd name="T63" fmla="*/ 892 h 60"/>
                              <a:gd name="T64" fmla="+- 0 4119 4089"/>
                              <a:gd name="T65" fmla="*/ T64 w 60"/>
                              <a:gd name="T66" fmla="+- 0 890 890"/>
                              <a:gd name="T67" fmla="*/ 89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9" y="57"/>
                                </a:lnTo>
                                <a:lnTo>
                                  <a:pt x="30" y="59"/>
                                </a:lnTo>
                                <a:lnTo>
                                  <a:pt x="42" y="57"/>
                                </a:lnTo>
                                <a:lnTo>
                                  <a:pt x="51" y="50"/>
                                </a:lnTo>
                                <a:lnTo>
                                  <a:pt x="57" y="41"/>
                                </a:lnTo>
                                <a:lnTo>
                                  <a:pt x="60" y="29"/>
                                </a:lnTo>
                                <a:lnTo>
                                  <a:pt x="57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BF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Freeform 528"/>
                        <wps:cNvSpPr>
                          <a:spLocks/>
                        </wps:cNvSpPr>
                        <wps:spPr bwMode="auto">
                          <a:xfrm>
                            <a:off x="4089" y="889"/>
                            <a:ext cx="60" cy="60"/>
                          </a:xfrm>
                          <a:custGeom>
                            <a:avLst/>
                            <a:gdLst>
                              <a:gd name="T0" fmla="+- 0 4089 4089"/>
                              <a:gd name="T1" fmla="*/ T0 w 60"/>
                              <a:gd name="T2" fmla="+- 0 919 890"/>
                              <a:gd name="T3" fmla="*/ 919 h 60"/>
                              <a:gd name="T4" fmla="+- 0 4092 4089"/>
                              <a:gd name="T5" fmla="*/ T4 w 60"/>
                              <a:gd name="T6" fmla="+- 0 908 890"/>
                              <a:gd name="T7" fmla="*/ 908 h 60"/>
                              <a:gd name="T8" fmla="+- 0 4098 4089"/>
                              <a:gd name="T9" fmla="*/ T8 w 60"/>
                              <a:gd name="T10" fmla="+- 0 898 890"/>
                              <a:gd name="T11" fmla="*/ 898 h 60"/>
                              <a:gd name="T12" fmla="+- 0 4108 4089"/>
                              <a:gd name="T13" fmla="*/ T12 w 60"/>
                              <a:gd name="T14" fmla="+- 0 892 890"/>
                              <a:gd name="T15" fmla="*/ 892 h 60"/>
                              <a:gd name="T16" fmla="+- 0 4119 4089"/>
                              <a:gd name="T17" fmla="*/ T16 w 60"/>
                              <a:gd name="T18" fmla="+- 0 890 890"/>
                              <a:gd name="T19" fmla="*/ 890 h 60"/>
                              <a:gd name="T20" fmla="+- 0 4131 4089"/>
                              <a:gd name="T21" fmla="*/ T20 w 60"/>
                              <a:gd name="T22" fmla="+- 0 892 890"/>
                              <a:gd name="T23" fmla="*/ 892 h 60"/>
                              <a:gd name="T24" fmla="+- 0 4140 4089"/>
                              <a:gd name="T25" fmla="*/ T24 w 60"/>
                              <a:gd name="T26" fmla="+- 0 898 890"/>
                              <a:gd name="T27" fmla="*/ 898 h 60"/>
                              <a:gd name="T28" fmla="+- 0 4146 4089"/>
                              <a:gd name="T29" fmla="*/ T28 w 60"/>
                              <a:gd name="T30" fmla="+- 0 908 890"/>
                              <a:gd name="T31" fmla="*/ 908 h 60"/>
                              <a:gd name="T32" fmla="+- 0 4149 4089"/>
                              <a:gd name="T33" fmla="*/ T32 w 60"/>
                              <a:gd name="T34" fmla="+- 0 919 890"/>
                              <a:gd name="T35" fmla="*/ 919 h 60"/>
                              <a:gd name="T36" fmla="+- 0 4146 4089"/>
                              <a:gd name="T37" fmla="*/ T36 w 60"/>
                              <a:gd name="T38" fmla="+- 0 931 890"/>
                              <a:gd name="T39" fmla="*/ 931 h 60"/>
                              <a:gd name="T40" fmla="+- 0 4140 4089"/>
                              <a:gd name="T41" fmla="*/ T40 w 60"/>
                              <a:gd name="T42" fmla="+- 0 940 890"/>
                              <a:gd name="T43" fmla="*/ 940 h 60"/>
                              <a:gd name="T44" fmla="+- 0 4131 4089"/>
                              <a:gd name="T45" fmla="*/ T44 w 60"/>
                              <a:gd name="T46" fmla="+- 0 947 890"/>
                              <a:gd name="T47" fmla="*/ 947 h 60"/>
                              <a:gd name="T48" fmla="+- 0 4119 4089"/>
                              <a:gd name="T49" fmla="*/ T48 w 60"/>
                              <a:gd name="T50" fmla="+- 0 949 890"/>
                              <a:gd name="T51" fmla="*/ 949 h 60"/>
                              <a:gd name="T52" fmla="+- 0 4108 4089"/>
                              <a:gd name="T53" fmla="*/ T52 w 60"/>
                              <a:gd name="T54" fmla="+- 0 947 890"/>
                              <a:gd name="T55" fmla="*/ 947 h 60"/>
                              <a:gd name="T56" fmla="+- 0 4098 4089"/>
                              <a:gd name="T57" fmla="*/ T56 w 60"/>
                              <a:gd name="T58" fmla="+- 0 940 890"/>
                              <a:gd name="T59" fmla="*/ 940 h 60"/>
                              <a:gd name="T60" fmla="+- 0 4092 4089"/>
                              <a:gd name="T61" fmla="*/ T60 w 60"/>
                              <a:gd name="T62" fmla="+- 0 931 890"/>
                              <a:gd name="T63" fmla="*/ 931 h 60"/>
                              <a:gd name="T64" fmla="+- 0 4089 4089"/>
                              <a:gd name="T65" fmla="*/ T64 w 60"/>
                              <a:gd name="T66" fmla="+- 0 919 890"/>
                              <a:gd name="T67" fmla="*/ 91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0" y="29"/>
                                </a:moveTo>
                                <a:lnTo>
                                  <a:pt x="3" y="18"/>
                                </a:lnTo>
                                <a:lnTo>
                                  <a:pt x="9" y="8"/>
                                </a:lnTo>
                                <a:lnTo>
                                  <a:pt x="19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7" y="18"/>
                                </a:lnTo>
                                <a:lnTo>
                                  <a:pt x="60" y="29"/>
                                </a:lnTo>
                                <a:lnTo>
                                  <a:pt x="57" y="41"/>
                                </a:lnTo>
                                <a:lnTo>
                                  <a:pt x="51" y="50"/>
                                </a:lnTo>
                                <a:lnTo>
                                  <a:pt x="42" y="57"/>
                                </a:lnTo>
                                <a:lnTo>
                                  <a:pt x="30" y="59"/>
                                </a:lnTo>
                                <a:lnTo>
                                  <a:pt x="19" y="57"/>
                                </a:lnTo>
                                <a:lnTo>
                                  <a:pt x="9" y="50"/>
                                </a:lnTo>
                                <a:lnTo>
                                  <a:pt x="3" y="41"/>
                                </a:lnTo>
                                <a:lnTo>
                                  <a:pt x="0" y="29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EBF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527"/>
                        <wps:cNvSpPr>
                          <a:spLocks/>
                        </wps:cNvSpPr>
                        <wps:spPr bwMode="auto">
                          <a:xfrm>
                            <a:off x="4389" y="1208"/>
                            <a:ext cx="64" cy="64"/>
                          </a:xfrm>
                          <a:custGeom>
                            <a:avLst/>
                            <a:gdLst>
                              <a:gd name="T0" fmla="+- 0 4421 4390"/>
                              <a:gd name="T1" fmla="*/ T0 w 64"/>
                              <a:gd name="T2" fmla="+- 0 1208 1208"/>
                              <a:gd name="T3" fmla="*/ 1208 h 64"/>
                              <a:gd name="T4" fmla="+- 0 4409 4390"/>
                              <a:gd name="T5" fmla="*/ T4 w 64"/>
                              <a:gd name="T6" fmla="+- 0 1211 1208"/>
                              <a:gd name="T7" fmla="*/ 1211 h 64"/>
                              <a:gd name="T8" fmla="+- 0 4399 4390"/>
                              <a:gd name="T9" fmla="*/ T8 w 64"/>
                              <a:gd name="T10" fmla="+- 0 1217 1208"/>
                              <a:gd name="T11" fmla="*/ 1217 h 64"/>
                              <a:gd name="T12" fmla="+- 0 4392 4390"/>
                              <a:gd name="T13" fmla="*/ T12 w 64"/>
                              <a:gd name="T14" fmla="+- 0 1227 1208"/>
                              <a:gd name="T15" fmla="*/ 1227 h 64"/>
                              <a:gd name="T16" fmla="+- 0 4390 4390"/>
                              <a:gd name="T17" fmla="*/ T16 w 64"/>
                              <a:gd name="T18" fmla="+- 0 1240 1208"/>
                              <a:gd name="T19" fmla="*/ 1240 h 64"/>
                              <a:gd name="T20" fmla="+- 0 4392 4390"/>
                              <a:gd name="T21" fmla="*/ T20 w 64"/>
                              <a:gd name="T22" fmla="+- 0 1252 1208"/>
                              <a:gd name="T23" fmla="*/ 1252 h 64"/>
                              <a:gd name="T24" fmla="+- 0 4399 4390"/>
                              <a:gd name="T25" fmla="*/ T24 w 64"/>
                              <a:gd name="T26" fmla="+- 0 1262 1208"/>
                              <a:gd name="T27" fmla="*/ 1262 h 64"/>
                              <a:gd name="T28" fmla="+- 0 4409 4390"/>
                              <a:gd name="T29" fmla="*/ T28 w 64"/>
                              <a:gd name="T30" fmla="+- 0 1269 1208"/>
                              <a:gd name="T31" fmla="*/ 1269 h 64"/>
                              <a:gd name="T32" fmla="+- 0 4421 4390"/>
                              <a:gd name="T33" fmla="*/ T32 w 64"/>
                              <a:gd name="T34" fmla="+- 0 1271 1208"/>
                              <a:gd name="T35" fmla="*/ 1271 h 64"/>
                              <a:gd name="T36" fmla="+- 0 4434 4390"/>
                              <a:gd name="T37" fmla="*/ T36 w 64"/>
                              <a:gd name="T38" fmla="+- 0 1269 1208"/>
                              <a:gd name="T39" fmla="*/ 1269 h 64"/>
                              <a:gd name="T40" fmla="+- 0 4444 4390"/>
                              <a:gd name="T41" fmla="*/ T40 w 64"/>
                              <a:gd name="T42" fmla="+- 0 1262 1208"/>
                              <a:gd name="T43" fmla="*/ 1262 h 64"/>
                              <a:gd name="T44" fmla="+- 0 4450 4390"/>
                              <a:gd name="T45" fmla="*/ T44 w 64"/>
                              <a:gd name="T46" fmla="+- 0 1252 1208"/>
                              <a:gd name="T47" fmla="*/ 1252 h 64"/>
                              <a:gd name="T48" fmla="+- 0 4453 4390"/>
                              <a:gd name="T49" fmla="*/ T48 w 64"/>
                              <a:gd name="T50" fmla="+- 0 1240 1208"/>
                              <a:gd name="T51" fmla="*/ 1240 h 64"/>
                              <a:gd name="T52" fmla="+- 0 4450 4390"/>
                              <a:gd name="T53" fmla="*/ T52 w 64"/>
                              <a:gd name="T54" fmla="+- 0 1227 1208"/>
                              <a:gd name="T55" fmla="*/ 1227 h 64"/>
                              <a:gd name="T56" fmla="+- 0 4444 4390"/>
                              <a:gd name="T57" fmla="*/ T56 w 64"/>
                              <a:gd name="T58" fmla="+- 0 1217 1208"/>
                              <a:gd name="T59" fmla="*/ 1217 h 64"/>
                              <a:gd name="T60" fmla="+- 0 4434 4390"/>
                              <a:gd name="T61" fmla="*/ T60 w 64"/>
                              <a:gd name="T62" fmla="+- 0 1211 1208"/>
                              <a:gd name="T63" fmla="*/ 1211 h 64"/>
                              <a:gd name="T64" fmla="+- 0 4421 4390"/>
                              <a:gd name="T65" fmla="*/ T64 w 64"/>
                              <a:gd name="T66" fmla="+- 0 1208 1208"/>
                              <a:gd name="T67" fmla="*/ 120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2"/>
                                </a:lnTo>
                                <a:lnTo>
                                  <a:pt x="2" y="44"/>
                                </a:lnTo>
                                <a:lnTo>
                                  <a:pt x="9" y="54"/>
                                </a:lnTo>
                                <a:lnTo>
                                  <a:pt x="19" y="61"/>
                                </a:lnTo>
                                <a:lnTo>
                                  <a:pt x="31" y="63"/>
                                </a:lnTo>
                                <a:lnTo>
                                  <a:pt x="44" y="61"/>
                                </a:lnTo>
                                <a:lnTo>
                                  <a:pt x="54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2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DE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526"/>
                        <wps:cNvSpPr>
                          <a:spLocks/>
                        </wps:cNvSpPr>
                        <wps:spPr bwMode="auto">
                          <a:xfrm>
                            <a:off x="4389" y="1208"/>
                            <a:ext cx="64" cy="64"/>
                          </a:xfrm>
                          <a:custGeom>
                            <a:avLst/>
                            <a:gdLst>
                              <a:gd name="T0" fmla="+- 0 4390 4390"/>
                              <a:gd name="T1" fmla="*/ T0 w 64"/>
                              <a:gd name="T2" fmla="+- 0 1240 1208"/>
                              <a:gd name="T3" fmla="*/ 1240 h 64"/>
                              <a:gd name="T4" fmla="+- 0 4392 4390"/>
                              <a:gd name="T5" fmla="*/ T4 w 64"/>
                              <a:gd name="T6" fmla="+- 0 1227 1208"/>
                              <a:gd name="T7" fmla="*/ 1227 h 64"/>
                              <a:gd name="T8" fmla="+- 0 4399 4390"/>
                              <a:gd name="T9" fmla="*/ T8 w 64"/>
                              <a:gd name="T10" fmla="+- 0 1217 1208"/>
                              <a:gd name="T11" fmla="*/ 1217 h 64"/>
                              <a:gd name="T12" fmla="+- 0 4409 4390"/>
                              <a:gd name="T13" fmla="*/ T12 w 64"/>
                              <a:gd name="T14" fmla="+- 0 1211 1208"/>
                              <a:gd name="T15" fmla="*/ 1211 h 64"/>
                              <a:gd name="T16" fmla="+- 0 4421 4390"/>
                              <a:gd name="T17" fmla="*/ T16 w 64"/>
                              <a:gd name="T18" fmla="+- 0 1208 1208"/>
                              <a:gd name="T19" fmla="*/ 1208 h 64"/>
                              <a:gd name="T20" fmla="+- 0 4434 4390"/>
                              <a:gd name="T21" fmla="*/ T20 w 64"/>
                              <a:gd name="T22" fmla="+- 0 1211 1208"/>
                              <a:gd name="T23" fmla="*/ 1211 h 64"/>
                              <a:gd name="T24" fmla="+- 0 4444 4390"/>
                              <a:gd name="T25" fmla="*/ T24 w 64"/>
                              <a:gd name="T26" fmla="+- 0 1217 1208"/>
                              <a:gd name="T27" fmla="*/ 1217 h 64"/>
                              <a:gd name="T28" fmla="+- 0 4450 4390"/>
                              <a:gd name="T29" fmla="*/ T28 w 64"/>
                              <a:gd name="T30" fmla="+- 0 1227 1208"/>
                              <a:gd name="T31" fmla="*/ 1227 h 64"/>
                              <a:gd name="T32" fmla="+- 0 4453 4390"/>
                              <a:gd name="T33" fmla="*/ T32 w 64"/>
                              <a:gd name="T34" fmla="+- 0 1240 1208"/>
                              <a:gd name="T35" fmla="*/ 1240 h 64"/>
                              <a:gd name="T36" fmla="+- 0 4450 4390"/>
                              <a:gd name="T37" fmla="*/ T36 w 64"/>
                              <a:gd name="T38" fmla="+- 0 1252 1208"/>
                              <a:gd name="T39" fmla="*/ 1252 h 64"/>
                              <a:gd name="T40" fmla="+- 0 4444 4390"/>
                              <a:gd name="T41" fmla="*/ T40 w 64"/>
                              <a:gd name="T42" fmla="+- 0 1262 1208"/>
                              <a:gd name="T43" fmla="*/ 1262 h 64"/>
                              <a:gd name="T44" fmla="+- 0 4434 4390"/>
                              <a:gd name="T45" fmla="*/ T44 w 64"/>
                              <a:gd name="T46" fmla="+- 0 1269 1208"/>
                              <a:gd name="T47" fmla="*/ 1269 h 64"/>
                              <a:gd name="T48" fmla="+- 0 4421 4390"/>
                              <a:gd name="T49" fmla="*/ T48 w 64"/>
                              <a:gd name="T50" fmla="+- 0 1271 1208"/>
                              <a:gd name="T51" fmla="*/ 1271 h 64"/>
                              <a:gd name="T52" fmla="+- 0 4409 4390"/>
                              <a:gd name="T53" fmla="*/ T52 w 64"/>
                              <a:gd name="T54" fmla="+- 0 1269 1208"/>
                              <a:gd name="T55" fmla="*/ 1269 h 64"/>
                              <a:gd name="T56" fmla="+- 0 4399 4390"/>
                              <a:gd name="T57" fmla="*/ T56 w 64"/>
                              <a:gd name="T58" fmla="+- 0 1262 1208"/>
                              <a:gd name="T59" fmla="*/ 1262 h 64"/>
                              <a:gd name="T60" fmla="+- 0 4392 4390"/>
                              <a:gd name="T61" fmla="*/ T60 w 64"/>
                              <a:gd name="T62" fmla="+- 0 1252 1208"/>
                              <a:gd name="T63" fmla="*/ 1252 h 64"/>
                              <a:gd name="T64" fmla="+- 0 4390 4390"/>
                              <a:gd name="T65" fmla="*/ T64 w 64"/>
                              <a:gd name="T66" fmla="+- 0 1240 1208"/>
                              <a:gd name="T67" fmla="*/ 1240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0" y="32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4" y="3"/>
                                </a:lnTo>
                                <a:lnTo>
                                  <a:pt x="54" y="9"/>
                                </a:lnTo>
                                <a:lnTo>
                                  <a:pt x="60" y="19"/>
                                </a:lnTo>
                                <a:lnTo>
                                  <a:pt x="63" y="32"/>
                                </a:lnTo>
                                <a:lnTo>
                                  <a:pt x="60" y="44"/>
                                </a:lnTo>
                                <a:lnTo>
                                  <a:pt x="54" y="54"/>
                                </a:lnTo>
                                <a:lnTo>
                                  <a:pt x="44" y="61"/>
                                </a:lnTo>
                                <a:lnTo>
                                  <a:pt x="31" y="63"/>
                                </a:lnTo>
                                <a:lnTo>
                                  <a:pt x="19" y="61"/>
                                </a:lnTo>
                                <a:lnTo>
                                  <a:pt x="9" y="54"/>
                                </a:lnTo>
                                <a:lnTo>
                                  <a:pt x="2" y="44"/>
                                </a:ln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DDE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525"/>
                        <wps:cNvSpPr>
                          <a:spLocks/>
                        </wps:cNvSpPr>
                        <wps:spPr bwMode="auto">
                          <a:xfrm>
                            <a:off x="3077" y="138"/>
                            <a:ext cx="64" cy="64"/>
                          </a:xfrm>
                          <a:custGeom>
                            <a:avLst/>
                            <a:gdLst>
                              <a:gd name="T0" fmla="+- 0 3109 3077"/>
                              <a:gd name="T1" fmla="*/ T0 w 64"/>
                              <a:gd name="T2" fmla="+- 0 139 139"/>
                              <a:gd name="T3" fmla="*/ 139 h 64"/>
                              <a:gd name="T4" fmla="+- 0 3096 3077"/>
                              <a:gd name="T5" fmla="*/ T4 w 64"/>
                              <a:gd name="T6" fmla="+- 0 141 139"/>
                              <a:gd name="T7" fmla="*/ 141 h 64"/>
                              <a:gd name="T8" fmla="+- 0 3086 3077"/>
                              <a:gd name="T9" fmla="*/ T8 w 64"/>
                              <a:gd name="T10" fmla="+- 0 148 139"/>
                              <a:gd name="T11" fmla="*/ 148 h 64"/>
                              <a:gd name="T12" fmla="+- 0 3080 3077"/>
                              <a:gd name="T13" fmla="*/ T12 w 64"/>
                              <a:gd name="T14" fmla="+- 0 158 139"/>
                              <a:gd name="T15" fmla="*/ 158 h 64"/>
                              <a:gd name="T16" fmla="+- 0 3077 3077"/>
                              <a:gd name="T17" fmla="*/ T16 w 64"/>
                              <a:gd name="T18" fmla="+- 0 170 139"/>
                              <a:gd name="T19" fmla="*/ 170 h 64"/>
                              <a:gd name="T20" fmla="+- 0 3080 3077"/>
                              <a:gd name="T21" fmla="*/ T20 w 64"/>
                              <a:gd name="T22" fmla="+- 0 183 139"/>
                              <a:gd name="T23" fmla="*/ 183 h 64"/>
                              <a:gd name="T24" fmla="+- 0 3086 3077"/>
                              <a:gd name="T25" fmla="*/ T24 w 64"/>
                              <a:gd name="T26" fmla="+- 0 193 139"/>
                              <a:gd name="T27" fmla="*/ 193 h 64"/>
                              <a:gd name="T28" fmla="+- 0 3096 3077"/>
                              <a:gd name="T29" fmla="*/ T28 w 64"/>
                              <a:gd name="T30" fmla="+- 0 199 139"/>
                              <a:gd name="T31" fmla="*/ 199 h 64"/>
                              <a:gd name="T32" fmla="+- 0 3109 3077"/>
                              <a:gd name="T33" fmla="*/ T32 w 64"/>
                              <a:gd name="T34" fmla="+- 0 202 139"/>
                              <a:gd name="T35" fmla="*/ 202 h 64"/>
                              <a:gd name="T36" fmla="+- 0 3121 3077"/>
                              <a:gd name="T37" fmla="*/ T36 w 64"/>
                              <a:gd name="T38" fmla="+- 0 199 139"/>
                              <a:gd name="T39" fmla="*/ 199 h 64"/>
                              <a:gd name="T40" fmla="+- 0 3131 3077"/>
                              <a:gd name="T41" fmla="*/ T40 w 64"/>
                              <a:gd name="T42" fmla="+- 0 193 139"/>
                              <a:gd name="T43" fmla="*/ 193 h 64"/>
                              <a:gd name="T44" fmla="+- 0 3138 3077"/>
                              <a:gd name="T45" fmla="*/ T44 w 64"/>
                              <a:gd name="T46" fmla="+- 0 183 139"/>
                              <a:gd name="T47" fmla="*/ 183 h 64"/>
                              <a:gd name="T48" fmla="+- 0 3140 3077"/>
                              <a:gd name="T49" fmla="*/ T48 w 64"/>
                              <a:gd name="T50" fmla="+- 0 170 139"/>
                              <a:gd name="T51" fmla="*/ 170 h 64"/>
                              <a:gd name="T52" fmla="+- 0 3138 3077"/>
                              <a:gd name="T53" fmla="*/ T52 w 64"/>
                              <a:gd name="T54" fmla="+- 0 158 139"/>
                              <a:gd name="T55" fmla="*/ 158 h 64"/>
                              <a:gd name="T56" fmla="+- 0 3131 3077"/>
                              <a:gd name="T57" fmla="*/ T56 w 64"/>
                              <a:gd name="T58" fmla="+- 0 148 139"/>
                              <a:gd name="T59" fmla="*/ 148 h 64"/>
                              <a:gd name="T60" fmla="+- 0 3121 3077"/>
                              <a:gd name="T61" fmla="*/ T60 w 64"/>
                              <a:gd name="T62" fmla="+- 0 141 139"/>
                              <a:gd name="T63" fmla="*/ 141 h 64"/>
                              <a:gd name="T64" fmla="+- 0 3109 3077"/>
                              <a:gd name="T65" fmla="*/ T64 w 64"/>
                              <a:gd name="T66" fmla="+- 0 139 139"/>
                              <a:gd name="T67" fmla="*/ 139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9" y="54"/>
                                </a:lnTo>
                                <a:lnTo>
                                  <a:pt x="19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4"/>
                                </a:lnTo>
                                <a:lnTo>
                                  <a:pt x="61" y="44"/>
                                </a:lnTo>
                                <a:lnTo>
                                  <a:pt x="63" y="31"/>
                                </a:lnTo>
                                <a:lnTo>
                                  <a:pt x="61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524"/>
                        <wps:cNvSpPr>
                          <a:spLocks/>
                        </wps:cNvSpPr>
                        <wps:spPr bwMode="auto">
                          <a:xfrm>
                            <a:off x="3077" y="138"/>
                            <a:ext cx="64" cy="64"/>
                          </a:xfrm>
                          <a:custGeom>
                            <a:avLst/>
                            <a:gdLst>
                              <a:gd name="T0" fmla="+- 0 3077 3077"/>
                              <a:gd name="T1" fmla="*/ T0 w 64"/>
                              <a:gd name="T2" fmla="+- 0 170 139"/>
                              <a:gd name="T3" fmla="*/ 170 h 64"/>
                              <a:gd name="T4" fmla="+- 0 3080 3077"/>
                              <a:gd name="T5" fmla="*/ T4 w 64"/>
                              <a:gd name="T6" fmla="+- 0 158 139"/>
                              <a:gd name="T7" fmla="*/ 158 h 64"/>
                              <a:gd name="T8" fmla="+- 0 3086 3077"/>
                              <a:gd name="T9" fmla="*/ T8 w 64"/>
                              <a:gd name="T10" fmla="+- 0 148 139"/>
                              <a:gd name="T11" fmla="*/ 148 h 64"/>
                              <a:gd name="T12" fmla="+- 0 3096 3077"/>
                              <a:gd name="T13" fmla="*/ T12 w 64"/>
                              <a:gd name="T14" fmla="+- 0 141 139"/>
                              <a:gd name="T15" fmla="*/ 141 h 64"/>
                              <a:gd name="T16" fmla="+- 0 3109 3077"/>
                              <a:gd name="T17" fmla="*/ T16 w 64"/>
                              <a:gd name="T18" fmla="+- 0 139 139"/>
                              <a:gd name="T19" fmla="*/ 139 h 64"/>
                              <a:gd name="T20" fmla="+- 0 3121 3077"/>
                              <a:gd name="T21" fmla="*/ T20 w 64"/>
                              <a:gd name="T22" fmla="+- 0 141 139"/>
                              <a:gd name="T23" fmla="*/ 141 h 64"/>
                              <a:gd name="T24" fmla="+- 0 3131 3077"/>
                              <a:gd name="T25" fmla="*/ T24 w 64"/>
                              <a:gd name="T26" fmla="+- 0 148 139"/>
                              <a:gd name="T27" fmla="*/ 148 h 64"/>
                              <a:gd name="T28" fmla="+- 0 3138 3077"/>
                              <a:gd name="T29" fmla="*/ T28 w 64"/>
                              <a:gd name="T30" fmla="+- 0 158 139"/>
                              <a:gd name="T31" fmla="*/ 158 h 64"/>
                              <a:gd name="T32" fmla="+- 0 3140 3077"/>
                              <a:gd name="T33" fmla="*/ T32 w 64"/>
                              <a:gd name="T34" fmla="+- 0 170 139"/>
                              <a:gd name="T35" fmla="*/ 170 h 64"/>
                              <a:gd name="T36" fmla="+- 0 3138 3077"/>
                              <a:gd name="T37" fmla="*/ T36 w 64"/>
                              <a:gd name="T38" fmla="+- 0 183 139"/>
                              <a:gd name="T39" fmla="*/ 183 h 64"/>
                              <a:gd name="T40" fmla="+- 0 3131 3077"/>
                              <a:gd name="T41" fmla="*/ T40 w 64"/>
                              <a:gd name="T42" fmla="+- 0 193 139"/>
                              <a:gd name="T43" fmla="*/ 193 h 64"/>
                              <a:gd name="T44" fmla="+- 0 3121 3077"/>
                              <a:gd name="T45" fmla="*/ T44 w 64"/>
                              <a:gd name="T46" fmla="+- 0 199 139"/>
                              <a:gd name="T47" fmla="*/ 199 h 64"/>
                              <a:gd name="T48" fmla="+- 0 3109 3077"/>
                              <a:gd name="T49" fmla="*/ T48 w 64"/>
                              <a:gd name="T50" fmla="+- 0 202 139"/>
                              <a:gd name="T51" fmla="*/ 202 h 64"/>
                              <a:gd name="T52" fmla="+- 0 3096 3077"/>
                              <a:gd name="T53" fmla="*/ T52 w 64"/>
                              <a:gd name="T54" fmla="+- 0 199 139"/>
                              <a:gd name="T55" fmla="*/ 199 h 64"/>
                              <a:gd name="T56" fmla="+- 0 3086 3077"/>
                              <a:gd name="T57" fmla="*/ T56 w 64"/>
                              <a:gd name="T58" fmla="+- 0 193 139"/>
                              <a:gd name="T59" fmla="*/ 193 h 64"/>
                              <a:gd name="T60" fmla="+- 0 3080 3077"/>
                              <a:gd name="T61" fmla="*/ T60 w 64"/>
                              <a:gd name="T62" fmla="+- 0 183 139"/>
                              <a:gd name="T63" fmla="*/ 183 h 64"/>
                              <a:gd name="T64" fmla="+- 0 3077 3077"/>
                              <a:gd name="T65" fmla="*/ T64 w 64"/>
                              <a:gd name="T66" fmla="+- 0 170 139"/>
                              <a:gd name="T67" fmla="*/ 170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0" y="31"/>
                                </a:move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2" y="0"/>
                                </a:lnTo>
                                <a:lnTo>
                                  <a:pt x="44" y="2"/>
                                </a:lnTo>
                                <a:lnTo>
                                  <a:pt x="54" y="9"/>
                                </a:lnTo>
                                <a:lnTo>
                                  <a:pt x="61" y="19"/>
                                </a:lnTo>
                                <a:lnTo>
                                  <a:pt x="63" y="31"/>
                                </a:lnTo>
                                <a:lnTo>
                                  <a:pt x="61" y="44"/>
                                </a:lnTo>
                                <a:lnTo>
                                  <a:pt x="54" y="54"/>
                                </a:lnTo>
                                <a:lnTo>
                                  <a:pt x="44" y="60"/>
                                </a:lnTo>
                                <a:lnTo>
                                  <a:pt x="32" y="63"/>
                                </a:lnTo>
                                <a:lnTo>
                                  <a:pt x="19" y="60"/>
                                </a:lnTo>
                                <a:lnTo>
                                  <a:pt x="9" y="54"/>
                                </a:lnTo>
                                <a:lnTo>
                                  <a:pt x="3" y="44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574F31" id="Group 523" o:spid="_x0000_s1026" style="position:absolute;margin-left:138.15pt;margin-top:-17.15pt;width:100.6pt;height:100.6pt;z-index:-18074624;mso-position-horizontal-relative:page" coordorigin="2763,-343" coordsize="2012,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">
                <v:shape id="AutoShape 557" o:spid="_x0000_s1027" style="position:absolute;left:2762;top:-343;width:2012;height:2012;visibility:visible;mso-wrap-style:square;v-text-anchor:top" coordsize="2012,2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" path="m,1920r2011,m,1311r2011,m,701r2011,m,91r2011,m91,2012l91,m701,2012l701,t609,2012l1310,t610,2012l1920,e" filled="f" strokecolor="#ebebeb" strokeweight=".09533mm">
                  <v:path arrowok="t" o:connecttype="custom" o:connectlocs="0,1577;2011,1577;0,968;2011,968;0,358;2011,358;0,-252;2011,-252;91,1669;91,-343;701,1669;701,-343;1310,1669;1310,-343;1920,1669;1920,-343" o:connectangles="0,0,0,0,0,0,0,0,0,0,0,0,0,0,0,0"/>
                </v:shape>
                <v:shape id="AutoShape 556" o:spid="_x0000_s1028" style="position:absolute;left:2762;top:-343;width:2012;height:2012;visibility:visible;mso-wrap-style:square;v-text-anchor:top" coordsize="2012,2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" path="m,1615r2011,m,1006r2011,m,396r2011,m396,2012l396,t609,2012l1005,t610,2012l1615,e" filled="f" strokecolor="#ebebeb" strokeweight=".19264mm">
                  <v:path arrowok="t" o:connecttype="custom" o:connectlocs="0,1272;2011,1272;0,663;2011,663;0,53;2011,53;396,1669;396,-343;1005,1669;1005,-343;1615,1669;1615,-343" o:connectangles="0,0,0,0,0,0,0,0,0,0,0,0"/>
                </v:shape>
                <v:shape id="Freeform 555" o:spid="_x0000_s1029" style="position:absolute;left:3292;top:374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" path="m43,l13,,,12,,27,,43,13,55r30,l56,43r,-31l43,xe" fillcolor="#000004" stroked="f">
                  <v:path arrowok="t" o:connecttype="custom" o:connectlocs="43,375;13,375;0,387;0,402;0,418;13,430;43,430;56,418;56,387;43,375" o:connectangles="0,0,0,0,0,0,0,0,0,0"/>
                </v:shape>
                <v:shape id="Freeform 554" o:spid="_x0000_s1030" style="position:absolute;left:3292;top:374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" path="m,27l,12,13,,28,,43,,56,12r,15l56,43,43,55r-15,l13,55,,43,,27e" filled="f" strokecolor="#000004" strokeweight=".141mm">
                  <v:path arrowok="t" o:connecttype="custom" o:connectlocs="0,402;0,387;13,375;28,375;43,375;56,387;56,402;56,418;43,430;28,430;13,430;0,418;0,402" o:connectangles="0,0,0,0,0,0,0,0,0,0,0,0,0"/>
                </v:shape>
                <v:shape id="Freeform 553" o:spid="_x0000_s1031" style="position:absolute;left:4299;top:997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" path="m43,l13,,,13,,28,,43,13,56r30,l56,43r,-30l43,xe" fillcolor="#0b0924" stroked="f">
                  <v:path arrowok="t" o:connecttype="custom" o:connectlocs="43,997;13,997;0,1010;0,1025;0,1040;13,1053;43,1053;56,1040;56,1010;43,997" o:connectangles="0,0,0,0,0,0,0,0,0,0"/>
                </v:shape>
                <v:shape id="Freeform 552" o:spid="_x0000_s1032" style="position:absolute;left:4299;top:997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" path="m,28l,13,13,,28,,43,,56,13r,15l56,43,43,56r-15,l13,56,,43,,28e" filled="f" strokecolor="#0b0924" strokeweight=".141mm">
                  <v:path arrowok="t" o:connecttype="custom" o:connectlocs="0,1025;0,1010;13,997;28,997;43,997;56,1010;56,1025;56,1040;43,1053;28,1053;13,1053;0,1040;0,1025" o:connectangles="0,0,0,0,0,0,0,0,0,0,0,0,0"/>
                </v:shape>
                <v:shape id="Freeform 551" o:spid="_x0000_s1033" style="position:absolute;left:3894;top:7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" path="m43,l12,,,12,,27,,43,12,55r31,l55,43r,-31l43,xe" fillcolor="#20114b" stroked="f">
                  <v:path arrowok="t" o:connecttype="custom" o:connectlocs="43,787;12,787;0,799;0,814;0,830;12,842;43,842;55,830;55,799;43,787" o:connectangles="0,0,0,0,0,0,0,0,0,0"/>
                </v:shape>
                <v:shape id="Freeform 550" o:spid="_x0000_s1034" style="position:absolute;left:3894;top:7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" path="m,27l,12,12,,27,,43,,55,12r,15l55,43,43,55r-16,l12,55,,43,,27e" filled="f" strokecolor="#20114b" strokeweight=".141mm">
                  <v:path arrowok="t" o:connecttype="custom" o:connectlocs="0,814;0,799;12,787;27,787;43,787;55,799;55,814;55,830;43,842;27,842;12,842;0,830;0,814" o:connectangles="0,0,0,0,0,0,0,0,0,0,0,0,0"/>
                </v:shape>
                <v:shape id="Freeform 549" o:spid="_x0000_s1035" style="position:absolute;left:3492;top:478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" path="m43,l12,,,12,,28,,43,12,56r31,l56,43r,-31l43,xe" fillcolor="#3b0f70" stroked="f">
                  <v:path arrowok="t" o:connecttype="custom" o:connectlocs="43,479;12,479;0,491;0,507;0,522;12,535;43,535;56,522;56,491;43,479" o:connectangles="0,0,0,0,0,0,0,0,0,0"/>
                </v:shape>
                <v:shape id="Freeform 548" o:spid="_x0000_s1036" style="position:absolute;left:3492;top:478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" path="m,28l,12,12,,28,,43,,56,12r,16l56,43,43,56r-15,l12,56,,43,,28e" filled="f" strokecolor="#3b0f70" strokeweight=".141mm">
                  <v:path arrowok="t" o:connecttype="custom" o:connectlocs="0,507;0,491;12,479;28,479;43,479;56,491;56,507;56,522;43,535;28,535;12,535;0,522;0,507" o:connectangles="0,0,0,0,0,0,0,0,0,0,0,0,0"/>
                </v:shape>
                <v:shape id="Freeform 547" o:spid="_x0000_s1037" style="position:absolute;left:4499;top:1091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" path="m30,l19,2,9,8,3,18,,30,3,41,9,51r10,6l30,59,42,57r9,-6l58,41,60,30,58,18,51,8,42,2,30,xe" fillcolor="#57157e" stroked="f">
                  <v:path arrowok="t" o:connecttype="custom" o:connectlocs="30,1092;19,1094;9,1100;3,1110;0,1122;3,1133;9,1143;19,1149;30,1151;42,1149;51,1143;58,1133;60,1122;58,1110;51,1100;42,1094;30,1092" o:connectangles="0,0,0,0,0,0,0,0,0,0,0,0,0,0,0,0,0"/>
                </v:shape>
                <v:shape id="Freeform 546" o:spid="_x0000_s1038" style="position:absolute;left:4499;top:1091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" path="m,30l3,18,9,8,19,2,30,,42,2r9,6l58,18r2,12l58,41,51,51r-9,6l30,59,19,57,9,51,3,41,,30e" filled="f" strokecolor="#57157e" strokeweight=".141mm">
                  <v:path arrowok="t" o:connecttype="custom" o:connectlocs="0,1122;3,1110;9,1100;19,1094;30,1092;42,1094;51,1100;58,1110;60,1122;58,1133;51,1143;42,1149;30,1151;19,1149;9,1143;3,1133;0,1122" o:connectangles="0,0,0,0,0,0,0,0,0,0,0,0,0,0,0,0,0"/>
                </v:shape>
                <v:shape id="Freeform 545" o:spid="_x0000_s1039" style="position:absolute;left:3387;top:374;width:57;height:57;visibility:visible;mso-wrap-style:square;v-text-anchor:top" coordsize="5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" path="m44,l13,,,13,,28,,44,13,56r31,l57,44r,-31l44,xe" fillcolor="#721f81" stroked="f">
                  <v:path arrowok="t" o:connecttype="custom" o:connectlocs="44,374;13,374;0,387;0,402;0,418;13,430;44,430;57,418;57,387;44,374" o:connectangles="0,0,0,0,0,0,0,0,0,0"/>
                </v:shape>
                <v:shape id="Freeform 544" o:spid="_x0000_s1040" style="position:absolute;left:3387;top:374;width:57;height:57;visibility:visible;mso-wrap-style:square;v-text-anchor:top" coordsize="5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" path="m,28l,13,13,,28,,44,,57,13r,15l57,44,44,56r-16,l13,56,,44,,28e" filled="f" strokecolor="#721f81" strokeweight=".141mm">
                  <v:path arrowok="t" o:connecttype="custom" o:connectlocs="0,402;0,387;13,374;28,374;44,374;57,387;57,402;57,418;44,430;28,430;13,430;0,418;0,402" o:connectangles="0,0,0,0,0,0,0,0,0,0,0,0,0"/>
                </v:shape>
                <v:shape id="Freeform 543" o:spid="_x0000_s1041" style="position:absolute;left:3174;top:270;width:59;height:59;visibility:visible;mso-wrap-style:square;v-text-anchor:top" coordsize="5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" path="m29,l18,3,8,9,2,18,,30,2,41,8,51r10,6l29,59,41,57r9,-6l56,41,59,30,56,18,50,9,41,3,29,xe" fillcolor="#8c2981" stroked="f">
                  <v:path arrowok="t" o:connecttype="custom" o:connectlocs="29,270;18,273;8,279;2,288;0,300;2,311;8,321;18,327;29,329;41,327;50,321;56,311;59,300;56,288;50,279;41,273;29,270" o:connectangles="0,0,0,0,0,0,0,0,0,0,0,0,0,0,0,0,0"/>
                </v:shape>
                <v:shape id="Freeform 542" o:spid="_x0000_s1042" style="position:absolute;left:3174;top:270;width:59;height:59;visibility:visible;mso-wrap-style:square;v-text-anchor:top" coordsize="5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" path="m,30l2,18,8,9,18,3,29,,41,3r9,6l56,18r3,12l56,41,50,51r-9,6l29,59,18,57,8,51,2,41,,30e" filled="f" strokecolor="#8c2981" strokeweight=".141mm">
                  <v:path arrowok="t" o:connecttype="custom" o:connectlocs="0,300;2,288;8,279;18,273;29,270;41,273;50,279;56,288;59,300;56,311;50,321;41,327;29,329;18,327;8,321;2,311;0,300" o:connectangles="0,0,0,0,0,0,0,0,0,0,0,0,0,0,0,0,0"/>
                </v:shape>
                <v:shape id="Freeform 541" o:spid="_x0000_s1043" style="position:absolute;left:3691;top:55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" path="m30,l18,2,9,8,2,18,,30,2,41,9,51r9,6l30,59,41,57,51,51,57,41,60,30,57,18,51,8,41,2,30,xe" fillcolor="#a8327d" stroked="f">
                  <v:path arrowok="t" o:connecttype="custom" o:connectlocs="30,556;18,558;9,564;2,574;0,586;2,597;9,607;18,613;30,615;41,613;51,607;57,597;60,586;57,574;51,564;41,558;30,556" o:connectangles="0,0,0,0,0,0,0,0,0,0,0,0,0,0,0,0,0"/>
                </v:shape>
                <v:shape id="Freeform 540" o:spid="_x0000_s1044" style="position:absolute;left:3691;top:55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" path="m,30l2,18,9,8,18,2,30,,41,2,51,8r6,10l60,30,57,41,51,51,41,57,30,59,18,57,9,51,2,41,,30e" filled="f" strokecolor="#a8327d" strokeweight=".141mm">
                  <v:path arrowok="t" o:connecttype="custom" o:connectlocs="0,586;2,574;9,564;18,558;30,556;41,558;51,564;57,574;60,586;57,597;51,607;41,613;30,615;18,613;9,607;2,597;0,586" o:connectangles="0,0,0,0,0,0,0,0,0,0,0,0,0,0,0,0,0"/>
                </v:shape>
                <v:shape id="Freeform 539" o:spid="_x0000_s1045" style="position:absolute;left:3580;top:484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" path="m43,l12,,,13,,28,,43,12,56r31,l55,43r,-30l43,xe" fillcolor="#c43c75" stroked="f">
                  <v:path arrowok="t" o:connecttype="custom" o:connectlocs="43,484;12,484;0,497;0,512;0,527;12,540;43,540;55,527;55,497;43,484" o:connectangles="0,0,0,0,0,0,0,0,0,0"/>
                </v:shape>
                <v:shape id="Freeform 538" o:spid="_x0000_s1046" style="position:absolute;left:3580;top:484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" path="m,28l,13,12,,28,,43,,55,13r,15l55,43,43,56r-15,l12,56,,43,,28e" filled="f" strokecolor="#c43c75" strokeweight=".141mm">
                  <v:path arrowok="t" o:connecttype="custom" o:connectlocs="0,512;0,497;12,484;28,484;43,484;55,497;55,512;55,527;43,540;28,540;12,540;0,527;0,512" o:connectangles="0,0,0,0,0,0,0,0,0,0,0,0,0"/>
                </v:shape>
                <v:shape id="Freeform 537" o:spid="_x0000_s1047" style="position:absolute;left:3792;top:680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" path="m30,l18,3,9,9,2,18,,30,2,41,9,51r9,6l30,59,41,57,51,51,57,41,59,30,57,18,51,9,41,3,30,xe" fillcolor="#de4968" stroked="f">
                  <v:path arrowok="t" o:connecttype="custom" o:connectlocs="30,680;18,683;9,689;2,698;0,710;2,721;9,731;18,737;30,739;41,737;51,731;57,721;59,710;57,698;51,689;41,683;30,680" o:connectangles="0,0,0,0,0,0,0,0,0,0,0,0,0,0,0,0,0"/>
                </v:shape>
                <v:shape id="Freeform 536" o:spid="_x0000_s1048" style="position:absolute;left:3792;top:680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" path="m,30l2,18,9,9,18,3,30,,41,3,51,9r6,9l59,30,57,41,51,51,41,57,30,59,18,57,9,51,2,41,,30e" filled="f" strokecolor="#de4968" strokeweight=".141mm">
                  <v:path arrowok="t" o:connecttype="custom" o:connectlocs="0,710;2,698;9,689;18,683;30,680;41,683;51,689;57,698;59,710;57,721;51,731;41,737;30,739;18,737;9,731;2,721;0,710" o:connectangles="0,0,0,0,0,0,0,0,0,0,0,0,0,0,0,0,0"/>
                </v:shape>
                <v:shape id="Freeform 535" o:spid="_x0000_s1049" style="position:absolute;left:2981;top:159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" path="m29,l18,2,9,9,3,18,,29,3,40r6,9l18,55r11,3l40,55r9,-6l55,40,58,29,55,18,49,9,40,2,29,xe" fillcolor="#f1605d" stroked="f">
                  <v:path arrowok="t" o:connecttype="custom" o:connectlocs="29,159;18,161;9,168;3,177;0,188;3,199;9,208;18,214;29,217;40,214;49,208;55,199;58,188;55,177;49,168;40,161;29,159" o:connectangles="0,0,0,0,0,0,0,0,0,0,0,0,0,0,0,0,0"/>
                </v:shape>
                <v:shape id="Freeform 534" o:spid="_x0000_s1050" style="position:absolute;left:2981;top:159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" path="m,29l3,18,9,9,18,2,29,,40,2r9,7l55,18r3,11l55,40r-6,9l40,55,29,58,18,55,9,49,3,40,,29e" filled="f" strokecolor="#f1605d" strokeweight=".141mm">
                  <v:path arrowok="t" o:connecttype="custom" o:connectlocs="0,188;3,177;9,168;18,161;29,159;40,161;49,168;55,177;58,188;55,199;49,208;40,214;29,217;18,214;9,208;3,199;0,188" o:connectangles="0,0,0,0,0,0,0,0,0,0,0,0,0,0,0,0,0"/>
                </v:shape>
                <v:shape id="Freeform 533" o:spid="_x0000_s1051" style="position:absolute;left:3994;top:7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" path="m42,l12,,,12,,27,,42,12,55r30,l55,42r,-30l42,xe" fillcolor="#fa7f5e" stroked="f">
                  <v:path arrowok="t" o:connecttype="custom" o:connectlocs="42,787;12,787;0,799;0,814;0,829;12,842;42,842;55,829;55,799;42,787" o:connectangles="0,0,0,0,0,0,0,0,0,0"/>
                </v:shape>
                <v:shape id="Freeform 532" o:spid="_x0000_s1052" style="position:absolute;left:3994;top:7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" path="m,27l,12,12,,27,,42,,55,12r,15l55,42,42,55r-15,l12,55,,42,,27e" filled="f" strokecolor="#fa7f5e" strokeweight=".141mm">
                  <v:path arrowok="t" o:connecttype="custom" o:connectlocs="0,814;0,799;12,787;27,787;42,787;55,799;55,814;55,829;42,842;27,842;12,842;0,829;0,814" o:connectangles="0,0,0,0,0,0,0,0,0,0,0,0,0"/>
                </v:shape>
                <v:shape id="Freeform 531" o:spid="_x0000_s1053" style="position:absolute;left:4221;top:987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" path="m43,l12,,,12,,27,,43,12,55r31,l56,43r,-31l43,xe" fillcolor="#fe9f6d" stroked="f">
                  <v:path arrowok="t" o:connecttype="custom" o:connectlocs="43,988;12,988;0,1000;0,1015;0,1031;12,1043;43,1043;56,1031;56,1000;43,988" o:connectangles="0,0,0,0,0,0,0,0,0,0"/>
                </v:shape>
                <v:shape id="Freeform 530" o:spid="_x0000_s1054" style="position:absolute;left:4221;top:987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" path="m,27l,12,12,,28,,43,,56,12r,15l56,43,43,55r-15,l12,55,,43,,27e" filled="f" strokecolor="#fe9f6d" strokeweight=".141mm">
                  <v:path arrowok="t" o:connecttype="custom" o:connectlocs="0,1015;0,1000;12,988;28,988;43,988;56,1000;56,1015;56,1031;43,1043;28,1043;12,1043;0,1031;0,1015" o:connectangles="0,0,0,0,0,0,0,0,0,0,0,0,0"/>
                </v:shape>
                <v:shape id="Freeform 529" o:spid="_x0000_s1055" style="position:absolute;left:4089;top:889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" path="m30,l19,2,9,8,3,18,,29,3,41r6,9l19,57r11,2l42,57r9,-7l57,41,60,29,57,18,51,8,42,2,30,xe" fillcolor="#febf84" stroked="f">
                  <v:path arrowok="t" o:connecttype="custom" o:connectlocs="30,890;19,892;9,898;3,908;0,919;3,931;9,940;19,947;30,949;42,947;51,940;57,931;60,919;57,908;51,898;42,892;30,890" o:connectangles="0,0,0,0,0,0,0,0,0,0,0,0,0,0,0,0,0"/>
                </v:shape>
                <v:shape id="Freeform 528" o:spid="_x0000_s1056" style="position:absolute;left:4089;top:889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" path="m,29l3,18,9,8,19,2,30,,42,2r9,6l57,18r3,11l57,41r-6,9l42,57,30,59,19,57,9,50,3,41,,29e" filled="f" strokecolor="#febf84" strokeweight=".141mm">
                  <v:path arrowok="t" o:connecttype="custom" o:connectlocs="0,919;3,908;9,898;19,892;30,890;42,892;51,898;57,908;60,919;57,931;51,940;42,947;30,949;19,947;9,940;3,931;0,919" o:connectangles="0,0,0,0,0,0,0,0,0,0,0,0,0,0,0,0,0"/>
                </v:shape>
                <v:shape id="Freeform 527" o:spid="_x0000_s1057" style="position:absolute;left:4389;top:1208;width:64;height:64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" path="m31,l19,3,9,9,2,19,,32,2,44,9,54r10,7l31,63,44,61,54,54,60,44,63,32,60,19,54,9,44,3,31,xe" fillcolor="#fddea0" stroked="f">
                  <v:path arrowok="t" o:connecttype="custom" o:connectlocs="31,1208;19,1211;9,1217;2,1227;0,1240;2,1252;9,1262;19,1269;31,1271;44,1269;54,1262;60,1252;63,1240;60,1227;54,1217;44,1211;31,1208" o:connectangles="0,0,0,0,0,0,0,0,0,0,0,0,0,0,0,0,0"/>
                </v:shape>
                <v:shape id="Freeform 526" o:spid="_x0000_s1058" style="position:absolute;left:4389;top:1208;width:64;height:64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" path="m,32l2,19,9,9,19,3,31,,44,3,54,9r6,10l63,32,60,44,54,54,44,61,31,63,19,61,9,54,2,44,,32e" filled="f" strokecolor="#fddea0" strokeweight=".141mm">
                  <v:path arrowok="t" o:connecttype="custom" o:connectlocs="0,1240;2,1227;9,1217;19,1211;31,1208;44,1211;54,1217;60,1227;63,1240;60,1252;54,1262;44,1269;31,1271;19,1269;9,1262;2,1252;0,1240" o:connectangles="0,0,0,0,0,0,0,0,0,0,0,0,0,0,0,0,0"/>
                </v:shape>
                <v:shape id="Freeform 525" o:spid="_x0000_s1059" style="position:absolute;left:3077;top:138;width:64;height:64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" path="m32,l19,2,9,9,3,19,,31,3,44,9,54r10,6l32,63,44,60,54,54,61,44,63,31,61,19,54,9,44,2,32,xe" fillcolor="#fcfdbf" stroked="f">
                  <v:path arrowok="t" o:connecttype="custom" o:connectlocs="32,139;19,141;9,148;3,158;0,170;3,183;9,193;19,199;32,202;44,199;54,193;61,183;63,170;61,158;54,148;44,141;32,139" o:connectangles="0,0,0,0,0,0,0,0,0,0,0,0,0,0,0,0,0"/>
                </v:shape>
                <v:shape id="Freeform 524" o:spid="_x0000_s1060" style="position:absolute;left:3077;top:138;width:64;height:64;visibility:visible;mso-wrap-style:square;v-text-anchor:top" coordsize="64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" path="m,31l3,19,9,9,19,2,32,,44,2,54,9r7,10l63,31,61,44,54,54,44,60,32,63,19,60,9,54,3,44,,31e" filled="f" strokecolor="#fcfdbf" strokeweight=".141mm">
                  <v:path arrowok="t" o:connecttype="custom" o:connectlocs="0,170;3,158;9,148;19,141;32,139;44,141;54,148;61,158;63,170;61,183;54,193;44,199;32,202;19,199;9,193;3,183;0,17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242368" behindDoc="1" locked="0" layoutInCell="1" allowOverlap="1" wp14:anchorId="1135FC4B" wp14:editId="3C459DEE">
                <wp:simplePos x="0" y="0"/>
                <wp:positionH relativeFrom="page">
                  <wp:posOffset>3401695</wp:posOffset>
                </wp:positionH>
                <wp:positionV relativeFrom="paragraph">
                  <wp:posOffset>-217805</wp:posOffset>
                </wp:positionV>
                <wp:extent cx="1277620" cy="1277620"/>
                <wp:effectExtent l="0" t="0" r="0" b="0"/>
                <wp:wrapNone/>
                <wp:docPr id="48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7620" cy="1277620"/>
                          <a:chOff x="5357" y="-343"/>
                          <a:chExt cx="2012" cy="2012"/>
                        </a:xfrm>
                      </wpg:grpSpPr>
                      <wps:wsp>
                        <wps:cNvPr id="483" name="AutoShape 522"/>
                        <wps:cNvSpPr>
                          <a:spLocks/>
                        </wps:cNvSpPr>
                        <wps:spPr bwMode="auto">
                          <a:xfrm>
                            <a:off x="5356" y="-343"/>
                            <a:ext cx="2012" cy="2012"/>
                          </a:xfrm>
                          <a:custGeom>
                            <a:avLst/>
                            <a:gdLst>
                              <a:gd name="T0" fmla="+- 0 5357 5357"/>
                              <a:gd name="T1" fmla="*/ T0 w 2012"/>
                              <a:gd name="T2" fmla="+- 0 1577 -343"/>
                              <a:gd name="T3" fmla="*/ 1577 h 2012"/>
                              <a:gd name="T4" fmla="+- 0 7369 5357"/>
                              <a:gd name="T5" fmla="*/ T4 w 2012"/>
                              <a:gd name="T6" fmla="+- 0 1577 -343"/>
                              <a:gd name="T7" fmla="*/ 1577 h 2012"/>
                              <a:gd name="T8" fmla="+- 0 5357 5357"/>
                              <a:gd name="T9" fmla="*/ T8 w 2012"/>
                              <a:gd name="T10" fmla="+- 0 968 -343"/>
                              <a:gd name="T11" fmla="*/ 968 h 2012"/>
                              <a:gd name="T12" fmla="+- 0 7369 5357"/>
                              <a:gd name="T13" fmla="*/ T12 w 2012"/>
                              <a:gd name="T14" fmla="+- 0 968 -343"/>
                              <a:gd name="T15" fmla="*/ 968 h 2012"/>
                              <a:gd name="T16" fmla="+- 0 5357 5357"/>
                              <a:gd name="T17" fmla="*/ T16 w 2012"/>
                              <a:gd name="T18" fmla="+- 0 358 -343"/>
                              <a:gd name="T19" fmla="*/ 358 h 2012"/>
                              <a:gd name="T20" fmla="+- 0 7369 5357"/>
                              <a:gd name="T21" fmla="*/ T20 w 2012"/>
                              <a:gd name="T22" fmla="+- 0 358 -343"/>
                              <a:gd name="T23" fmla="*/ 358 h 2012"/>
                              <a:gd name="T24" fmla="+- 0 5357 5357"/>
                              <a:gd name="T25" fmla="*/ T24 w 2012"/>
                              <a:gd name="T26" fmla="+- 0 -252 -343"/>
                              <a:gd name="T27" fmla="*/ -252 h 2012"/>
                              <a:gd name="T28" fmla="+- 0 7369 5357"/>
                              <a:gd name="T29" fmla="*/ T28 w 2012"/>
                              <a:gd name="T30" fmla="+- 0 -252 -343"/>
                              <a:gd name="T31" fmla="*/ -252 h 2012"/>
                              <a:gd name="T32" fmla="+- 0 5448 5357"/>
                              <a:gd name="T33" fmla="*/ T32 w 2012"/>
                              <a:gd name="T34" fmla="+- 0 1669 -343"/>
                              <a:gd name="T35" fmla="*/ 1669 h 2012"/>
                              <a:gd name="T36" fmla="+- 0 5448 5357"/>
                              <a:gd name="T37" fmla="*/ T36 w 2012"/>
                              <a:gd name="T38" fmla="+- 0 -343 -343"/>
                              <a:gd name="T39" fmla="*/ -343 h 2012"/>
                              <a:gd name="T40" fmla="+- 0 6058 5357"/>
                              <a:gd name="T41" fmla="*/ T40 w 2012"/>
                              <a:gd name="T42" fmla="+- 0 1669 -343"/>
                              <a:gd name="T43" fmla="*/ 1669 h 2012"/>
                              <a:gd name="T44" fmla="+- 0 6058 5357"/>
                              <a:gd name="T45" fmla="*/ T44 w 2012"/>
                              <a:gd name="T46" fmla="+- 0 -343 -343"/>
                              <a:gd name="T47" fmla="*/ -343 h 2012"/>
                              <a:gd name="T48" fmla="+- 0 6668 5357"/>
                              <a:gd name="T49" fmla="*/ T48 w 2012"/>
                              <a:gd name="T50" fmla="+- 0 1669 -343"/>
                              <a:gd name="T51" fmla="*/ 1669 h 2012"/>
                              <a:gd name="T52" fmla="+- 0 6668 5357"/>
                              <a:gd name="T53" fmla="*/ T52 w 2012"/>
                              <a:gd name="T54" fmla="+- 0 -343 -343"/>
                              <a:gd name="T55" fmla="*/ -343 h 2012"/>
                              <a:gd name="T56" fmla="+- 0 7277 5357"/>
                              <a:gd name="T57" fmla="*/ T56 w 2012"/>
                              <a:gd name="T58" fmla="+- 0 1669 -343"/>
                              <a:gd name="T59" fmla="*/ 1669 h 2012"/>
                              <a:gd name="T60" fmla="+- 0 7277 5357"/>
                              <a:gd name="T61" fmla="*/ T60 w 2012"/>
                              <a:gd name="T62" fmla="+- 0 -343 -343"/>
                              <a:gd name="T63" fmla="*/ -343 h 2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012" h="2012">
                                <a:moveTo>
                                  <a:pt x="0" y="1920"/>
                                </a:moveTo>
                                <a:lnTo>
                                  <a:pt x="2012" y="1920"/>
                                </a:lnTo>
                                <a:moveTo>
                                  <a:pt x="0" y="1311"/>
                                </a:moveTo>
                                <a:lnTo>
                                  <a:pt x="2012" y="1311"/>
                                </a:lnTo>
                                <a:moveTo>
                                  <a:pt x="0" y="701"/>
                                </a:moveTo>
                                <a:lnTo>
                                  <a:pt x="2012" y="701"/>
                                </a:lnTo>
                                <a:moveTo>
                                  <a:pt x="0" y="91"/>
                                </a:moveTo>
                                <a:lnTo>
                                  <a:pt x="2012" y="91"/>
                                </a:lnTo>
                                <a:moveTo>
                                  <a:pt x="91" y="2012"/>
                                </a:moveTo>
                                <a:lnTo>
                                  <a:pt x="91" y="0"/>
                                </a:lnTo>
                                <a:moveTo>
                                  <a:pt x="701" y="2012"/>
                                </a:moveTo>
                                <a:lnTo>
                                  <a:pt x="701" y="0"/>
                                </a:lnTo>
                                <a:moveTo>
                                  <a:pt x="1311" y="2012"/>
                                </a:moveTo>
                                <a:lnTo>
                                  <a:pt x="1311" y="0"/>
                                </a:lnTo>
                                <a:moveTo>
                                  <a:pt x="1920" y="2012"/>
                                </a:moveTo>
                                <a:lnTo>
                                  <a:pt x="1920" y="0"/>
                                </a:lnTo>
                              </a:path>
                            </a:pathLst>
                          </a:custGeom>
                          <a:noFill/>
                          <a:ln w="343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AutoShape 521"/>
                        <wps:cNvSpPr>
                          <a:spLocks/>
                        </wps:cNvSpPr>
                        <wps:spPr bwMode="auto">
                          <a:xfrm>
                            <a:off x="5356" y="-343"/>
                            <a:ext cx="2012" cy="2012"/>
                          </a:xfrm>
                          <a:custGeom>
                            <a:avLst/>
                            <a:gdLst>
                              <a:gd name="T0" fmla="+- 0 5357 5357"/>
                              <a:gd name="T1" fmla="*/ T0 w 2012"/>
                              <a:gd name="T2" fmla="+- 0 1272 -343"/>
                              <a:gd name="T3" fmla="*/ 1272 h 2012"/>
                              <a:gd name="T4" fmla="+- 0 7369 5357"/>
                              <a:gd name="T5" fmla="*/ T4 w 2012"/>
                              <a:gd name="T6" fmla="+- 0 1272 -343"/>
                              <a:gd name="T7" fmla="*/ 1272 h 2012"/>
                              <a:gd name="T8" fmla="+- 0 5357 5357"/>
                              <a:gd name="T9" fmla="*/ T8 w 2012"/>
                              <a:gd name="T10" fmla="+- 0 663 -343"/>
                              <a:gd name="T11" fmla="*/ 663 h 2012"/>
                              <a:gd name="T12" fmla="+- 0 7369 5357"/>
                              <a:gd name="T13" fmla="*/ T12 w 2012"/>
                              <a:gd name="T14" fmla="+- 0 663 -343"/>
                              <a:gd name="T15" fmla="*/ 663 h 2012"/>
                              <a:gd name="T16" fmla="+- 0 5357 5357"/>
                              <a:gd name="T17" fmla="*/ T16 w 2012"/>
                              <a:gd name="T18" fmla="+- 0 53 -343"/>
                              <a:gd name="T19" fmla="*/ 53 h 2012"/>
                              <a:gd name="T20" fmla="+- 0 7369 5357"/>
                              <a:gd name="T21" fmla="*/ T20 w 2012"/>
                              <a:gd name="T22" fmla="+- 0 53 -343"/>
                              <a:gd name="T23" fmla="*/ 53 h 2012"/>
                              <a:gd name="T24" fmla="+- 0 5753 5357"/>
                              <a:gd name="T25" fmla="*/ T24 w 2012"/>
                              <a:gd name="T26" fmla="+- 0 1669 -343"/>
                              <a:gd name="T27" fmla="*/ 1669 h 2012"/>
                              <a:gd name="T28" fmla="+- 0 5753 5357"/>
                              <a:gd name="T29" fmla="*/ T28 w 2012"/>
                              <a:gd name="T30" fmla="+- 0 -343 -343"/>
                              <a:gd name="T31" fmla="*/ -343 h 2012"/>
                              <a:gd name="T32" fmla="+- 0 6363 5357"/>
                              <a:gd name="T33" fmla="*/ T32 w 2012"/>
                              <a:gd name="T34" fmla="+- 0 1669 -343"/>
                              <a:gd name="T35" fmla="*/ 1669 h 2012"/>
                              <a:gd name="T36" fmla="+- 0 6363 5357"/>
                              <a:gd name="T37" fmla="*/ T36 w 2012"/>
                              <a:gd name="T38" fmla="+- 0 -343 -343"/>
                              <a:gd name="T39" fmla="*/ -343 h 2012"/>
                              <a:gd name="T40" fmla="+- 0 6972 5357"/>
                              <a:gd name="T41" fmla="*/ T40 w 2012"/>
                              <a:gd name="T42" fmla="+- 0 1669 -343"/>
                              <a:gd name="T43" fmla="*/ 1669 h 2012"/>
                              <a:gd name="T44" fmla="+- 0 6972 5357"/>
                              <a:gd name="T45" fmla="*/ T44 w 2012"/>
                              <a:gd name="T46" fmla="+- 0 -343 -343"/>
                              <a:gd name="T47" fmla="*/ -343 h 2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12" h="2012">
                                <a:moveTo>
                                  <a:pt x="0" y="1615"/>
                                </a:moveTo>
                                <a:lnTo>
                                  <a:pt x="2012" y="1615"/>
                                </a:lnTo>
                                <a:moveTo>
                                  <a:pt x="0" y="1006"/>
                                </a:moveTo>
                                <a:lnTo>
                                  <a:pt x="2012" y="1006"/>
                                </a:lnTo>
                                <a:moveTo>
                                  <a:pt x="0" y="396"/>
                                </a:moveTo>
                                <a:lnTo>
                                  <a:pt x="2012" y="396"/>
                                </a:lnTo>
                                <a:moveTo>
                                  <a:pt x="396" y="2012"/>
                                </a:moveTo>
                                <a:lnTo>
                                  <a:pt x="396" y="0"/>
                                </a:lnTo>
                                <a:moveTo>
                                  <a:pt x="1006" y="2012"/>
                                </a:moveTo>
                                <a:lnTo>
                                  <a:pt x="1006" y="0"/>
                                </a:lnTo>
                                <a:moveTo>
                                  <a:pt x="1615" y="2012"/>
                                </a:moveTo>
                                <a:lnTo>
                                  <a:pt x="1615" y="0"/>
                                </a:lnTo>
                              </a:path>
                            </a:pathLst>
                          </a:custGeom>
                          <a:noFill/>
                          <a:ln w="693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520"/>
                        <wps:cNvSpPr>
                          <a:spLocks/>
                        </wps:cNvSpPr>
                        <wps:spPr bwMode="auto">
                          <a:xfrm>
                            <a:off x="5977" y="486"/>
                            <a:ext cx="51" cy="51"/>
                          </a:xfrm>
                          <a:custGeom>
                            <a:avLst/>
                            <a:gdLst>
                              <a:gd name="T0" fmla="+- 0 6017 5978"/>
                              <a:gd name="T1" fmla="*/ T0 w 51"/>
                              <a:gd name="T2" fmla="+- 0 486 486"/>
                              <a:gd name="T3" fmla="*/ 486 h 51"/>
                              <a:gd name="T4" fmla="+- 0 5989 5978"/>
                              <a:gd name="T5" fmla="*/ T4 w 51"/>
                              <a:gd name="T6" fmla="+- 0 486 486"/>
                              <a:gd name="T7" fmla="*/ 486 h 51"/>
                              <a:gd name="T8" fmla="+- 0 5978 5978"/>
                              <a:gd name="T9" fmla="*/ T8 w 51"/>
                              <a:gd name="T10" fmla="+- 0 498 486"/>
                              <a:gd name="T11" fmla="*/ 498 h 51"/>
                              <a:gd name="T12" fmla="+- 0 5978 5978"/>
                              <a:gd name="T13" fmla="*/ T12 w 51"/>
                              <a:gd name="T14" fmla="+- 0 511 486"/>
                              <a:gd name="T15" fmla="*/ 511 h 51"/>
                              <a:gd name="T16" fmla="+- 0 5978 5978"/>
                              <a:gd name="T17" fmla="*/ T16 w 51"/>
                              <a:gd name="T18" fmla="+- 0 525 486"/>
                              <a:gd name="T19" fmla="*/ 525 h 51"/>
                              <a:gd name="T20" fmla="+- 0 5989 5978"/>
                              <a:gd name="T21" fmla="*/ T20 w 51"/>
                              <a:gd name="T22" fmla="+- 0 537 486"/>
                              <a:gd name="T23" fmla="*/ 537 h 51"/>
                              <a:gd name="T24" fmla="+- 0 6017 5978"/>
                              <a:gd name="T25" fmla="*/ T24 w 51"/>
                              <a:gd name="T26" fmla="+- 0 537 486"/>
                              <a:gd name="T27" fmla="*/ 537 h 51"/>
                              <a:gd name="T28" fmla="+- 0 6028 5978"/>
                              <a:gd name="T29" fmla="*/ T28 w 51"/>
                              <a:gd name="T30" fmla="+- 0 525 486"/>
                              <a:gd name="T31" fmla="*/ 525 h 51"/>
                              <a:gd name="T32" fmla="+- 0 6028 5978"/>
                              <a:gd name="T33" fmla="*/ T32 w 51"/>
                              <a:gd name="T34" fmla="+- 0 498 486"/>
                              <a:gd name="T35" fmla="*/ 498 h 51"/>
                              <a:gd name="T36" fmla="+- 0 6017 5978"/>
                              <a:gd name="T37" fmla="*/ T36 w 51"/>
                              <a:gd name="T38" fmla="+- 0 486 486"/>
                              <a:gd name="T39" fmla="*/ 486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39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5"/>
                                </a:lnTo>
                                <a:lnTo>
                                  <a:pt x="0" y="39"/>
                                </a:lnTo>
                                <a:lnTo>
                                  <a:pt x="11" y="51"/>
                                </a:lnTo>
                                <a:lnTo>
                                  <a:pt x="39" y="51"/>
                                </a:lnTo>
                                <a:lnTo>
                                  <a:pt x="50" y="39"/>
                                </a:lnTo>
                                <a:lnTo>
                                  <a:pt x="50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519"/>
                        <wps:cNvSpPr>
                          <a:spLocks/>
                        </wps:cNvSpPr>
                        <wps:spPr bwMode="auto">
                          <a:xfrm>
                            <a:off x="5977" y="486"/>
                            <a:ext cx="51" cy="51"/>
                          </a:xfrm>
                          <a:custGeom>
                            <a:avLst/>
                            <a:gdLst>
                              <a:gd name="T0" fmla="+- 0 5978 5978"/>
                              <a:gd name="T1" fmla="*/ T0 w 51"/>
                              <a:gd name="T2" fmla="+- 0 511 486"/>
                              <a:gd name="T3" fmla="*/ 511 h 51"/>
                              <a:gd name="T4" fmla="+- 0 5978 5978"/>
                              <a:gd name="T5" fmla="*/ T4 w 51"/>
                              <a:gd name="T6" fmla="+- 0 498 486"/>
                              <a:gd name="T7" fmla="*/ 498 h 51"/>
                              <a:gd name="T8" fmla="+- 0 5989 5978"/>
                              <a:gd name="T9" fmla="*/ T8 w 51"/>
                              <a:gd name="T10" fmla="+- 0 486 486"/>
                              <a:gd name="T11" fmla="*/ 486 h 51"/>
                              <a:gd name="T12" fmla="+- 0 6003 5978"/>
                              <a:gd name="T13" fmla="*/ T12 w 51"/>
                              <a:gd name="T14" fmla="+- 0 486 486"/>
                              <a:gd name="T15" fmla="*/ 486 h 51"/>
                              <a:gd name="T16" fmla="+- 0 6017 5978"/>
                              <a:gd name="T17" fmla="*/ T16 w 51"/>
                              <a:gd name="T18" fmla="+- 0 486 486"/>
                              <a:gd name="T19" fmla="*/ 486 h 51"/>
                              <a:gd name="T20" fmla="+- 0 6028 5978"/>
                              <a:gd name="T21" fmla="*/ T20 w 51"/>
                              <a:gd name="T22" fmla="+- 0 498 486"/>
                              <a:gd name="T23" fmla="*/ 498 h 51"/>
                              <a:gd name="T24" fmla="+- 0 6028 5978"/>
                              <a:gd name="T25" fmla="*/ T24 w 51"/>
                              <a:gd name="T26" fmla="+- 0 511 486"/>
                              <a:gd name="T27" fmla="*/ 511 h 51"/>
                              <a:gd name="T28" fmla="+- 0 6028 5978"/>
                              <a:gd name="T29" fmla="*/ T28 w 51"/>
                              <a:gd name="T30" fmla="+- 0 525 486"/>
                              <a:gd name="T31" fmla="*/ 525 h 51"/>
                              <a:gd name="T32" fmla="+- 0 6017 5978"/>
                              <a:gd name="T33" fmla="*/ T32 w 51"/>
                              <a:gd name="T34" fmla="+- 0 537 486"/>
                              <a:gd name="T35" fmla="*/ 537 h 51"/>
                              <a:gd name="T36" fmla="+- 0 6003 5978"/>
                              <a:gd name="T37" fmla="*/ T36 w 51"/>
                              <a:gd name="T38" fmla="+- 0 537 486"/>
                              <a:gd name="T39" fmla="*/ 537 h 51"/>
                              <a:gd name="T40" fmla="+- 0 5989 5978"/>
                              <a:gd name="T41" fmla="*/ T40 w 51"/>
                              <a:gd name="T42" fmla="+- 0 537 486"/>
                              <a:gd name="T43" fmla="*/ 537 h 51"/>
                              <a:gd name="T44" fmla="+- 0 5978 5978"/>
                              <a:gd name="T45" fmla="*/ T44 w 51"/>
                              <a:gd name="T46" fmla="+- 0 525 486"/>
                              <a:gd name="T47" fmla="*/ 525 h 51"/>
                              <a:gd name="T48" fmla="+- 0 5978 5978"/>
                              <a:gd name="T49" fmla="*/ T48 w 51"/>
                              <a:gd name="T50" fmla="+- 0 511 486"/>
                              <a:gd name="T51" fmla="*/ 511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0" y="25"/>
                                </a:moveTo>
                                <a:lnTo>
                                  <a:pt x="0" y="12"/>
                                </a:lnTo>
                                <a:lnTo>
                                  <a:pt x="11" y="0"/>
                                </a:lnTo>
                                <a:lnTo>
                                  <a:pt x="25" y="0"/>
                                </a:lnTo>
                                <a:lnTo>
                                  <a:pt x="39" y="0"/>
                                </a:lnTo>
                                <a:lnTo>
                                  <a:pt x="50" y="12"/>
                                </a:lnTo>
                                <a:lnTo>
                                  <a:pt x="50" y="25"/>
                                </a:lnTo>
                                <a:lnTo>
                                  <a:pt x="50" y="39"/>
                                </a:lnTo>
                                <a:lnTo>
                                  <a:pt x="39" y="51"/>
                                </a:lnTo>
                                <a:lnTo>
                                  <a:pt x="25" y="51"/>
                                </a:lnTo>
                                <a:lnTo>
                                  <a:pt x="11" y="51"/>
                                </a:lnTo>
                                <a:lnTo>
                                  <a:pt x="0" y="39"/>
                                </a:lnTo>
                                <a:lnTo>
                                  <a:pt x="0" y="25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518"/>
                        <wps:cNvSpPr>
                          <a:spLocks/>
                        </wps:cNvSpPr>
                        <wps:spPr bwMode="auto">
                          <a:xfrm>
                            <a:off x="5774" y="486"/>
                            <a:ext cx="50" cy="50"/>
                          </a:xfrm>
                          <a:custGeom>
                            <a:avLst/>
                            <a:gdLst>
                              <a:gd name="T0" fmla="+- 0 5813 5775"/>
                              <a:gd name="T1" fmla="*/ T0 w 50"/>
                              <a:gd name="T2" fmla="+- 0 486 486"/>
                              <a:gd name="T3" fmla="*/ 486 h 50"/>
                              <a:gd name="T4" fmla="+- 0 5786 5775"/>
                              <a:gd name="T5" fmla="*/ T4 w 50"/>
                              <a:gd name="T6" fmla="+- 0 486 486"/>
                              <a:gd name="T7" fmla="*/ 486 h 50"/>
                              <a:gd name="T8" fmla="+- 0 5775 5775"/>
                              <a:gd name="T9" fmla="*/ T8 w 50"/>
                              <a:gd name="T10" fmla="+- 0 498 486"/>
                              <a:gd name="T11" fmla="*/ 498 h 50"/>
                              <a:gd name="T12" fmla="+- 0 5775 5775"/>
                              <a:gd name="T13" fmla="*/ T12 w 50"/>
                              <a:gd name="T14" fmla="+- 0 511 486"/>
                              <a:gd name="T15" fmla="*/ 511 h 50"/>
                              <a:gd name="T16" fmla="+- 0 5775 5775"/>
                              <a:gd name="T17" fmla="*/ T16 w 50"/>
                              <a:gd name="T18" fmla="+- 0 525 486"/>
                              <a:gd name="T19" fmla="*/ 525 h 50"/>
                              <a:gd name="T20" fmla="+- 0 5786 5775"/>
                              <a:gd name="T21" fmla="*/ T20 w 50"/>
                              <a:gd name="T22" fmla="+- 0 536 486"/>
                              <a:gd name="T23" fmla="*/ 536 h 50"/>
                              <a:gd name="T24" fmla="+- 0 5813 5775"/>
                              <a:gd name="T25" fmla="*/ T24 w 50"/>
                              <a:gd name="T26" fmla="+- 0 536 486"/>
                              <a:gd name="T27" fmla="*/ 536 h 50"/>
                              <a:gd name="T28" fmla="+- 0 5825 5775"/>
                              <a:gd name="T29" fmla="*/ T28 w 50"/>
                              <a:gd name="T30" fmla="+- 0 525 486"/>
                              <a:gd name="T31" fmla="*/ 525 h 50"/>
                              <a:gd name="T32" fmla="+- 0 5825 5775"/>
                              <a:gd name="T33" fmla="*/ T32 w 50"/>
                              <a:gd name="T34" fmla="+- 0 498 486"/>
                              <a:gd name="T35" fmla="*/ 498 h 50"/>
                              <a:gd name="T36" fmla="+- 0 5813 5775"/>
                              <a:gd name="T37" fmla="*/ T36 w 50"/>
                              <a:gd name="T38" fmla="+- 0 486 486"/>
                              <a:gd name="T39" fmla="*/ 486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0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5"/>
                                </a:lnTo>
                                <a:lnTo>
                                  <a:pt x="0" y="39"/>
                                </a:lnTo>
                                <a:lnTo>
                                  <a:pt x="11" y="50"/>
                                </a:lnTo>
                                <a:lnTo>
                                  <a:pt x="38" y="50"/>
                                </a:lnTo>
                                <a:lnTo>
                                  <a:pt x="50" y="39"/>
                                </a:lnTo>
                                <a:lnTo>
                                  <a:pt x="50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6051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517"/>
                        <wps:cNvSpPr>
                          <a:spLocks/>
                        </wps:cNvSpPr>
                        <wps:spPr bwMode="auto">
                          <a:xfrm>
                            <a:off x="5774" y="486"/>
                            <a:ext cx="50" cy="50"/>
                          </a:xfrm>
                          <a:custGeom>
                            <a:avLst/>
                            <a:gdLst>
                              <a:gd name="T0" fmla="+- 0 5775 5775"/>
                              <a:gd name="T1" fmla="*/ T0 w 50"/>
                              <a:gd name="T2" fmla="+- 0 511 486"/>
                              <a:gd name="T3" fmla="*/ 511 h 50"/>
                              <a:gd name="T4" fmla="+- 0 5775 5775"/>
                              <a:gd name="T5" fmla="*/ T4 w 50"/>
                              <a:gd name="T6" fmla="+- 0 498 486"/>
                              <a:gd name="T7" fmla="*/ 498 h 50"/>
                              <a:gd name="T8" fmla="+- 0 5786 5775"/>
                              <a:gd name="T9" fmla="*/ T8 w 50"/>
                              <a:gd name="T10" fmla="+- 0 486 486"/>
                              <a:gd name="T11" fmla="*/ 486 h 50"/>
                              <a:gd name="T12" fmla="+- 0 5800 5775"/>
                              <a:gd name="T13" fmla="*/ T12 w 50"/>
                              <a:gd name="T14" fmla="+- 0 486 486"/>
                              <a:gd name="T15" fmla="*/ 486 h 50"/>
                              <a:gd name="T16" fmla="+- 0 5813 5775"/>
                              <a:gd name="T17" fmla="*/ T16 w 50"/>
                              <a:gd name="T18" fmla="+- 0 486 486"/>
                              <a:gd name="T19" fmla="*/ 486 h 50"/>
                              <a:gd name="T20" fmla="+- 0 5825 5775"/>
                              <a:gd name="T21" fmla="*/ T20 w 50"/>
                              <a:gd name="T22" fmla="+- 0 498 486"/>
                              <a:gd name="T23" fmla="*/ 498 h 50"/>
                              <a:gd name="T24" fmla="+- 0 5825 5775"/>
                              <a:gd name="T25" fmla="*/ T24 w 50"/>
                              <a:gd name="T26" fmla="+- 0 511 486"/>
                              <a:gd name="T27" fmla="*/ 511 h 50"/>
                              <a:gd name="T28" fmla="+- 0 5825 5775"/>
                              <a:gd name="T29" fmla="*/ T28 w 50"/>
                              <a:gd name="T30" fmla="+- 0 525 486"/>
                              <a:gd name="T31" fmla="*/ 525 h 50"/>
                              <a:gd name="T32" fmla="+- 0 5813 5775"/>
                              <a:gd name="T33" fmla="*/ T32 w 50"/>
                              <a:gd name="T34" fmla="+- 0 536 486"/>
                              <a:gd name="T35" fmla="*/ 536 h 50"/>
                              <a:gd name="T36" fmla="+- 0 5800 5775"/>
                              <a:gd name="T37" fmla="*/ T36 w 50"/>
                              <a:gd name="T38" fmla="+- 0 536 486"/>
                              <a:gd name="T39" fmla="*/ 536 h 50"/>
                              <a:gd name="T40" fmla="+- 0 5786 5775"/>
                              <a:gd name="T41" fmla="*/ T40 w 50"/>
                              <a:gd name="T42" fmla="+- 0 536 486"/>
                              <a:gd name="T43" fmla="*/ 536 h 50"/>
                              <a:gd name="T44" fmla="+- 0 5775 5775"/>
                              <a:gd name="T45" fmla="*/ T44 w 50"/>
                              <a:gd name="T46" fmla="+- 0 525 486"/>
                              <a:gd name="T47" fmla="*/ 525 h 50"/>
                              <a:gd name="T48" fmla="+- 0 5775 5775"/>
                              <a:gd name="T49" fmla="*/ T48 w 50"/>
                              <a:gd name="T50" fmla="+- 0 511 486"/>
                              <a:gd name="T51" fmla="*/ 511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0" h="50">
                                <a:moveTo>
                                  <a:pt x="0" y="25"/>
                                </a:moveTo>
                                <a:lnTo>
                                  <a:pt x="0" y="12"/>
                                </a:lnTo>
                                <a:lnTo>
                                  <a:pt x="11" y="0"/>
                                </a:lnTo>
                                <a:lnTo>
                                  <a:pt x="25" y="0"/>
                                </a:lnTo>
                                <a:lnTo>
                                  <a:pt x="38" y="0"/>
                                </a:lnTo>
                                <a:lnTo>
                                  <a:pt x="50" y="12"/>
                                </a:lnTo>
                                <a:lnTo>
                                  <a:pt x="50" y="25"/>
                                </a:lnTo>
                                <a:lnTo>
                                  <a:pt x="50" y="39"/>
                                </a:lnTo>
                                <a:lnTo>
                                  <a:pt x="38" y="50"/>
                                </a:lnTo>
                                <a:lnTo>
                                  <a:pt x="25" y="50"/>
                                </a:lnTo>
                                <a:lnTo>
                                  <a:pt x="11" y="50"/>
                                </a:lnTo>
                                <a:lnTo>
                                  <a:pt x="0" y="39"/>
                                </a:lnTo>
                                <a:lnTo>
                                  <a:pt x="0" y="25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06051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516"/>
                        <wps:cNvSpPr>
                          <a:spLocks/>
                        </wps:cNvSpPr>
                        <wps:spPr bwMode="auto">
                          <a:xfrm>
                            <a:off x="7095" y="991"/>
                            <a:ext cx="60" cy="60"/>
                          </a:xfrm>
                          <a:custGeom>
                            <a:avLst/>
                            <a:gdLst>
                              <a:gd name="T0" fmla="+- 0 7126 7096"/>
                              <a:gd name="T1" fmla="*/ T0 w 60"/>
                              <a:gd name="T2" fmla="+- 0 991 991"/>
                              <a:gd name="T3" fmla="*/ 991 h 60"/>
                              <a:gd name="T4" fmla="+- 0 7114 7096"/>
                              <a:gd name="T5" fmla="*/ T4 w 60"/>
                              <a:gd name="T6" fmla="+- 0 993 991"/>
                              <a:gd name="T7" fmla="*/ 993 h 60"/>
                              <a:gd name="T8" fmla="+- 0 7105 7096"/>
                              <a:gd name="T9" fmla="*/ T8 w 60"/>
                              <a:gd name="T10" fmla="+- 0 1000 991"/>
                              <a:gd name="T11" fmla="*/ 1000 h 60"/>
                              <a:gd name="T12" fmla="+- 0 7098 7096"/>
                              <a:gd name="T13" fmla="*/ T12 w 60"/>
                              <a:gd name="T14" fmla="+- 0 1009 991"/>
                              <a:gd name="T15" fmla="*/ 1009 h 60"/>
                              <a:gd name="T16" fmla="+- 0 7096 7096"/>
                              <a:gd name="T17" fmla="*/ T16 w 60"/>
                              <a:gd name="T18" fmla="+- 0 1021 991"/>
                              <a:gd name="T19" fmla="*/ 1021 h 60"/>
                              <a:gd name="T20" fmla="+- 0 7098 7096"/>
                              <a:gd name="T21" fmla="*/ T20 w 60"/>
                              <a:gd name="T22" fmla="+- 0 1032 991"/>
                              <a:gd name="T23" fmla="*/ 1032 h 60"/>
                              <a:gd name="T24" fmla="+- 0 7105 7096"/>
                              <a:gd name="T25" fmla="*/ T24 w 60"/>
                              <a:gd name="T26" fmla="+- 0 1042 991"/>
                              <a:gd name="T27" fmla="*/ 1042 h 60"/>
                              <a:gd name="T28" fmla="+- 0 7114 7096"/>
                              <a:gd name="T29" fmla="*/ T28 w 60"/>
                              <a:gd name="T30" fmla="+- 0 1048 991"/>
                              <a:gd name="T31" fmla="*/ 1048 h 60"/>
                              <a:gd name="T32" fmla="+- 0 7126 7096"/>
                              <a:gd name="T33" fmla="*/ T32 w 60"/>
                              <a:gd name="T34" fmla="+- 0 1051 991"/>
                              <a:gd name="T35" fmla="*/ 1051 h 60"/>
                              <a:gd name="T36" fmla="+- 0 7137 7096"/>
                              <a:gd name="T37" fmla="*/ T36 w 60"/>
                              <a:gd name="T38" fmla="+- 0 1048 991"/>
                              <a:gd name="T39" fmla="*/ 1048 h 60"/>
                              <a:gd name="T40" fmla="+- 0 7147 7096"/>
                              <a:gd name="T41" fmla="*/ T40 w 60"/>
                              <a:gd name="T42" fmla="+- 0 1042 991"/>
                              <a:gd name="T43" fmla="*/ 1042 h 60"/>
                              <a:gd name="T44" fmla="+- 0 7153 7096"/>
                              <a:gd name="T45" fmla="*/ T44 w 60"/>
                              <a:gd name="T46" fmla="+- 0 1032 991"/>
                              <a:gd name="T47" fmla="*/ 1032 h 60"/>
                              <a:gd name="T48" fmla="+- 0 7155 7096"/>
                              <a:gd name="T49" fmla="*/ T48 w 60"/>
                              <a:gd name="T50" fmla="+- 0 1021 991"/>
                              <a:gd name="T51" fmla="*/ 1021 h 60"/>
                              <a:gd name="T52" fmla="+- 0 7153 7096"/>
                              <a:gd name="T53" fmla="*/ T52 w 60"/>
                              <a:gd name="T54" fmla="+- 0 1009 991"/>
                              <a:gd name="T55" fmla="*/ 1009 h 60"/>
                              <a:gd name="T56" fmla="+- 0 7147 7096"/>
                              <a:gd name="T57" fmla="*/ T56 w 60"/>
                              <a:gd name="T58" fmla="+- 0 1000 991"/>
                              <a:gd name="T59" fmla="*/ 1000 h 60"/>
                              <a:gd name="T60" fmla="+- 0 7137 7096"/>
                              <a:gd name="T61" fmla="*/ T60 w 60"/>
                              <a:gd name="T62" fmla="+- 0 993 991"/>
                              <a:gd name="T63" fmla="*/ 993 h 60"/>
                              <a:gd name="T64" fmla="+- 0 7126 7096"/>
                              <a:gd name="T65" fmla="*/ T64 w 60"/>
                              <a:gd name="T66" fmla="+- 0 991 991"/>
                              <a:gd name="T67" fmla="*/ 99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1" y="57"/>
                                </a:lnTo>
                                <a:lnTo>
                                  <a:pt x="51" y="51"/>
                                </a:lnTo>
                                <a:lnTo>
                                  <a:pt x="57" y="41"/>
                                </a:lnTo>
                                <a:lnTo>
                                  <a:pt x="59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0C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515"/>
                        <wps:cNvSpPr>
                          <a:spLocks/>
                        </wps:cNvSpPr>
                        <wps:spPr bwMode="auto">
                          <a:xfrm>
                            <a:off x="7095" y="991"/>
                            <a:ext cx="60" cy="60"/>
                          </a:xfrm>
                          <a:custGeom>
                            <a:avLst/>
                            <a:gdLst>
                              <a:gd name="T0" fmla="+- 0 7096 7096"/>
                              <a:gd name="T1" fmla="*/ T0 w 60"/>
                              <a:gd name="T2" fmla="+- 0 1021 991"/>
                              <a:gd name="T3" fmla="*/ 1021 h 60"/>
                              <a:gd name="T4" fmla="+- 0 7098 7096"/>
                              <a:gd name="T5" fmla="*/ T4 w 60"/>
                              <a:gd name="T6" fmla="+- 0 1009 991"/>
                              <a:gd name="T7" fmla="*/ 1009 h 60"/>
                              <a:gd name="T8" fmla="+- 0 7105 7096"/>
                              <a:gd name="T9" fmla="*/ T8 w 60"/>
                              <a:gd name="T10" fmla="+- 0 1000 991"/>
                              <a:gd name="T11" fmla="*/ 1000 h 60"/>
                              <a:gd name="T12" fmla="+- 0 7114 7096"/>
                              <a:gd name="T13" fmla="*/ T12 w 60"/>
                              <a:gd name="T14" fmla="+- 0 993 991"/>
                              <a:gd name="T15" fmla="*/ 993 h 60"/>
                              <a:gd name="T16" fmla="+- 0 7126 7096"/>
                              <a:gd name="T17" fmla="*/ T16 w 60"/>
                              <a:gd name="T18" fmla="+- 0 991 991"/>
                              <a:gd name="T19" fmla="*/ 991 h 60"/>
                              <a:gd name="T20" fmla="+- 0 7137 7096"/>
                              <a:gd name="T21" fmla="*/ T20 w 60"/>
                              <a:gd name="T22" fmla="+- 0 993 991"/>
                              <a:gd name="T23" fmla="*/ 993 h 60"/>
                              <a:gd name="T24" fmla="+- 0 7147 7096"/>
                              <a:gd name="T25" fmla="*/ T24 w 60"/>
                              <a:gd name="T26" fmla="+- 0 1000 991"/>
                              <a:gd name="T27" fmla="*/ 1000 h 60"/>
                              <a:gd name="T28" fmla="+- 0 7153 7096"/>
                              <a:gd name="T29" fmla="*/ T28 w 60"/>
                              <a:gd name="T30" fmla="+- 0 1009 991"/>
                              <a:gd name="T31" fmla="*/ 1009 h 60"/>
                              <a:gd name="T32" fmla="+- 0 7155 7096"/>
                              <a:gd name="T33" fmla="*/ T32 w 60"/>
                              <a:gd name="T34" fmla="+- 0 1021 991"/>
                              <a:gd name="T35" fmla="*/ 1021 h 60"/>
                              <a:gd name="T36" fmla="+- 0 7153 7096"/>
                              <a:gd name="T37" fmla="*/ T36 w 60"/>
                              <a:gd name="T38" fmla="+- 0 1032 991"/>
                              <a:gd name="T39" fmla="*/ 1032 h 60"/>
                              <a:gd name="T40" fmla="+- 0 7147 7096"/>
                              <a:gd name="T41" fmla="*/ T40 w 60"/>
                              <a:gd name="T42" fmla="+- 0 1042 991"/>
                              <a:gd name="T43" fmla="*/ 1042 h 60"/>
                              <a:gd name="T44" fmla="+- 0 7137 7096"/>
                              <a:gd name="T45" fmla="*/ T44 w 60"/>
                              <a:gd name="T46" fmla="+- 0 1048 991"/>
                              <a:gd name="T47" fmla="*/ 1048 h 60"/>
                              <a:gd name="T48" fmla="+- 0 7126 7096"/>
                              <a:gd name="T49" fmla="*/ T48 w 60"/>
                              <a:gd name="T50" fmla="+- 0 1051 991"/>
                              <a:gd name="T51" fmla="*/ 1051 h 60"/>
                              <a:gd name="T52" fmla="+- 0 7114 7096"/>
                              <a:gd name="T53" fmla="*/ T52 w 60"/>
                              <a:gd name="T54" fmla="+- 0 1048 991"/>
                              <a:gd name="T55" fmla="*/ 1048 h 60"/>
                              <a:gd name="T56" fmla="+- 0 7105 7096"/>
                              <a:gd name="T57" fmla="*/ T56 w 60"/>
                              <a:gd name="T58" fmla="+- 0 1042 991"/>
                              <a:gd name="T59" fmla="*/ 1042 h 60"/>
                              <a:gd name="T60" fmla="+- 0 7098 7096"/>
                              <a:gd name="T61" fmla="*/ T60 w 60"/>
                              <a:gd name="T62" fmla="+- 0 1032 991"/>
                              <a:gd name="T63" fmla="*/ 1032 h 60"/>
                              <a:gd name="T64" fmla="+- 0 7096 7096"/>
                              <a:gd name="T65" fmla="*/ T64 w 60"/>
                              <a:gd name="T66" fmla="+- 0 1021 991"/>
                              <a:gd name="T67" fmla="*/ 102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7" y="18"/>
                                </a:lnTo>
                                <a:lnTo>
                                  <a:pt x="59" y="30"/>
                                </a:lnTo>
                                <a:lnTo>
                                  <a:pt x="57" y="41"/>
                                </a:lnTo>
                                <a:lnTo>
                                  <a:pt x="51" y="51"/>
                                </a:lnTo>
                                <a:lnTo>
                                  <a:pt x="41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110C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514"/>
                        <wps:cNvSpPr>
                          <a:spLocks/>
                        </wps:cNvSpPr>
                        <wps:spPr bwMode="auto">
                          <a:xfrm>
                            <a:off x="6896" y="890"/>
                            <a:ext cx="57" cy="57"/>
                          </a:xfrm>
                          <a:custGeom>
                            <a:avLst/>
                            <a:gdLst>
                              <a:gd name="T0" fmla="+- 0 6925 6897"/>
                              <a:gd name="T1" fmla="*/ T0 w 57"/>
                              <a:gd name="T2" fmla="+- 0 890 890"/>
                              <a:gd name="T3" fmla="*/ 890 h 57"/>
                              <a:gd name="T4" fmla="+- 0 6910 6897"/>
                              <a:gd name="T5" fmla="*/ T4 w 57"/>
                              <a:gd name="T6" fmla="+- 0 890 890"/>
                              <a:gd name="T7" fmla="*/ 890 h 57"/>
                              <a:gd name="T8" fmla="+- 0 6897 6897"/>
                              <a:gd name="T9" fmla="*/ T8 w 57"/>
                              <a:gd name="T10" fmla="+- 0 903 890"/>
                              <a:gd name="T11" fmla="*/ 903 h 57"/>
                              <a:gd name="T12" fmla="+- 0 6897 6897"/>
                              <a:gd name="T13" fmla="*/ T12 w 57"/>
                              <a:gd name="T14" fmla="+- 0 918 890"/>
                              <a:gd name="T15" fmla="*/ 918 h 57"/>
                              <a:gd name="T16" fmla="+- 0 6899 6897"/>
                              <a:gd name="T17" fmla="*/ T16 w 57"/>
                              <a:gd name="T18" fmla="+- 0 930 890"/>
                              <a:gd name="T19" fmla="*/ 930 h 57"/>
                              <a:gd name="T20" fmla="+- 0 6905 6897"/>
                              <a:gd name="T21" fmla="*/ T20 w 57"/>
                              <a:gd name="T22" fmla="+- 0 939 890"/>
                              <a:gd name="T23" fmla="*/ 939 h 57"/>
                              <a:gd name="T24" fmla="+- 0 6914 6897"/>
                              <a:gd name="T25" fmla="*/ T24 w 57"/>
                              <a:gd name="T26" fmla="+- 0 945 890"/>
                              <a:gd name="T27" fmla="*/ 945 h 57"/>
                              <a:gd name="T28" fmla="+- 0 6925 6897"/>
                              <a:gd name="T29" fmla="*/ T28 w 57"/>
                              <a:gd name="T30" fmla="+- 0 947 890"/>
                              <a:gd name="T31" fmla="*/ 947 h 57"/>
                              <a:gd name="T32" fmla="+- 0 6936 6897"/>
                              <a:gd name="T33" fmla="*/ T32 w 57"/>
                              <a:gd name="T34" fmla="+- 0 945 890"/>
                              <a:gd name="T35" fmla="*/ 945 h 57"/>
                              <a:gd name="T36" fmla="+- 0 6945 6897"/>
                              <a:gd name="T37" fmla="*/ T36 w 57"/>
                              <a:gd name="T38" fmla="+- 0 939 890"/>
                              <a:gd name="T39" fmla="*/ 939 h 57"/>
                              <a:gd name="T40" fmla="+- 0 6951 6897"/>
                              <a:gd name="T41" fmla="*/ T40 w 57"/>
                              <a:gd name="T42" fmla="+- 0 930 890"/>
                              <a:gd name="T43" fmla="*/ 930 h 57"/>
                              <a:gd name="T44" fmla="+- 0 6953 6897"/>
                              <a:gd name="T45" fmla="*/ T44 w 57"/>
                              <a:gd name="T46" fmla="+- 0 918 890"/>
                              <a:gd name="T47" fmla="*/ 918 h 57"/>
                              <a:gd name="T48" fmla="+- 0 6951 6897"/>
                              <a:gd name="T49" fmla="*/ T48 w 57"/>
                              <a:gd name="T50" fmla="+- 0 908 890"/>
                              <a:gd name="T51" fmla="*/ 908 h 57"/>
                              <a:gd name="T52" fmla="+- 0 6945 6897"/>
                              <a:gd name="T53" fmla="*/ T52 w 57"/>
                              <a:gd name="T54" fmla="+- 0 899 890"/>
                              <a:gd name="T55" fmla="*/ 899 h 57"/>
                              <a:gd name="T56" fmla="+- 0 6936 6897"/>
                              <a:gd name="T57" fmla="*/ T56 w 57"/>
                              <a:gd name="T58" fmla="+- 0 892 890"/>
                              <a:gd name="T59" fmla="*/ 892 h 57"/>
                              <a:gd name="T60" fmla="+- 0 6925 6897"/>
                              <a:gd name="T61" fmla="*/ T60 w 57"/>
                              <a:gd name="T62" fmla="+- 0 890 890"/>
                              <a:gd name="T63" fmla="*/ 890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7" h="57">
                                <a:moveTo>
                                  <a:pt x="28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7"/>
                                </a:lnTo>
                                <a:lnTo>
                                  <a:pt x="39" y="55"/>
                                </a:lnTo>
                                <a:lnTo>
                                  <a:pt x="48" y="49"/>
                                </a:lnTo>
                                <a:lnTo>
                                  <a:pt x="54" y="40"/>
                                </a:lnTo>
                                <a:lnTo>
                                  <a:pt x="56" y="28"/>
                                </a:lnTo>
                                <a:lnTo>
                                  <a:pt x="54" y="18"/>
                                </a:lnTo>
                                <a:lnTo>
                                  <a:pt x="48" y="9"/>
                                </a:lnTo>
                                <a:lnTo>
                                  <a:pt x="39" y="2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1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513"/>
                        <wps:cNvSpPr>
                          <a:spLocks/>
                        </wps:cNvSpPr>
                        <wps:spPr bwMode="auto">
                          <a:xfrm>
                            <a:off x="6896" y="890"/>
                            <a:ext cx="57" cy="57"/>
                          </a:xfrm>
                          <a:custGeom>
                            <a:avLst/>
                            <a:gdLst>
                              <a:gd name="T0" fmla="+- 0 6897 6897"/>
                              <a:gd name="T1" fmla="*/ T0 w 57"/>
                              <a:gd name="T2" fmla="+- 0 918 890"/>
                              <a:gd name="T3" fmla="*/ 918 h 57"/>
                              <a:gd name="T4" fmla="+- 0 6897 6897"/>
                              <a:gd name="T5" fmla="*/ T4 w 57"/>
                              <a:gd name="T6" fmla="+- 0 903 890"/>
                              <a:gd name="T7" fmla="*/ 903 h 57"/>
                              <a:gd name="T8" fmla="+- 0 6910 6897"/>
                              <a:gd name="T9" fmla="*/ T8 w 57"/>
                              <a:gd name="T10" fmla="+- 0 890 890"/>
                              <a:gd name="T11" fmla="*/ 890 h 57"/>
                              <a:gd name="T12" fmla="+- 0 6925 6897"/>
                              <a:gd name="T13" fmla="*/ T12 w 57"/>
                              <a:gd name="T14" fmla="+- 0 890 890"/>
                              <a:gd name="T15" fmla="*/ 890 h 57"/>
                              <a:gd name="T16" fmla="+- 0 6936 6897"/>
                              <a:gd name="T17" fmla="*/ T16 w 57"/>
                              <a:gd name="T18" fmla="+- 0 892 890"/>
                              <a:gd name="T19" fmla="*/ 892 h 57"/>
                              <a:gd name="T20" fmla="+- 0 6945 6897"/>
                              <a:gd name="T21" fmla="*/ T20 w 57"/>
                              <a:gd name="T22" fmla="+- 0 899 890"/>
                              <a:gd name="T23" fmla="*/ 899 h 57"/>
                              <a:gd name="T24" fmla="+- 0 6951 6897"/>
                              <a:gd name="T25" fmla="*/ T24 w 57"/>
                              <a:gd name="T26" fmla="+- 0 908 890"/>
                              <a:gd name="T27" fmla="*/ 908 h 57"/>
                              <a:gd name="T28" fmla="+- 0 6953 6897"/>
                              <a:gd name="T29" fmla="*/ T28 w 57"/>
                              <a:gd name="T30" fmla="+- 0 918 890"/>
                              <a:gd name="T31" fmla="*/ 918 h 57"/>
                              <a:gd name="T32" fmla="+- 0 6951 6897"/>
                              <a:gd name="T33" fmla="*/ T32 w 57"/>
                              <a:gd name="T34" fmla="+- 0 930 890"/>
                              <a:gd name="T35" fmla="*/ 930 h 57"/>
                              <a:gd name="T36" fmla="+- 0 6945 6897"/>
                              <a:gd name="T37" fmla="*/ T36 w 57"/>
                              <a:gd name="T38" fmla="+- 0 939 890"/>
                              <a:gd name="T39" fmla="*/ 939 h 57"/>
                              <a:gd name="T40" fmla="+- 0 6936 6897"/>
                              <a:gd name="T41" fmla="*/ T40 w 57"/>
                              <a:gd name="T42" fmla="+- 0 945 890"/>
                              <a:gd name="T43" fmla="*/ 945 h 57"/>
                              <a:gd name="T44" fmla="+- 0 6925 6897"/>
                              <a:gd name="T45" fmla="*/ T44 w 57"/>
                              <a:gd name="T46" fmla="+- 0 947 890"/>
                              <a:gd name="T47" fmla="*/ 947 h 57"/>
                              <a:gd name="T48" fmla="+- 0 6914 6897"/>
                              <a:gd name="T49" fmla="*/ T48 w 57"/>
                              <a:gd name="T50" fmla="+- 0 945 890"/>
                              <a:gd name="T51" fmla="*/ 945 h 57"/>
                              <a:gd name="T52" fmla="+- 0 6905 6897"/>
                              <a:gd name="T53" fmla="*/ T52 w 57"/>
                              <a:gd name="T54" fmla="+- 0 939 890"/>
                              <a:gd name="T55" fmla="*/ 939 h 57"/>
                              <a:gd name="T56" fmla="+- 0 6899 6897"/>
                              <a:gd name="T57" fmla="*/ T56 w 57"/>
                              <a:gd name="T58" fmla="+- 0 930 890"/>
                              <a:gd name="T59" fmla="*/ 930 h 57"/>
                              <a:gd name="T60" fmla="+- 0 6897 6897"/>
                              <a:gd name="T61" fmla="*/ T60 w 57"/>
                              <a:gd name="T62" fmla="+- 0 918 890"/>
                              <a:gd name="T63" fmla="*/ 918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7" h="57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3" y="0"/>
                                </a:lnTo>
                                <a:lnTo>
                                  <a:pt x="28" y="0"/>
                                </a:lnTo>
                                <a:lnTo>
                                  <a:pt x="39" y="2"/>
                                </a:lnTo>
                                <a:lnTo>
                                  <a:pt x="48" y="9"/>
                                </a:lnTo>
                                <a:lnTo>
                                  <a:pt x="54" y="18"/>
                                </a:lnTo>
                                <a:lnTo>
                                  <a:pt x="56" y="28"/>
                                </a:lnTo>
                                <a:lnTo>
                                  <a:pt x="54" y="40"/>
                                </a:lnTo>
                                <a:lnTo>
                                  <a:pt x="48" y="49"/>
                                </a:lnTo>
                                <a:lnTo>
                                  <a:pt x="39" y="55"/>
                                </a:lnTo>
                                <a:lnTo>
                                  <a:pt x="28" y="57"/>
                                </a:lnTo>
                                <a:lnTo>
                                  <a:pt x="17" y="55"/>
                                </a:lnTo>
                                <a:lnTo>
                                  <a:pt x="8" y="49"/>
                                </a:lnTo>
                                <a:lnTo>
                                  <a:pt x="2" y="40"/>
                                </a:ln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1E11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512"/>
                        <wps:cNvSpPr>
                          <a:spLocks/>
                        </wps:cNvSpPr>
                        <wps:spPr bwMode="auto">
                          <a:xfrm>
                            <a:off x="6084" y="182"/>
                            <a:ext cx="45" cy="45"/>
                          </a:xfrm>
                          <a:custGeom>
                            <a:avLst/>
                            <a:gdLst>
                              <a:gd name="T0" fmla="+- 0 6119 6085"/>
                              <a:gd name="T1" fmla="*/ T0 w 45"/>
                              <a:gd name="T2" fmla="+- 0 182 182"/>
                              <a:gd name="T3" fmla="*/ 182 h 45"/>
                              <a:gd name="T4" fmla="+- 0 6095 6085"/>
                              <a:gd name="T5" fmla="*/ T4 w 45"/>
                              <a:gd name="T6" fmla="+- 0 182 182"/>
                              <a:gd name="T7" fmla="*/ 182 h 45"/>
                              <a:gd name="T8" fmla="+- 0 6085 6085"/>
                              <a:gd name="T9" fmla="*/ T8 w 45"/>
                              <a:gd name="T10" fmla="+- 0 192 182"/>
                              <a:gd name="T11" fmla="*/ 192 h 45"/>
                              <a:gd name="T12" fmla="+- 0 6085 6085"/>
                              <a:gd name="T13" fmla="*/ T12 w 45"/>
                              <a:gd name="T14" fmla="+- 0 205 182"/>
                              <a:gd name="T15" fmla="*/ 205 h 45"/>
                              <a:gd name="T16" fmla="+- 0 6085 6085"/>
                              <a:gd name="T17" fmla="*/ T16 w 45"/>
                              <a:gd name="T18" fmla="+- 0 217 182"/>
                              <a:gd name="T19" fmla="*/ 217 h 45"/>
                              <a:gd name="T20" fmla="+- 0 6095 6085"/>
                              <a:gd name="T21" fmla="*/ T20 w 45"/>
                              <a:gd name="T22" fmla="+- 0 227 182"/>
                              <a:gd name="T23" fmla="*/ 227 h 45"/>
                              <a:gd name="T24" fmla="+- 0 6119 6085"/>
                              <a:gd name="T25" fmla="*/ T24 w 45"/>
                              <a:gd name="T26" fmla="+- 0 227 182"/>
                              <a:gd name="T27" fmla="*/ 227 h 45"/>
                              <a:gd name="T28" fmla="+- 0 6130 6085"/>
                              <a:gd name="T29" fmla="*/ T28 w 45"/>
                              <a:gd name="T30" fmla="+- 0 217 182"/>
                              <a:gd name="T31" fmla="*/ 217 h 45"/>
                              <a:gd name="T32" fmla="+- 0 6130 6085"/>
                              <a:gd name="T33" fmla="*/ T32 w 45"/>
                              <a:gd name="T34" fmla="+- 0 192 182"/>
                              <a:gd name="T35" fmla="*/ 192 h 45"/>
                              <a:gd name="T36" fmla="+- 0 6119 6085"/>
                              <a:gd name="T37" fmla="*/ T36 w 45"/>
                              <a:gd name="T38" fmla="+- 0 182 182"/>
                              <a:gd name="T39" fmla="*/ 1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34" y="45"/>
                                </a:lnTo>
                                <a:lnTo>
                                  <a:pt x="45" y="35"/>
                                </a:lnTo>
                                <a:lnTo>
                                  <a:pt x="45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11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511"/>
                        <wps:cNvSpPr>
                          <a:spLocks/>
                        </wps:cNvSpPr>
                        <wps:spPr bwMode="auto">
                          <a:xfrm>
                            <a:off x="6084" y="182"/>
                            <a:ext cx="45" cy="45"/>
                          </a:xfrm>
                          <a:custGeom>
                            <a:avLst/>
                            <a:gdLst>
                              <a:gd name="T0" fmla="+- 0 6085 6085"/>
                              <a:gd name="T1" fmla="*/ T0 w 45"/>
                              <a:gd name="T2" fmla="+- 0 205 182"/>
                              <a:gd name="T3" fmla="*/ 205 h 45"/>
                              <a:gd name="T4" fmla="+- 0 6085 6085"/>
                              <a:gd name="T5" fmla="*/ T4 w 45"/>
                              <a:gd name="T6" fmla="+- 0 192 182"/>
                              <a:gd name="T7" fmla="*/ 192 h 45"/>
                              <a:gd name="T8" fmla="+- 0 6095 6085"/>
                              <a:gd name="T9" fmla="*/ T8 w 45"/>
                              <a:gd name="T10" fmla="+- 0 182 182"/>
                              <a:gd name="T11" fmla="*/ 182 h 45"/>
                              <a:gd name="T12" fmla="+- 0 6107 6085"/>
                              <a:gd name="T13" fmla="*/ T12 w 45"/>
                              <a:gd name="T14" fmla="+- 0 182 182"/>
                              <a:gd name="T15" fmla="*/ 182 h 45"/>
                              <a:gd name="T16" fmla="+- 0 6119 6085"/>
                              <a:gd name="T17" fmla="*/ T16 w 45"/>
                              <a:gd name="T18" fmla="+- 0 182 182"/>
                              <a:gd name="T19" fmla="*/ 182 h 45"/>
                              <a:gd name="T20" fmla="+- 0 6130 6085"/>
                              <a:gd name="T21" fmla="*/ T20 w 45"/>
                              <a:gd name="T22" fmla="+- 0 192 182"/>
                              <a:gd name="T23" fmla="*/ 192 h 45"/>
                              <a:gd name="T24" fmla="+- 0 6130 6085"/>
                              <a:gd name="T25" fmla="*/ T24 w 45"/>
                              <a:gd name="T26" fmla="+- 0 205 182"/>
                              <a:gd name="T27" fmla="*/ 205 h 45"/>
                              <a:gd name="T28" fmla="+- 0 6130 6085"/>
                              <a:gd name="T29" fmla="*/ T28 w 45"/>
                              <a:gd name="T30" fmla="+- 0 217 182"/>
                              <a:gd name="T31" fmla="*/ 217 h 45"/>
                              <a:gd name="T32" fmla="+- 0 6119 6085"/>
                              <a:gd name="T33" fmla="*/ T32 w 45"/>
                              <a:gd name="T34" fmla="+- 0 227 182"/>
                              <a:gd name="T35" fmla="*/ 227 h 45"/>
                              <a:gd name="T36" fmla="+- 0 6107 6085"/>
                              <a:gd name="T37" fmla="*/ T36 w 45"/>
                              <a:gd name="T38" fmla="+- 0 227 182"/>
                              <a:gd name="T39" fmla="*/ 227 h 45"/>
                              <a:gd name="T40" fmla="+- 0 6095 6085"/>
                              <a:gd name="T41" fmla="*/ T40 w 45"/>
                              <a:gd name="T42" fmla="+- 0 227 182"/>
                              <a:gd name="T43" fmla="*/ 227 h 45"/>
                              <a:gd name="T44" fmla="+- 0 6085 6085"/>
                              <a:gd name="T45" fmla="*/ T44 w 45"/>
                              <a:gd name="T46" fmla="+- 0 217 182"/>
                              <a:gd name="T47" fmla="*/ 217 h 45"/>
                              <a:gd name="T48" fmla="+- 0 6085 6085"/>
                              <a:gd name="T49" fmla="*/ T48 w 45"/>
                              <a:gd name="T50" fmla="+- 0 205 182"/>
                              <a:gd name="T51" fmla="*/ 20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5" y="10"/>
                                </a:lnTo>
                                <a:lnTo>
                                  <a:pt x="45" y="23"/>
                                </a:lnTo>
                                <a:lnTo>
                                  <a:pt x="45" y="35"/>
                                </a:lnTo>
                                <a:lnTo>
                                  <a:pt x="34" y="45"/>
                                </a:lnTo>
                                <a:lnTo>
                                  <a:pt x="22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3011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510"/>
                        <wps:cNvSpPr>
                          <a:spLocks/>
                        </wps:cNvSpPr>
                        <wps:spPr bwMode="auto">
                          <a:xfrm>
                            <a:off x="6084" y="278"/>
                            <a:ext cx="47" cy="47"/>
                          </a:xfrm>
                          <a:custGeom>
                            <a:avLst/>
                            <a:gdLst>
                              <a:gd name="T0" fmla="+- 0 6120 6084"/>
                              <a:gd name="T1" fmla="*/ T0 w 47"/>
                              <a:gd name="T2" fmla="+- 0 279 279"/>
                              <a:gd name="T3" fmla="*/ 279 h 47"/>
                              <a:gd name="T4" fmla="+- 0 6094 6084"/>
                              <a:gd name="T5" fmla="*/ T4 w 47"/>
                              <a:gd name="T6" fmla="+- 0 279 279"/>
                              <a:gd name="T7" fmla="*/ 279 h 47"/>
                              <a:gd name="T8" fmla="+- 0 6084 6084"/>
                              <a:gd name="T9" fmla="*/ T8 w 47"/>
                              <a:gd name="T10" fmla="+- 0 289 279"/>
                              <a:gd name="T11" fmla="*/ 289 h 47"/>
                              <a:gd name="T12" fmla="+- 0 6084 6084"/>
                              <a:gd name="T13" fmla="*/ T12 w 47"/>
                              <a:gd name="T14" fmla="+- 0 302 279"/>
                              <a:gd name="T15" fmla="*/ 302 h 47"/>
                              <a:gd name="T16" fmla="+- 0 6084 6084"/>
                              <a:gd name="T17" fmla="*/ T16 w 47"/>
                              <a:gd name="T18" fmla="+- 0 314 279"/>
                              <a:gd name="T19" fmla="*/ 314 h 47"/>
                              <a:gd name="T20" fmla="+- 0 6094 6084"/>
                              <a:gd name="T21" fmla="*/ T20 w 47"/>
                              <a:gd name="T22" fmla="+- 0 325 279"/>
                              <a:gd name="T23" fmla="*/ 325 h 47"/>
                              <a:gd name="T24" fmla="+- 0 6120 6084"/>
                              <a:gd name="T25" fmla="*/ T24 w 47"/>
                              <a:gd name="T26" fmla="+- 0 325 279"/>
                              <a:gd name="T27" fmla="*/ 325 h 47"/>
                              <a:gd name="T28" fmla="+- 0 6130 6084"/>
                              <a:gd name="T29" fmla="*/ T28 w 47"/>
                              <a:gd name="T30" fmla="+- 0 314 279"/>
                              <a:gd name="T31" fmla="*/ 314 h 47"/>
                              <a:gd name="T32" fmla="+- 0 6130 6084"/>
                              <a:gd name="T33" fmla="*/ T32 w 47"/>
                              <a:gd name="T34" fmla="+- 0 289 279"/>
                              <a:gd name="T35" fmla="*/ 289 h 47"/>
                              <a:gd name="T36" fmla="+- 0 6120 6084"/>
                              <a:gd name="T37" fmla="*/ T36 w 47"/>
                              <a:gd name="T38" fmla="+- 0 279 279"/>
                              <a:gd name="T39" fmla="*/ 279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5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0F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509"/>
                        <wps:cNvSpPr>
                          <a:spLocks/>
                        </wps:cNvSpPr>
                        <wps:spPr bwMode="auto">
                          <a:xfrm>
                            <a:off x="6084" y="278"/>
                            <a:ext cx="47" cy="47"/>
                          </a:xfrm>
                          <a:custGeom>
                            <a:avLst/>
                            <a:gdLst>
                              <a:gd name="T0" fmla="+- 0 6084 6084"/>
                              <a:gd name="T1" fmla="*/ T0 w 47"/>
                              <a:gd name="T2" fmla="+- 0 302 279"/>
                              <a:gd name="T3" fmla="*/ 302 h 47"/>
                              <a:gd name="T4" fmla="+- 0 6084 6084"/>
                              <a:gd name="T5" fmla="*/ T4 w 47"/>
                              <a:gd name="T6" fmla="+- 0 289 279"/>
                              <a:gd name="T7" fmla="*/ 289 h 47"/>
                              <a:gd name="T8" fmla="+- 0 6094 6084"/>
                              <a:gd name="T9" fmla="*/ T8 w 47"/>
                              <a:gd name="T10" fmla="+- 0 279 279"/>
                              <a:gd name="T11" fmla="*/ 279 h 47"/>
                              <a:gd name="T12" fmla="+- 0 6107 6084"/>
                              <a:gd name="T13" fmla="*/ T12 w 47"/>
                              <a:gd name="T14" fmla="+- 0 279 279"/>
                              <a:gd name="T15" fmla="*/ 279 h 47"/>
                              <a:gd name="T16" fmla="+- 0 6120 6084"/>
                              <a:gd name="T17" fmla="*/ T16 w 47"/>
                              <a:gd name="T18" fmla="+- 0 279 279"/>
                              <a:gd name="T19" fmla="*/ 279 h 47"/>
                              <a:gd name="T20" fmla="+- 0 6130 6084"/>
                              <a:gd name="T21" fmla="*/ T20 w 47"/>
                              <a:gd name="T22" fmla="+- 0 289 279"/>
                              <a:gd name="T23" fmla="*/ 289 h 47"/>
                              <a:gd name="T24" fmla="+- 0 6130 6084"/>
                              <a:gd name="T25" fmla="*/ T24 w 47"/>
                              <a:gd name="T26" fmla="+- 0 302 279"/>
                              <a:gd name="T27" fmla="*/ 302 h 47"/>
                              <a:gd name="T28" fmla="+- 0 6130 6084"/>
                              <a:gd name="T29" fmla="*/ T28 w 47"/>
                              <a:gd name="T30" fmla="+- 0 314 279"/>
                              <a:gd name="T31" fmla="*/ 314 h 47"/>
                              <a:gd name="T32" fmla="+- 0 6120 6084"/>
                              <a:gd name="T33" fmla="*/ T32 w 47"/>
                              <a:gd name="T34" fmla="+- 0 325 279"/>
                              <a:gd name="T35" fmla="*/ 325 h 47"/>
                              <a:gd name="T36" fmla="+- 0 6107 6084"/>
                              <a:gd name="T37" fmla="*/ T36 w 47"/>
                              <a:gd name="T38" fmla="+- 0 325 279"/>
                              <a:gd name="T39" fmla="*/ 325 h 47"/>
                              <a:gd name="T40" fmla="+- 0 6094 6084"/>
                              <a:gd name="T41" fmla="*/ T40 w 47"/>
                              <a:gd name="T42" fmla="+- 0 325 279"/>
                              <a:gd name="T43" fmla="*/ 325 h 47"/>
                              <a:gd name="T44" fmla="+- 0 6084 6084"/>
                              <a:gd name="T45" fmla="*/ T44 w 47"/>
                              <a:gd name="T46" fmla="+- 0 314 279"/>
                              <a:gd name="T47" fmla="*/ 314 h 47"/>
                              <a:gd name="T48" fmla="+- 0 6084 6084"/>
                              <a:gd name="T49" fmla="*/ T48 w 47"/>
                              <a:gd name="T50" fmla="+- 0 302 279"/>
                              <a:gd name="T51" fmla="*/ 302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6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lnTo>
                                  <a:pt x="46" y="35"/>
                                </a:lnTo>
                                <a:lnTo>
                                  <a:pt x="36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430F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508"/>
                        <wps:cNvSpPr>
                          <a:spLocks/>
                        </wps:cNvSpPr>
                        <wps:spPr bwMode="auto">
                          <a:xfrm>
                            <a:off x="6590" y="786"/>
                            <a:ext cx="57" cy="57"/>
                          </a:xfrm>
                          <a:custGeom>
                            <a:avLst/>
                            <a:gdLst>
                              <a:gd name="T0" fmla="+- 0 6634 6590"/>
                              <a:gd name="T1" fmla="*/ T0 w 57"/>
                              <a:gd name="T2" fmla="+- 0 786 786"/>
                              <a:gd name="T3" fmla="*/ 786 h 57"/>
                              <a:gd name="T4" fmla="+- 0 6603 6590"/>
                              <a:gd name="T5" fmla="*/ T4 w 57"/>
                              <a:gd name="T6" fmla="+- 0 786 786"/>
                              <a:gd name="T7" fmla="*/ 786 h 57"/>
                              <a:gd name="T8" fmla="+- 0 6590 6590"/>
                              <a:gd name="T9" fmla="*/ T8 w 57"/>
                              <a:gd name="T10" fmla="+- 0 799 786"/>
                              <a:gd name="T11" fmla="*/ 799 h 57"/>
                              <a:gd name="T12" fmla="+- 0 6590 6590"/>
                              <a:gd name="T13" fmla="*/ T12 w 57"/>
                              <a:gd name="T14" fmla="+- 0 815 786"/>
                              <a:gd name="T15" fmla="*/ 815 h 57"/>
                              <a:gd name="T16" fmla="+- 0 6590 6590"/>
                              <a:gd name="T17" fmla="*/ T16 w 57"/>
                              <a:gd name="T18" fmla="+- 0 830 786"/>
                              <a:gd name="T19" fmla="*/ 830 h 57"/>
                              <a:gd name="T20" fmla="+- 0 6603 6590"/>
                              <a:gd name="T21" fmla="*/ T20 w 57"/>
                              <a:gd name="T22" fmla="+- 0 843 786"/>
                              <a:gd name="T23" fmla="*/ 843 h 57"/>
                              <a:gd name="T24" fmla="+- 0 6634 6590"/>
                              <a:gd name="T25" fmla="*/ T24 w 57"/>
                              <a:gd name="T26" fmla="+- 0 843 786"/>
                              <a:gd name="T27" fmla="*/ 843 h 57"/>
                              <a:gd name="T28" fmla="+- 0 6646 6590"/>
                              <a:gd name="T29" fmla="*/ T28 w 57"/>
                              <a:gd name="T30" fmla="+- 0 830 786"/>
                              <a:gd name="T31" fmla="*/ 830 h 57"/>
                              <a:gd name="T32" fmla="+- 0 6646 6590"/>
                              <a:gd name="T33" fmla="*/ T32 w 57"/>
                              <a:gd name="T34" fmla="+- 0 799 786"/>
                              <a:gd name="T35" fmla="*/ 799 h 57"/>
                              <a:gd name="T36" fmla="+- 0 6634 6590"/>
                              <a:gd name="T37" fmla="*/ T36 w 57"/>
                              <a:gd name="T38" fmla="+- 0 786 786"/>
                              <a:gd name="T39" fmla="*/ 786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7" h="57">
                                <a:moveTo>
                                  <a:pt x="44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9"/>
                                </a:lnTo>
                                <a:lnTo>
                                  <a:pt x="0" y="44"/>
                                </a:lnTo>
                                <a:lnTo>
                                  <a:pt x="13" y="57"/>
                                </a:lnTo>
                                <a:lnTo>
                                  <a:pt x="44" y="57"/>
                                </a:lnTo>
                                <a:lnTo>
                                  <a:pt x="56" y="44"/>
                                </a:lnTo>
                                <a:lnTo>
                                  <a:pt x="56" y="13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13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reeform 507"/>
                        <wps:cNvSpPr>
                          <a:spLocks/>
                        </wps:cNvSpPr>
                        <wps:spPr bwMode="auto">
                          <a:xfrm>
                            <a:off x="6590" y="786"/>
                            <a:ext cx="57" cy="57"/>
                          </a:xfrm>
                          <a:custGeom>
                            <a:avLst/>
                            <a:gdLst>
                              <a:gd name="T0" fmla="+- 0 6590 6590"/>
                              <a:gd name="T1" fmla="*/ T0 w 57"/>
                              <a:gd name="T2" fmla="+- 0 815 786"/>
                              <a:gd name="T3" fmla="*/ 815 h 57"/>
                              <a:gd name="T4" fmla="+- 0 6590 6590"/>
                              <a:gd name="T5" fmla="*/ T4 w 57"/>
                              <a:gd name="T6" fmla="+- 0 799 786"/>
                              <a:gd name="T7" fmla="*/ 799 h 57"/>
                              <a:gd name="T8" fmla="+- 0 6603 6590"/>
                              <a:gd name="T9" fmla="*/ T8 w 57"/>
                              <a:gd name="T10" fmla="+- 0 786 786"/>
                              <a:gd name="T11" fmla="*/ 786 h 57"/>
                              <a:gd name="T12" fmla="+- 0 6618 6590"/>
                              <a:gd name="T13" fmla="*/ T12 w 57"/>
                              <a:gd name="T14" fmla="+- 0 786 786"/>
                              <a:gd name="T15" fmla="*/ 786 h 57"/>
                              <a:gd name="T16" fmla="+- 0 6634 6590"/>
                              <a:gd name="T17" fmla="*/ T16 w 57"/>
                              <a:gd name="T18" fmla="+- 0 786 786"/>
                              <a:gd name="T19" fmla="*/ 786 h 57"/>
                              <a:gd name="T20" fmla="+- 0 6646 6590"/>
                              <a:gd name="T21" fmla="*/ T20 w 57"/>
                              <a:gd name="T22" fmla="+- 0 799 786"/>
                              <a:gd name="T23" fmla="*/ 799 h 57"/>
                              <a:gd name="T24" fmla="+- 0 6646 6590"/>
                              <a:gd name="T25" fmla="*/ T24 w 57"/>
                              <a:gd name="T26" fmla="+- 0 815 786"/>
                              <a:gd name="T27" fmla="*/ 815 h 57"/>
                              <a:gd name="T28" fmla="+- 0 6646 6590"/>
                              <a:gd name="T29" fmla="*/ T28 w 57"/>
                              <a:gd name="T30" fmla="+- 0 830 786"/>
                              <a:gd name="T31" fmla="*/ 830 h 57"/>
                              <a:gd name="T32" fmla="+- 0 6634 6590"/>
                              <a:gd name="T33" fmla="*/ T32 w 57"/>
                              <a:gd name="T34" fmla="+- 0 843 786"/>
                              <a:gd name="T35" fmla="*/ 843 h 57"/>
                              <a:gd name="T36" fmla="+- 0 6618 6590"/>
                              <a:gd name="T37" fmla="*/ T36 w 57"/>
                              <a:gd name="T38" fmla="+- 0 843 786"/>
                              <a:gd name="T39" fmla="*/ 843 h 57"/>
                              <a:gd name="T40" fmla="+- 0 6603 6590"/>
                              <a:gd name="T41" fmla="*/ T40 w 57"/>
                              <a:gd name="T42" fmla="+- 0 843 786"/>
                              <a:gd name="T43" fmla="*/ 843 h 57"/>
                              <a:gd name="T44" fmla="+- 0 6590 6590"/>
                              <a:gd name="T45" fmla="*/ T44 w 57"/>
                              <a:gd name="T46" fmla="+- 0 830 786"/>
                              <a:gd name="T47" fmla="*/ 830 h 57"/>
                              <a:gd name="T48" fmla="+- 0 6590 6590"/>
                              <a:gd name="T49" fmla="*/ T48 w 57"/>
                              <a:gd name="T50" fmla="+- 0 815 786"/>
                              <a:gd name="T51" fmla="*/ 815 h 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7" h="57">
                                <a:moveTo>
                                  <a:pt x="0" y="29"/>
                                </a:moveTo>
                                <a:lnTo>
                                  <a:pt x="0" y="13"/>
                                </a:lnTo>
                                <a:lnTo>
                                  <a:pt x="13" y="0"/>
                                </a:lnTo>
                                <a:lnTo>
                                  <a:pt x="28" y="0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56" y="29"/>
                                </a:lnTo>
                                <a:lnTo>
                                  <a:pt x="56" y="44"/>
                                </a:lnTo>
                                <a:lnTo>
                                  <a:pt x="44" y="57"/>
                                </a:lnTo>
                                <a:lnTo>
                                  <a:pt x="28" y="57"/>
                                </a:lnTo>
                                <a:lnTo>
                                  <a:pt x="13" y="57"/>
                                </a:lnTo>
                                <a:lnTo>
                                  <a:pt x="0" y="44"/>
                                </a:lnTo>
                                <a:lnTo>
                                  <a:pt x="0" y="29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5513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506"/>
                        <wps:cNvSpPr>
                          <a:spLocks/>
                        </wps:cNvSpPr>
                        <wps:spPr bwMode="auto">
                          <a:xfrm>
                            <a:off x="6489" y="688"/>
                            <a:ext cx="56" cy="56"/>
                          </a:xfrm>
                          <a:custGeom>
                            <a:avLst/>
                            <a:gdLst>
                              <a:gd name="T0" fmla="+- 0 6532 6489"/>
                              <a:gd name="T1" fmla="*/ T0 w 56"/>
                              <a:gd name="T2" fmla="+- 0 689 689"/>
                              <a:gd name="T3" fmla="*/ 689 h 56"/>
                              <a:gd name="T4" fmla="+- 0 6501 6489"/>
                              <a:gd name="T5" fmla="*/ T4 w 56"/>
                              <a:gd name="T6" fmla="+- 0 689 689"/>
                              <a:gd name="T7" fmla="*/ 689 h 56"/>
                              <a:gd name="T8" fmla="+- 0 6489 6489"/>
                              <a:gd name="T9" fmla="*/ T8 w 56"/>
                              <a:gd name="T10" fmla="+- 0 701 689"/>
                              <a:gd name="T11" fmla="*/ 701 h 56"/>
                              <a:gd name="T12" fmla="+- 0 6489 6489"/>
                              <a:gd name="T13" fmla="*/ T12 w 56"/>
                              <a:gd name="T14" fmla="+- 0 716 689"/>
                              <a:gd name="T15" fmla="*/ 716 h 56"/>
                              <a:gd name="T16" fmla="+- 0 6489 6489"/>
                              <a:gd name="T17" fmla="*/ T16 w 56"/>
                              <a:gd name="T18" fmla="+- 0 731 689"/>
                              <a:gd name="T19" fmla="*/ 731 h 56"/>
                              <a:gd name="T20" fmla="+- 0 6501 6489"/>
                              <a:gd name="T21" fmla="*/ T20 w 56"/>
                              <a:gd name="T22" fmla="+- 0 744 689"/>
                              <a:gd name="T23" fmla="*/ 744 h 56"/>
                              <a:gd name="T24" fmla="+- 0 6532 6489"/>
                              <a:gd name="T25" fmla="*/ T24 w 56"/>
                              <a:gd name="T26" fmla="+- 0 744 689"/>
                              <a:gd name="T27" fmla="*/ 744 h 56"/>
                              <a:gd name="T28" fmla="+- 0 6544 6489"/>
                              <a:gd name="T29" fmla="*/ T28 w 56"/>
                              <a:gd name="T30" fmla="+- 0 731 689"/>
                              <a:gd name="T31" fmla="*/ 731 h 56"/>
                              <a:gd name="T32" fmla="+- 0 6544 6489"/>
                              <a:gd name="T33" fmla="*/ T32 w 56"/>
                              <a:gd name="T34" fmla="+- 0 701 689"/>
                              <a:gd name="T35" fmla="*/ 701 h 56"/>
                              <a:gd name="T36" fmla="+- 0 6532 6489"/>
                              <a:gd name="T37" fmla="*/ T36 w 56"/>
                              <a:gd name="T38" fmla="+- 0 689 689"/>
                              <a:gd name="T39" fmla="*/ 68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2"/>
                                </a:lnTo>
                                <a:lnTo>
                                  <a:pt x="12" y="55"/>
                                </a:lnTo>
                                <a:lnTo>
                                  <a:pt x="43" y="55"/>
                                </a:lnTo>
                                <a:lnTo>
                                  <a:pt x="55" y="42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1A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505"/>
                        <wps:cNvSpPr>
                          <a:spLocks/>
                        </wps:cNvSpPr>
                        <wps:spPr bwMode="auto">
                          <a:xfrm>
                            <a:off x="6489" y="688"/>
                            <a:ext cx="56" cy="56"/>
                          </a:xfrm>
                          <a:custGeom>
                            <a:avLst/>
                            <a:gdLst>
                              <a:gd name="T0" fmla="+- 0 6489 6489"/>
                              <a:gd name="T1" fmla="*/ T0 w 56"/>
                              <a:gd name="T2" fmla="+- 0 716 689"/>
                              <a:gd name="T3" fmla="*/ 716 h 56"/>
                              <a:gd name="T4" fmla="+- 0 6489 6489"/>
                              <a:gd name="T5" fmla="*/ T4 w 56"/>
                              <a:gd name="T6" fmla="+- 0 701 689"/>
                              <a:gd name="T7" fmla="*/ 701 h 56"/>
                              <a:gd name="T8" fmla="+- 0 6501 6489"/>
                              <a:gd name="T9" fmla="*/ T8 w 56"/>
                              <a:gd name="T10" fmla="+- 0 689 689"/>
                              <a:gd name="T11" fmla="*/ 689 h 56"/>
                              <a:gd name="T12" fmla="+- 0 6517 6489"/>
                              <a:gd name="T13" fmla="*/ T12 w 56"/>
                              <a:gd name="T14" fmla="+- 0 689 689"/>
                              <a:gd name="T15" fmla="*/ 689 h 56"/>
                              <a:gd name="T16" fmla="+- 0 6532 6489"/>
                              <a:gd name="T17" fmla="*/ T16 w 56"/>
                              <a:gd name="T18" fmla="+- 0 689 689"/>
                              <a:gd name="T19" fmla="*/ 689 h 56"/>
                              <a:gd name="T20" fmla="+- 0 6544 6489"/>
                              <a:gd name="T21" fmla="*/ T20 w 56"/>
                              <a:gd name="T22" fmla="+- 0 701 689"/>
                              <a:gd name="T23" fmla="*/ 701 h 56"/>
                              <a:gd name="T24" fmla="+- 0 6544 6489"/>
                              <a:gd name="T25" fmla="*/ T24 w 56"/>
                              <a:gd name="T26" fmla="+- 0 716 689"/>
                              <a:gd name="T27" fmla="*/ 716 h 56"/>
                              <a:gd name="T28" fmla="+- 0 6544 6489"/>
                              <a:gd name="T29" fmla="*/ T28 w 56"/>
                              <a:gd name="T30" fmla="+- 0 731 689"/>
                              <a:gd name="T31" fmla="*/ 731 h 56"/>
                              <a:gd name="T32" fmla="+- 0 6532 6489"/>
                              <a:gd name="T33" fmla="*/ T32 w 56"/>
                              <a:gd name="T34" fmla="+- 0 744 689"/>
                              <a:gd name="T35" fmla="*/ 744 h 56"/>
                              <a:gd name="T36" fmla="+- 0 6517 6489"/>
                              <a:gd name="T37" fmla="*/ T36 w 56"/>
                              <a:gd name="T38" fmla="+- 0 744 689"/>
                              <a:gd name="T39" fmla="*/ 744 h 56"/>
                              <a:gd name="T40" fmla="+- 0 6501 6489"/>
                              <a:gd name="T41" fmla="*/ T40 w 56"/>
                              <a:gd name="T42" fmla="+- 0 744 689"/>
                              <a:gd name="T43" fmla="*/ 744 h 56"/>
                              <a:gd name="T44" fmla="+- 0 6489 6489"/>
                              <a:gd name="T45" fmla="*/ T44 w 56"/>
                              <a:gd name="T46" fmla="+- 0 731 689"/>
                              <a:gd name="T47" fmla="*/ 731 h 56"/>
                              <a:gd name="T48" fmla="+- 0 6489 6489"/>
                              <a:gd name="T49" fmla="*/ T48 w 56"/>
                              <a:gd name="T50" fmla="+- 0 716 689"/>
                              <a:gd name="T51" fmla="*/ 71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8" y="0"/>
                                </a:lnTo>
                                <a:lnTo>
                                  <a:pt x="43" y="0"/>
                                </a:lnTo>
                                <a:lnTo>
                                  <a:pt x="55" y="12"/>
                                </a:lnTo>
                                <a:lnTo>
                                  <a:pt x="55" y="27"/>
                                </a:lnTo>
                                <a:lnTo>
                                  <a:pt x="55" y="42"/>
                                </a:lnTo>
                                <a:lnTo>
                                  <a:pt x="43" y="55"/>
                                </a:lnTo>
                                <a:lnTo>
                                  <a:pt x="28" y="55"/>
                                </a:lnTo>
                                <a:lnTo>
                                  <a:pt x="12" y="55"/>
                                </a:lnTo>
                                <a:lnTo>
                                  <a:pt x="0" y="42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661A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504"/>
                        <wps:cNvSpPr>
                          <a:spLocks/>
                        </wps:cNvSpPr>
                        <wps:spPr bwMode="auto">
                          <a:xfrm>
                            <a:off x="6084" y="387"/>
                            <a:ext cx="46" cy="46"/>
                          </a:xfrm>
                          <a:custGeom>
                            <a:avLst/>
                            <a:gdLst>
                              <a:gd name="T0" fmla="+- 0 6120 6084"/>
                              <a:gd name="T1" fmla="*/ T0 w 46"/>
                              <a:gd name="T2" fmla="+- 0 387 387"/>
                              <a:gd name="T3" fmla="*/ 387 h 46"/>
                              <a:gd name="T4" fmla="+- 0 6095 6084"/>
                              <a:gd name="T5" fmla="*/ T4 w 46"/>
                              <a:gd name="T6" fmla="+- 0 387 387"/>
                              <a:gd name="T7" fmla="*/ 387 h 46"/>
                              <a:gd name="T8" fmla="+- 0 6084 6084"/>
                              <a:gd name="T9" fmla="*/ T8 w 46"/>
                              <a:gd name="T10" fmla="+- 0 397 387"/>
                              <a:gd name="T11" fmla="*/ 397 h 46"/>
                              <a:gd name="T12" fmla="+- 0 6084 6084"/>
                              <a:gd name="T13" fmla="*/ T12 w 46"/>
                              <a:gd name="T14" fmla="+- 0 410 387"/>
                              <a:gd name="T15" fmla="*/ 410 h 46"/>
                              <a:gd name="T16" fmla="+- 0 6084 6084"/>
                              <a:gd name="T17" fmla="*/ T16 w 46"/>
                              <a:gd name="T18" fmla="+- 0 423 387"/>
                              <a:gd name="T19" fmla="*/ 423 h 46"/>
                              <a:gd name="T20" fmla="+- 0 6095 6084"/>
                              <a:gd name="T21" fmla="*/ T20 w 46"/>
                              <a:gd name="T22" fmla="+- 0 433 387"/>
                              <a:gd name="T23" fmla="*/ 433 h 46"/>
                              <a:gd name="T24" fmla="+- 0 6120 6084"/>
                              <a:gd name="T25" fmla="*/ T24 w 46"/>
                              <a:gd name="T26" fmla="+- 0 433 387"/>
                              <a:gd name="T27" fmla="*/ 433 h 46"/>
                              <a:gd name="T28" fmla="+- 0 6130 6084"/>
                              <a:gd name="T29" fmla="*/ T28 w 46"/>
                              <a:gd name="T30" fmla="+- 0 423 387"/>
                              <a:gd name="T31" fmla="*/ 423 h 46"/>
                              <a:gd name="T32" fmla="+- 0 6130 6084"/>
                              <a:gd name="T33" fmla="*/ T32 w 46"/>
                              <a:gd name="T34" fmla="+- 0 397 387"/>
                              <a:gd name="T35" fmla="*/ 397 h 46"/>
                              <a:gd name="T36" fmla="+- 0 6120 6084"/>
                              <a:gd name="T37" fmla="*/ T36 w 46"/>
                              <a:gd name="T38" fmla="+- 0 387 387"/>
                              <a:gd name="T39" fmla="*/ 38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1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22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503"/>
                        <wps:cNvSpPr>
                          <a:spLocks/>
                        </wps:cNvSpPr>
                        <wps:spPr bwMode="auto">
                          <a:xfrm>
                            <a:off x="6084" y="387"/>
                            <a:ext cx="46" cy="46"/>
                          </a:xfrm>
                          <a:custGeom>
                            <a:avLst/>
                            <a:gdLst>
                              <a:gd name="T0" fmla="+- 0 6084 6084"/>
                              <a:gd name="T1" fmla="*/ T0 w 46"/>
                              <a:gd name="T2" fmla="+- 0 410 387"/>
                              <a:gd name="T3" fmla="*/ 410 h 46"/>
                              <a:gd name="T4" fmla="+- 0 6084 6084"/>
                              <a:gd name="T5" fmla="*/ T4 w 46"/>
                              <a:gd name="T6" fmla="+- 0 397 387"/>
                              <a:gd name="T7" fmla="*/ 397 h 46"/>
                              <a:gd name="T8" fmla="+- 0 6095 6084"/>
                              <a:gd name="T9" fmla="*/ T8 w 46"/>
                              <a:gd name="T10" fmla="+- 0 387 387"/>
                              <a:gd name="T11" fmla="*/ 387 h 46"/>
                              <a:gd name="T12" fmla="+- 0 6107 6084"/>
                              <a:gd name="T13" fmla="*/ T12 w 46"/>
                              <a:gd name="T14" fmla="+- 0 387 387"/>
                              <a:gd name="T15" fmla="*/ 387 h 46"/>
                              <a:gd name="T16" fmla="+- 0 6120 6084"/>
                              <a:gd name="T17" fmla="*/ T16 w 46"/>
                              <a:gd name="T18" fmla="+- 0 387 387"/>
                              <a:gd name="T19" fmla="*/ 387 h 46"/>
                              <a:gd name="T20" fmla="+- 0 6130 6084"/>
                              <a:gd name="T21" fmla="*/ T20 w 46"/>
                              <a:gd name="T22" fmla="+- 0 397 387"/>
                              <a:gd name="T23" fmla="*/ 397 h 46"/>
                              <a:gd name="T24" fmla="+- 0 6130 6084"/>
                              <a:gd name="T25" fmla="*/ T24 w 46"/>
                              <a:gd name="T26" fmla="+- 0 410 387"/>
                              <a:gd name="T27" fmla="*/ 410 h 46"/>
                              <a:gd name="T28" fmla="+- 0 6130 6084"/>
                              <a:gd name="T29" fmla="*/ T28 w 46"/>
                              <a:gd name="T30" fmla="+- 0 423 387"/>
                              <a:gd name="T31" fmla="*/ 423 h 46"/>
                              <a:gd name="T32" fmla="+- 0 6120 6084"/>
                              <a:gd name="T33" fmla="*/ T32 w 46"/>
                              <a:gd name="T34" fmla="+- 0 433 387"/>
                              <a:gd name="T35" fmla="*/ 433 h 46"/>
                              <a:gd name="T36" fmla="+- 0 6107 6084"/>
                              <a:gd name="T37" fmla="*/ T36 w 46"/>
                              <a:gd name="T38" fmla="+- 0 433 387"/>
                              <a:gd name="T39" fmla="*/ 433 h 46"/>
                              <a:gd name="T40" fmla="+- 0 6095 6084"/>
                              <a:gd name="T41" fmla="*/ T40 w 46"/>
                              <a:gd name="T42" fmla="+- 0 433 387"/>
                              <a:gd name="T43" fmla="*/ 433 h 46"/>
                              <a:gd name="T44" fmla="+- 0 6084 6084"/>
                              <a:gd name="T45" fmla="*/ T44 w 46"/>
                              <a:gd name="T46" fmla="+- 0 423 387"/>
                              <a:gd name="T47" fmla="*/ 423 h 46"/>
                              <a:gd name="T48" fmla="+- 0 6084 6084"/>
                              <a:gd name="T49" fmla="*/ T48 w 46"/>
                              <a:gd name="T50" fmla="+- 0 410 387"/>
                              <a:gd name="T51" fmla="*/ 410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23" y="0"/>
                                </a:lnTo>
                                <a:lnTo>
                                  <a:pt x="36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lnTo>
                                  <a:pt x="46" y="36"/>
                                </a:lnTo>
                                <a:lnTo>
                                  <a:pt x="36" y="46"/>
                                </a:lnTo>
                                <a:lnTo>
                                  <a:pt x="23" y="46"/>
                                </a:lnTo>
                                <a:lnTo>
                                  <a:pt x="11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7722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502"/>
                        <wps:cNvSpPr>
                          <a:spLocks/>
                        </wps:cNvSpPr>
                        <wps:spPr bwMode="auto">
                          <a:xfrm>
                            <a:off x="5880" y="486"/>
                            <a:ext cx="50" cy="50"/>
                          </a:xfrm>
                          <a:custGeom>
                            <a:avLst/>
                            <a:gdLst>
                              <a:gd name="T0" fmla="+- 0 5919 5881"/>
                              <a:gd name="T1" fmla="*/ T0 w 50"/>
                              <a:gd name="T2" fmla="+- 0 486 486"/>
                              <a:gd name="T3" fmla="*/ 486 h 50"/>
                              <a:gd name="T4" fmla="+- 0 5892 5881"/>
                              <a:gd name="T5" fmla="*/ T4 w 50"/>
                              <a:gd name="T6" fmla="+- 0 486 486"/>
                              <a:gd name="T7" fmla="*/ 486 h 50"/>
                              <a:gd name="T8" fmla="+- 0 5881 5881"/>
                              <a:gd name="T9" fmla="*/ T8 w 50"/>
                              <a:gd name="T10" fmla="+- 0 498 486"/>
                              <a:gd name="T11" fmla="*/ 498 h 50"/>
                              <a:gd name="T12" fmla="+- 0 5881 5881"/>
                              <a:gd name="T13" fmla="*/ T12 w 50"/>
                              <a:gd name="T14" fmla="+- 0 511 486"/>
                              <a:gd name="T15" fmla="*/ 511 h 50"/>
                              <a:gd name="T16" fmla="+- 0 5881 5881"/>
                              <a:gd name="T17" fmla="*/ T16 w 50"/>
                              <a:gd name="T18" fmla="+- 0 525 486"/>
                              <a:gd name="T19" fmla="*/ 525 h 50"/>
                              <a:gd name="T20" fmla="+- 0 5892 5881"/>
                              <a:gd name="T21" fmla="*/ T20 w 50"/>
                              <a:gd name="T22" fmla="+- 0 536 486"/>
                              <a:gd name="T23" fmla="*/ 536 h 50"/>
                              <a:gd name="T24" fmla="+- 0 5919 5881"/>
                              <a:gd name="T25" fmla="*/ T24 w 50"/>
                              <a:gd name="T26" fmla="+- 0 536 486"/>
                              <a:gd name="T27" fmla="*/ 536 h 50"/>
                              <a:gd name="T28" fmla="+- 0 5931 5881"/>
                              <a:gd name="T29" fmla="*/ T28 w 50"/>
                              <a:gd name="T30" fmla="+- 0 525 486"/>
                              <a:gd name="T31" fmla="*/ 525 h 50"/>
                              <a:gd name="T32" fmla="+- 0 5931 5881"/>
                              <a:gd name="T33" fmla="*/ T32 w 50"/>
                              <a:gd name="T34" fmla="+- 0 498 486"/>
                              <a:gd name="T35" fmla="*/ 498 h 50"/>
                              <a:gd name="T36" fmla="+- 0 5919 5881"/>
                              <a:gd name="T37" fmla="*/ T36 w 50"/>
                              <a:gd name="T38" fmla="+- 0 486 486"/>
                              <a:gd name="T39" fmla="*/ 486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0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5"/>
                                </a:lnTo>
                                <a:lnTo>
                                  <a:pt x="0" y="39"/>
                                </a:lnTo>
                                <a:lnTo>
                                  <a:pt x="11" y="50"/>
                                </a:lnTo>
                                <a:lnTo>
                                  <a:pt x="38" y="50"/>
                                </a:lnTo>
                                <a:lnTo>
                                  <a:pt x="50" y="39"/>
                                </a:lnTo>
                                <a:lnTo>
                                  <a:pt x="50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28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501"/>
                        <wps:cNvSpPr>
                          <a:spLocks/>
                        </wps:cNvSpPr>
                        <wps:spPr bwMode="auto">
                          <a:xfrm>
                            <a:off x="5880" y="486"/>
                            <a:ext cx="50" cy="50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50"/>
                              <a:gd name="T2" fmla="+- 0 511 486"/>
                              <a:gd name="T3" fmla="*/ 511 h 50"/>
                              <a:gd name="T4" fmla="+- 0 5881 5881"/>
                              <a:gd name="T5" fmla="*/ T4 w 50"/>
                              <a:gd name="T6" fmla="+- 0 498 486"/>
                              <a:gd name="T7" fmla="*/ 498 h 50"/>
                              <a:gd name="T8" fmla="+- 0 5892 5881"/>
                              <a:gd name="T9" fmla="*/ T8 w 50"/>
                              <a:gd name="T10" fmla="+- 0 486 486"/>
                              <a:gd name="T11" fmla="*/ 486 h 50"/>
                              <a:gd name="T12" fmla="+- 0 5906 5881"/>
                              <a:gd name="T13" fmla="*/ T12 w 50"/>
                              <a:gd name="T14" fmla="+- 0 486 486"/>
                              <a:gd name="T15" fmla="*/ 486 h 50"/>
                              <a:gd name="T16" fmla="+- 0 5919 5881"/>
                              <a:gd name="T17" fmla="*/ T16 w 50"/>
                              <a:gd name="T18" fmla="+- 0 486 486"/>
                              <a:gd name="T19" fmla="*/ 486 h 50"/>
                              <a:gd name="T20" fmla="+- 0 5931 5881"/>
                              <a:gd name="T21" fmla="*/ T20 w 50"/>
                              <a:gd name="T22" fmla="+- 0 498 486"/>
                              <a:gd name="T23" fmla="*/ 498 h 50"/>
                              <a:gd name="T24" fmla="+- 0 5931 5881"/>
                              <a:gd name="T25" fmla="*/ T24 w 50"/>
                              <a:gd name="T26" fmla="+- 0 511 486"/>
                              <a:gd name="T27" fmla="*/ 511 h 50"/>
                              <a:gd name="T28" fmla="+- 0 5931 5881"/>
                              <a:gd name="T29" fmla="*/ T28 w 50"/>
                              <a:gd name="T30" fmla="+- 0 525 486"/>
                              <a:gd name="T31" fmla="*/ 525 h 50"/>
                              <a:gd name="T32" fmla="+- 0 5919 5881"/>
                              <a:gd name="T33" fmla="*/ T32 w 50"/>
                              <a:gd name="T34" fmla="+- 0 536 486"/>
                              <a:gd name="T35" fmla="*/ 536 h 50"/>
                              <a:gd name="T36" fmla="+- 0 5906 5881"/>
                              <a:gd name="T37" fmla="*/ T36 w 50"/>
                              <a:gd name="T38" fmla="+- 0 536 486"/>
                              <a:gd name="T39" fmla="*/ 536 h 50"/>
                              <a:gd name="T40" fmla="+- 0 5892 5881"/>
                              <a:gd name="T41" fmla="*/ T40 w 50"/>
                              <a:gd name="T42" fmla="+- 0 536 486"/>
                              <a:gd name="T43" fmla="*/ 536 h 50"/>
                              <a:gd name="T44" fmla="+- 0 5881 5881"/>
                              <a:gd name="T45" fmla="*/ T44 w 50"/>
                              <a:gd name="T46" fmla="+- 0 525 486"/>
                              <a:gd name="T47" fmla="*/ 525 h 50"/>
                              <a:gd name="T48" fmla="+- 0 5881 5881"/>
                              <a:gd name="T49" fmla="*/ T48 w 50"/>
                              <a:gd name="T50" fmla="+- 0 511 486"/>
                              <a:gd name="T51" fmla="*/ 511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0" h="50">
                                <a:moveTo>
                                  <a:pt x="0" y="25"/>
                                </a:moveTo>
                                <a:lnTo>
                                  <a:pt x="0" y="12"/>
                                </a:lnTo>
                                <a:lnTo>
                                  <a:pt x="11" y="0"/>
                                </a:lnTo>
                                <a:lnTo>
                                  <a:pt x="25" y="0"/>
                                </a:lnTo>
                                <a:lnTo>
                                  <a:pt x="38" y="0"/>
                                </a:lnTo>
                                <a:lnTo>
                                  <a:pt x="50" y="12"/>
                                </a:lnTo>
                                <a:lnTo>
                                  <a:pt x="50" y="25"/>
                                </a:lnTo>
                                <a:lnTo>
                                  <a:pt x="50" y="39"/>
                                </a:lnTo>
                                <a:lnTo>
                                  <a:pt x="38" y="50"/>
                                </a:lnTo>
                                <a:lnTo>
                                  <a:pt x="25" y="50"/>
                                </a:lnTo>
                                <a:lnTo>
                                  <a:pt x="11" y="50"/>
                                </a:lnTo>
                                <a:lnTo>
                                  <a:pt x="0" y="39"/>
                                </a:lnTo>
                                <a:lnTo>
                                  <a:pt x="0" y="25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8928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500"/>
                        <wps:cNvSpPr>
                          <a:spLocks/>
                        </wps:cNvSpPr>
                        <wps:spPr bwMode="auto">
                          <a:xfrm>
                            <a:off x="6690" y="785"/>
                            <a:ext cx="56" cy="56"/>
                          </a:xfrm>
                          <a:custGeom>
                            <a:avLst/>
                            <a:gdLst>
                              <a:gd name="T0" fmla="+- 0 6734 6691"/>
                              <a:gd name="T1" fmla="*/ T0 w 56"/>
                              <a:gd name="T2" fmla="+- 0 786 786"/>
                              <a:gd name="T3" fmla="*/ 786 h 56"/>
                              <a:gd name="T4" fmla="+- 0 6703 6691"/>
                              <a:gd name="T5" fmla="*/ T4 w 56"/>
                              <a:gd name="T6" fmla="+- 0 786 786"/>
                              <a:gd name="T7" fmla="*/ 786 h 56"/>
                              <a:gd name="T8" fmla="+- 0 6691 6691"/>
                              <a:gd name="T9" fmla="*/ T8 w 56"/>
                              <a:gd name="T10" fmla="+- 0 798 786"/>
                              <a:gd name="T11" fmla="*/ 798 h 56"/>
                              <a:gd name="T12" fmla="+- 0 6691 6691"/>
                              <a:gd name="T13" fmla="*/ T12 w 56"/>
                              <a:gd name="T14" fmla="+- 0 814 786"/>
                              <a:gd name="T15" fmla="*/ 814 h 56"/>
                              <a:gd name="T16" fmla="+- 0 6691 6691"/>
                              <a:gd name="T17" fmla="*/ T16 w 56"/>
                              <a:gd name="T18" fmla="+- 0 829 786"/>
                              <a:gd name="T19" fmla="*/ 829 h 56"/>
                              <a:gd name="T20" fmla="+- 0 6703 6691"/>
                              <a:gd name="T21" fmla="*/ T20 w 56"/>
                              <a:gd name="T22" fmla="+- 0 841 786"/>
                              <a:gd name="T23" fmla="*/ 841 h 56"/>
                              <a:gd name="T24" fmla="+- 0 6734 6691"/>
                              <a:gd name="T25" fmla="*/ T24 w 56"/>
                              <a:gd name="T26" fmla="+- 0 841 786"/>
                              <a:gd name="T27" fmla="*/ 841 h 56"/>
                              <a:gd name="T28" fmla="+- 0 6746 6691"/>
                              <a:gd name="T29" fmla="*/ T28 w 56"/>
                              <a:gd name="T30" fmla="+- 0 829 786"/>
                              <a:gd name="T31" fmla="*/ 829 h 56"/>
                              <a:gd name="T32" fmla="+- 0 6746 6691"/>
                              <a:gd name="T33" fmla="*/ T32 w 56"/>
                              <a:gd name="T34" fmla="+- 0 798 786"/>
                              <a:gd name="T35" fmla="*/ 798 h 56"/>
                              <a:gd name="T36" fmla="+- 0 6734 6691"/>
                              <a:gd name="T37" fmla="*/ T36 w 56"/>
                              <a:gd name="T38" fmla="+- 0 786 786"/>
                              <a:gd name="T39" fmla="*/ 78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8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3" y="55"/>
                                </a:lnTo>
                                <a:lnTo>
                                  <a:pt x="55" y="43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2E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499"/>
                        <wps:cNvSpPr>
                          <a:spLocks/>
                        </wps:cNvSpPr>
                        <wps:spPr bwMode="auto">
                          <a:xfrm>
                            <a:off x="6690" y="785"/>
                            <a:ext cx="56" cy="56"/>
                          </a:xfrm>
                          <a:custGeom>
                            <a:avLst/>
                            <a:gdLst>
                              <a:gd name="T0" fmla="+- 0 6691 6691"/>
                              <a:gd name="T1" fmla="*/ T0 w 56"/>
                              <a:gd name="T2" fmla="+- 0 814 786"/>
                              <a:gd name="T3" fmla="*/ 814 h 56"/>
                              <a:gd name="T4" fmla="+- 0 6691 6691"/>
                              <a:gd name="T5" fmla="*/ T4 w 56"/>
                              <a:gd name="T6" fmla="+- 0 798 786"/>
                              <a:gd name="T7" fmla="*/ 798 h 56"/>
                              <a:gd name="T8" fmla="+- 0 6703 6691"/>
                              <a:gd name="T9" fmla="*/ T8 w 56"/>
                              <a:gd name="T10" fmla="+- 0 786 786"/>
                              <a:gd name="T11" fmla="*/ 786 h 56"/>
                              <a:gd name="T12" fmla="+- 0 6718 6691"/>
                              <a:gd name="T13" fmla="*/ T12 w 56"/>
                              <a:gd name="T14" fmla="+- 0 786 786"/>
                              <a:gd name="T15" fmla="*/ 786 h 56"/>
                              <a:gd name="T16" fmla="+- 0 6734 6691"/>
                              <a:gd name="T17" fmla="*/ T16 w 56"/>
                              <a:gd name="T18" fmla="+- 0 786 786"/>
                              <a:gd name="T19" fmla="*/ 786 h 56"/>
                              <a:gd name="T20" fmla="+- 0 6746 6691"/>
                              <a:gd name="T21" fmla="*/ T20 w 56"/>
                              <a:gd name="T22" fmla="+- 0 798 786"/>
                              <a:gd name="T23" fmla="*/ 798 h 56"/>
                              <a:gd name="T24" fmla="+- 0 6746 6691"/>
                              <a:gd name="T25" fmla="*/ T24 w 56"/>
                              <a:gd name="T26" fmla="+- 0 814 786"/>
                              <a:gd name="T27" fmla="*/ 814 h 56"/>
                              <a:gd name="T28" fmla="+- 0 6746 6691"/>
                              <a:gd name="T29" fmla="*/ T28 w 56"/>
                              <a:gd name="T30" fmla="+- 0 829 786"/>
                              <a:gd name="T31" fmla="*/ 829 h 56"/>
                              <a:gd name="T32" fmla="+- 0 6734 6691"/>
                              <a:gd name="T33" fmla="*/ T32 w 56"/>
                              <a:gd name="T34" fmla="+- 0 841 786"/>
                              <a:gd name="T35" fmla="*/ 841 h 56"/>
                              <a:gd name="T36" fmla="+- 0 6718 6691"/>
                              <a:gd name="T37" fmla="*/ T36 w 56"/>
                              <a:gd name="T38" fmla="+- 0 841 786"/>
                              <a:gd name="T39" fmla="*/ 841 h 56"/>
                              <a:gd name="T40" fmla="+- 0 6703 6691"/>
                              <a:gd name="T41" fmla="*/ T40 w 56"/>
                              <a:gd name="T42" fmla="+- 0 841 786"/>
                              <a:gd name="T43" fmla="*/ 841 h 56"/>
                              <a:gd name="T44" fmla="+- 0 6691 6691"/>
                              <a:gd name="T45" fmla="*/ T44 w 56"/>
                              <a:gd name="T46" fmla="+- 0 829 786"/>
                              <a:gd name="T47" fmla="*/ 829 h 56"/>
                              <a:gd name="T48" fmla="+- 0 6691 6691"/>
                              <a:gd name="T49" fmla="*/ T48 w 56"/>
                              <a:gd name="T50" fmla="+- 0 814 786"/>
                              <a:gd name="T51" fmla="*/ 81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8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3" y="0"/>
                                </a:lnTo>
                                <a:lnTo>
                                  <a:pt x="55" y="12"/>
                                </a:lnTo>
                                <a:lnTo>
                                  <a:pt x="55" y="28"/>
                                </a:lnTo>
                                <a:lnTo>
                                  <a:pt x="55" y="43"/>
                                </a:lnTo>
                                <a:lnTo>
                                  <a:pt x="43" y="55"/>
                                </a:lnTo>
                                <a:lnTo>
                                  <a:pt x="27" y="55"/>
                                </a:lnTo>
                                <a:lnTo>
                                  <a:pt x="12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9B2E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498"/>
                        <wps:cNvSpPr>
                          <a:spLocks/>
                        </wps:cNvSpPr>
                        <wps:spPr bwMode="auto">
                          <a:xfrm>
                            <a:off x="6284" y="581"/>
                            <a:ext cx="56" cy="56"/>
                          </a:xfrm>
                          <a:custGeom>
                            <a:avLst/>
                            <a:gdLst>
                              <a:gd name="T0" fmla="+- 0 6328 6284"/>
                              <a:gd name="T1" fmla="*/ T0 w 56"/>
                              <a:gd name="T2" fmla="+- 0 582 582"/>
                              <a:gd name="T3" fmla="*/ 582 h 56"/>
                              <a:gd name="T4" fmla="+- 0 6297 6284"/>
                              <a:gd name="T5" fmla="*/ T4 w 56"/>
                              <a:gd name="T6" fmla="+- 0 582 582"/>
                              <a:gd name="T7" fmla="*/ 582 h 56"/>
                              <a:gd name="T8" fmla="+- 0 6284 6284"/>
                              <a:gd name="T9" fmla="*/ T8 w 56"/>
                              <a:gd name="T10" fmla="+- 0 595 582"/>
                              <a:gd name="T11" fmla="*/ 595 h 56"/>
                              <a:gd name="T12" fmla="+- 0 6284 6284"/>
                              <a:gd name="T13" fmla="*/ T12 w 56"/>
                              <a:gd name="T14" fmla="+- 0 610 582"/>
                              <a:gd name="T15" fmla="*/ 610 h 56"/>
                              <a:gd name="T16" fmla="+- 0 6284 6284"/>
                              <a:gd name="T17" fmla="*/ T16 w 56"/>
                              <a:gd name="T18" fmla="+- 0 625 582"/>
                              <a:gd name="T19" fmla="*/ 625 h 56"/>
                              <a:gd name="T20" fmla="+- 0 6297 6284"/>
                              <a:gd name="T21" fmla="*/ T20 w 56"/>
                              <a:gd name="T22" fmla="+- 0 638 582"/>
                              <a:gd name="T23" fmla="*/ 638 h 56"/>
                              <a:gd name="T24" fmla="+- 0 6328 6284"/>
                              <a:gd name="T25" fmla="*/ T24 w 56"/>
                              <a:gd name="T26" fmla="+- 0 638 582"/>
                              <a:gd name="T27" fmla="*/ 638 h 56"/>
                              <a:gd name="T28" fmla="+- 0 6340 6284"/>
                              <a:gd name="T29" fmla="*/ T28 w 56"/>
                              <a:gd name="T30" fmla="+- 0 625 582"/>
                              <a:gd name="T31" fmla="*/ 625 h 56"/>
                              <a:gd name="T32" fmla="+- 0 6340 6284"/>
                              <a:gd name="T33" fmla="*/ T32 w 56"/>
                              <a:gd name="T34" fmla="+- 0 595 582"/>
                              <a:gd name="T35" fmla="*/ 595 h 56"/>
                              <a:gd name="T36" fmla="+- 0 6328 6284"/>
                              <a:gd name="T37" fmla="*/ T36 w 56"/>
                              <a:gd name="T38" fmla="+- 0 582 582"/>
                              <a:gd name="T39" fmla="*/ 582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4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8"/>
                                </a:lnTo>
                                <a:lnTo>
                                  <a:pt x="0" y="43"/>
                                </a:lnTo>
                                <a:lnTo>
                                  <a:pt x="13" y="56"/>
                                </a:lnTo>
                                <a:lnTo>
                                  <a:pt x="44" y="56"/>
                                </a:lnTo>
                                <a:lnTo>
                                  <a:pt x="56" y="43"/>
                                </a:lnTo>
                                <a:lnTo>
                                  <a:pt x="56" y="13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34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497"/>
                        <wps:cNvSpPr>
                          <a:spLocks/>
                        </wps:cNvSpPr>
                        <wps:spPr bwMode="auto">
                          <a:xfrm>
                            <a:off x="6284" y="581"/>
                            <a:ext cx="56" cy="56"/>
                          </a:xfrm>
                          <a:custGeom>
                            <a:avLst/>
                            <a:gdLst>
                              <a:gd name="T0" fmla="+- 0 6284 6284"/>
                              <a:gd name="T1" fmla="*/ T0 w 56"/>
                              <a:gd name="T2" fmla="+- 0 610 582"/>
                              <a:gd name="T3" fmla="*/ 610 h 56"/>
                              <a:gd name="T4" fmla="+- 0 6284 6284"/>
                              <a:gd name="T5" fmla="*/ T4 w 56"/>
                              <a:gd name="T6" fmla="+- 0 595 582"/>
                              <a:gd name="T7" fmla="*/ 595 h 56"/>
                              <a:gd name="T8" fmla="+- 0 6297 6284"/>
                              <a:gd name="T9" fmla="*/ T8 w 56"/>
                              <a:gd name="T10" fmla="+- 0 582 582"/>
                              <a:gd name="T11" fmla="*/ 582 h 56"/>
                              <a:gd name="T12" fmla="+- 0 6312 6284"/>
                              <a:gd name="T13" fmla="*/ T12 w 56"/>
                              <a:gd name="T14" fmla="+- 0 582 582"/>
                              <a:gd name="T15" fmla="*/ 582 h 56"/>
                              <a:gd name="T16" fmla="+- 0 6328 6284"/>
                              <a:gd name="T17" fmla="*/ T16 w 56"/>
                              <a:gd name="T18" fmla="+- 0 582 582"/>
                              <a:gd name="T19" fmla="*/ 582 h 56"/>
                              <a:gd name="T20" fmla="+- 0 6340 6284"/>
                              <a:gd name="T21" fmla="*/ T20 w 56"/>
                              <a:gd name="T22" fmla="+- 0 595 582"/>
                              <a:gd name="T23" fmla="*/ 595 h 56"/>
                              <a:gd name="T24" fmla="+- 0 6340 6284"/>
                              <a:gd name="T25" fmla="*/ T24 w 56"/>
                              <a:gd name="T26" fmla="+- 0 610 582"/>
                              <a:gd name="T27" fmla="*/ 610 h 56"/>
                              <a:gd name="T28" fmla="+- 0 6340 6284"/>
                              <a:gd name="T29" fmla="*/ T28 w 56"/>
                              <a:gd name="T30" fmla="+- 0 625 582"/>
                              <a:gd name="T31" fmla="*/ 625 h 56"/>
                              <a:gd name="T32" fmla="+- 0 6328 6284"/>
                              <a:gd name="T33" fmla="*/ T32 w 56"/>
                              <a:gd name="T34" fmla="+- 0 638 582"/>
                              <a:gd name="T35" fmla="*/ 638 h 56"/>
                              <a:gd name="T36" fmla="+- 0 6312 6284"/>
                              <a:gd name="T37" fmla="*/ T36 w 56"/>
                              <a:gd name="T38" fmla="+- 0 638 582"/>
                              <a:gd name="T39" fmla="*/ 638 h 56"/>
                              <a:gd name="T40" fmla="+- 0 6297 6284"/>
                              <a:gd name="T41" fmla="*/ T40 w 56"/>
                              <a:gd name="T42" fmla="+- 0 638 582"/>
                              <a:gd name="T43" fmla="*/ 638 h 56"/>
                              <a:gd name="T44" fmla="+- 0 6284 6284"/>
                              <a:gd name="T45" fmla="*/ T44 w 56"/>
                              <a:gd name="T46" fmla="+- 0 625 582"/>
                              <a:gd name="T47" fmla="*/ 625 h 56"/>
                              <a:gd name="T48" fmla="+- 0 6284 6284"/>
                              <a:gd name="T49" fmla="*/ T48 w 56"/>
                              <a:gd name="T50" fmla="+- 0 610 582"/>
                              <a:gd name="T51" fmla="*/ 61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3" y="0"/>
                                </a:lnTo>
                                <a:lnTo>
                                  <a:pt x="28" y="0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56" y="28"/>
                                </a:lnTo>
                                <a:lnTo>
                                  <a:pt x="56" y="43"/>
                                </a:lnTo>
                                <a:lnTo>
                                  <a:pt x="44" y="56"/>
                                </a:lnTo>
                                <a:lnTo>
                                  <a:pt x="28" y="56"/>
                                </a:lnTo>
                                <a:lnTo>
                                  <a:pt x="13" y="56"/>
                                </a:lnTo>
                                <a:lnTo>
                                  <a:pt x="0" y="43"/>
                                </a:ln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AD34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496"/>
                        <wps:cNvSpPr>
                          <a:spLocks/>
                        </wps:cNvSpPr>
                        <wps:spPr bwMode="auto">
                          <a:xfrm>
                            <a:off x="6791" y="887"/>
                            <a:ext cx="56" cy="56"/>
                          </a:xfrm>
                          <a:custGeom>
                            <a:avLst/>
                            <a:gdLst>
                              <a:gd name="T0" fmla="+- 0 6834 6792"/>
                              <a:gd name="T1" fmla="*/ T0 w 56"/>
                              <a:gd name="T2" fmla="+- 0 888 888"/>
                              <a:gd name="T3" fmla="*/ 888 h 56"/>
                              <a:gd name="T4" fmla="+- 0 6804 6792"/>
                              <a:gd name="T5" fmla="*/ T4 w 56"/>
                              <a:gd name="T6" fmla="+- 0 888 888"/>
                              <a:gd name="T7" fmla="*/ 888 h 56"/>
                              <a:gd name="T8" fmla="+- 0 6792 6792"/>
                              <a:gd name="T9" fmla="*/ T8 w 56"/>
                              <a:gd name="T10" fmla="+- 0 900 888"/>
                              <a:gd name="T11" fmla="*/ 900 h 56"/>
                              <a:gd name="T12" fmla="+- 0 6792 6792"/>
                              <a:gd name="T13" fmla="*/ T12 w 56"/>
                              <a:gd name="T14" fmla="+- 0 916 888"/>
                              <a:gd name="T15" fmla="*/ 916 h 56"/>
                              <a:gd name="T16" fmla="+- 0 6792 6792"/>
                              <a:gd name="T17" fmla="*/ T16 w 56"/>
                              <a:gd name="T18" fmla="+- 0 931 888"/>
                              <a:gd name="T19" fmla="*/ 931 h 56"/>
                              <a:gd name="T20" fmla="+- 0 6804 6792"/>
                              <a:gd name="T21" fmla="*/ T20 w 56"/>
                              <a:gd name="T22" fmla="+- 0 943 888"/>
                              <a:gd name="T23" fmla="*/ 943 h 56"/>
                              <a:gd name="T24" fmla="+- 0 6834 6792"/>
                              <a:gd name="T25" fmla="*/ T24 w 56"/>
                              <a:gd name="T26" fmla="+- 0 943 888"/>
                              <a:gd name="T27" fmla="*/ 943 h 56"/>
                              <a:gd name="T28" fmla="+- 0 6847 6792"/>
                              <a:gd name="T29" fmla="*/ T28 w 56"/>
                              <a:gd name="T30" fmla="+- 0 931 888"/>
                              <a:gd name="T31" fmla="*/ 931 h 56"/>
                              <a:gd name="T32" fmla="+- 0 6847 6792"/>
                              <a:gd name="T33" fmla="*/ T32 w 56"/>
                              <a:gd name="T34" fmla="+- 0 900 888"/>
                              <a:gd name="T35" fmla="*/ 900 h 56"/>
                              <a:gd name="T36" fmla="+- 0 6834 6792"/>
                              <a:gd name="T37" fmla="*/ T36 w 56"/>
                              <a:gd name="T38" fmla="+- 0 888 888"/>
                              <a:gd name="T39" fmla="*/ 888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2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8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2" y="55"/>
                                </a:lnTo>
                                <a:lnTo>
                                  <a:pt x="55" y="43"/>
                                </a:lnTo>
                                <a:lnTo>
                                  <a:pt x="55" y="12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3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495"/>
                        <wps:cNvSpPr>
                          <a:spLocks/>
                        </wps:cNvSpPr>
                        <wps:spPr bwMode="auto">
                          <a:xfrm>
                            <a:off x="6791" y="887"/>
                            <a:ext cx="56" cy="56"/>
                          </a:xfrm>
                          <a:custGeom>
                            <a:avLst/>
                            <a:gdLst>
                              <a:gd name="T0" fmla="+- 0 6792 6792"/>
                              <a:gd name="T1" fmla="*/ T0 w 56"/>
                              <a:gd name="T2" fmla="+- 0 916 888"/>
                              <a:gd name="T3" fmla="*/ 916 h 56"/>
                              <a:gd name="T4" fmla="+- 0 6792 6792"/>
                              <a:gd name="T5" fmla="*/ T4 w 56"/>
                              <a:gd name="T6" fmla="+- 0 900 888"/>
                              <a:gd name="T7" fmla="*/ 900 h 56"/>
                              <a:gd name="T8" fmla="+- 0 6804 6792"/>
                              <a:gd name="T9" fmla="*/ T8 w 56"/>
                              <a:gd name="T10" fmla="+- 0 888 888"/>
                              <a:gd name="T11" fmla="*/ 888 h 56"/>
                              <a:gd name="T12" fmla="+- 0 6819 6792"/>
                              <a:gd name="T13" fmla="*/ T12 w 56"/>
                              <a:gd name="T14" fmla="+- 0 888 888"/>
                              <a:gd name="T15" fmla="*/ 888 h 56"/>
                              <a:gd name="T16" fmla="+- 0 6834 6792"/>
                              <a:gd name="T17" fmla="*/ T16 w 56"/>
                              <a:gd name="T18" fmla="+- 0 888 888"/>
                              <a:gd name="T19" fmla="*/ 888 h 56"/>
                              <a:gd name="T20" fmla="+- 0 6847 6792"/>
                              <a:gd name="T21" fmla="*/ T20 w 56"/>
                              <a:gd name="T22" fmla="+- 0 900 888"/>
                              <a:gd name="T23" fmla="*/ 900 h 56"/>
                              <a:gd name="T24" fmla="+- 0 6847 6792"/>
                              <a:gd name="T25" fmla="*/ T24 w 56"/>
                              <a:gd name="T26" fmla="+- 0 916 888"/>
                              <a:gd name="T27" fmla="*/ 916 h 56"/>
                              <a:gd name="T28" fmla="+- 0 6847 6792"/>
                              <a:gd name="T29" fmla="*/ T28 w 56"/>
                              <a:gd name="T30" fmla="+- 0 931 888"/>
                              <a:gd name="T31" fmla="*/ 931 h 56"/>
                              <a:gd name="T32" fmla="+- 0 6834 6792"/>
                              <a:gd name="T33" fmla="*/ T32 w 56"/>
                              <a:gd name="T34" fmla="+- 0 943 888"/>
                              <a:gd name="T35" fmla="*/ 943 h 56"/>
                              <a:gd name="T36" fmla="+- 0 6819 6792"/>
                              <a:gd name="T37" fmla="*/ T36 w 56"/>
                              <a:gd name="T38" fmla="+- 0 943 888"/>
                              <a:gd name="T39" fmla="*/ 943 h 56"/>
                              <a:gd name="T40" fmla="+- 0 6804 6792"/>
                              <a:gd name="T41" fmla="*/ T40 w 56"/>
                              <a:gd name="T42" fmla="+- 0 943 888"/>
                              <a:gd name="T43" fmla="*/ 943 h 56"/>
                              <a:gd name="T44" fmla="+- 0 6792 6792"/>
                              <a:gd name="T45" fmla="*/ T44 w 56"/>
                              <a:gd name="T46" fmla="+- 0 931 888"/>
                              <a:gd name="T47" fmla="*/ 931 h 56"/>
                              <a:gd name="T48" fmla="+- 0 6792 6792"/>
                              <a:gd name="T49" fmla="*/ T48 w 56"/>
                              <a:gd name="T50" fmla="+- 0 916 888"/>
                              <a:gd name="T51" fmla="*/ 91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8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2" y="0"/>
                                </a:lnTo>
                                <a:lnTo>
                                  <a:pt x="55" y="12"/>
                                </a:lnTo>
                                <a:lnTo>
                                  <a:pt x="55" y="28"/>
                                </a:lnTo>
                                <a:lnTo>
                                  <a:pt x="55" y="43"/>
                                </a:lnTo>
                                <a:lnTo>
                                  <a:pt x="42" y="55"/>
                                </a:lnTo>
                                <a:lnTo>
                                  <a:pt x="27" y="55"/>
                                </a:lnTo>
                                <a:lnTo>
                                  <a:pt x="12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BF3A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494"/>
                        <wps:cNvSpPr>
                          <a:spLocks/>
                        </wps:cNvSpPr>
                        <wps:spPr bwMode="auto">
                          <a:xfrm>
                            <a:off x="5677" y="485"/>
                            <a:ext cx="51" cy="51"/>
                          </a:xfrm>
                          <a:custGeom>
                            <a:avLst/>
                            <a:gdLst>
                              <a:gd name="T0" fmla="+- 0 5717 5677"/>
                              <a:gd name="T1" fmla="*/ T0 w 51"/>
                              <a:gd name="T2" fmla="+- 0 486 486"/>
                              <a:gd name="T3" fmla="*/ 486 h 51"/>
                              <a:gd name="T4" fmla="+- 0 5689 5677"/>
                              <a:gd name="T5" fmla="*/ T4 w 51"/>
                              <a:gd name="T6" fmla="+- 0 486 486"/>
                              <a:gd name="T7" fmla="*/ 486 h 51"/>
                              <a:gd name="T8" fmla="+- 0 5677 5677"/>
                              <a:gd name="T9" fmla="*/ T8 w 51"/>
                              <a:gd name="T10" fmla="+- 0 497 486"/>
                              <a:gd name="T11" fmla="*/ 497 h 51"/>
                              <a:gd name="T12" fmla="+- 0 5677 5677"/>
                              <a:gd name="T13" fmla="*/ T12 w 51"/>
                              <a:gd name="T14" fmla="+- 0 511 486"/>
                              <a:gd name="T15" fmla="*/ 511 h 51"/>
                              <a:gd name="T16" fmla="+- 0 5677 5677"/>
                              <a:gd name="T17" fmla="*/ T16 w 51"/>
                              <a:gd name="T18" fmla="+- 0 525 486"/>
                              <a:gd name="T19" fmla="*/ 525 h 51"/>
                              <a:gd name="T20" fmla="+- 0 5689 5677"/>
                              <a:gd name="T21" fmla="*/ T20 w 51"/>
                              <a:gd name="T22" fmla="+- 0 537 486"/>
                              <a:gd name="T23" fmla="*/ 537 h 51"/>
                              <a:gd name="T24" fmla="+- 0 5717 5677"/>
                              <a:gd name="T25" fmla="*/ T24 w 51"/>
                              <a:gd name="T26" fmla="+- 0 537 486"/>
                              <a:gd name="T27" fmla="*/ 537 h 51"/>
                              <a:gd name="T28" fmla="+- 0 5728 5677"/>
                              <a:gd name="T29" fmla="*/ T28 w 51"/>
                              <a:gd name="T30" fmla="+- 0 525 486"/>
                              <a:gd name="T31" fmla="*/ 525 h 51"/>
                              <a:gd name="T32" fmla="+- 0 5728 5677"/>
                              <a:gd name="T33" fmla="*/ T32 w 51"/>
                              <a:gd name="T34" fmla="+- 0 497 486"/>
                              <a:gd name="T35" fmla="*/ 497 h 51"/>
                              <a:gd name="T36" fmla="+- 0 5717 5677"/>
                              <a:gd name="T37" fmla="*/ T36 w 51"/>
                              <a:gd name="T38" fmla="+- 0 486 486"/>
                              <a:gd name="T39" fmla="*/ 486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40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40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11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416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493"/>
                        <wps:cNvSpPr>
                          <a:spLocks/>
                        </wps:cNvSpPr>
                        <wps:spPr bwMode="auto">
                          <a:xfrm>
                            <a:off x="5677" y="485"/>
                            <a:ext cx="51" cy="51"/>
                          </a:xfrm>
                          <a:custGeom>
                            <a:avLst/>
                            <a:gdLst>
                              <a:gd name="T0" fmla="+- 0 5677 5677"/>
                              <a:gd name="T1" fmla="*/ T0 w 51"/>
                              <a:gd name="T2" fmla="+- 0 511 486"/>
                              <a:gd name="T3" fmla="*/ 511 h 51"/>
                              <a:gd name="T4" fmla="+- 0 5677 5677"/>
                              <a:gd name="T5" fmla="*/ T4 w 51"/>
                              <a:gd name="T6" fmla="+- 0 497 486"/>
                              <a:gd name="T7" fmla="*/ 497 h 51"/>
                              <a:gd name="T8" fmla="+- 0 5689 5677"/>
                              <a:gd name="T9" fmla="*/ T8 w 51"/>
                              <a:gd name="T10" fmla="+- 0 486 486"/>
                              <a:gd name="T11" fmla="*/ 486 h 51"/>
                              <a:gd name="T12" fmla="+- 0 5703 5677"/>
                              <a:gd name="T13" fmla="*/ T12 w 51"/>
                              <a:gd name="T14" fmla="+- 0 486 486"/>
                              <a:gd name="T15" fmla="*/ 486 h 51"/>
                              <a:gd name="T16" fmla="+- 0 5717 5677"/>
                              <a:gd name="T17" fmla="*/ T16 w 51"/>
                              <a:gd name="T18" fmla="+- 0 486 486"/>
                              <a:gd name="T19" fmla="*/ 486 h 51"/>
                              <a:gd name="T20" fmla="+- 0 5728 5677"/>
                              <a:gd name="T21" fmla="*/ T20 w 51"/>
                              <a:gd name="T22" fmla="+- 0 497 486"/>
                              <a:gd name="T23" fmla="*/ 497 h 51"/>
                              <a:gd name="T24" fmla="+- 0 5728 5677"/>
                              <a:gd name="T25" fmla="*/ T24 w 51"/>
                              <a:gd name="T26" fmla="+- 0 511 486"/>
                              <a:gd name="T27" fmla="*/ 511 h 51"/>
                              <a:gd name="T28" fmla="+- 0 5728 5677"/>
                              <a:gd name="T29" fmla="*/ T28 w 51"/>
                              <a:gd name="T30" fmla="+- 0 525 486"/>
                              <a:gd name="T31" fmla="*/ 525 h 51"/>
                              <a:gd name="T32" fmla="+- 0 5717 5677"/>
                              <a:gd name="T33" fmla="*/ T32 w 51"/>
                              <a:gd name="T34" fmla="+- 0 537 486"/>
                              <a:gd name="T35" fmla="*/ 537 h 51"/>
                              <a:gd name="T36" fmla="+- 0 5703 5677"/>
                              <a:gd name="T37" fmla="*/ T36 w 51"/>
                              <a:gd name="T38" fmla="+- 0 537 486"/>
                              <a:gd name="T39" fmla="*/ 537 h 51"/>
                              <a:gd name="T40" fmla="+- 0 5689 5677"/>
                              <a:gd name="T41" fmla="*/ T40 w 51"/>
                              <a:gd name="T42" fmla="+- 0 537 486"/>
                              <a:gd name="T43" fmla="*/ 537 h 51"/>
                              <a:gd name="T44" fmla="+- 0 5677 5677"/>
                              <a:gd name="T45" fmla="*/ T44 w 51"/>
                              <a:gd name="T46" fmla="+- 0 525 486"/>
                              <a:gd name="T47" fmla="*/ 525 h 51"/>
                              <a:gd name="T48" fmla="+- 0 5677 5677"/>
                              <a:gd name="T49" fmla="*/ T48 w 51"/>
                              <a:gd name="T50" fmla="+- 0 511 486"/>
                              <a:gd name="T51" fmla="*/ 511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0" y="25"/>
                                </a:move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0" y="0"/>
                                </a:lnTo>
                                <a:lnTo>
                                  <a:pt x="51" y="11"/>
                                </a:lnTo>
                                <a:lnTo>
                                  <a:pt x="51" y="25"/>
                                </a:lnTo>
                                <a:lnTo>
                                  <a:pt x="51" y="39"/>
                                </a:lnTo>
                                <a:lnTo>
                                  <a:pt x="40" y="51"/>
                                </a:lnTo>
                                <a:lnTo>
                                  <a:pt x="26" y="51"/>
                                </a:lnTo>
                                <a:lnTo>
                                  <a:pt x="12" y="51"/>
                                </a:lnTo>
                                <a:lnTo>
                                  <a:pt x="0" y="39"/>
                                </a:lnTo>
                                <a:lnTo>
                                  <a:pt x="0" y="25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D0416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492"/>
                        <wps:cNvSpPr>
                          <a:spLocks/>
                        </wps:cNvSpPr>
                        <wps:spPr bwMode="auto">
                          <a:xfrm>
                            <a:off x="6084" y="-111"/>
                            <a:ext cx="46" cy="46"/>
                          </a:xfrm>
                          <a:custGeom>
                            <a:avLst/>
                            <a:gdLst>
                              <a:gd name="T0" fmla="+- 0 6120 6084"/>
                              <a:gd name="T1" fmla="*/ T0 w 46"/>
                              <a:gd name="T2" fmla="+- 0 -110 -110"/>
                              <a:gd name="T3" fmla="*/ -110 h 46"/>
                              <a:gd name="T4" fmla="+- 0 6095 6084"/>
                              <a:gd name="T5" fmla="*/ T4 w 46"/>
                              <a:gd name="T6" fmla="+- 0 -110 -110"/>
                              <a:gd name="T7" fmla="*/ -110 h 46"/>
                              <a:gd name="T8" fmla="+- 0 6084 6084"/>
                              <a:gd name="T9" fmla="*/ T8 w 46"/>
                              <a:gd name="T10" fmla="+- 0 -100 -110"/>
                              <a:gd name="T11" fmla="*/ -100 h 46"/>
                              <a:gd name="T12" fmla="+- 0 6084 6084"/>
                              <a:gd name="T13" fmla="*/ T12 w 46"/>
                              <a:gd name="T14" fmla="+- 0 -87 -110"/>
                              <a:gd name="T15" fmla="*/ -87 h 46"/>
                              <a:gd name="T16" fmla="+- 0 6084 6084"/>
                              <a:gd name="T17" fmla="*/ T16 w 46"/>
                              <a:gd name="T18" fmla="+- 0 -75 -110"/>
                              <a:gd name="T19" fmla="*/ -75 h 46"/>
                              <a:gd name="T20" fmla="+- 0 6095 6084"/>
                              <a:gd name="T21" fmla="*/ T20 w 46"/>
                              <a:gd name="T22" fmla="+- 0 -64 -110"/>
                              <a:gd name="T23" fmla="*/ -64 h 46"/>
                              <a:gd name="T24" fmla="+- 0 6120 6084"/>
                              <a:gd name="T25" fmla="*/ T24 w 46"/>
                              <a:gd name="T26" fmla="+- 0 -64 -110"/>
                              <a:gd name="T27" fmla="*/ -64 h 46"/>
                              <a:gd name="T28" fmla="+- 0 6130 6084"/>
                              <a:gd name="T29" fmla="*/ T28 w 46"/>
                              <a:gd name="T30" fmla="+- 0 -75 -110"/>
                              <a:gd name="T31" fmla="*/ -75 h 46"/>
                              <a:gd name="T32" fmla="+- 0 6130 6084"/>
                              <a:gd name="T33" fmla="*/ T32 w 46"/>
                              <a:gd name="T34" fmla="+- 0 -100 -110"/>
                              <a:gd name="T35" fmla="*/ -100 h 46"/>
                              <a:gd name="T36" fmla="+- 0 6120 6084"/>
                              <a:gd name="T37" fmla="*/ T36 w 46"/>
                              <a:gd name="T38" fmla="+- 0 -110 -110"/>
                              <a:gd name="T39" fmla="*/ -110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11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5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4C6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491"/>
                        <wps:cNvSpPr>
                          <a:spLocks/>
                        </wps:cNvSpPr>
                        <wps:spPr bwMode="auto">
                          <a:xfrm>
                            <a:off x="6084" y="-111"/>
                            <a:ext cx="46" cy="46"/>
                          </a:xfrm>
                          <a:custGeom>
                            <a:avLst/>
                            <a:gdLst>
                              <a:gd name="T0" fmla="+- 0 6084 6084"/>
                              <a:gd name="T1" fmla="*/ T0 w 46"/>
                              <a:gd name="T2" fmla="+- 0 -87 -110"/>
                              <a:gd name="T3" fmla="*/ -87 h 46"/>
                              <a:gd name="T4" fmla="+- 0 6084 6084"/>
                              <a:gd name="T5" fmla="*/ T4 w 46"/>
                              <a:gd name="T6" fmla="+- 0 -100 -110"/>
                              <a:gd name="T7" fmla="*/ -100 h 46"/>
                              <a:gd name="T8" fmla="+- 0 6095 6084"/>
                              <a:gd name="T9" fmla="*/ T8 w 46"/>
                              <a:gd name="T10" fmla="+- 0 -110 -110"/>
                              <a:gd name="T11" fmla="*/ -110 h 46"/>
                              <a:gd name="T12" fmla="+- 0 6107 6084"/>
                              <a:gd name="T13" fmla="*/ T12 w 46"/>
                              <a:gd name="T14" fmla="+- 0 -110 -110"/>
                              <a:gd name="T15" fmla="*/ -110 h 46"/>
                              <a:gd name="T16" fmla="+- 0 6120 6084"/>
                              <a:gd name="T17" fmla="*/ T16 w 46"/>
                              <a:gd name="T18" fmla="+- 0 -110 -110"/>
                              <a:gd name="T19" fmla="*/ -110 h 46"/>
                              <a:gd name="T20" fmla="+- 0 6130 6084"/>
                              <a:gd name="T21" fmla="*/ T20 w 46"/>
                              <a:gd name="T22" fmla="+- 0 -100 -110"/>
                              <a:gd name="T23" fmla="*/ -100 h 46"/>
                              <a:gd name="T24" fmla="+- 0 6130 6084"/>
                              <a:gd name="T25" fmla="*/ T24 w 46"/>
                              <a:gd name="T26" fmla="+- 0 -87 -110"/>
                              <a:gd name="T27" fmla="*/ -87 h 46"/>
                              <a:gd name="T28" fmla="+- 0 6130 6084"/>
                              <a:gd name="T29" fmla="*/ T28 w 46"/>
                              <a:gd name="T30" fmla="+- 0 -75 -110"/>
                              <a:gd name="T31" fmla="*/ -75 h 46"/>
                              <a:gd name="T32" fmla="+- 0 6120 6084"/>
                              <a:gd name="T33" fmla="*/ T32 w 46"/>
                              <a:gd name="T34" fmla="+- 0 -64 -110"/>
                              <a:gd name="T35" fmla="*/ -64 h 46"/>
                              <a:gd name="T36" fmla="+- 0 6107 6084"/>
                              <a:gd name="T37" fmla="*/ T36 w 46"/>
                              <a:gd name="T38" fmla="+- 0 -64 -110"/>
                              <a:gd name="T39" fmla="*/ -64 h 46"/>
                              <a:gd name="T40" fmla="+- 0 6095 6084"/>
                              <a:gd name="T41" fmla="*/ T40 w 46"/>
                              <a:gd name="T42" fmla="+- 0 -64 -110"/>
                              <a:gd name="T43" fmla="*/ -64 h 46"/>
                              <a:gd name="T44" fmla="+- 0 6084 6084"/>
                              <a:gd name="T45" fmla="*/ T44 w 46"/>
                              <a:gd name="T46" fmla="+- 0 -75 -110"/>
                              <a:gd name="T47" fmla="*/ -75 h 46"/>
                              <a:gd name="T48" fmla="+- 0 6084 6084"/>
                              <a:gd name="T49" fmla="*/ T48 w 46"/>
                              <a:gd name="T50" fmla="+- 0 -87 -110"/>
                              <a:gd name="T51" fmla="*/ -8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23" y="0"/>
                                </a:lnTo>
                                <a:lnTo>
                                  <a:pt x="36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lnTo>
                                  <a:pt x="46" y="35"/>
                                </a:lnTo>
                                <a:lnTo>
                                  <a:pt x="36" y="46"/>
                                </a:lnTo>
                                <a:lnTo>
                                  <a:pt x="23" y="46"/>
                                </a:lnTo>
                                <a:lnTo>
                                  <a:pt x="11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E04C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490"/>
                        <wps:cNvSpPr>
                          <a:spLocks/>
                        </wps:cNvSpPr>
                        <wps:spPr bwMode="auto">
                          <a:xfrm>
                            <a:off x="7001" y="1297"/>
                            <a:ext cx="48" cy="48"/>
                          </a:xfrm>
                          <a:custGeom>
                            <a:avLst/>
                            <a:gdLst>
                              <a:gd name="T0" fmla="+- 0 7038 7002"/>
                              <a:gd name="T1" fmla="*/ T0 w 48"/>
                              <a:gd name="T2" fmla="+- 0 1297 1297"/>
                              <a:gd name="T3" fmla="*/ 1297 h 48"/>
                              <a:gd name="T4" fmla="+- 0 7012 7002"/>
                              <a:gd name="T5" fmla="*/ T4 w 48"/>
                              <a:gd name="T6" fmla="+- 0 1297 1297"/>
                              <a:gd name="T7" fmla="*/ 1297 h 48"/>
                              <a:gd name="T8" fmla="+- 0 7002 7002"/>
                              <a:gd name="T9" fmla="*/ T8 w 48"/>
                              <a:gd name="T10" fmla="+- 0 1308 1297"/>
                              <a:gd name="T11" fmla="*/ 1308 h 48"/>
                              <a:gd name="T12" fmla="+- 0 7002 7002"/>
                              <a:gd name="T13" fmla="*/ T12 w 48"/>
                              <a:gd name="T14" fmla="+- 0 1321 1297"/>
                              <a:gd name="T15" fmla="*/ 1321 h 48"/>
                              <a:gd name="T16" fmla="+- 0 7002 7002"/>
                              <a:gd name="T17" fmla="*/ T16 w 48"/>
                              <a:gd name="T18" fmla="+- 0 1334 1297"/>
                              <a:gd name="T19" fmla="*/ 1334 h 48"/>
                              <a:gd name="T20" fmla="+- 0 7012 7002"/>
                              <a:gd name="T21" fmla="*/ T20 w 48"/>
                              <a:gd name="T22" fmla="+- 0 1345 1297"/>
                              <a:gd name="T23" fmla="*/ 1345 h 48"/>
                              <a:gd name="T24" fmla="+- 0 7038 7002"/>
                              <a:gd name="T25" fmla="*/ T24 w 48"/>
                              <a:gd name="T26" fmla="+- 0 1345 1297"/>
                              <a:gd name="T27" fmla="*/ 1345 h 48"/>
                              <a:gd name="T28" fmla="+- 0 7049 7002"/>
                              <a:gd name="T29" fmla="*/ T28 w 48"/>
                              <a:gd name="T30" fmla="+- 0 1334 1297"/>
                              <a:gd name="T31" fmla="*/ 1334 h 48"/>
                              <a:gd name="T32" fmla="+- 0 7049 7002"/>
                              <a:gd name="T33" fmla="*/ T32 w 48"/>
                              <a:gd name="T34" fmla="+- 0 1308 1297"/>
                              <a:gd name="T35" fmla="*/ 1308 h 48"/>
                              <a:gd name="T36" fmla="+- 0 7038 7002"/>
                              <a:gd name="T37" fmla="*/ T36 w 48"/>
                              <a:gd name="T38" fmla="+- 0 1297 1297"/>
                              <a:gd name="T39" fmla="*/ 129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7" y="37"/>
                                </a:lnTo>
                                <a:lnTo>
                                  <a:pt x="47" y="11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5A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489"/>
                        <wps:cNvSpPr>
                          <a:spLocks/>
                        </wps:cNvSpPr>
                        <wps:spPr bwMode="auto">
                          <a:xfrm>
                            <a:off x="7001" y="1297"/>
                            <a:ext cx="48" cy="48"/>
                          </a:xfrm>
                          <a:custGeom>
                            <a:avLst/>
                            <a:gdLst>
                              <a:gd name="T0" fmla="+- 0 7002 7002"/>
                              <a:gd name="T1" fmla="*/ T0 w 48"/>
                              <a:gd name="T2" fmla="+- 0 1321 1297"/>
                              <a:gd name="T3" fmla="*/ 1321 h 48"/>
                              <a:gd name="T4" fmla="+- 0 7002 7002"/>
                              <a:gd name="T5" fmla="*/ T4 w 48"/>
                              <a:gd name="T6" fmla="+- 0 1308 1297"/>
                              <a:gd name="T7" fmla="*/ 1308 h 48"/>
                              <a:gd name="T8" fmla="+- 0 7012 7002"/>
                              <a:gd name="T9" fmla="*/ T8 w 48"/>
                              <a:gd name="T10" fmla="+- 0 1297 1297"/>
                              <a:gd name="T11" fmla="*/ 1297 h 48"/>
                              <a:gd name="T12" fmla="+- 0 7025 7002"/>
                              <a:gd name="T13" fmla="*/ T12 w 48"/>
                              <a:gd name="T14" fmla="+- 0 1297 1297"/>
                              <a:gd name="T15" fmla="*/ 1297 h 48"/>
                              <a:gd name="T16" fmla="+- 0 7038 7002"/>
                              <a:gd name="T17" fmla="*/ T16 w 48"/>
                              <a:gd name="T18" fmla="+- 0 1297 1297"/>
                              <a:gd name="T19" fmla="*/ 1297 h 48"/>
                              <a:gd name="T20" fmla="+- 0 7049 7002"/>
                              <a:gd name="T21" fmla="*/ T20 w 48"/>
                              <a:gd name="T22" fmla="+- 0 1308 1297"/>
                              <a:gd name="T23" fmla="*/ 1308 h 48"/>
                              <a:gd name="T24" fmla="+- 0 7049 7002"/>
                              <a:gd name="T25" fmla="*/ T24 w 48"/>
                              <a:gd name="T26" fmla="+- 0 1321 1297"/>
                              <a:gd name="T27" fmla="*/ 1321 h 48"/>
                              <a:gd name="T28" fmla="+- 0 7049 7002"/>
                              <a:gd name="T29" fmla="*/ T28 w 48"/>
                              <a:gd name="T30" fmla="+- 0 1334 1297"/>
                              <a:gd name="T31" fmla="*/ 1334 h 48"/>
                              <a:gd name="T32" fmla="+- 0 7038 7002"/>
                              <a:gd name="T33" fmla="*/ T32 w 48"/>
                              <a:gd name="T34" fmla="+- 0 1345 1297"/>
                              <a:gd name="T35" fmla="*/ 1345 h 48"/>
                              <a:gd name="T36" fmla="+- 0 7025 7002"/>
                              <a:gd name="T37" fmla="*/ T36 w 48"/>
                              <a:gd name="T38" fmla="+- 0 1345 1297"/>
                              <a:gd name="T39" fmla="*/ 1345 h 48"/>
                              <a:gd name="T40" fmla="+- 0 7012 7002"/>
                              <a:gd name="T41" fmla="*/ T40 w 48"/>
                              <a:gd name="T42" fmla="+- 0 1345 1297"/>
                              <a:gd name="T43" fmla="*/ 1345 h 48"/>
                              <a:gd name="T44" fmla="+- 0 7002 7002"/>
                              <a:gd name="T45" fmla="*/ T44 w 48"/>
                              <a:gd name="T46" fmla="+- 0 1334 1297"/>
                              <a:gd name="T47" fmla="*/ 1334 h 48"/>
                              <a:gd name="T48" fmla="+- 0 7002 7002"/>
                              <a:gd name="T49" fmla="*/ T48 w 48"/>
                              <a:gd name="T50" fmla="+- 0 1321 1297"/>
                              <a:gd name="T51" fmla="*/ 132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6" y="0"/>
                                </a:lnTo>
                                <a:lnTo>
                                  <a:pt x="47" y="11"/>
                                </a:lnTo>
                                <a:lnTo>
                                  <a:pt x="47" y="24"/>
                                </a:lnTo>
                                <a:lnTo>
                                  <a:pt x="47" y="37"/>
                                </a:lnTo>
                                <a:lnTo>
                                  <a:pt x="36" y="48"/>
                                </a:lnTo>
                                <a:lnTo>
                                  <a:pt x="23" y="48"/>
                                </a:lnTo>
                                <a:lnTo>
                                  <a:pt x="10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ED5A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488"/>
                        <wps:cNvSpPr>
                          <a:spLocks/>
                        </wps:cNvSpPr>
                        <wps:spPr bwMode="auto">
                          <a:xfrm>
                            <a:off x="6999" y="1095"/>
                            <a:ext cx="49" cy="49"/>
                          </a:xfrm>
                          <a:custGeom>
                            <a:avLst/>
                            <a:gdLst>
                              <a:gd name="T0" fmla="+- 0 7037 6999"/>
                              <a:gd name="T1" fmla="*/ T0 w 49"/>
                              <a:gd name="T2" fmla="+- 0 1096 1096"/>
                              <a:gd name="T3" fmla="*/ 1096 h 49"/>
                              <a:gd name="T4" fmla="+- 0 7011 6999"/>
                              <a:gd name="T5" fmla="*/ T4 w 49"/>
                              <a:gd name="T6" fmla="+- 0 1096 1096"/>
                              <a:gd name="T7" fmla="*/ 1096 h 49"/>
                              <a:gd name="T8" fmla="+- 0 6999 6999"/>
                              <a:gd name="T9" fmla="*/ T8 w 49"/>
                              <a:gd name="T10" fmla="+- 0 1107 1096"/>
                              <a:gd name="T11" fmla="*/ 1107 h 49"/>
                              <a:gd name="T12" fmla="+- 0 6999 6999"/>
                              <a:gd name="T13" fmla="*/ T12 w 49"/>
                              <a:gd name="T14" fmla="+- 0 1120 1096"/>
                              <a:gd name="T15" fmla="*/ 1120 h 49"/>
                              <a:gd name="T16" fmla="+- 0 6999 6999"/>
                              <a:gd name="T17" fmla="*/ T16 w 49"/>
                              <a:gd name="T18" fmla="+- 0 1134 1096"/>
                              <a:gd name="T19" fmla="*/ 1134 h 49"/>
                              <a:gd name="T20" fmla="+- 0 7011 6999"/>
                              <a:gd name="T21" fmla="*/ T20 w 49"/>
                              <a:gd name="T22" fmla="+- 0 1144 1096"/>
                              <a:gd name="T23" fmla="*/ 1144 h 49"/>
                              <a:gd name="T24" fmla="+- 0 7037 6999"/>
                              <a:gd name="T25" fmla="*/ T24 w 49"/>
                              <a:gd name="T26" fmla="+- 0 1144 1096"/>
                              <a:gd name="T27" fmla="*/ 1144 h 49"/>
                              <a:gd name="T28" fmla="+- 0 7048 6999"/>
                              <a:gd name="T29" fmla="*/ T28 w 49"/>
                              <a:gd name="T30" fmla="+- 0 1134 1096"/>
                              <a:gd name="T31" fmla="*/ 1134 h 49"/>
                              <a:gd name="T32" fmla="+- 0 7048 6999"/>
                              <a:gd name="T33" fmla="*/ T32 w 49"/>
                              <a:gd name="T34" fmla="+- 0 1107 1096"/>
                              <a:gd name="T35" fmla="*/ 1107 h 49"/>
                              <a:gd name="T36" fmla="+- 0 7037 6999"/>
                              <a:gd name="T37" fmla="*/ T36 w 49"/>
                              <a:gd name="T38" fmla="+- 0 1096 1096"/>
                              <a:gd name="T39" fmla="*/ 1096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9" y="38"/>
                                </a:lnTo>
                                <a:lnTo>
                                  <a:pt x="49" y="1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6D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487"/>
                        <wps:cNvSpPr>
                          <a:spLocks/>
                        </wps:cNvSpPr>
                        <wps:spPr bwMode="auto">
                          <a:xfrm>
                            <a:off x="6999" y="1095"/>
                            <a:ext cx="49" cy="49"/>
                          </a:xfrm>
                          <a:custGeom>
                            <a:avLst/>
                            <a:gdLst>
                              <a:gd name="T0" fmla="+- 0 6999 6999"/>
                              <a:gd name="T1" fmla="*/ T0 w 49"/>
                              <a:gd name="T2" fmla="+- 0 1120 1096"/>
                              <a:gd name="T3" fmla="*/ 1120 h 49"/>
                              <a:gd name="T4" fmla="+- 0 6999 6999"/>
                              <a:gd name="T5" fmla="*/ T4 w 49"/>
                              <a:gd name="T6" fmla="+- 0 1107 1096"/>
                              <a:gd name="T7" fmla="*/ 1107 h 49"/>
                              <a:gd name="T8" fmla="+- 0 7011 6999"/>
                              <a:gd name="T9" fmla="*/ T8 w 49"/>
                              <a:gd name="T10" fmla="+- 0 1096 1096"/>
                              <a:gd name="T11" fmla="*/ 1096 h 49"/>
                              <a:gd name="T12" fmla="+- 0 7024 6999"/>
                              <a:gd name="T13" fmla="*/ T12 w 49"/>
                              <a:gd name="T14" fmla="+- 0 1096 1096"/>
                              <a:gd name="T15" fmla="*/ 1096 h 49"/>
                              <a:gd name="T16" fmla="+- 0 7037 6999"/>
                              <a:gd name="T17" fmla="*/ T16 w 49"/>
                              <a:gd name="T18" fmla="+- 0 1096 1096"/>
                              <a:gd name="T19" fmla="*/ 1096 h 49"/>
                              <a:gd name="T20" fmla="+- 0 7048 6999"/>
                              <a:gd name="T21" fmla="*/ T20 w 49"/>
                              <a:gd name="T22" fmla="+- 0 1107 1096"/>
                              <a:gd name="T23" fmla="*/ 1107 h 49"/>
                              <a:gd name="T24" fmla="+- 0 7048 6999"/>
                              <a:gd name="T25" fmla="*/ T24 w 49"/>
                              <a:gd name="T26" fmla="+- 0 1120 1096"/>
                              <a:gd name="T27" fmla="*/ 1120 h 49"/>
                              <a:gd name="T28" fmla="+- 0 7048 6999"/>
                              <a:gd name="T29" fmla="*/ T28 w 49"/>
                              <a:gd name="T30" fmla="+- 0 1134 1096"/>
                              <a:gd name="T31" fmla="*/ 1134 h 49"/>
                              <a:gd name="T32" fmla="+- 0 7037 6999"/>
                              <a:gd name="T33" fmla="*/ T32 w 49"/>
                              <a:gd name="T34" fmla="+- 0 1144 1096"/>
                              <a:gd name="T35" fmla="*/ 1144 h 49"/>
                              <a:gd name="T36" fmla="+- 0 7024 6999"/>
                              <a:gd name="T37" fmla="*/ T36 w 49"/>
                              <a:gd name="T38" fmla="+- 0 1144 1096"/>
                              <a:gd name="T39" fmla="*/ 1144 h 49"/>
                              <a:gd name="T40" fmla="+- 0 7011 6999"/>
                              <a:gd name="T41" fmla="*/ T40 w 49"/>
                              <a:gd name="T42" fmla="+- 0 1144 1096"/>
                              <a:gd name="T43" fmla="*/ 1144 h 49"/>
                              <a:gd name="T44" fmla="+- 0 6999 6999"/>
                              <a:gd name="T45" fmla="*/ T44 w 49"/>
                              <a:gd name="T46" fmla="+- 0 1134 1096"/>
                              <a:gd name="T47" fmla="*/ 1134 h 49"/>
                              <a:gd name="T48" fmla="+- 0 6999 6999"/>
                              <a:gd name="T49" fmla="*/ T48 w 49"/>
                              <a:gd name="T50" fmla="+- 0 1120 1096"/>
                              <a:gd name="T51" fmla="*/ 112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5" y="0"/>
                                </a:lnTo>
                                <a:lnTo>
                                  <a:pt x="38" y="0"/>
                                </a:lnTo>
                                <a:lnTo>
                                  <a:pt x="49" y="11"/>
                                </a:lnTo>
                                <a:lnTo>
                                  <a:pt x="49" y="24"/>
                                </a:lnTo>
                                <a:lnTo>
                                  <a:pt x="49" y="38"/>
                                </a:lnTo>
                                <a:lnTo>
                                  <a:pt x="38" y="48"/>
                                </a:lnTo>
                                <a:lnTo>
                                  <a:pt x="25" y="48"/>
                                </a:lnTo>
                                <a:lnTo>
                                  <a:pt x="12" y="48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66D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486"/>
                        <wps:cNvSpPr>
                          <a:spLocks/>
                        </wps:cNvSpPr>
                        <wps:spPr bwMode="auto">
                          <a:xfrm>
                            <a:off x="6997" y="1392"/>
                            <a:ext cx="48" cy="48"/>
                          </a:xfrm>
                          <a:custGeom>
                            <a:avLst/>
                            <a:gdLst>
                              <a:gd name="T0" fmla="+- 0 7034 6997"/>
                              <a:gd name="T1" fmla="*/ T0 w 48"/>
                              <a:gd name="T2" fmla="+- 0 1392 1392"/>
                              <a:gd name="T3" fmla="*/ 1392 h 48"/>
                              <a:gd name="T4" fmla="+- 0 7008 6997"/>
                              <a:gd name="T5" fmla="*/ T4 w 48"/>
                              <a:gd name="T6" fmla="+- 0 1392 1392"/>
                              <a:gd name="T7" fmla="*/ 1392 h 48"/>
                              <a:gd name="T8" fmla="+- 0 6997 6997"/>
                              <a:gd name="T9" fmla="*/ T8 w 48"/>
                              <a:gd name="T10" fmla="+- 0 1403 1392"/>
                              <a:gd name="T11" fmla="*/ 1403 h 48"/>
                              <a:gd name="T12" fmla="+- 0 6997 6997"/>
                              <a:gd name="T13" fmla="*/ T12 w 48"/>
                              <a:gd name="T14" fmla="+- 0 1416 1392"/>
                              <a:gd name="T15" fmla="*/ 1416 h 48"/>
                              <a:gd name="T16" fmla="+- 0 6997 6997"/>
                              <a:gd name="T17" fmla="*/ T16 w 48"/>
                              <a:gd name="T18" fmla="+- 0 1429 1392"/>
                              <a:gd name="T19" fmla="*/ 1429 h 48"/>
                              <a:gd name="T20" fmla="+- 0 7008 6997"/>
                              <a:gd name="T21" fmla="*/ T20 w 48"/>
                              <a:gd name="T22" fmla="+- 0 1440 1392"/>
                              <a:gd name="T23" fmla="*/ 1440 h 48"/>
                              <a:gd name="T24" fmla="+- 0 7034 6997"/>
                              <a:gd name="T25" fmla="*/ T24 w 48"/>
                              <a:gd name="T26" fmla="+- 0 1440 1392"/>
                              <a:gd name="T27" fmla="*/ 1440 h 48"/>
                              <a:gd name="T28" fmla="+- 0 7045 6997"/>
                              <a:gd name="T29" fmla="*/ T28 w 48"/>
                              <a:gd name="T30" fmla="+- 0 1429 1392"/>
                              <a:gd name="T31" fmla="*/ 1429 h 48"/>
                              <a:gd name="T32" fmla="+- 0 7045 6997"/>
                              <a:gd name="T33" fmla="*/ T32 w 48"/>
                              <a:gd name="T34" fmla="+- 0 1403 1392"/>
                              <a:gd name="T35" fmla="*/ 1403 h 48"/>
                              <a:gd name="T36" fmla="+- 0 7034 6997"/>
                              <a:gd name="T37" fmla="*/ T36 w 48"/>
                              <a:gd name="T38" fmla="+- 0 1392 1392"/>
                              <a:gd name="T39" fmla="*/ 139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37" y="48"/>
                                </a:lnTo>
                                <a:lnTo>
                                  <a:pt x="48" y="37"/>
                                </a:lnTo>
                                <a:lnTo>
                                  <a:pt x="48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82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485"/>
                        <wps:cNvSpPr>
                          <a:spLocks/>
                        </wps:cNvSpPr>
                        <wps:spPr bwMode="auto">
                          <a:xfrm>
                            <a:off x="6997" y="1392"/>
                            <a:ext cx="48" cy="48"/>
                          </a:xfrm>
                          <a:custGeom>
                            <a:avLst/>
                            <a:gdLst>
                              <a:gd name="T0" fmla="+- 0 6997 6997"/>
                              <a:gd name="T1" fmla="*/ T0 w 48"/>
                              <a:gd name="T2" fmla="+- 0 1416 1392"/>
                              <a:gd name="T3" fmla="*/ 1416 h 48"/>
                              <a:gd name="T4" fmla="+- 0 6997 6997"/>
                              <a:gd name="T5" fmla="*/ T4 w 48"/>
                              <a:gd name="T6" fmla="+- 0 1403 1392"/>
                              <a:gd name="T7" fmla="*/ 1403 h 48"/>
                              <a:gd name="T8" fmla="+- 0 7008 6997"/>
                              <a:gd name="T9" fmla="*/ T8 w 48"/>
                              <a:gd name="T10" fmla="+- 0 1392 1392"/>
                              <a:gd name="T11" fmla="*/ 1392 h 48"/>
                              <a:gd name="T12" fmla="+- 0 7021 6997"/>
                              <a:gd name="T13" fmla="*/ T12 w 48"/>
                              <a:gd name="T14" fmla="+- 0 1392 1392"/>
                              <a:gd name="T15" fmla="*/ 1392 h 48"/>
                              <a:gd name="T16" fmla="+- 0 7034 6997"/>
                              <a:gd name="T17" fmla="*/ T16 w 48"/>
                              <a:gd name="T18" fmla="+- 0 1392 1392"/>
                              <a:gd name="T19" fmla="*/ 1392 h 48"/>
                              <a:gd name="T20" fmla="+- 0 7045 6997"/>
                              <a:gd name="T21" fmla="*/ T20 w 48"/>
                              <a:gd name="T22" fmla="+- 0 1403 1392"/>
                              <a:gd name="T23" fmla="*/ 1403 h 48"/>
                              <a:gd name="T24" fmla="+- 0 7045 6997"/>
                              <a:gd name="T25" fmla="*/ T24 w 48"/>
                              <a:gd name="T26" fmla="+- 0 1416 1392"/>
                              <a:gd name="T27" fmla="*/ 1416 h 48"/>
                              <a:gd name="T28" fmla="+- 0 7045 6997"/>
                              <a:gd name="T29" fmla="*/ T28 w 48"/>
                              <a:gd name="T30" fmla="+- 0 1429 1392"/>
                              <a:gd name="T31" fmla="*/ 1429 h 48"/>
                              <a:gd name="T32" fmla="+- 0 7034 6997"/>
                              <a:gd name="T33" fmla="*/ T32 w 48"/>
                              <a:gd name="T34" fmla="+- 0 1440 1392"/>
                              <a:gd name="T35" fmla="*/ 1440 h 48"/>
                              <a:gd name="T36" fmla="+- 0 7021 6997"/>
                              <a:gd name="T37" fmla="*/ T36 w 48"/>
                              <a:gd name="T38" fmla="+- 0 1440 1392"/>
                              <a:gd name="T39" fmla="*/ 1440 h 48"/>
                              <a:gd name="T40" fmla="+- 0 7008 6997"/>
                              <a:gd name="T41" fmla="*/ T40 w 48"/>
                              <a:gd name="T42" fmla="+- 0 1440 1392"/>
                              <a:gd name="T43" fmla="*/ 1440 h 48"/>
                              <a:gd name="T44" fmla="+- 0 6997 6997"/>
                              <a:gd name="T45" fmla="*/ T44 w 48"/>
                              <a:gd name="T46" fmla="+- 0 1429 1392"/>
                              <a:gd name="T47" fmla="*/ 1429 h 48"/>
                              <a:gd name="T48" fmla="+- 0 6997 6997"/>
                              <a:gd name="T49" fmla="*/ T48 w 48"/>
                              <a:gd name="T50" fmla="+- 0 1416 1392"/>
                              <a:gd name="T51" fmla="*/ 14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8" y="11"/>
                                </a:lnTo>
                                <a:lnTo>
                                  <a:pt x="48" y="24"/>
                                </a:lnTo>
                                <a:lnTo>
                                  <a:pt x="48" y="37"/>
                                </a:lnTo>
                                <a:lnTo>
                                  <a:pt x="37" y="48"/>
                                </a:lnTo>
                                <a:lnTo>
                                  <a:pt x="24" y="48"/>
                                </a:lnTo>
                                <a:lnTo>
                                  <a:pt x="11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A82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484"/>
                        <wps:cNvSpPr>
                          <a:spLocks/>
                        </wps:cNvSpPr>
                        <wps:spPr bwMode="auto">
                          <a:xfrm>
                            <a:off x="5578" y="486"/>
                            <a:ext cx="50" cy="50"/>
                          </a:xfrm>
                          <a:custGeom>
                            <a:avLst/>
                            <a:gdLst>
                              <a:gd name="T0" fmla="+- 0 5617 5579"/>
                              <a:gd name="T1" fmla="*/ T0 w 50"/>
                              <a:gd name="T2" fmla="+- 0 486 486"/>
                              <a:gd name="T3" fmla="*/ 486 h 50"/>
                              <a:gd name="T4" fmla="+- 0 5590 5579"/>
                              <a:gd name="T5" fmla="*/ T4 w 50"/>
                              <a:gd name="T6" fmla="+- 0 486 486"/>
                              <a:gd name="T7" fmla="*/ 486 h 50"/>
                              <a:gd name="T8" fmla="+- 0 5579 5579"/>
                              <a:gd name="T9" fmla="*/ T8 w 50"/>
                              <a:gd name="T10" fmla="+- 0 498 486"/>
                              <a:gd name="T11" fmla="*/ 498 h 50"/>
                              <a:gd name="T12" fmla="+- 0 5579 5579"/>
                              <a:gd name="T13" fmla="*/ T12 w 50"/>
                              <a:gd name="T14" fmla="+- 0 511 486"/>
                              <a:gd name="T15" fmla="*/ 511 h 50"/>
                              <a:gd name="T16" fmla="+- 0 5579 5579"/>
                              <a:gd name="T17" fmla="*/ T16 w 50"/>
                              <a:gd name="T18" fmla="+- 0 525 486"/>
                              <a:gd name="T19" fmla="*/ 525 h 50"/>
                              <a:gd name="T20" fmla="+- 0 5590 5579"/>
                              <a:gd name="T21" fmla="*/ T20 w 50"/>
                              <a:gd name="T22" fmla="+- 0 536 486"/>
                              <a:gd name="T23" fmla="*/ 536 h 50"/>
                              <a:gd name="T24" fmla="+- 0 5617 5579"/>
                              <a:gd name="T25" fmla="*/ T24 w 50"/>
                              <a:gd name="T26" fmla="+- 0 536 486"/>
                              <a:gd name="T27" fmla="*/ 536 h 50"/>
                              <a:gd name="T28" fmla="+- 0 5628 5579"/>
                              <a:gd name="T29" fmla="*/ T28 w 50"/>
                              <a:gd name="T30" fmla="+- 0 525 486"/>
                              <a:gd name="T31" fmla="*/ 525 h 50"/>
                              <a:gd name="T32" fmla="+- 0 5628 5579"/>
                              <a:gd name="T33" fmla="*/ T32 w 50"/>
                              <a:gd name="T34" fmla="+- 0 498 486"/>
                              <a:gd name="T35" fmla="*/ 498 h 50"/>
                              <a:gd name="T36" fmla="+- 0 5617 5579"/>
                              <a:gd name="T37" fmla="*/ T36 w 50"/>
                              <a:gd name="T38" fmla="+- 0 486 486"/>
                              <a:gd name="T39" fmla="*/ 486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0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5"/>
                                </a:lnTo>
                                <a:lnTo>
                                  <a:pt x="0" y="39"/>
                                </a:lnTo>
                                <a:lnTo>
                                  <a:pt x="11" y="50"/>
                                </a:lnTo>
                                <a:lnTo>
                                  <a:pt x="38" y="50"/>
                                </a:lnTo>
                                <a:lnTo>
                                  <a:pt x="49" y="39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7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Freeform 483"/>
                        <wps:cNvSpPr>
                          <a:spLocks/>
                        </wps:cNvSpPr>
                        <wps:spPr bwMode="auto">
                          <a:xfrm>
                            <a:off x="5578" y="486"/>
                            <a:ext cx="50" cy="50"/>
                          </a:xfrm>
                          <a:custGeom>
                            <a:avLst/>
                            <a:gdLst>
                              <a:gd name="T0" fmla="+- 0 5579 5579"/>
                              <a:gd name="T1" fmla="*/ T0 w 50"/>
                              <a:gd name="T2" fmla="+- 0 511 486"/>
                              <a:gd name="T3" fmla="*/ 511 h 50"/>
                              <a:gd name="T4" fmla="+- 0 5579 5579"/>
                              <a:gd name="T5" fmla="*/ T4 w 50"/>
                              <a:gd name="T6" fmla="+- 0 498 486"/>
                              <a:gd name="T7" fmla="*/ 498 h 50"/>
                              <a:gd name="T8" fmla="+- 0 5590 5579"/>
                              <a:gd name="T9" fmla="*/ T8 w 50"/>
                              <a:gd name="T10" fmla="+- 0 486 486"/>
                              <a:gd name="T11" fmla="*/ 486 h 50"/>
                              <a:gd name="T12" fmla="+- 0 5604 5579"/>
                              <a:gd name="T13" fmla="*/ T12 w 50"/>
                              <a:gd name="T14" fmla="+- 0 486 486"/>
                              <a:gd name="T15" fmla="*/ 486 h 50"/>
                              <a:gd name="T16" fmla="+- 0 5617 5579"/>
                              <a:gd name="T17" fmla="*/ T16 w 50"/>
                              <a:gd name="T18" fmla="+- 0 486 486"/>
                              <a:gd name="T19" fmla="*/ 486 h 50"/>
                              <a:gd name="T20" fmla="+- 0 5628 5579"/>
                              <a:gd name="T21" fmla="*/ T20 w 50"/>
                              <a:gd name="T22" fmla="+- 0 498 486"/>
                              <a:gd name="T23" fmla="*/ 498 h 50"/>
                              <a:gd name="T24" fmla="+- 0 5628 5579"/>
                              <a:gd name="T25" fmla="*/ T24 w 50"/>
                              <a:gd name="T26" fmla="+- 0 511 486"/>
                              <a:gd name="T27" fmla="*/ 511 h 50"/>
                              <a:gd name="T28" fmla="+- 0 5628 5579"/>
                              <a:gd name="T29" fmla="*/ T28 w 50"/>
                              <a:gd name="T30" fmla="+- 0 525 486"/>
                              <a:gd name="T31" fmla="*/ 525 h 50"/>
                              <a:gd name="T32" fmla="+- 0 5617 5579"/>
                              <a:gd name="T33" fmla="*/ T32 w 50"/>
                              <a:gd name="T34" fmla="+- 0 536 486"/>
                              <a:gd name="T35" fmla="*/ 536 h 50"/>
                              <a:gd name="T36" fmla="+- 0 5604 5579"/>
                              <a:gd name="T37" fmla="*/ T36 w 50"/>
                              <a:gd name="T38" fmla="+- 0 536 486"/>
                              <a:gd name="T39" fmla="*/ 536 h 50"/>
                              <a:gd name="T40" fmla="+- 0 5590 5579"/>
                              <a:gd name="T41" fmla="*/ T40 w 50"/>
                              <a:gd name="T42" fmla="+- 0 536 486"/>
                              <a:gd name="T43" fmla="*/ 536 h 50"/>
                              <a:gd name="T44" fmla="+- 0 5579 5579"/>
                              <a:gd name="T45" fmla="*/ T44 w 50"/>
                              <a:gd name="T46" fmla="+- 0 525 486"/>
                              <a:gd name="T47" fmla="*/ 525 h 50"/>
                              <a:gd name="T48" fmla="+- 0 5579 5579"/>
                              <a:gd name="T49" fmla="*/ T48 w 50"/>
                              <a:gd name="T50" fmla="+- 0 511 486"/>
                              <a:gd name="T51" fmla="*/ 511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0" h="50">
                                <a:moveTo>
                                  <a:pt x="0" y="25"/>
                                </a:moveTo>
                                <a:lnTo>
                                  <a:pt x="0" y="12"/>
                                </a:lnTo>
                                <a:lnTo>
                                  <a:pt x="11" y="0"/>
                                </a:lnTo>
                                <a:lnTo>
                                  <a:pt x="25" y="0"/>
                                </a:lnTo>
                                <a:lnTo>
                                  <a:pt x="38" y="0"/>
                                </a:lnTo>
                                <a:lnTo>
                                  <a:pt x="49" y="12"/>
                                </a:lnTo>
                                <a:lnTo>
                                  <a:pt x="49" y="25"/>
                                </a:lnTo>
                                <a:lnTo>
                                  <a:pt x="49" y="39"/>
                                </a:lnTo>
                                <a:lnTo>
                                  <a:pt x="38" y="50"/>
                                </a:lnTo>
                                <a:lnTo>
                                  <a:pt x="25" y="50"/>
                                </a:lnTo>
                                <a:lnTo>
                                  <a:pt x="11" y="50"/>
                                </a:lnTo>
                                <a:lnTo>
                                  <a:pt x="0" y="39"/>
                                </a:lnTo>
                                <a:lnTo>
                                  <a:pt x="0" y="25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D97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482"/>
                        <wps:cNvSpPr>
                          <a:spLocks/>
                        </wps:cNvSpPr>
                        <wps:spPr bwMode="auto">
                          <a:xfrm>
                            <a:off x="6084" y="-26"/>
                            <a:ext cx="46" cy="46"/>
                          </a:xfrm>
                          <a:custGeom>
                            <a:avLst/>
                            <a:gdLst>
                              <a:gd name="T0" fmla="+- 0 6120 6085"/>
                              <a:gd name="T1" fmla="*/ T0 w 46"/>
                              <a:gd name="T2" fmla="+- 0 -25 -25"/>
                              <a:gd name="T3" fmla="*/ -25 h 46"/>
                              <a:gd name="T4" fmla="+- 0 6095 6085"/>
                              <a:gd name="T5" fmla="*/ T4 w 46"/>
                              <a:gd name="T6" fmla="+- 0 -25 -25"/>
                              <a:gd name="T7" fmla="*/ -25 h 46"/>
                              <a:gd name="T8" fmla="+- 0 6085 6085"/>
                              <a:gd name="T9" fmla="*/ T8 w 46"/>
                              <a:gd name="T10" fmla="+- 0 -15 -25"/>
                              <a:gd name="T11" fmla="*/ -15 h 46"/>
                              <a:gd name="T12" fmla="+- 0 6085 6085"/>
                              <a:gd name="T13" fmla="*/ T12 w 46"/>
                              <a:gd name="T14" fmla="+- 0 -3 -25"/>
                              <a:gd name="T15" fmla="*/ -3 h 46"/>
                              <a:gd name="T16" fmla="+- 0 6085 6085"/>
                              <a:gd name="T17" fmla="*/ T16 w 46"/>
                              <a:gd name="T18" fmla="+- 0 10 -25"/>
                              <a:gd name="T19" fmla="*/ 10 h 46"/>
                              <a:gd name="T20" fmla="+- 0 6095 6085"/>
                              <a:gd name="T21" fmla="*/ T20 w 46"/>
                              <a:gd name="T22" fmla="+- 0 20 -25"/>
                              <a:gd name="T23" fmla="*/ 20 h 46"/>
                              <a:gd name="T24" fmla="+- 0 6120 6085"/>
                              <a:gd name="T25" fmla="*/ T24 w 46"/>
                              <a:gd name="T26" fmla="+- 0 20 -25"/>
                              <a:gd name="T27" fmla="*/ 20 h 46"/>
                              <a:gd name="T28" fmla="+- 0 6130 6085"/>
                              <a:gd name="T29" fmla="*/ T28 w 46"/>
                              <a:gd name="T30" fmla="+- 0 10 -25"/>
                              <a:gd name="T31" fmla="*/ 10 h 46"/>
                              <a:gd name="T32" fmla="+- 0 6130 6085"/>
                              <a:gd name="T33" fmla="*/ T32 w 46"/>
                              <a:gd name="T34" fmla="+- 0 -15 -25"/>
                              <a:gd name="T35" fmla="*/ -15 h 46"/>
                              <a:gd name="T36" fmla="+- 0 6120 6085"/>
                              <a:gd name="T37" fmla="*/ T36 w 46"/>
                              <a:gd name="T38" fmla="+- 0 -25 -25"/>
                              <a:gd name="T39" fmla="*/ -2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35" y="45"/>
                                </a:lnTo>
                                <a:lnTo>
                                  <a:pt x="45" y="35"/>
                                </a:lnTo>
                                <a:lnTo>
                                  <a:pt x="45" y="10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AB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481"/>
                        <wps:cNvSpPr>
                          <a:spLocks/>
                        </wps:cNvSpPr>
                        <wps:spPr bwMode="auto">
                          <a:xfrm>
                            <a:off x="6084" y="-26"/>
                            <a:ext cx="46" cy="46"/>
                          </a:xfrm>
                          <a:custGeom>
                            <a:avLst/>
                            <a:gdLst>
                              <a:gd name="T0" fmla="+- 0 6085 6085"/>
                              <a:gd name="T1" fmla="*/ T0 w 46"/>
                              <a:gd name="T2" fmla="+- 0 -3 -25"/>
                              <a:gd name="T3" fmla="*/ -3 h 46"/>
                              <a:gd name="T4" fmla="+- 0 6085 6085"/>
                              <a:gd name="T5" fmla="*/ T4 w 46"/>
                              <a:gd name="T6" fmla="+- 0 -15 -25"/>
                              <a:gd name="T7" fmla="*/ -15 h 46"/>
                              <a:gd name="T8" fmla="+- 0 6095 6085"/>
                              <a:gd name="T9" fmla="*/ T8 w 46"/>
                              <a:gd name="T10" fmla="+- 0 -25 -25"/>
                              <a:gd name="T11" fmla="*/ -25 h 46"/>
                              <a:gd name="T12" fmla="+- 0 6107 6085"/>
                              <a:gd name="T13" fmla="*/ T12 w 46"/>
                              <a:gd name="T14" fmla="+- 0 -25 -25"/>
                              <a:gd name="T15" fmla="*/ -25 h 46"/>
                              <a:gd name="T16" fmla="+- 0 6120 6085"/>
                              <a:gd name="T17" fmla="*/ T16 w 46"/>
                              <a:gd name="T18" fmla="+- 0 -25 -25"/>
                              <a:gd name="T19" fmla="*/ -25 h 46"/>
                              <a:gd name="T20" fmla="+- 0 6130 6085"/>
                              <a:gd name="T21" fmla="*/ T20 w 46"/>
                              <a:gd name="T22" fmla="+- 0 -15 -25"/>
                              <a:gd name="T23" fmla="*/ -15 h 46"/>
                              <a:gd name="T24" fmla="+- 0 6130 6085"/>
                              <a:gd name="T25" fmla="*/ T24 w 46"/>
                              <a:gd name="T26" fmla="+- 0 -3 -25"/>
                              <a:gd name="T27" fmla="*/ -3 h 46"/>
                              <a:gd name="T28" fmla="+- 0 6130 6085"/>
                              <a:gd name="T29" fmla="*/ T28 w 46"/>
                              <a:gd name="T30" fmla="+- 0 10 -25"/>
                              <a:gd name="T31" fmla="*/ 10 h 46"/>
                              <a:gd name="T32" fmla="+- 0 6120 6085"/>
                              <a:gd name="T33" fmla="*/ T32 w 46"/>
                              <a:gd name="T34" fmla="+- 0 20 -25"/>
                              <a:gd name="T35" fmla="*/ 20 h 46"/>
                              <a:gd name="T36" fmla="+- 0 6107 6085"/>
                              <a:gd name="T37" fmla="*/ T36 w 46"/>
                              <a:gd name="T38" fmla="+- 0 20 -25"/>
                              <a:gd name="T39" fmla="*/ 20 h 46"/>
                              <a:gd name="T40" fmla="+- 0 6095 6085"/>
                              <a:gd name="T41" fmla="*/ T40 w 46"/>
                              <a:gd name="T42" fmla="+- 0 20 -25"/>
                              <a:gd name="T43" fmla="*/ 20 h 46"/>
                              <a:gd name="T44" fmla="+- 0 6085 6085"/>
                              <a:gd name="T45" fmla="*/ T44 w 46"/>
                              <a:gd name="T46" fmla="+- 0 10 -25"/>
                              <a:gd name="T47" fmla="*/ 10 h 46"/>
                              <a:gd name="T48" fmla="+- 0 6085 6085"/>
                              <a:gd name="T49" fmla="*/ T48 w 46"/>
                              <a:gd name="T50" fmla="+- 0 -3 -25"/>
                              <a:gd name="T51" fmla="*/ -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5" y="0"/>
                                </a:lnTo>
                                <a:lnTo>
                                  <a:pt x="45" y="10"/>
                                </a:lnTo>
                                <a:lnTo>
                                  <a:pt x="45" y="22"/>
                                </a:lnTo>
                                <a:lnTo>
                                  <a:pt x="45" y="35"/>
                                </a:lnTo>
                                <a:lnTo>
                                  <a:pt x="35" y="45"/>
                                </a:lnTo>
                                <a:lnTo>
                                  <a:pt x="22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EAB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480"/>
                        <wps:cNvSpPr>
                          <a:spLocks/>
                        </wps:cNvSpPr>
                        <wps:spPr bwMode="auto">
                          <a:xfrm>
                            <a:off x="6386" y="683"/>
                            <a:ext cx="56" cy="56"/>
                          </a:xfrm>
                          <a:custGeom>
                            <a:avLst/>
                            <a:gdLst>
                              <a:gd name="T0" fmla="+- 0 6430 6386"/>
                              <a:gd name="T1" fmla="*/ T0 w 56"/>
                              <a:gd name="T2" fmla="+- 0 683 683"/>
                              <a:gd name="T3" fmla="*/ 683 h 56"/>
                              <a:gd name="T4" fmla="+- 0 6399 6386"/>
                              <a:gd name="T5" fmla="*/ T4 w 56"/>
                              <a:gd name="T6" fmla="+- 0 683 683"/>
                              <a:gd name="T7" fmla="*/ 683 h 56"/>
                              <a:gd name="T8" fmla="+- 0 6386 6386"/>
                              <a:gd name="T9" fmla="*/ T8 w 56"/>
                              <a:gd name="T10" fmla="+- 0 696 683"/>
                              <a:gd name="T11" fmla="*/ 696 h 56"/>
                              <a:gd name="T12" fmla="+- 0 6386 6386"/>
                              <a:gd name="T13" fmla="*/ T12 w 56"/>
                              <a:gd name="T14" fmla="+- 0 711 683"/>
                              <a:gd name="T15" fmla="*/ 711 h 56"/>
                              <a:gd name="T16" fmla="+- 0 6386 6386"/>
                              <a:gd name="T17" fmla="*/ T16 w 56"/>
                              <a:gd name="T18" fmla="+- 0 727 683"/>
                              <a:gd name="T19" fmla="*/ 727 h 56"/>
                              <a:gd name="T20" fmla="+- 0 6399 6386"/>
                              <a:gd name="T21" fmla="*/ T20 w 56"/>
                              <a:gd name="T22" fmla="+- 0 739 683"/>
                              <a:gd name="T23" fmla="*/ 739 h 56"/>
                              <a:gd name="T24" fmla="+- 0 6430 6386"/>
                              <a:gd name="T25" fmla="*/ T24 w 56"/>
                              <a:gd name="T26" fmla="+- 0 739 683"/>
                              <a:gd name="T27" fmla="*/ 739 h 56"/>
                              <a:gd name="T28" fmla="+- 0 6442 6386"/>
                              <a:gd name="T29" fmla="*/ T28 w 56"/>
                              <a:gd name="T30" fmla="+- 0 727 683"/>
                              <a:gd name="T31" fmla="*/ 727 h 56"/>
                              <a:gd name="T32" fmla="+- 0 6442 6386"/>
                              <a:gd name="T33" fmla="*/ T32 w 56"/>
                              <a:gd name="T34" fmla="+- 0 696 683"/>
                              <a:gd name="T35" fmla="*/ 696 h 56"/>
                              <a:gd name="T36" fmla="+- 0 6430 6386"/>
                              <a:gd name="T37" fmla="*/ T36 w 56"/>
                              <a:gd name="T38" fmla="+- 0 683 683"/>
                              <a:gd name="T39" fmla="*/ 68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4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8"/>
                                </a:lnTo>
                                <a:lnTo>
                                  <a:pt x="0" y="44"/>
                                </a:lnTo>
                                <a:lnTo>
                                  <a:pt x="13" y="56"/>
                                </a:lnTo>
                                <a:lnTo>
                                  <a:pt x="44" y="56"/>
                                </a:lnTo>
                                <a:lnTo>
                                  <a:pt x="56" y="44"/>
                                </a:lnTo>
                                <a:lnTo>
                                  <a:pt x="56" y="13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1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479"/>
                        <wps:cNvSpPr>
                          <a:spLocks/>
                        </wps:cNvSpPr>
                        <wps:spPr bwMode="auto">
                          <a:xfrm>
                            <a:off x="6386" y="683"/>
                            <a:ext cx="56" cy="56"/>
                          </a:xfrm>
                          <a:custGeom>
                            <a:avLst/>
                            <a:gdLst>
                              <a:gd name="T0" fmla="+- 0 6386 6386"/>
                              <a:gd name="T1" fmla="*/ T0 w 56"/>
                              <a:gd name="T2" fmla="+- 0 711 683"/>
                              <a:gd name="T3" fmla="*/ 711 h 56"/>
                              <a:gd name="T4" fmla="+- 0 6386 6386"/>
                              <a:gd name="T5" fmla="*/ T4 w 56"/>
                              <a:gd name="T6" fmla="+- 0 696 683"/>
                              <a:gd name="T7" fmla="*/ 696 h 56"/>
                              <a:gd name="T8" fmla="+- 0 6399 6386"/>
                              <a:gd name="T9" fmla="*/ T8 w 56"/>
                              <a:gd name="T10" fmla="+- 0 683 683"/>
                              <a:gd name="T11" fmla="*/ 683 h 56"/>
                              <a:gd name="T12" fmla="+- 0 6414 6386"/>
                              <a:gd name="T13" fmla="*/ T12 w 56"/>
                              <a:gd name="T14" fmla="+- 0 683 683"/>
                              <a:gd name="T15" fmla="*/ 683 h 56"/>
                              <a:gd name="T16" fmla="+- 0 6430 6386"/>
                              <a:gd name="T17" fmla="*/ T16 w 56"/>
                              <a:gd name="T18" fmla="+- 0 683 683"/>
                              <a:gd name="T19" fmla="*/ 683 h 56"/>
                              <a:gd name="T20" fmla="+- 0 6442 6386"/>
                              <a:gd name="T21" fmla="*/ T20 w 56"/>
                              <a:gd name="T22" fmla="+- 0 696 683"/>
                              <a:gd name="T23" fmla="*/ 696 h 56"/>
                              <a:gd name="T24" fmla="+- 0 6442 6386"/>
                              <a:gd name="T25" fmla="*/ T24 w 56"/>
                              <a:gd name="T26" fmla="+- 0 711 683"/>
                              <a:gd name="T27" fmla="*/ 711 h 56"/>
                              <a:gd name="T28" fmla="+- 0 6442 6386"/>
                              <a:gd name="T29" fmla="*/ T28 w 56"/>
                              <a:gd name="T30" fmla="+- 0 727 683"/>
                              <a:gd name="T31" fmla="*/ 727 h 56"/>
                              <a:gd name="T32" fmla="+- 0 6430 6386"/>
                              <a:gd name="T33" fmla="*/ T32 w 56"/>
                              <a:gd name="T34" fmla="+- 0 739 683"/>
                              <a:gd name="T35" fmla="*/ 739 h 56"/>
                              <a:gd name="T36" fmla="+- 0 6414 6386"/>
                              <a:gd name="T37" fmla="*/ T36 w 56"/>
                              <a:gd name="T38" fmla="+- 0 739 683"/>
                              <a:gd name="T39" fmla="*/ 739 h 56"/>
                              <a:gd name="T40" fmla="+- 0 6399 6386"/>
                              <a:gd name="T41" fmla="*/ T40 w 56"/>
                              <a:gd name="T42" fmla="+- 0 739 683"/>
                              <a:gd name="T43" fmla="*/ 739 h 56"/>
                              <a:gd name="T44" fmla="+- 0 6386 6386"/>
                              <a:gd name="T45" fmla="*/ T44 w 56"/>
                              <a:gd name="T46" fmla="+- 0 727 683"/>
                              <a:gd name="T47" fmla="*/ 727 h 56"/>
                              <a:gd name="T48" fmla="+- 0 6386 6386"/>
                              <a:gd name="T49" fmla="*/ T48 w 56"/>
                              <a:gd name="T50" fmla="+- 0 711 683"/>
                              <a:gd name="T51" fmla="*/ 711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3" y="0"/>
                                </a:lnTo>
                                <a:lnTo>
                                  <a:pt x="28" y="0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56" y="28"/>
                                </a:lnTo>
                                <a:lnTo>
                                  <a:pt x="56" y="44"/>
                                </a:lnTo>
                                <a:lnTo>
                                  <a:pt x="44" y="56"/>
                                </a:lnTo>
                                <a:lnTo>
                                  <a:pt x="28" y="56"/>
                                </a:lnTo>
                                <a:lnTo>
                                  <a:pt x="13" y="56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EC1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478"/>
                        <wps:cNvSpPr>
                          <a:spLocks/>
                        </wps:cNvSpPr>
                        <wps:spPr bwMode="auto">
                          <a:xfrm>
                            <a:off x="7001" y="1195"/>
                            <a:ext cx="47" cy="47"/>
                          </a:xfrm>
                          <a:custGeom>
                            <a:avLst/>
                            <a:gdLst>
                              <a:gd name="T0" fmla="+- 0 7038 7002"/>
                              <a:gd name="T1" fmla="*/ T0 w 47"/>
                              <a:gd name="T2" fmla="+- 0 1196 1196"/>
                              <a:gd name="T3" fmla="*/ 1196 h 47"/>
                              <a:gd name="T4" fmla="+- 0 7012 7002"/>
                              <a:gd name="T5" fmla="*/ T4 w 47"/>
                              <a:gd name="T6" fmla="+- 0 1196 1196"/>
                              <a:gd name="T7" fmla="*/ 1196 h 47"/>
                              <a:gd name="T8" fmla="+- 0 7002 7002"/>
                              <a:gd name="T9" fmla="*/ T8 w 47"/>
                              <a:gd name="T10" fmla="+- 0 1206 1196"/>
                              <a:gd name="T11" fmla="*/ 1206 h 47"/>
                              <a:gd name="T12" fmla="+- 0 7002 7002"/>
                              <a:gd name="T13" fmla="*/ T12 w 47"/>
                              <a:gd name="T14" fmla="+- 0 1219 1196"/>
                              <a:gd name="T15" fmla="*/ 1219 h 47"/>
                              <a:gd name="T16" fmla="+- 0 7002 7002"/>
                              <a:gd name="T17" fmla="*/ T16 w 47"/>
                              <a:gd name="T18" fmla="+- 0 1232 1196"/>
                              <a:gd name="T19" fmla="*/ 1232 h 47"/>
                              <a:gd name="T20" fmla="+- 0 7012 7002"/>
                              <a:gd name="T21" fmla="*/ T20 w 47"/>
                              <a:gd name="T22" fmla="+- 0 1242 1196"/>
                              <a:gd name="T23" fmla="*/ 1242 h 47"/>
                              <a:gd name="T24" fmla="+- 0 7038 7002"/>
                              <a:gd name="T25" fmla="*/ T24 w 47"/>
                              <a:gd name="T26" fmla="+- 0 1242 1196"/>
                              <a:gd name="T27" fmla="*/ 1242 h 47"/>
                              <a:gd name="T28" fmla="+- 0 7049 7002"/>
                              <a:gd name="T29" fmla="*/ T28 w 47"/>
                              <a:gd name="T30" fmla="+- 0 1232 1196"/>
                              <a:gd name="T31" fmla="*/ 1232 h 47"/>
                              <a:gd name="T32" fmla="+- 0 7049 7002"/>
                              <a:gd name="T33" fmla="*/ T32 w 47"/>
                              <a:gd name="T34" fmla="+- 0 1206 1196"/>
                              <a:gd name="T35" fmla="*/ 1206 h 47"/>
                              <a:gd name="T36" fmla="+- 0 7038 7002"/>
                              <a:gd name="T37" fmla="*/ T36 w 47"/>
                              <a:gd name="T38" fmla="+- 0 1196 1196"/>
                              <a:gd name="T39" fmla="*/ 119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7" y="36"/>
                                </a:lnTo>
                                <a:lnTo>
                                  <a:pt x="47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5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477"/>
                        <wps:cNvSpPr>
                          <a:spLocks/>
                        </wps:cNvSpPr>
                        <wps:spPr bwMode="auto">
                          <a:xfrm>
                            <a:off x="7001" y="1195"/>
                            <a:ext cx="47" cy="47"/>
                          </a:xfrm>
                          <a:custGeom>
                            <a:avLst/>
                            <a:gdLst>
                              <a:gd name="T0" fmla="+- 0 7002 7002"/>
                              <a:gd name="T1" fmla="*/ T0 w 47"/>
                              <a:gd name="T2" fmla="+- 0 1219 1196"/>
                              <a:gd name="T3" fmla="*/ 1219 h 47"/>
                              <a:gd name="T4" fmla="+- 0 7002 7002"/>
                              <a:gd name="T5" fmla="*/ T4 w 47"/>
                              <a:gd name="T6" fmla="+- 0 1206 1196"/>
                              <a:gd name="T7" fmla="*/ 1206 h 47"/>
                              <a:gd name="T8" fmla="+- 0 7012 7002"/>
                              <a:gd name="T9" fmla="*/ T8 w 47"/>
                              <a:gd name="T10" fmla="+- 0 1196 1196"/>
                              <a:gd name="T11" fmla="*/ 1196 h 47"/>
                              <a:gd name="T12" fmla="+- 0 7025 7002"/>
                              <a:gd name="T13" fmla="*/ T12 w 47"/>
                              <a:gd name="T14" fmla="+- 0 1196 1196"/>
                              <a:gd name="T15" fmla="*/ 1196 h 47"/>
                              <a:gd name="T16" fmla="+- 0 7038 7002"/>
                              <a:gd name="T17" fmla="*/ T16 w 47"/>
                              <a:gd name="T18" fmla="+- 0 1196 1196"/>
                              <a:gd name="T19" fmla="*/ 1196 h 47"/>
                              <a:gd name="T20" fmla="+- 0 7049 7002"/>
                              <a:gd name="T21" fmla="*/ T20 w 47"/>
                              <a:gd name="T22" fmla="+- 0 1206 1196"/>
                              <a:gd name="T23" fmla="*/ 1206 h 47"/>
                              <a:gd name="T24" fmla="+- 0 7049 7002"/>
                              <a:gd name="T25" fmla="*/ T24 w 47"/>
                              <a:gd name="T26" fmla="+- 0 1219 1196"/>
                              <a:gd name="T27" fmla="*/ 1219 h 47"/>
                              <a:gd name="T28" fmla="+- 0 7049 7002"/>
                              <a:gd name="T29" fmla="*/ T28 w 47"/>
                              <a:gd name="T30" fmla="+- 0 1232 1196"/>
                              <a:gd name="T31" fmla="*/ 1232 h 47"/>
                              <a:gd name="T32" fmla="+- 0 7038 7002"/>
                              <a:gd name="T33" fmla="*/ T32 w 47"/>
                              <a:gd name="T34" fmla="+- 0 1242 1196"/>
                              <a:gd name="T35" fmla="*/ 1242 h 47"/>
                              <a:gd name="T36" fmla="+- 0 7025 7002"/>
                              <a:gd name="T37" fmla="*/ T36 w 47"/>
                              <a:gd name="T38" fmla="+- 0 1242 1196"/>
                              <a:gd name="T39" fmla="*/ 1242 h 47"/>
                              <a:gd name="T40" fmla="+- 0 7012 7002"/>
                              <a:gd name="T41" fmla="*/ T40 w 47"/>
                              <a:gd name="T42" fmla="+- 0 1242 1196"/>
                              <a:gd name="T43" fmla="*/ 1242 h 47"/>
                              <a:gd name="T44" fmla="+- 0 7002 7002"/>
                              <a:gd name="T45" fmla="*/ T44 w 47"/>
                              <a:gd name="T46" fmla="+- 0 1232 1196"/>
                              <a:gd name="T47" fmla="*/ 1232 h 47"/>
                              <a:gd name="T48" fmla="+- 0 7002 7002"/>
                              <a:gd name="T49" fmla="*/ T48 w 47"/>
                              <a:gd name="T50" fmla="+- 0 1219 1196"/>
                              <a:gd name="T51" fmla="*/ 1219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6" y="0"/>
                                </a:lnTo>
                                <a:lnTo>
                                  <a:pt x="47" y="10"/>
                                </a:lnTo>
                                <a:lnTo>
                                  <a:pt x="47" y="23"/>
                                </a:lnTo>
                                <a:lnTo>
                                  <a:pt x="47" y="36"/>
                                </a:lnTo>
                                <a:lnTo>
                                  <a:pt x="36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ED5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476"/>
                        <wps:cNvSpPr>
                          <a:spLocks/>
                        </wps:cNvSpPr>
                        <wps:spPr bwMode="auto">
                          <a:xfrm>
                            <a:off x="6085" y="70"/>
                            <a:ext cx="45" cy="45"/>
                          </a:xfrm>
                          <a:custGeom>
                            <a:avLst/>
                            <a:gdLst>
                              <a:gd name="T0" fmla="+- 0 6120 6086"/>
                              <a:gd name="T1" fmla="*/ T0 w 45"/>
                              <a:gd name="T2" fmla="+- 0 70 70"/>
                              <a:gd name="T3" fmla="*/ 70 h 45"/>
                              <a:gd name="T4" fmla="+- 0 6096 6086"/>
                              <a:gd name="T5" fmla="*/ T4 w 45"/>
                              <a:gd name="T6" fmla="+- 0 70 70"/>
                              <a:gd name="T7" fmla="*/ 70 h 45"/>
                              <a:gd name="T8" fmla="+- 0 6086 6086"/>
                              <a:gd name="T9" fmla="*/ T8 w 45"/>
                              <a:gd name="T10" fmla="+- 0 80 70"/>
                              <a:gd name="T11" fmla="*/ 80 h 45"/>
                              <a:gd name="T12" fmla="+- 0 6086 6086"/>
                              <a:gd name="T13" fmla="*/ T12 w 45"/>
                              <a:gd name="T14" fmla="+- 0 92 70"/>
                              <a:gd name="T15" fmla="*/ 92 h 45"/>
                              <a:gd name="T16" fmla="+- 0 6086 6086"/>
                              <a:gd name="T17" fmla="*/ T16 w 45"/>
                              <a:gd name="T18" fmla="+- 0 105 70"/>
                              <a:gd name="T19" fmla="*/ 105 h 45"/>
                              <a:gd name="T20" fmla="+- 0 6096 6086"/>
                              <a:gd name="T21" fmla="*/ T20 w 45"/>
                              <a:gd name="T22" fmla="+- 0 115 70"/>
                              <a:gd name="T23" fmla="*/ 115 h 45"/>
                              <a:gd name="T24" fmla="+- 0 6120 6086"/>
                              <a:gd name="T25" fmla="*/ T24 w 45"/>
                              <a:gd name="T26" fmla="+- 0 115 70"/>
                              <a:gd name="T27" fmla="*/ 115 h 45"/>
                              <a:gd name="T28" fmla="+- 0 6130 6086"/>
                              <a:gd name="T29" fmla="*/ T28 w 45"/>
                              <a:gd name="T30" fmla="+- 0 105 70"/>
                              <a:gd name="T31" fmla="*/ 105 h 45"/>
                              <a:gd name="T32" fmla="+- 0 6130 6086"/>
                              <a:gd name="T33" fmla="*/ T32 w 45"/>
                              <a:gd name="T34" fmla="+- 0 80 70"/>
                              <a:gd name="T35" fmla="*/ 80 h 45"/>
                              <a:gd name="T36" fmla="+- 0 6120 6086"/>
                              <a:gd name="T37" fmla="*/ T36 w 45"/>
                              <a:gd name="T38" fmla="+- 0 70 70"/>
                              <a:gd name="T39" fmla="*/ 7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34" y="45"/>
                                </a:lnTo>
                                <a:lnTo>
                                  <a:pt x="44" y="35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9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475"/>
                        <wps:cNvSpPr>
                          <a:spLocks/>
                        </wps:cNvSpPr>
                        <wps:spPr bwMode="auto">
                          <a:xfrm>
                            <a:off x="6085" y="70"/>
                            <a:ext cx="45" cy="45"/>
                          </a:xfrm>
                          <a:custGeom>
                            <a:avLst/>
                            <a:gdLst>
                              <a:gd name="T0" fmla="+- 0 6086 6086"/>
                              <a:gd name="T1" fmla="*/ T0 w 45"/>
                              <a:gd name="T2" fmla="+- 0 92 70"/>
                              <a:gd name="T3" fmla="*/ 92 h 45"/>
                              <a:gd name="T4" fmla="+- 0 6086 6086"/>
                              <a:gd name="T5" fmla="*/ T4 w 45"/>
                              <a:gd name="T6" fmla="+- 0 80 70"/>
                              <a:gd name="T7" fmla="*/ 80 h 45"/>
                              <a:gd name="T8" fmla="+- 0 6096 6086"/>
                              <a:gd name="T9" fmla="*/ T8 w 45"/>
                              <a:gd name="T10" fmla="+- 0 70 70"/>
                              <a:gd name="T11" fmla="*/ 70 h 45"/>
                              <a:gd name="T12" fmla="+- 0 6108 6086"/>
                              <a:gd name="T13" fmla="*/ T12 w 45"/>
                              <a:gd name="T14" fmla="+- 0 70 70"/>
                              <a:gd name="T15" fmla="*/ 70 h 45"/>
                              <a:gd name="T16" fmla="+- 0 6120 6086"/>
                              <a:gd name="T17" fmla="*/ T16 w 45"/>
                              <a:gd name="T18" fmla="+- 0 70 70"/>
                              <a:gd name="T19" fmla="*/ 70 h 45"/>
                              <a:gd name="T20" fmla="+- 0 6130 6086"/>
                              <a:gd name="T21" fmla="*/ T20 w 45"/>
                              <a:gd name="T22" fmla="+- 0 80 70"/>
                              <a:gd name="T23" fmla="*/ 80 h 45"/>
                              <a:gd name="T24" fmla="+- 0 6130 6086"/>
                              <a:gd name="T25" fmla="*/ T24 w 45"/>
                              <a:gd name="T26" fmla="+- 0 92 70"/>
                              <a:gd name="T27" fmla="*/ 92 h 45"/>
                              <a:gd name="T28" fmla="+- 0 6130 6086"/>
                              <a:gd name="T29" fmla="*/ T28 w 45"/>
                              <a:gd name="T30" fmla="+- 0 105 70"/>
                              <a:gd name="T31" fmla="*/ 105 h 45"/>
                              <a:gd name="T32" fmla="+- 0 6120 6086"/>
                              <a:gd name="T33" fmla="*/ T32 w 45"/>
                              <a:gd name="T34" fmla="+- 0 115 70"/>
                              <a:gd name="T35" fmla="*/ 115 h 45"/>
                              <a:gd name="T36" fmla="+- 0 6108 6086"/>
                              <a:gd name="T37" fmla="*/ T36 w 45"/>
                              <a:gd name="T38" fmla="+- 0 115 70"/>
                              <a:gd name="T39" fmla="*/ 115 h 45"/>
                              <a:gd name="T40" fmla="+- 0 6096 6086"/>
                              <a:gd name="T41" fmla="*/ T40 w 45"/>
                              <a:gd name="T42" fmla="+- 0 115 70"/>
                              <a:gd name="T43" fmla="*/ 115 h 45"/>
                              <a:gd name="T44" fmla="+- 0 6086 6086"/>
                              <a:gd name="T45" fmla="*/ T44 w 45"/>
                              <a:gd name="T46" fmla="+- 0 105 70"/>
                              <a:gd name="T47" fmla="*/ 105 h 45"/>
                              <a:gd name="T48" fmla="+- 0 6086 6086"/>
                              <a:gd name="T49" fmla="*/ T48 w 45"/>
                              <a:gd name="T50" fmla="+- 0 92 70"/>
                              <a:gd name="T51" fmla="*/ 9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10"/>
                                </a:lnTo>
                                <a:lnTo>
                                  <a:pt x="44" y="22"/>
                                </a:lnTo>
                                <a:lnTo>
                                  <a:pt x="44" y="35"/>
                                </a:lnTo>
                                <a:lnTo>
                                  <a:pt x="34" y="45"/>
                                </a:lnTo>
                                <a:lnTo>
                                  <a:pt x="22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DE9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474"/>
                        <wps:cNvSpPr>
                          <a:spLocks/>
                        </wps:cNvSpPr>
                        <wps:spPr bwMode="auto">
                          <a:xfrm>
                            <a:off x="6182" y="586"/>
                            <a:ext cx="56" cy="56"/>
                          </a:xfrm>
                          <a:custGeom>
                            <a:avLst/>
                            <a:gdLst>
                              <a:gd name="T0" fmla="+- 0 6225 6182"/>
                              <a:gd name="T1" fmla="*/ T0 w 56"/>
                              <a:gd name="T2" fmla="+- 0 586 586"/>
                              <a:gd name="T3" fmla="*/ 586 h 56"/>
                              <a:gd name="T4" fmla="+- 0 6195 6182"/>
                              <a:gd name="T5" fmla="*/ T4 w 56"/>
                              <a:gd name="T6" fmla="+- 0 586 586"/>
                              <a:gd name="T7" fmla="*/ 586 h 56"/>
                              <a:gd name="T8" fmla="+- 0 6182 6182"/>
                              <a:gd name="T9" fmla="*/ T8 w 56"/>
                              <a:gd name="T10" fmla="+- 0 599 586"/>
                              <a:gd name="T11" fmla="*/ 599 h 56"/>
                              <a:gd name="T12" fmla="+- 0 6182 6182"/>
                              <a:gd name="T13" fmla="*/ T12 w 56"/>
                              <a:gd name="T14" fmla="+- 0 614 586"/>
                              <a:gd name="T15" fmla="*/ 614 h 56"/>
                              <a:gd name="T16" fmla="+- 0 6182 6182"/>
                              <a:gd name="T17" fmla="*/ T16 w 56"/>
                              <a:gd name="T18" fmla="+- 0 630 586"/>
                              <a:gd name="T19" fmla="*/ 630 h 56"/>
                              <a:gd name="T20" fmla="+- 0 6195 6182"/>
                              <a:gd name="T21" fmla="*/ T20 w 56"/>
                              <a:gd name="T22" fmla="+- 0 642 586"/>
                              <a:gd name="T23" fmla="*/ 642 h 56"/>
                              <a:gd name="T24" fmla="+- 0 6225 6182"/>
                              <a:gd name="T25" fmla="*/ T24 w 56"/>
                              <a:gd name="T26" fmla="+- 0 642 586"/>
                              <a:gd name="T27" fmla="*/ 642 h 56"/>
                              <a:gd name="T28" fmla="+- 0 6238 6182"/>
                              <a:gd name="T29" fmla="*/ T28 w 56"/>
                              <a:gd name="T30" fmla="+- 0 630 586"/>
                              <a:gd name="T31" fmla="*/ 630 h 56"/>
                              <a:gd name="T32" fmla="+- 0 6238 6182"/>
                              <a:gd name="T33" fmla="*/ T32 w 56"/>
                              <a:gd name="T34" fmla="+- 0 599 586"/>
                              <a:gd name="T35" fmla="*/ 599 h 56"/>
                              <a:gd name="T36" fmla="+- 0 6225 6182"/>
                              <a:gd name="T37" fmla="*/ T36 w 56"/>
                              <a:gd name="T38" fmla="+- 0 586 586"/>
                              <a:gd name="T39" fmla="*/ 58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3" y="0"/>
                                </a:lnTo>
                                <a:lnTo>
                                  <a:pt x="0" y="13"/>
                                </a:lnTo>
                                <a:lnTo>
                                  <a:pt x="0" y="28"/>
                                </a:lnTo>
                                <a:lnTo>
                                  <a:pt x="0" y="44"/>
                                </a:lnTo>
                                <a:lnTo>
                                  <a:pt x="13" y="56"/>
                                </a:lnTo>
                                <a:lnTo>
                                  <a:pt x="43" y="56"/>
                                </a:lnTo>
                                <a:lnTo>
                                  <a:pt x="56" y="44"/>
                                </a:lnTo>
                                <a:lnTo>
                                  <a:pt x="56" y="1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473"/>
                        <wps:cNvSpPr>
                          <a:spLocks/>
                        </wps:cNvSpPr>
                        <wps:spPr bwMode="auto">
                          <a:xfrm>
                            <a:off x="6182" y="586"/>
                            <a:ext cx="56" cy="56"/>
                          </a:xfrm>
                          <a:custGeom>
                            <a:avLst/>
                            <a:gdLst>
                              <a:gd name="T0" fmla="+- 0 6182 6182"/>
                              <a:gd name="T1" fmla="*/ T0 w 56"/>
                              <a:gd name="T2" fmla="+- 0 614 586"/>
                              <a:gd name="T3" fmla="*/ 614 h 56"/>
                              <a:gd name="T4" fmla="+- 0 6182 6182"/>
                              <a:gd name="T5" fmla="*/ T4 w 56"/>
                              <a:gd name="T6" fmla="+- 0 599 586"/>
                              <a:gd name="T7" fmla="*/ 599 h 56"/>
                              <a:gd name="T8" fmla="+- 0 6195 6182"/>
                              <a:gd name="T9" fmla="*/ T8 w 56"/>
                              <a:gd name="T10" fmla="+- 0 586 586"/>
                              <a:gd name="T11" fmla="*/ 586 h 56"/>
                              <a:gd name="T12" fmla="+- 0 6210 6182"/>
                              <a:gd name="T13" fmla="*/ T12 w 56"/>
                              <a:gd name="T14" fmla="+- 0 586 586"/>
                              <a:gd name="T15" fmla="*/ 586 h 56"/>
                              <a:gd name="T16" fmla="+- 0 6225 6182"/>
                              <a:gd name="T17" fmla="*/ T16 w 56"/>
                              <a:gd name="T18" fmla="+- 0 586 586"/>
                              <a:gd name="T19" fmla="*/ 586 h 56"/>
                              <a:gd name="T20" fmla="+- 0 6238 6182"/>
                              <a:gd name="T21" fmla="*/ T20 w 56"/>
                              <a:gd name="T22" fmla="+- 0 599 586"/>
                              <a:gd name="T23" fmla="*/ 599 h 56"/>
                              <a:gd name="T24" fmla="+- 0 6238 6182"/>
                              <a:gd name="T25" fmla="*/ T24 w 56"/>
                              <a:gd name="T26" fmla="+- 0 614 586"/>
                              <a:gd name="T27" fmla="*/ 614 h 56"/>
                              <a:gd name="T28" fmla="+- 0 6238 6182"/>
                              <a:gd name="T29" fmla="*/ T28 w 56"/>
                              <a:gd name="T30" fmla="+- 0 630 586"/>
                              <a:gd name="T31" fmla="*/ 630 h 56"/>
                              <a:gd name="T32" fmla="+- 0 6225 6182"/>
                              <a:gd name="T33" fmla="*/ T32 w 56"/>
                              <a:gd name="T34" fmla="+- 0 642 586"/>
                              <a:gd name="T35" fmla="*/ 642 h 56"/>
                              <a:gd name="T36" fmla="+- 0 6210 6182"/>
                              <a:gd name="T37" fmla="*/ T36 w 56"/>
                              <a:gd name="T38" fmla="+- 0 642 586"/>
                              <a:gd name="T39" fmla="*/ 642 h 56"/>
                              <a:gd name="T40" fmla="+- 0 6195 6182"/>
                              <a:gd name="T41" fmla="*/ T40 w 56"/>
                              <a:gd name="T42" fmla="+- 0 642 586"/>
                              <a:gd name="T43" fmla="*/ 642 h 56"/>
                              <a:gd name="T44" fmla="+- 0 6182 6182"/>
                              <a:gd name="T45" fmla="*/ T44 w 56"/>
                              <a:gd name="T46" fmla="+- 0 630 586"/>
                              <a:gd name="T47" fmla="*/ 630 h 56"/>
                              <a:gd name="T48" fmla="+- 0 6182 6182"/>
                              <a:gd name="T49" fmla="*/ T48 w 56"/>
                              <a:gd name="T50" fmla="+- 0 614 586"/>
                              <a:gd name="T51" fmla="*/ 61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3" y="0"/>
                                </a:lnTo>
                                <a:lnTo>
                                  <a:pt x="28" y="0"/>
                                </a:lnTo>
                                <a:lnTo>
                                  <a:pt x="43" y="0"/>
                                </a:lnTo>
                                <a:lnTo>
                                  <a:pt x="56" y="13"/>
                                </a:lnTo>
                                <a:lnTo>
                                  <a:pt x="56" y="28"/>
                                </a:lnTo>
                                <a:lnTo>
                                  <a:pt x="56" y="44"/>
                                </a:lnTo>
                                <a:lnTo>
                                  <a:pt x="43" y="56"/>
                                </a:lnTo>
                                <a:lnTo>
                                  <a:pt x="28" y="56"/>
                                </a:lnTo>
                                <a:lnTo>
                                  <a:pt x="13" y="56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42F17" id="Group 472" o:spid="_x0000_s1026" style="position:absolute;margin-left:267.85pt;margin-top:-17.15pt;width:100.6pt;height:100.6pt;z-index:-18074112;mso-position-horizontal-relative:page" coordorigin="5357,-343" coordsize="2012,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">
                <v:shape id="AutoShape 522" o:spid="_x0000_s1027" style="position:absolute;left:5356;top:-343;width:2012;height:2012;visibility:visible;mso-wrap-style:square;v-text-anchor:top" coordsize="2012,2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" path="m,1920r2012,m,1311r2012,m,701r2012,m,91r2012,m91,2012l91,m701,2012l701,t610,2012l1311,t609,2012l1920,e" filled="f" strokecolor="#ebebeb" strokeweight=".09533mm">
                  <v:path arrowok="t" o:connecttype="custom" o:connectlocs="0,1577;2012,1577;0,968;2012,968;0,358;2012,358;0,-252;2012,-252;91,1669;91,-343;701,1669;701,-343;1311,1669;1311,-343;1920,1669;1920,-343" o:connectangles="0,0,0,0,0,0,0,0,0,0,0,0,0,0,0,0"/>
                </v:shape>
                <v:shape id="AutoShape 521" o:spid="_x0000_s1028" style="position:absolute;left:5356;top:-343;width:2012;height:2012;visibility:visible;mso-wrap-style:square;v-text-anchor:top" coordsize="2012,2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" path="m,1615r2012,m,1006r2012,m,396r2012,m396,2012l396,t610,2012l1006,t609,2012l1615,e" filled="f" strokecolor="#ebebeb" strokeweight=".19264mm">
                  <v:path arrowok="t" o:connecttype="custom" o:connectlocs="0,1272;2012,1272;0,663;2012,663;0,53;2012,53;396,1669;396,-343;1006,1669;1006,-343;1615,1669;1615,-343" o:connectangles="0,0,0,0,0,0,0,0,0,0,0,0"/>
                </v:shape>
                <v:shape id="Freeform 520" o:spid="_x0000_s1029" style="position:absolute;left:5977;top:486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" path="m39,l11,,,12,,25,,39,11,51r28,l50,39r,-27l39,xe" fillcolor="#000004" stroked="f">
                  <v:path arrowok="t" o:connecttype="custom" o:connectlocs="39,486;11,486;0,498;0,511;0,525;11,537;39,537;50,525;50,498;39,486" o:connectangles="0,0,0,0,0,0,0,0,0,0"/>
                </v:shape>
                <v:shape id="Freeform 519" o:spid="_x0000_s1030" style="position:absolute;left:5977;top:486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" path="m,25l,12,11,,25,,39,,50,12r,13l50,39,39,51r-14,l11,51,,39,,25e" filled="f" strokecolor="#000004" strokeweight=".141mm">
                  <v:path arrowok="t" o:connecttype="custom" o:connectlocs="0,511;0,498;11,486;25,486;39,486;50,498;50,511;50,525;39,537;25,537;11,537;0,525;0,511" o:connectangles="0,0,0,0,0,0,0,0,0,0,0,0,0"/>
                </v:shape>
                <v:shape id="Freeform 518" o:spid="_x0000_s1031" style="position:absolute;left:5774;top:486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" path="m38,l11,,,12,,25,,39,11,50r27,l50,39r,-27l38,xe" fillcolor="#060518" stroked="f">
                  <v:path arrowok="t" o:connecttype="custom" o:connectlocs="38,486;11,486;0,498;0,511;0,525;11,536;38,536;50,525;50,498;38,486" o:connectangles="0,0,0,0,0,0,0,0,0,0"/>
                </v:shape>
                <v:shape id="Freeform 517" o:spid="_x0000_s1032" style="position:absolute;left:5774;top:486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" path="m,25l,12,11,,25,,38,,50,12r,13l50,39,38,50r-13,l11,50,,39,,25e" filled="f" strokecolor="#060518" strokeweight=".141mm">
                  <v:path arrowok="t" o:connecttype="custom" o:connectlocs="0,511;0,498;11,486;25,486;38,486;50,498;50,511;50,525;38,536;25,536;11,536;0,525;0,511" o:connectangles="0,0,0,0,0,0,0,0,0,0,0,0,0"/>
                </v:shape>
                <v:shape id="Freeform 516" o:spid="_x0000_s1033" style="position:absolute;left:7095;top:991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" path="m30,l18,2,9,9,2,18,,30,2,41,9,51r9,6l30,60,41,57,51,51,57,41,59,30,57,18,51,9,41,2,30,xe" fillcolor="#110c2f" stroked="f">
                  <v:path arrowok="t" o:connecttype="custom" o:connectlocs="30,991;18,993;9,1000;2,1009;0,1021;2,1032;9,1042;18,1048;30,1051;41,1048;51,1042;57,1032;59,1021;57,1009;51,1000;41,993;30,991" o:connectangles="0,0,0,0,0,0,0,0,0,0,0,0,0,0,0,0,0"/>
                </v:shape>
                <v:shape id="Freeform 515" o:spid="_x0000_s1034" style="position:absolute;left:7095;top:991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" path="m,30l2,18,9,9,18,2,30,,41,2,51,9r6,9l59,30,57,41,51,51,41,57,30,60,18,57,9,51,2,41,,30e" filled="f" strokecolor="#110c2f" strokeweight=".141mm">
                  <v:path arrowok="t" o:connecttype="custom" o:connectlocs="0,1021;2,1009;9,1000;18,993;30,991;41,993;51,1000;57,1009;59,1021;57,1032;51,1042;41,1048;30,1051;18,1048;9,1042;2,1032;0,1021" o:connectangles="0,0,0,0,0,0,0,0,0,0,0,0,0,0,0,0,0"/>
                </v:shape>
                <v:shape id="Freeform 514" o:spid="_x0000_s1035" style="position:absolute;left:6896;top:890;width:57;height:57;visibility:visible;mso-wrap-style:square;v-text-anchor:top" coordsize="5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" path="m28,l13,,,13,,28,2,40r6,9l17,55r11,2l39,55r9,-6l54,40,56,28,54,18,48,9,39,2,28,xe" fillcolor="#1e1149" stroked="f">
                  <v:path arrowok="t" o:connecttype="custom" o:connectlocs="28,890;13,890;0,903;0,918;2,930;8,939;17,945;28,947;39,945;48,939;54,930;56,918;54,908;48,899;39,892;28,890" o:connectangles="0,0,0,0,0,0,0,0,0,0,0,0,0,0,0,0"/>
                </v:shape>
                <v:shape id="Freeform 513" o:spid="_x0000_s1036" style="position:absolute;left:6896;top:890;width:57;height:57;visibility:visible;mso-wrap-style:square;v-text-anchor:top" coordsize="5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" path="m,28l,13,13,,28,,39,2r9,7l54,18r2,10l54,40r-6,9l39,55,28,57,17,55,8,49,2,40,,28e" filled="f" strokecolor="#1e1149" strokeweight=".141mm">
                  <v:path arrowok="t" o:connecttype="custom" o:connectlocs="0,918;0,903;13,890;28,890;39,892;48,899;54,908;56,918;54,930;48,939;39,945;28,947;17,945;8,939;2,930;0,918" o:connectangles="0,0,0,0,0,0,0,0,0,0,0,0,0,0,0,0"/>
                </v:shape>
                <v:shape id="Freeform 512" o:spid="_x0000_s1037" style="position:absolute;left:6084;top:182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" path="m34,l10,,,10,,23,,35,10,45r24,l45,35r,-25l34,xe" fillcolor="#301164" stroked="f">
                  <v:path arrowok="t" o:connecttype="custom" o:connectlocs="34,182;10,182;0,192;0,205;0,217;10,227;34,227;45,217;45,192;34,182" o:connectangles="0,0,0,0,0,0,0,0,0,0"/>
                </v:shape>
                <v:shape id="Freeform 511" o:spid="_x0000_s1038" style="position:absolute;left:6084;top:182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" path="m,23l,10,10,,22,,34,,45,10r,13l45,35,34,45r-12,l10,45,,35,,23e" filled="f" strokecolor="#301164" strokeweight=".141mm">
                  <v:path arrowok="t" o:connecttype="custom" o:connectlocs="0,205;0,192;10,182;22,182;34,182;45,192;45,205;45,217;34,227;22,227;10,227;0,217;0,205" o:connectangles="0,0,0,0,0,0,0,0,0,0,0,0,0"/>
                </v:shape>
                <v:shape id="Freeform 510" o:spid="_x0000_s1039" style="position:absolute;left:6084;top:278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" path="m36,l10,,,10,,23,,35,10,46r26,l46,35r,-25l36,xe" fillcolor="#430f75" stroked="f">
                  <v:path arrowok="t" o:connecttype="custom" o:connectlocs="36,279;10,279;0,289;0,302;0,314;10,325;36,325;46,314;46,289;36,279" o:connectangles="0,0,0,0,0,0,0,0,0,0"/>
                </v:shape>
                <v:shape id="Freeform 509" o:spid="_x0000_s1040" style="position:absolute;left:6084;top:278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" path="m,23l,10,10,,23,,36,,46,10r,13l46,35,36,46r-13,l10,46,,35,,23e" filled="f" strokecolor="#430f75" strokeweight=".141mm">
                  <v:path arrowok="t" o:connecttype="custom" o:connectlocs="0,302;0,289;10,279;23,279;36,279;46,289;46,302;46,314;36,325;23,325;10,325;0,314;0,302" o:connectangles="0,0,0,0,0,0,0,0,0,0,0,0,0"/>
                </v:shape>
                <v:shape id="Freeform 508" o:spid="_x0000_s1041" style="position:absolute;left:6590;top:786;width:57;height:57;visibility:visible;mso-wrap-style:square;v-text-anchor:top" coordsize="5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" path="m44,l13,,,13,,29,,44,13,57r31,l56,44r,-31l44,xe" fillcolor="#55137d" stroked="f">
                  <v:path arrowok="t" o:connecttype="custom" o:connectlocs="44,786;13,786;0,799;0,815;0,830;13,843;44,843;56,830;56,799;44,786" o:connectangles="0,0,0,0,0,0,0,0,0,0"/>
                </v:shape>
                <v:shape id="Freeform 507" o:spid="_x0000_s1042" style="position:absolute;left:6590;top:786;width:57;height:57;visibility:visible;mso-wrap-style:square;v-text-anchor:top" coordsize="5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" path="m,29l,13,13,,28,,44,,56,13r,16l56,44,44,57r-16,l13,57,,44,,29e" filled="f" strokecolor="#55137d" strokeweight=".141mm">
                  <v:path arrowok="t" o:connecttype="custom" o:connectlocs="0,815;0,799;13,786;28,786;44,786;56,799;56,815;56,830;44,843;28,843;13,843;0,830;0,815" o:connectangles="0,0,0,0,0,0,0,0,0,0,0,0,0"/>
                </v:shape>
                <v:shape id="Freeform 506" o:spid="_x0000_s1043" style="position:absolute;left:6489;top:688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" path="m43,l12,,,12,,27,,42,12,55r31,l55,42r,-30l43,xe" fillcolor="#661a80" stroked="f">
                  <v:path arrowok="t" o:connecttype="custom" o:connectlocs="43,689;12,689;0,701;0,716;0,731;12,744;43,744;55,731;55,701;43,689" o:connectangles="0,0,0,0,0,0,0,0,0,0"/>
                </v:shape>
                <v:shape id="Freeform 505" o:spid="_x0000_s1044" style="position:absolute;left:6489;top:688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" path="m,27l,12,12,,28,,43,,55,12r,15l55,42,43,55r-15,l12,55,,42,,27e" filled="f" strokecolor="#661a80" strokeweight=".141mm">
                  <v:path arrowok="t" o:connecttype="custom" o:connectlocs="0,716;0,701;12,689;28,689;43,689;55,701;55,716;55,731;43,744;28,744;12,744;0,731;0,716" o:connectangles="0,0,0,0,0,0,0,0,0,0,0,0,0"/>
                </v:shape>
                <v:shape id="Freeform 504" o:spid="_x0000_s1045" style="position:absolute;left:6084;top:38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" path="m36,l11,,,10,,23,,36,11,46r25,l46,36r,-26l36,xe" fillcolor="#772281" stroked="f">
                  <v:path arrowok="t" o:connecttype="custom" o:connectlocs="36,387;11,387;0,397;0,410;0,423;11,433;36,433;46,423;46,397;36,387" o:connectangles="0,0,0,0,0,0,0,0,0,0"/>
                </v:shape>
                <v:shape id="Freeform 503" o:spid="_x0000_s1046" style="position:absolute;left:6084;top:38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" path="m,23l,10,11,,23,,36,,46,10r,13l46,36,36,46r-13,l11,46,,36,,23e" filled="f" strokecolor="#772281" strokeweight=".141mm">
                  <v:path arrowok="t" o:connecttype="custom" o:connectlocs="0,410;0,397;11,387;23,387;36,387;46,397;46,410;46,423;36,433;23,433;11,433;0,423;0,410" o:connectangles="0,0,0,0,0,0,0,0,0,0,0,0,0"/>
                </v:shape>
                <v:shape id="Freeform 502" o:spid="_x0000_s1047" style="position:absolute;left:5880;top:486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" path="m38,l11,,,12,,25,,39,11,50r27,l50,39r,-27l38,xe" fillcolor="#892881" stroked="f">
                  <v:path arrowok="t" o:connecttype="custom" o:connectlocs="38,486;11,486;0,498;0,511;0,525;11,536;38,536;50,525;50,498;38,486" o:connectangles="0,0,0,0,0,0,0,0,0,0"/>
                </v:shape>
                <v:shape id="Freeform 501" o:spid="_x0000_s1048" style="position:absolute;left:5880;top:486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" path="m,25l,12,11,,25,,38,,50,12r,13l50,39,38,50r-13,l11,50,,39,,25e" filled="f" strokecolor="#892881" strokeweight=".141mm">
                  <v:path arrowok="t" o:connecttype="custom" o:connectlocs="0,511;0,498;11,486;25,486;38,486;50,498;50,511;50,525;38,536;25,536;11,536;0,525;0,511" o:connectangles="0,0,0,0,0,0,0,0,0,0,0,0,0"/>
                </v:shape>
                <v:shape id="Freeform 500" o:spid="_x0000_s1049" style="position:absolute;left:6690;top:785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" path="m43,l12,,,12,,28,,43,12,55r31,l55,43r,-31l43,xe" fillcolor="#9b2e7f" stroked="f">
                  <v:path arrowok="t" o:connecttype="custom" o:connectlocs="43,786;12,786;0,798;0,814;0,829;12,841;43,841;55,829;55,798;43,786" o:connectangles="0,0,0,0,0,0,0,0,0,0"/>
                </v:shape>
                <v:shape id="Freeform 499" o:spid="_x0000_s1050" style="position:absolute;left:6690;top:785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" path="m,28l,12,12,,27,,43,,55,12r,16l55,43,43,55r-16,l12,55,,43,,28e" filled="f" strokecolor="#9b2e7f" strokeweight=".141mm">
                  <v:path arrowok="t" o:connecttype="custom" o:connectlocs="0,814;0,798;12,786;27,786;43,786;55,798;55,814;55,829;43,841;27,841;12,841;0,829;0,814" o:connectangles="0,0,0,0,0,0,0,0,0,0,0,0,0"/>
                </v:shape>
                <v:shape id="Freeform 498" o:spid="_x0000_s1051" style="position:absolute;left:6284;top:581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" path="m44,l13,,,13,,28,,43,13,56r31,l56,43r,-30l44,xe" fillcolor="#ad347c" stroked="f">
                  <v:path arrowok="t" o:connecttype="custom" o:connectlocs="44,582;13,582;0,595;0,610;0,625;13,638;44,638;56,625;56,595;44,582" o:connectangles="0,0,0,0,0,0,0,0,0,0"/>
                </v:shape>
                <v:shape id="Freeform 497" o:spid="_x0000_s1052" style="position:absolute;left:6284;top:581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" path="m,28l,13,13,,28,,44,,56,13r,15l56,43,44,56r-16,l13,56,,43,,28e" filled="f" strokecolor="#ad347c" strokeweight=".141mm">
                  <v:path arrowok="t" o:connecttype="custom" o:connectlocs="0,610;0,595;13,582;28,582;44,582;56,595;56,610;56,625;44,638;28,638;13,638;0,625;0,610" o:connectangles="0,0,0,0,0,0,0,0,0,0,0,0,0"/>
                </v:shape>
                <v:shape id="Freeform 496" o:spid="_x0000_s1053" style="position:absolute;left:6791;top:887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" path="m42,l12,,,12,,28,,43,12,55r30,l55,43r,-31l42,xe" fillcolor="#bf3a77" stroked="f">
                  <v:path arrowok="t" o:connecttype="custom" o:connectlocs="42,888;12,888;0,900;0,916;0,931;12,943;42,943;55,931;55,900;42,888" o:connectangles="0,0,0,0,0,0,0,0,0,0"/>
                </v:shape>
                <v:shape id="Freeform 495" o:spid="_x0000_s1054" style="position:absolute;left:6791;top:887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" path="m,28l,12,12,,27,,42,,55,12r,16l55,43,42,55r-15,l12,55,,43,,28e" filled="f" strokecolor="#bf3a77" strokeweight=".141mm">
                  <v:path arrowok="t" o:connecttype="custom" o:connectlocs="0,916;0,900;12,888;27,888;42,888;55,900;55,916;55,931;42,943;27,943;12,943;0,931;0,916" o:connectangles="0,0,0,0,0,0,0,0,0,0,0,0,0"/>
                </v:shape>
                <v:shape id="Freeform 494" o:spid="_x0000_s1055" style="position:absolute;left:5677;top:48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" path="m40,l12,,,11,,25,,39,12,51r28,l51,39r,-28l40,xe" fillcolor="#d0416f" stroked="f">
                  <v:path arrowok="t" o:connecttype="custom" o:connectlocs="40,486;12,486;0,497;0,511;0,525;12,537;40,537;51,525;51,497;40,486" o:connectangles="0,0,0,0,0,0,0,0,0,0"/>
                </v:shape>
                <v:shape id="Freeform 493" o:spid="_x0000_s1056" style="position:absolute;left:5677;top:48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" path="m,25l,11,12,,26,,40,,51,11r,14l51,39,40,51r-14,l12,51,,39,,25e" filled="f" strokecolor="#d0416f" strokeweight=".141mm">
                  <v:path arrowok="t" o:connecttype="custom" o:connectlocs="0,511;0,497;12,486;26,486;40,486;51,497;51,511;51,525;40,537;26,537;12,537;0,525;0,511" o:connectangles="0,0,0,0,0,0,0,0,0,0,0,0,0"/>
                </v:shape>
                <v:shape id="Freeform 492" o:spid="_x0000_s1057" style="position:absolute;left:6084;top:-11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" path="m36,l11,,,10,,23,,35,11,46r25,l46,35r,-25l36,xe" fillcolor="#e04c67" stroked="f">
                  <v:path arrowok="t" o:connecttype="custom" o:connectlocs="36,-110;11,-110;0,-100;0,-87;0,-75;11,-64;36,-64;46,-75;46,-100;36,-110" o:connectangles="0,0,0,0,0,0,0,0,0,0"/>
                </v:shape>
                <v:shape id="Freeform 491" o:spid="_x0000_s1058" style="position:absolute;left:6084;top:-11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" path="m,23l,10,11,,23,,36,,46,10r,13l46,35,36,46r-13,l11,46,,35,,23e" filled="f" strokecolor="#e04c67" strokeweight=".141mm">
                  <v:path arrowok="t" o:connecttype="custom" o:connectlocs="0,-87;0,-100;11,-110;23,-110;36,-110;46,-100;46,-87;46,-75;36,-64;23,-64;11,-64;0,-75;0,-87" o:connectangles="0,0,0,0,0,0,0,0,0,0,0,0,0"/>
                </v:shape>
                <v:shape id="Freeform 490" o:spid="_x0000_s1059" style="position:absolute;left:7001;top:129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" path="m36,l10,,,11,,24,,37,10,48r26,l47,37r,-26l36,xe" fillcolor="#ed5a5f" stroked="f">
                  <v:path arrowok="t" o:connecttype="custom" o:connectlocs="36,1297;10,1297;0,1308;0,1321;0,1334;10,1345;36,1345;47,1334;47,1308;36,1297" o:connectangles="0,0,0,0,0,0,0,0,0,0"/>
                </v:shape>
                <v:shape id="Freeform 489" o:spid="_x0000_s1060" style="position:absolute;left:7001;top:129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" path="m,24l,11,10,,23,,36,,47,11r,13l47,37,36,48r-13,l10,48,,37,,24e" filled="f" strokecolor="#ed5a5f" strokeweight=".141mm">
                  <v:path arrowok="t" o:connecttype="custom" o:connectlocs="0,1321;0,1308;10,1297;23,1297;36,1297;47,1308;47,1321;47,1334;36,1345;23,1345;10,1345;0,1334;0,1321" o:connectangles="0,0,0,0,0,0,0,0,0,0,0,0,0"/>
                </v:shape>
                <v:shape id="Freeform 488" o:spid="_x0000_s1061" style="position:absolute;left:6999;top:1095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" path="m38,l12,,,11,,24,,38,12,48r26,l49,38r,-27l38,xe" fillcolor="#f66d5c" stroked="f">
                  <v:path arrowok="t" o:connecttype="custom" o:connectlocs="38,1096;12,1096;0,1107;0,1120;0,1134;12,1144;38,1144;49,1134;49,1107;38,1096" o:connectangles="0,0,0,0,0,0,0,0,0,0"/>
                </v:shape>
                <v:shape id="Freeform 487" o:spid="_x0000_s1062" style="position:absolute;left:6999;top:1095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" path="m,24l,11,12,,25,,38,,49,11r,13l49,38,38,48r-13,l12,48,,38,,24e" filled="f" strokecolor="#f66d5c" strokeweight=".141mm">
                  <v:path arrowok="t" o:connecttype="custom" o:connectlocs="0,1120;0,1107;12,1096;25,1096;38,1096;49,1107;49,1120;49,1134;38,1144;25,1144;12,1144;0,1134;0,1120" o:connectangles="0,0,0,0,0,0,0,0,0,0,0,0,0"/>
                </v:shape>
                <v:shape id="Freeform 486" o:spid="_x0000_s1063" style="position:absolute;left:6997;top:1392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" path="m37,l11,,,11,,24,,37,11,48r26,l48,37r,-26l37,xe" fillcolor="#fa825f" stroked="f">
                  <v:path arrowok="t" o:connecttype="custom" o:connectlocs="37,1392;11,1392;0,1403;0,1416;0,1429;11,1440;37,1440;48,1429;48,1403;37,1392" o:connectangles="0,0,0,0,0,0,0,0,0,0"/>
                </v:shape>
                <v:shape id="Freeform 485" o:spid="_x0000_s1064" style="position:absolute;left:6997;top:1392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" path="m,24l,11,11,,24,,37,,48,11r,13l48,37,37,48r-13,l11,48,,37,,24e" filled="f" strokecolor="#fa825f" strokeweight=".141mm">
                  <v:path arrowok="t" o:connecttype="custom" o:connectlocs="0,1416;0,1403;11,1392;24,1392;37,1392;48,1403;48,1416;48,1429;37,1440;24,1440;11,1440;0,1429;0,1416" o:connectangles="0,0,0,0,0,0,0,0,0,0,0,0,0"/>
                </v:shape>
                <v:shape id="Freeform 484" o:spid="_x0000_s1065" style="position:absolute;left:5578;top:486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" path="m38,l11,,,12,,25,,39,11,50r27,l49,39r,-27l38,xe" fillcolor="#fd9769" stroked="f">
                  <v:path arrowok="t" o:connecttype="custom" o:connectlocs="38,486;11,486;0,498;0,511;0,525;11,536;38,536;49,525;49,498;38,486" o:connectangles="0,0,0,0,0,0,0,0,0,0"/>
                </v:shape>
                <v:shape id="Freeform 483" o:spid="_x0000_s1066" style="position:absolute;left:5578;top:486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" path="m,25l,12,11,,25,,38,,49,12r,13l49,39,38,50r-13,l11,50,,39,,25e" filled="f" strokecolor="#fd9769" strokeweight=".141mm">
                  <v:path arrowok="t" o:connecttype="custom" o:connectlocs="0,511;0,498;11,486;25,486;38,486;49,498;49,511;49,525;38,536;25,536;11,536;0,525;0,511" o:connectangles="0,0,0,0,0,0,0,0,0,0,0,0,0"/>
                </v:shape>
                <v:shape id="Freeform 482" o:spid="_x0000_s1067" style="position:absolute;left:6084;top:-26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" path="m35,l10,,,10,,22,,35,10,45r25,l45,35r,-25l35,xe" fillcolor="#feab75" stroked="f">
                  <v:path arrowok="t" o:connecttype="custom" o:connectlocs="35,-25;10,-25;0,-15;0,-3;0,10;10,20;35,20;45,10;45,-15;35,-25" o:connectangles="0,0,0,0,0,0,0,0,0,0"/>
                </v:shape>
                <v:shape id="Freeform 481" o:spid="_x0000_s1068" style="position:absolute;left:6084;top:-26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" path="m,22l,10,10,,22,,35,,45,10r,12l45,35,35,45r-13,l10,45,,35,,22e" filled="f" strokecolor="#feab75" strokeweight=".141mm">
                  <v:path arrowok="t" o:connecttype="custom" o:connectlocs="0,-3;0,-15;10,-25;22,-25;35,-25;45,-15;45,-3;45,10;35,20;22,20;10,20;0,10;0,-3" o:connectangles="0,0,0,0,0,0,0,0,0,0,0,0,0"/>
                </v:shape>
                <v:shape id="Freeform 480" o:spid="_x0000_s1069" style="position:absolute;left:6386;top:683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" path="m44,l13,,,13,,28,,44,13,56r31,l56,44r,-31l44,xe" fillcolor="#fec185" stroked="f">
                  <v:path arrowok="t" o:connecttype="custom" o:connectlocs="44,683;13,683;0,696;0,711;0,727;13,739;44,739;56,727;56,696;44,683" o:connectangles="0,0,0,0,0,0,0,0,0,0"/>
                </v:shape>
                <v:shape id="Freeform 479" o:spid="_x0000_s1070" style="position:absolute;left:6386;top:683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" path="m,28l,13,13,,28,,44,,56,13r,15l56,44,44,56r-16,l13,56,,44,,28e" filled="f" strokecolor="#fec185" strokeweight=".141mm">
                  <v:path arrowok="t" o:connecttype="custom" o:connectlocs="0,711;0,696;13,683;28,683;44,683;56,696;56,711;56,727;44,739;28,739;13,739;0,727;0,711" o:connectangles="0,0,0,0,0,0,0,0,0,0,0,0,0"/>
                </v:shape>
                <v:shape id="Freeform 478" o:spid="_x0000_s1071" style="position:absolute;left:7001;top:1195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" path="m36,l10,,,10,,23,,36,10,46r26,l47,36r,-26l36,xe" fillcolor="#fed597" stroked="f">
                  <v:path arrowok="t" o:connecttype="custom" o:connectlocs="36,1196;10,1196;0,1206;0,1219;0,1232;10,1242;36,1242;47,1232;47,1206;36,1196" o:connectangles="0,0,0,0,0,0,0,0,0,0"/>
                </v:shape>
                <v:shape id="Freeform 477" o:spid="_x0000_s1072" style="position:absolute;left:7001;top:1195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" path="m,23l,10,10,,23,,36,,47,10r,13l47,36,36,46r-13,l10,46,,36,,23e" filled="f" strokecolor="#fed597" strokeweight=".141mm">
                  <v:path arrowok="t" o:connecttype="custom" o:connectlocs="0,1219;0,1206;10,1196;23,1196;36,1196;47,1206;47,1219;47,1232;36,1242;23,1242;10,1242;0,1232;0,1219" o:connectangles="0,0,0,0,0,0,0,0,0,0,0,0,0"/>
                </v:shape>
                <v:shape id="Freeform 476" o:spid="_x0000_s1073" style="position:absolute;left:6085;top:70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" path="m34,l10,,,10,,22,,35,10,45r24,l44,35r,-25l34,xe" fillcolor="#fde9aa" stroked="f">
                  <v:path arrowok="t" o:connecttype="custom" o:connectlocs="34,70;10,70;0,80;0,92;0,105;10,115;34,115;44,105;44,80;34,70" o:connectangles="0,0,0,0,0,0,0,0,0,0"/>
                </v:shape>
                <v:shape id="Freeform 475" o:spid="_x0000_s1074" style="position:absolute;left:6085;top:70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" path="m,22l,10,10,,22,,34,,44,10r,12l44,35,34,45r-12,l10,45,,35,,22e" filled="f" strokecolor="#fde9aa" strokeweight=".141mm">
                  <v:path arrowok="t" o:connecttype="custom" o:connectlocs="0,92;0,80;10,70;22,70;34,70;44,80;44,92;44,105;34,115;22,115;10,115;0,105;0,92" o:connectangles="0,0,0,0,0,0,0,0,0,0,0,0,0"/>
                </v:shape>
                <v:shape id="Freeform 474" o:spid="_x0000_s1075" style="position:absolute;left:6182;top:5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" path="m43,l13,,,13,,28,,44,13,56r30,l56,44r,-31l43,xe" fillcolor="#fcfdbf" stroked="f">
                  <v:path arrowok="t" o:connecttype="custom" o:connectlocs="43,586;13,586;0,599;0,614;0,630;13,642;43,642;56,630;56,599;43,586" o:connectangles="0,0,0,0,0,0,0,0,0,0"/>
                </v:shape>
                <v:shape id="Freeform 473" o:spid="_x0000_s1076" style="position:absolute;left:6182;top:5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" path="m,28l,13,13,,28,,43,,56,13r,15l56,44,43,56r-15,l13,56,,44,,28e" filled="f" strokecolor="#fcfdbf" strokeweight=".141mm">
                  <v:path arrowok="t" o:connecttype="custom" o:connectlocs="0,614;0,599;13,586;28,586;43,586;56,599;56,614;56,630;43,642;28,642;13,642;0,630;0,614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5F1C8A35" wp14:editId="35F4E2B5">
                <wp:simplePos x="0" y="0"/>
                <wp:positionH relativeFrom="page">
                  <wp:posOffset>5048885</wp:posOffset>
                </wp:positionH>
                <wp:positionV relativeFrom="paragraph">
                  <wp:posOffset>-217805</wp:posOffset>
                </wp:positionV>
                <wp:extent cx="1277620" cy="1277620"/>
                <wp:effectExtent l="0" t="0" r="0" b="0"/>
                <wp:wrapNone/>
                <wp:docPr id="42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7620" cy="1277620"/>
                          <a:chOff x="7951" y="-343"/>
                          <a:chExt cx="2012" cy="2012"/>
                        </a:xfrm>
                      </wpg:grpSpPr>
                      <wps:wsp>
                        <wps:cNvPr id="424" name="AutoShape 471"/>
                        <wps:cNvSpPr>
                          <a:spLocks/>
                        </wps:cNvSpPr>
                        <wps:spPr bwMode="auto">
                          <a:xfrm>
                            <a:off x="7951" y="-343"/>
                            <a:ext cx="2012" cy="2012"/>
                          </a:xfrm>
                          <a:custGeom>
                            <a:avLst/>
                            <a:gdLst>
                              <a:gd name="T0" fmla="+- 0 7951 7951"/>
                              <a:gd name="T1" fmla="*/ T0 w 2012"/>
                              <a:gd name="T2" fmla="+- 0 1577 -343"/>
                              <a:gd name="T3" fmla="*/ 1577 h 2012"/>
                              <a:gd name="T4" fmla="+- 0 9963 7951"/>
                              <a:gd name="T5" fmla="*/ T4 w 2012"/>
                              <a:gd name="T6" fmla="+- 0 1577 -343"/>
                              <a:gd name="T7" fmla="*/ 1577 h 2012"/>
                              <a:gd name="T8" fmla="+- 0 7951 7951"/>
                              <a:gd name="T9" fmla="*/ T8 w 2012"/>
                              <a:gd name="T10" fmla="+- 0 968 -343"/>
                              <a:gd name="T11" fmla="*/ 968 h 2012"/>
                              <a:gd name="T12" fmla="+- 0 9963 7951"/>
                              <a:gd name="T13" fmla="*/ T12 w 2012"/>
                              <a:gd name="T14" fmla="+- 0 968 -343"/>
                              <a:gd name="T15" fmla="*/ 968 h 2012"/>
                              <a:gd name="T16" fmla="+- 0 7951 7951"/>
                              <a:gd name="T17" fmla="*/ T16 w 2012"/>
                              <a:gd name="T18" fmla="+- 0 358 -343"/>
                              <a:gd name="T19" fmla="*/ 358 h 2012"/>
                              <a:gd name="T20" fmla="+- 0 9963 7951"/>
                              <a:gd name="T21" fmla="*/ T20 w 2012"/>
                              <a:gd name="T22" fmla="+- 0 358 -343"/>
                              <a:gd name="T23" fmla="*/ 358 h 2012"/>
                              <a:gd name="T24" fmla="+- 0 7951 7951"/>
                              <a:gd name="T25" fmla="*/ T24 w 2012"/>
                              <a:gd name="T26" fmla="+- 0 -252 -343"/>
                              <a:gd name="T27" fmla="*/ -252 h 2012"/>
                              <a:gd name="T28" fmla="+- 0 9963 7951"/>
                              <a:gd name="T29" fmla="*/ T28 w 2012"/>
                              <a:gd name="T30" fmla="+- 0 -252 -343"/>
                              <a:gd name="T31" fmla="*/ -252 h 2012"/>
                              <a:gd name="T32" fmla="+- 0 8043 7951"/>
                              <a:gd name="T33" fmla="*/ T32 w 2012"/>
                              <a:gd name="T34" fmla="+- 0 1669 -343"/>
                              <a:gd name="T35" fmla="*/ 1669 h 2012"/>
                              <a:gd name="T36" fmla="+- 0 8043 7951"/>
                              <a:gd name="T37" fmla="*/ T36 w 2012"/>
                              <a:gd name="T38" fmla="+- 0 -343 -343"/>
                              <a:gd name="T39" fmla="*/ -343 h 2012"/>
                              <a:gd name="T40" fmla="+- 0 8652 7951"/>
                              <a:gd name="T41" fmla="*/ T40 w 2012"/>
                              <a:gd name="T42" fmla="+- 0 1669 -343"/>
                              <a:gd name="T43" fmla="*/ 1669 h 2012"/>
                              <a:gd name="T44" fmla="+- 0 8652 7951"/>
                              <a:gd name="T45" fmla="*/ T44 w 2012"/>
                              <a:gd name="T46" fmla="+- 0 -343 -343"/>
                              <a:gd name="T47" fmla="*/ -343 h 2012"/>
                              <a:gd name="T48" fmla="+- 0 9262 7951"/>
                              <a:gd name="T49" fmla="*/ T48 w 2012"/>
                              <a:gd name="T50" fmla="+- 0 1669 -343"/>
                              <a:gd name="T51" fmla="*/ 1669 h 2012"/>
                              <a:gd name="T52" fmla="+- 0 9262 7951"/>
                              <a:gd name="T53" fmla="*/ T52 w 2012"/>
                              <a:gd name="T54" fmla="+- 0 -343 -343"/>
                              <a:gd name="T55" fmla="*/ -343 h 2012"/>
                              <a:gd name="T56" fmla="+- 0 9871 7951"/>
                              <a:gd name="T57" fmla="*/ T56 w 2012"/>
                              <a:gd name="T58" fmla="+- 0 1669 -343"/>
                              <a:gd name="T59" fmla="*/ 1669 h 2012"/>
                              <a:gd name="T60" fmla="+- 0 9871 7951"/>
                              <a:gd name="T61" fmla="*/ T60 w 2012"/>
                              <a:gd name="T62" fmla="+- 0 -343 -343"/>
                              <a:gd name="T63" fmla="*/ -343 h 2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012" h="2012">
                                <a:moveTo>
                                  <a:pt x="0" y="1920"/>
                                </a:moveTo>
                                <a:lnTo>
                                  <a:pt x="2012" y="1920"/>
                                </a:lnTo>
                                <a:moveTo>
                                  <a:pt x="0" y="1311"/>
                                </a:moveTo>
                                <a:lnTo>
                                  <a:pt x="2012" y="1311"/>
                                </a:lnTo>
                                <a:moveTo>
                                  <a:pt x="0" y="701"/>
                                </a:moveTo>
                                <a:lnTo>
                                  <a:pt x="2012" y="701"/>
                                </a:lnTo>
                                <a:moveTo>
                                  <a:pt x="0" y="91"/>
                                </a:moveTo>
                                <a:lnTo>
                                  <a:pt x="2012" y="91"/>
                                </a:lnTo>
                                <a:moveTo>
                                  <a:pt x="92" y="2012"/>
                                </a:moveTo>
                                <a:lnTo>
                                  <a:pt x="92" y="0"/>
                                </a:lnTo>
                                <a:moveTo>
                                  <a:pt x="701" y="2012"/>
                                </a:moveTo>
                                <a:lnTo>
                                  <a:pt x="701" y="0"/>
                                </a:lnTo>
                                <a:moveTo>
                                  <a:pt x="1311" y="2012"/>
                                </a:moveTo>
                                <a:lnTo>
                                  <a:pt x="1311" y="0"/>
                                </a:lnTo>
                                <a:moveTo>
                                  <a:pt x="1920" y="2012"/>
                                </a:moveTo>
                                <a:lnTo>
                                  <a:pt x="1920" y="0"/>
                                </a:lnTo>
                              </a:path>
                            </a:pathLst>
                          </a:custGeom>
                          <a:noFill/>
                          <a:ln w="343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AutoShape 470"/>
                        <wps:cNvSpPr>
                          <a:spLocks/>
                        </wps:cNvSpPr>
                        <wps:spPr bwMode="auto">
                          <a:xfrm>
                            <a:off x="7951" y="-343"/>
                            <a:ext cx="2012" cy="2012"/>
                          </a:xfrm>
                          <a:custGeom>
                            <a:avLst/>
                            <a:gdLst>
                              <a:gd name="T0" fmla="+- 0 7951 7951"/>
                              <a:gd name="T1" fmla="*/ T0 w 2012"/>
                              <a:gd name="T2" fmla="+- 0 1272 -343"/>
                              <a:gd name="T3" fmla="*/ 1272 h 2012"/>
                              <a:gd name="T4" fmla="+- 0 9963 7951"/>
                              <a:gd name="T5" fmla="*/ T4 w 2012"/>
                              <a:gd name="T6" fmla="+- 0 1272 -343"/>
                              <a:gd name="T7" fmla="*/ 1272 h 2012"/>
                              <a:gd name="T8" fmla="+- 0 7951 7951"/>
                              <a:gd name="T9" fmla="*/ T8 w 2012"/>
                              <a:gd name="T10" fmla="+- 0 663 -343"/>
                              <a:gd name="T11" fmla="*/ 663 h 2012"/>
                              <a:gd name="T12" fmla="+- 0 9963 7951"/>
                              <a:gd name="T13" fmla="*/ T12 w 2012"/>
                              <a:gd name="T14" fmla="+- 0 663 -343"/>
                              <a:gd name="T15" fmla="*/ 663 h 2012"/>
                              <a:gd name="T16" fmla="+- 0 7951 7951"/>
                              <a:gd name="T17" fmla="*/ T16 w 2012"/>
                              <a:gd name="T18" fmla="+- 0 53 -343"/>
                              <a:gd name="T19" fmla="*/ 53 h 2012"/>
                              <a:gd name="T20" fmla="+- 0 9963 7951"/>
                              <a:gd name="T21" fmla="*/ T20 w 2012"/>
                              <a:gd name="T22" fmla="+- 0 53 -343"/>
                              <a:gd name="T23" fmla="*/ 53 h 2012"/>
                              <a:gd name="T24" fmla="+- 0 8347 7951"/>
                              <a:gd name="T25" fmla="*/ T24 w 2012"/>
                              <a:gd name="T26" fmla="+- 0 1669 -343"/>
                              <a:gd name="T27" fmla="*/ 1669 h 2012"/>
                              <a:gd name="T28" fmla="+- 0 8347 7951"/>
                              <a:gd name="T29" fmla="*/ T28 w 2012"/>
                              <a:gd name="T30" fmla="+- 0 -343 -343"/>
                              <a:gd name="T31" fmla="*/ -343 h 2012"/>
                              <a:gd name="T32" fmla="+- 0 8957 7951"/>
                              <a:gd name="T33" fmla="*/ T32 w 2012"/>
                              <a:gd name="T34" fmla="+- 0 1669 -343"/>
                              <a:gd name="T35" fmla="*/ 1669 h 2012"/>
                              <a:gd name="T36" fmla="+- 0 8957 7951"/>
                              <a:gd name="T37" fmla="*/ T36 w 2012"/>
                              <a:gd name="T38" fmla="+- 0 -343 -343"/>
                              <a:gd name="T39" fmla="*/ -343 h 2012"/>
                              <a:gd name="T40" fmla="+- 0 9567 7951"/>
                              <a:gd name="T41" fmla="*/ T40 w 2012"/>
                              <a:gd name="T42" fmla="+- 0 1669 -343"/>
                              <a:gd name="T43" fmla="*/ 1669 h 2012"/>
                              <a:gd name="T44" fmla="+- 0 9567 7951"/>
                              <a:gd name="T45" fmla="*/ T44 w 2012"/>
                              <a:gd name="T46" fmla="+- 0 -343 -343"/>
                              <a:gd name="T47" fmla="*/ -343 h 2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12" h="2012">
                                <a:moveTo>
                                  <a:pt x="0" y="1615"/>
                                </a:moveTo>
                                <a:lnTo>
                                  <a:pt x="2012" y="1615"/>
                                </a:lnTo>
                                <a:moveTo>
                                  <a:pt x="0" y="1006"/>
                                </a:moveTo>
                                <a:lnTo>
                                  <a:pt x="2012" y="1006"/>
                                </a:lnTo>
                                <a:moveTo>
                                  <a:pt x="0" y="396"/>
                                </a:moveTo>
                                <a:lnTo>
                                  <a:pt x="2012" y="396"/>
                                </a:lnTo>
                                <a:moveTo>
                                  <a:pt x="396" y="2012"/>
                                </a:moveTo>
                                <a:lnTo>
                                  <a:pt x="396" y="0"/>
                                </a:lnTo>
                                <a:moveTo>
                                  <a:pt x="1006" y="2012"/>
                                </a:moveTo>
                                <a:lnTo>
                                  <a:pt x="1006" y="0"/>
                                </a:lnTo>
                                <a:moveTo>
                                  <a:pt x="1616" y="2012"/>
                                </a:moveTo>
                                <a:lnTo>
                                  <a:pt x="1616" y="0"/>
                                </a:lnTo>
                              </a:path>
                            </a:pathLst>
                          </a:custGeom>
                          <a:noFill/>
                          <a:ln w="693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469"/>
                        <wps:cNvSpPr>
                          <a:spLocks/>
                        </wps:cNvSpPr>
                        <wps:spPr bwMode="auto">
                          <a:xfrm>
                            <a:off x="8882" y="1002"/>
                            <a:ext cx="43" cy="43"/>
                          </a:xfrm>
                          <a:custGeom>
                            <a:avLst/>
                            <a:gdLst>
                              <a:gd name="T0" fmla="+- 0 8916 8883"/>
                              <a:gd name="T1" fmla="*/ T0 w 43"/>
                              <a:gd name="T2" fmla="+- 0 1002 1002"/>
                              <a:gd name="T3" fmla="*/ 1002 h 43"/>
                              <a:gd name="T4" fmla="+- 0 8892 8883"/>
                              <a:gd name="T5" fmla="*/ T4 w 43"/>
                              <a:gd name="T6" fmla="+- 0 1002 1002"/>
                              <a:gd name="T7" fmla="*/ 1002 h 43"/>
                              <a:gd name="T8" fmla="+- 0 8883 8883"/>
                              <a:gd name="T9" fmla="*/ T8 w 43"/>
                              <a:gd name="T10" fmla="+- 0 1012 1002"/>
                              <a:gd name="T11" fmla="*/ 1012 h 43"/>
                              <a:gd name="T12" fmla="+- 0 8883 8883"/>
                              <a:gd name="T13" fmla="*/ T12 w 43"/>
                              <a:gd name="T14" fmla="+- 0 1024 1002"/>
                              <a:gd name="T15" fmla="*/ 1024 h 43"/>
                              <a:gd name="T16" fmla="+- 0 8883 8883"/>
                              <a:gd name="T17" fmla="*/ T16 w 43"/>
                              <a:gd name="T18" fmla="+- 0 1035 1002"/>
                              <a:gd name="T19" fmla="*/ 1035 h 43"/>
                              <a:gd name="T20" fmla="+- 0 8892 8883"/>
                              <a:gd name="T21" fmla="*/ T20 w 43"/>
                              <a:gd name="T22" fmla="+- 0 1045 1002"/>
                              <a:gd name="T23" fmla="*/ 1045 h 43"/>
                              <a:gd name="T24" fmla="+- 0 8916 8883"/>
                              <a:gd name="T25" fmla="*/ T24 w 43"/>
                              <a:gd name="T26" fmla="+- 0 1045 1002"/>
                              <a:gd name="T27" fmla="*/ 1045 h 43"/>
                              <a:gd name="T28" fmla="+- 0 8925 8883"/>
                              <a:gd name="T29" fmla="*/ T28 w 43"/>
                              <a:gd name="T30" fmla="+- 0 1035 1002"/>
                              <a:gd name="T31" fmla="*/ 1035 h 43"/>
                              <a:gd name="T32" fmla="+- 0 8925 8883"/>
                              <a:gd name="T33" fmla="*/ T32 w 43"/>
                              <a:gd name="T34" fmla="+- 0 1012 1002"/>
                              <a:gd name="T35" fmla="*/ 1012 h 43"/>
                              <a:gd name="T36" fmla="+- 0 8916 8883"/>
                              <a:gd name="T37" fmla="*/ T36 w 43"/>
                              <a:gd name="T38" fmla="+- 0 1002 1002"/>
                              <a:gd name="T39" fmla="*/ 1002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3" h="43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2" y="33"/>
                                </a:lnTo>
                                <a:lnTo>
                                  <a:pt x="42" y="1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468"/>
                        <wps:cNvSpPr>
                          <a:spLocks/>
                        </wps:cNvSpPr>
                        <wps:spPr bwMode="auto">
                          <a:xfrm>
                            <a:off x="8882" y="1002"/>
                            <a:ext cx="43" cy="43"/>
                          </a:xfrm>
                          <a:custGeom>
                            <a:avLst/>
                            <a:gdLst>
                              <a:gd name="T0" fmla="+- 0 8883 8883"/>
                              <a:gd name="T1" fmla="*/ T0 w 43"/>
                              <a:gd name="T2" fmla="+- 0 1024 1002"/>
                              <a:gd name="T3" fmla="*/ 1024 h 43"/>
                              <a:gd name="T4" fmla="+- 0 8883 8883"/>
                              <a:gd name="T5" fmla="*/ T4 w 43"/>
                              <a:gd name="T6" fmla="+- 0 1012 1002"/>
                              <a:gd name="T7" fmla="*/ 1012 h 43"/>
                              <a:gd name="T8" fmla="+- 0 8892 8883"/>
                              <a:gd name="T9" fmla="*/ T8 w 43"/>
                              <a:gd name="T10" fmla="+- 0 1002 1002"/>
                              <a:gd name="T11" fmla="*/ 1002 h 43"/>
                              <a:gd name="T12" fmla="+- 0 8904 8883"/>
                              <a:gd name="T13" fmla="*/ T12 w 43"/>
                              <a:gd name="T14" fmla="+- 0 1002 1002"/>
                              <a:gd name="T15" fmla="*/ 1002 h 43"/>
                              <a:gd name="T16" fmla="+- 0 8916 8883"/>
                              <a:gd name="T17" fmla="*/ T16 w 43"/>
                              <a:gd name="T18" fmla="+- 0 1002 1002"/>
                              <a:gd name="T19" fmla="*/ 1002 h 43"/>
                              <a:gd name="T20" fmla="+- 0 8925 8883"/>
                              <a:gd name="T21" fmla="*/ T20 w 43"/>
                              <a:gd name="T22" fmla="+- 0 1012 1002"/>
                              <a:gd name="T23" fmla="*/ 1012 h 43"/>
                              <a:gd name="T24" fmla="+- 0 8925 8883"/>
                              <a:gd name="T25" fmla="*/ T24 w 43"/>
                              <a:gd name="T26" fmla="+- 0 1024 1002"/>
                              <a:gd name="T27" fmla="*/ 1024 h 43"/>
                              <a:gd name="T28" fmla="+- 0 8925 8883"/>
                              <a:gd name="T29" fmla="*/ T28 w 43"/>
                              <a:gd name="T30" fmla="+- 0 1035 1002"/>
                              <a:gd name="T31" fmla="*/ 1035 h 43"/>
                              <a:gd name="T32" fmla="+- 0 8916 8883"/>
                              <a:gd name="T33" fmla="*/ T32 w 43"/>
                              <a:gd name="T34" fmla="+- 0 1045 1002"/>
                              <a:gd name="T35" fmla="*/ 1045 h 43"/>
                              <a:gd name="T36" fmla="+- 0 8904 8883"/>
                              <a:gd name="T37" fmla="*/ T36 w 43"/>
                              <a:gd name="T38" fmla="+- 0 1045 1002"/>
                              <a:gd name="T39" fmla="*/ 1045 h 43"/>
                              <a:gd name="T40" fmla="+- 0 8892 8883"/>
                              <a:gd name="T41" fmla="*/ T40 w 43"/>
                              <a:gd name="T42" fmla="+- 0 1045 1002"/>
                              <a:gd name="T43" fmla="*/ 1045 h 43"/>
                              <a:gd name="T44" fmla="+- 0 8883 8883"/>
                              <a:gd name="T45" fmla="*/ T44 w 43"/>
                              <a:gd name="T46" fmla="+- 0 1035 1002"/>
                              <a:gd name="T47" fmla="*/ 1035 h 43"/>
                              <a:gd name="T48" fmla="+- 0 8883 8883"/>
                              <a:gd name="T49" fmla="*/ T48 w 43"/>
                              <a:gd name="T50" fmla="+- 0 1024 1002"/>
                              <a:gd name="T51" fmla="*/ 1024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3" h="43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21" y="0"/>
                                </a:lnTo>
                                <a:lnTo>
                                  <a:pt x="33" y="0"/>
                                </a:lnTo>
                                <a:lnTo>
                                  <a:pt x="42" y="10"/>
                                </a:lnTo>
                                <a:lnTo>
                                  <a:pt x="42" y="22"/>
                                </a:lnTo>
                                <a:lnTo>
                                  <a:pt x="42" y="33"/>
                                </a:lnTo>
                                <a:lnTo>
                                  <a:pt x="33" y="43"/>
                                </a:lnTo>
                                <a:lnTo>
                                  <a:pt x="21" y="43"/>
                                </a:lnTo>
                                <a:lnTo>
                                  <a:pt x="9" y="43"/>
                                </a:lnTo>
                                <a:lnTo>
                                  <a:pt x="0" y="33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467"/>
                        <wps:cNvSpPr>
                          <a:spLocks/>
                        </wps:cNvSpPr>
                        <wps:spPr bwMode="auto">
                          <a:xfrm>
                            <a:off x="8985" y="282"/>
                            <a:ext cx="45" cy="45"/>
                          </a:xfrm>
                          <a:custGeom>
                            <a:avLst/>
                            <a:gdLst>
                              <a:gd name="T0" fmla="+- 0 9020 8986"/>
                              <a:gd name="T1" fmla="*/ T0 w 45"/>
                              <a:gd name="T2" fmla="+- 0 282 282"/>
                              <a:gd name="T3" fmla="*/ 282 h 45"/>
                              <a:gd name="T4" fmla="+- 0 8996 8986"/>
                              <a:gd name="T5" fmla="*/ T4 w 45"/>
                              <a:gd name="T6" fmla="+- 0 282 282"/>
                              <a:gd name="T7" fmla="*/ 282 h 45"/>
                              <a:gd name="T8" fmla="+- 0 8986 8986"/>
                              <a:gd name="T9" fmla="*/ T8 w 45"/>
                              <a:gd name="T10" fmla="+- 0 292 282"/>
                              <a:gd name="T11" fmla="*/ 292 h 45"/>
                              <a:gd name="T12" fmla="+- 0 8986 8986"/>
                              <a:gd name="T13" fmla="*/ T12 w 45"/>
                              <a:gd name="T14" fmla="+- 0 304 282"/>
                              <a:gd name="T15" fmla="*/ 304 h 45"/>
                              <a:gd name="T16" fmla="+- 0 8986 8986"/>
                              <a:gd name="T17" fmla="*/ T16 w 45"/>
                              <a:gd name="T18" fmla="+- 0 317 282"/>
                              <a:gd name="T19" fmla="*/ 317 h 45"/>
                              <a:gd name="T20" fmla="+- 0 8996 8986"/>
                              <a:gd name="T21" fmla="*/ T20 w 45"/>
                              <a:gd name="T22" fmla="+- 0 327 282"/>
                              <a:gd name="T23" fmla="*/ 327 h 45"/>
                              <a:gd name="T24" fmla="+- 0 9020 8986"/>
                              <a:gd name="T25" fmla="*/ T24 w 45"/>
                              <a:gd name="T26" fmla="+- 0 327 282"/>
                              <a:gd name="T27" fmla="*/ 327 h 45"/>
                              <a:gd name="T28" fmla="+- 0 9030 8986"/>
                              <a:gd name="T29" fmla="*/ T28 w 45"/>
                              <a:gd name="T30" fmla="+- 0 317 282"/>
                              <a:gd name="T31" fmla="*/ 317 h 45"/>
                              <a:gd name="T32" fmla="+- 0 9030 8986"/>
                              <a:gd name="T33" fmla="*/ T32 w 45"/>
                              <a:gd name="T34" fmla="+- 0 292 282"/>
                              <a:gd name="T35" fmla="*/ 292 h 45"/>
                              <a:gd name="T36" fmla="+- 0 9020 8986"/>
                              <a:gd name="T37" fmla="*/ T36 w 45"/>
                              <a:gd name="T38" fmla="+- 0 282 282"/>
                              <a:gd name="T39" fmla="*/ 28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34" y="45"/>
                                </a:lnTo>
                                <a:lnTo>
                                  <a:pt x="44" y="35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41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66"/>
                        <wps:cNvSpPr>
                          <a:spLocks/>
                        </wps:cNvSpPr>
                        <wps:spPr bwMode="auto">
                          <a:xfrm>
                            <a:off x="8985" y="282"/>
                            <a:ext cx="45" cy="45"/>
                          </a:xfrm>
                          <a:custGeom>
                            <a:avLst/>
                            <a:gdLst>
                              <a:gd name="T0" fmla="+- 0 8986 8986"/>
                              <a:gd name="T1" fmla="*/ T0 w 45"/>
                              <a:gd name="T2" fmla="+- 0 304 282"/>
                              <a:gd name="T3" fmla="*/ 304 h 45"/>
                              <a:gd name="T4" fmla="+- 0 8986 8986"/>
                              <a:gd name="T5" fmla="*/ T4 w 45"/>
                              <a:gd name="T6" fmla="+- 0 292 282"/>
                              <a:gd name="T7" fmla="*/ 292 h 45"/>
                              <a:gd name="T8" fmla="+- 0 8996 8986"/>
                              <a:gd name="T9" fmla="*/ T8 w 45"/>
                              <a:gd name="T10" fmla="+- 0 282 282"/>
                              <a:gd name="T11" fmla="*/ 282 h 45"/>
                              <a:gd name="T12" fmla="+- 0 9008 8986"/>
                              <a:gd name="T13" fmla="*/ T12 w 45"/>
                              <a:gd name="T14" fmla="+- 0 282 282"/>
                              <a:gd name="T15" fmla="*/ 282 h 45"/>
                              <a:gd name="T16" fmla="+- 0 9020 8986"/>
                              <a:gd name="T17" fmla="*/ T16 w 45"/>
                              <a:gd name="T18" fmla="+- 0 282 282"/>
                              <a:gd name="T19" fmla="*/ 282 h 45"/>
                              <a:gd name="T20" fmla="+- 0 9030 8986"/>
                              <a:gd name="T21" fmla="*/ T20 w 45"/>
                              <a:gd name="T22" fmla="+- 0 292 282"/>
                              <a:gd name="T23" fmla="*/ 292 h 45"/>
                              <a:gd name="T24" fmla="+- 0 9030 8986"/>
                              <a:gd name="T25" fmla="*/ T24 w 45"/>
                              <a:gd name="T26" fmla="+- 0 304 282"/>
                              <a:gd name="T27" fmla="*/ 304 h 45"/>
                              <a:gd name="T28" fmla="+- 0 9030 8986"/>
                              <a:gd name="T29" fmla="*/ T28 w 45"/>
                              <a:gd name="T30" fmla="+- 0 317 282"/>
                              <a:gd name="T31" fmla="*/ 317 h 45"/>
                              <a:gd name="T32" fmla="+- 0 9020 8986"/>
                              <a:gd name="T33" fmla="*/ T32 w 45"/>
                              <a:gd name="T34" fmla="+- 0 327 282"/>
                              <a:gd name="T35" fmla="*/ 327 h 45"/>
                              <a:gd name="T36" fmla="+- 0 9008 8986"/>
                              <a:gd name="T37" fmla="*/ T36 w 45"/>
                              <a:gd name="T38" fmla="+- 0 327 282"/>
                              <a:gd name="T39" fmla="*/ 327 h 45"/>
                              <a:gd name="T40" fmla="+- 0 8996 8986"/>
                              <a:gd name="T41" fmla="*/ T40 w 45"/>
                              <a:gd name="T42" fmla="+- 0 327 282"/>
                              <a:gd name="T43" fmla="*/ 327 h 45"/>
                              <a:gd name="T44" fmla="+- 0 8986 8986"/>
                              <a:gd name="T45" fmla="*/ T44 w 45"/>
                              <a:gd name="T46" fmla="+- 0 317 282"/>
                              <a:gd name="T47" fmla="*/ 317 h 45"/>
                              <a:gd name="T48" fmla="+- 0 8986 8986"/>
                              <a:gd name="T49" fmla="*/ T48 w 45"/>
                              <a:gd name="T50" fmla="+- 0 304 282"/>
                              <a:gd name="T51" fmla="*/ 30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10"/>
                                </a:lnTo>
                                <a:lnTo>
                                  <a:pt x="44" y="22"/>
                                </a:lnTo>
                                <a:lnTo>
                                  <a:pt x="44" y="35"/>
                                </a:lnTo>
                                <a:lnTo>
                                  <a:pt x="34" y="45"/>
                                </a:lnTo>
                                <a:lnTo>
                                  <a:pt x="22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04041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465"/>
                        <wps:cNvSpPr>
                          <a:spLocks/>
                        </wps:cNvSpPr>
                        <wps:spPr bwMode="auto">
                          <a:xfrm>
                            <a:off x="8882" y="901"/>
                            <a:ext cx="44" cy="44"/>
                          </a:xfrm>
                          <a:custGeom>
                            <a:avLst/>
                            <a:gdLst>
                              <a:gd name="T0" fmla="+- 0 8916 8882"/>
                              <a:gd name="T1" fmla="*/ T0 w 44"/>
                              <a:gd name="T2" fmla="+- 0 902 902"/>
                              <a:gd name="T3" fmla="*/ 902 h 44"/>
                              <a:gd name="T4" fmla="+- 0 8892 8882"/>
                              <a:gd name="T5" fmla="*/ T4 w 44"/>
                              <a:gd name="T6" fmla="+- 0 902 902"/>
                              <a:gd name="T7" fmla="*/ 902 h 44"/>
                              <a:gd name="T8" fmla="+- 0 8882 8882"/>
                              <a:gd name="T9" fmla="*/ T8 w 44"/>
                              <a:gd name="T10" fmla="+- 0 912 902"/>
                              <a:gd name="T11" fmla="*/ 912 h 44"/>
                              <a:gd name="T12" fmla="+- 0 8882 8882"/>
                              <a:gd name="T13" fmla="*/ T12 w 44"/>
                              <a:gd name="T14" fmla="+- 0 924 902"/>
                              <a:gd name="T15" fmla="*/ 924 h 44"/>
                              <a:gd name="T16" fmla="+- 0 8882 8882"/>
                              <a:gd name="T17" fmla="*/ T16 w 44"/>
                              <a:gd name="T18" fmla="+- 0 936 902"/>
                              <a:gd name="T19" fmla="*/ 936 h 44"/>
                              <a:gd name="T20" fmla="+- 0 8892 8882"/>
                              <a:gd name="T21" fmla="*/ T20 w 44"/>
                              <a:gd name="T22" fmla="+- 0 945 902"/>
                              <a:gd name="T23" fmla="*/ 945 h 44"/>
                              <a:gd name="T24" fmla="+- 0 8916 8882"/>
                              <a:gd name="T25" fmla="*/ T24 w 44"/>
                              <a:gd name="T26" fmla="+- 0 945 902"/>
                              <a:gd name="T27" fmla="*/ 945 h 44"/>
                              <a:gd name="T28" fmla="+- 0 8926 8882"/>
                              <a:gd name="T29" fmla="*/ T28 w 44"/>
                              <a:gd name="T30" fmla="+- 0 936 902"/>
                              <a:gd name="T31" fmla="*/ 936 h 44"/>
                              <a:gd name="T32" fmla="+- 0 8926 8882"/>
                              <a:gd name="T33" fmla="*/ T32 w 44"/>
                              <a:gd name="T34" fmla="+- 0 912 902"/>
                              <a:gd name="T35" fmla="*/ 912 h 44"/>
                              <a:gd name="T36" fmla="+- 0 8916 8882"/>
                              <a:gd name="T37" fmla="*/ T36 w 44"/>
                              <a:gd name="T38" fmla="+- 0 902 902"/>
                              <a:gd name="T39" fmla="*/ 9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A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464"/>
                        <wps:cNvSpPr>
                          <a:spLocks/>
                        </wps:cNvSpPr>
                        <wps:spPr bwMode="auto">
                          <a:xfrm>
                            <a:off x="8882" y="901"/>
                            <a:ext cx="44" cy="44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44"/>
                              <a:gd name="T2" fmla="+- 0 924 902"/>
                              <a:gd name="T3" fmla="*/ 924 h 44"/>
                              <a:gd name="T4" fmla="+- 0 8882 8882"/>
                              <a:gd name="T5" fmla="*/ T4 w 44"/>
                              <a:gd name="T6" fmla="+- 0 912 902"/>
                              <a:gd name="T7" fmla="*/ 912 h 44"/>
                              <a:gd name="T8" fmla="+- 0 8892 8882"/>
                              <a:gd name="T9" fmla="*/ T8 w 44"/>
                              <a:gd name="T10" fmla="+- 0 902 902"/>
                              <a:gd name="T11" fmla="*/ 902 h 44"/>
                              <a:gd name="T12" fmla="+- 0 8904 8882"/>
                              <a:gd name="T13" fmla="*/ T12 w 44"/>
                              <a:gd name="T14" fmla="+- 0 902 902"/>
                              <a:gd name="T15" fmla="*/ 902 h 44"/>
                              <a:gd name="T16" fmla="+- 0 8916 8882"/>
                              <a:gd name="T17" fmla="*/ T16 w 44"/>
                              <a:gd name="T18" fmla="+- 0 902 902"/>
                              <a:gd name="T19" fmla="*/ 902 h 44"/>
                              <a:gd name="T20" fmla="+- 0 8926 8882"/>
                              <a:gd name="T21" fmla="*/ T20 w 44"/>
                              <a:gd name="T22" fmla="+- 0 912 902"/>
                              <a:gd name="T23" fmla="*/ 912 h 44"/>
                              <a:gd name="T24" fmla="+- 0 8926 8882"/>
                              <a:gd name="T25" fmla="*/ T24 w 44"/>
                              <a:gd name="T26" fmla="+- 0 924 902"/>
                              <a:gd name="T27" fmla="*/ 924 h 44"/>
                              <a:gd name="T28" fmla="+- 0 8926 8882"/>
                              <a:gd name="T29" fmla="*/ T28 w 44"/>
                              <a:gd name="T30" fmla="+- 0 936 902"/>
                              <a:gd name="T31" fmla="*/ 936 h 44"/>
                              <a:gd name="T32" fmla="+- 0 8916 8882"/>
                              <a:gd name="T33" fmla="*/ T32 w 44"/>
                              <a:gd name="T34" fmla="+- 0 945 902"/>
                              <a:gd name="T35" fmla="*/ 945 h 44"/>
                              <a:gd name="T36" fmla="+- 0 8904 8882"/>
                              <a:gd name="T37" fmla="*/ T36 w 44"/>
                              <a:gd name="T38" fmla="+- 0 945 902"/>
                              <a:gd name="T39" fmla="*/ 945 h 44"/>
                              <a:gd name="T40" fmla="+- 0 8892 8882"/>
                              <a:gd name="T41" fmla="*/ T40 w 44"/>
                              <a:gd name="T42" fmla="+- 0 945 902"/>
                              <a:gd name="T43" fmla="*/ 945 h 44"/>
                              <a:gd name="T44" fmla="+- 0 8882 8882"/>
                              <a:gd name="T45" fmla="*/ T44 w 44"/>
                              <a:gd name="T46" fmla="+- 0 936 902"/>
                              <a:gd name="T47" fmla="*/ 936 h 44"/>
                              <a:gd name="T48" fmla="+- 0 8882 8882"/>
                              <a:gd name="T49" fmla="*/ T48 w 44"/>
                              <a:gd name="T50" fmla="+- 0 924 902"/>
                              <a:gd name="T51" fmla="*/ 9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10"/>
                                </a:lnTo>
                                <a:lnTo>
                                  <a:pt x="44" y="22"/>
                                </a:lnTo>
                                <a:lnTo>
                                  <a:pt x="44" y="34"/>
                                </a:lnTo>
                                <a:lnTo>
                                  <a:pt x="34" y="43"/>
                                </a:lnTo>
                                <a:lnTo>
                                  <a:pt x="22" y="43"/>
                                </a:lnTo>
                                <a:lnTo>
                                  <a:pt x="10" y="43"/>
                                </a:lnTo>
                                <a:lnTo>
                                  <a:pt x="0" y="34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0D0A2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463"/>
                        <wps:cNvSpPr>
                          <a:spLocks/>
                        </wps:cNvSpPr>
                        <wps:spPr bwMode="auto">
                          <a:xfrm>
                            <a:off x="8985" y="479"/>
                            <a:ext cx="44" cy="44"/>
                          </a:xfrm>
                          <a:custGeom>
                            <a:avLst/>
                            <a:gdLst>
                              <a:gd name="T0" fmla="+- 0 9020 8986"/>
                              <a:gd name="T1" fmla="*/ T0 w 44"/>
                              <a:gd name="T2" fmla="+- 0 480 480"/>
                              <a:gd name="T3" fmla="*/ 480 h 44"/>
                              <a:gd name="T4" fmla="+- 0 8996 8986"/>
                              <a:gd name="T5" fmla="*/ T4 w 44"/>
                              <a:gd name="T6" fmla="+- 0 480 480"/>
                              <a:gd name="T7" fmla="*/ 480 h 44"/>
                              <a:gd name="T8" fmla="+- 0 8986 8986"/>
                              <a:gd name="T9" fmla="*/ T8 w 44"/>
                              <a:gd name="T10" fmla="+- 0 490 480"/>
                              <a:gd name="T11" fmla="*/ 490 h 44"/>
                              <a:gd name="T12" fmla="+- 0 8986 8986"/>
                              <a:gd name="T13" fmla="*/ T12 w 44"/>
                              <a:gd name="T14" fmla="+- 0 502 480"/>
                              <a:gd name="T15" fmla="*/ 502 h 44"/>
                              <a:gd name="T16" fmla="+- 0 8986 8986"/>
                              <a:gd name="T17" fmla="*/ T16 w 44"/>
                              <a:gd name="T18" fmla="+- 0 514 480"/>
                              <a:gd name="T19" fmla="*/ 514 h 44"/>
                              <a:gd name="T20" fmla="+- 0 8996 8986"/>
                              <a:gd name="T21" fmla="*/ T20 w 44"/>
                              <a:gd name="T22" fmla="+- 0 524 480"/>
                              <a:gd name="T23" fmla="*/ 524 h 44"/>
                              <a:gd name="T24" fmla="+- 0 9020 8986"/>
                              <a:gd name="T25" fmla="*/ T24 w 44"/>
                              <a:gd name="T26" fmla="+- 0 524 480"/>
                              <a:gd name="T27" fmla="*/ 524 h 44"/>
                              <a:gd name="T28" fmla="+- 0 9030 8986"/>
                              <a:gd name="T29" fmla="*/ T28 w 44"/>
                              <a:gd name="T30" fmla="+- 0 514 480"/>
                              <a:gd name="T31" fmla="*/ 514 h 44"/>
                              <a:gd name="T32" fmla="+- 0 9030 8986"/>
                              <a:gd name="T33" fmla="*/ T32 w 44"/>
                              <a:gd name="T34" fmla="+- 0 490 480"/>
                              <a:gd name="T35" fmla="*/ 490 h 44"/>
                              <a:gd name="T36" fmla="+- 0 9020 8986"/>
                              <a:gd name="T37" fmla="*/ T36 w 44"/>
                              <a:gd name="T38" fmla="+- 0 480 480"/>
                              <a:gd name="T39" fmla="*/ 48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4" y="34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0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62"/>
                        <wps:cNvSpPr>
                          <a:spLocks/>
                        </wps:cNvSpPr>
                        <wps:spPr bwMode="auto">
                          <a:xfrm>
                            <a:off x="8985" y="479"/>
                            <a:ext cx="44" cy="44"/>
                          </a:xfrm>
                          <a:custGeom>
                            <a:avLst/>
                            <a:gdLst>
                              <a:gd name="T0" fmla="+- 0 8986 8986"/>
                              <a:gd name="T1" fmla="*/ T0 w 44"/>
                              <a:gd name="T2" fmla="+- 0 502 480"/>
                              <a:gd name="T3" fmla="*/ 502 h 44"/>
                              <a:gd name="T4" fmla="+- 0 8986 8986"/>
                              <a:gd name="T5" fmla="*/ T4 w 44"/>
                              <a:gd name="T6" fmla="+- 0 490 480"/>
                              <a:gd name="T7" fmla="*/ 490 h 44"/>
                              <a:gd name="T8" fmla="+- 0 8996 8986"/>
                              <a:gd name="T9" fmla="*/ T8 w 44"/>
                              <a:gd name="T10" fmla="+- 0 480 480"/>
                              <a:gd name="T11" fmla="*/ 480 h 44"/>
                              <a:gd name="T12" fmla="+- 0 9008 8986"/>
                              <a:gd name="T13" fmla="*/ T12 w 44"/>
                              <a:gd name="T14" fmla="+- 0 480 480"/>
                              <a:gd name="T15" fmla="*/ 480 h 44"/>
                              <a:gd name="T16" fmla="+- 0 9020 8986"/>
                              <a:gd name="T17" fmla="*/ T16 w 44"/>
                              <a:gd name="T18" fmla="+- 0 480 480"/>
                              <a:gd name="T19" fmla="*/ 480 h 44"/>
                              <a:gd name="T20" fmla="+- 0 9030 8986"/>
                              <a:gd name="T21" fmla="*/ T20 w 44"/>
                              <a:gd name="T22" fmla="+- 0 490 480"/>
                              <a:gd name="T23" fmla="*/ 490 h 44"/>
                              <a:gd name="T24" fmla="+- 0 9030 8986"/>
                              <a:gd name="T25" fmla="*/ T24 w 44"/>
                              <a:gd name="T26" fmla="+- 0 502 480"/>
                              <a:gd name="T27" fmla="*/ 502 h 44"/>
                              <a:gd name="T28" fmla="+- 0 9030 8986"/>
                              <a:gd name="T29" fmla="*/ T28 w 44"/>
                              <a:gd name="T30" fmla="+- 0 514 480"/>
                              <a:gd name="T31" fmla="*/ 514 h 44"/>
                              <a:gd name="T32" fmla="+- 0 9020 8986"/>
                              <a:gd name="T33" fmla="*/ T32 w 44"/>
                              <a:gd name="T34" fmla="+- 0 524 480"/>
                              <a:gd name="T35" fmla="*/ 524 h 44"/>
                              <a:gd name="T36" fmla="+- 0 9008 8986"/>
                              <a:gd name="T37" fmla="*/ T36 w 44"/>
                              <a:gd name="T38" fmla="+- 0 524 480"/>
                              <a:gd name="T39" fmla="*/ 524 h 44"/>
                              <a:gd name="T40" fmla="+- 0 8996 8986"/>
                              <a:gd name="T41" fmla="*/ T40 w 44"/>
                              <a:gd name="T42" fmla="+- 0 524 480"/>
                              <a:gd name="T43" fmla="*/ 524 h 44"/>
                              <a:gd name="T44" fmla="+- 0 8986 8986"/>
                              <a:gd name="T45" fmla="*/ T44 w 44"/>
                              <a:gd name="T46" fmla="+- 0 514 480"/>
                              <a:gd name="T47" fmla="*/ 514 h 44"/>
                              <a:gd name="T48" fmla="+- 0 8986 8986"/>
                              <a:gd name="T49" fmla="*/ T48 w 44"/>
                              <a:gd name="T50" fmla="+- 0 502 480"/>
                              <a:gd name="T51" fmla="*/ 5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10"/>
                                </a:lnTo>
                                <a:lnTo>
                                  <a:pt x="44" y="22"/>
                                </a:lnTo>
                                <a:lnTo>
                                  <a:pt x="44" y="34"/>
                                </a:lnTo>
                                <a:lnTo>
                                  <a:pt x="34" y="44"/>
                                </a:lnTo>
                                <a:lnTo>
                                  <a:pt x="22" y="44"/>
                                </a:lnTo>
                                <a:lnTo>
                                  <a:pt x="10" y="44"/>
                                </a:lnTo>
                                <a:lnTo>
                                  <a:pt x="0" y="34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180F3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461"/>
                        <wps:cNvSpPr>
                          <a:spLocks/>
                        </wps:cNvSpPr>
                        <wps:spPr bwMode="auto">
                          <a:xfrm>
                            <a:off x="8477" y="687"/>
                            <a:ext cx="48" cy="48"/>
                          </a:xfrm>
                          <a:custGeom>
                            <a:avLst/>
                            <a:gdLst>
                              <a:gd name="T0" fmla="+- 0 8514 8477"/>
                              <a:gd name="T1" fmla="*/ T0 w 48"/>
                              <a:gd name="T2" fmla="+- 0 687 687"/>
                              <a:gd name="T3" fmla="*/ 687 h 48"/>
                              <a:gd name="T4" fmla="+- 0 8488 8477"/>
                              <a:gd name="T5" fmla="*/ T4 w 48"/>
                              <a:gd name="T6" fmla="+- 0 687 687"/>
                              <a:gd name="T7" fmla="*/ 687 h 48"/>
                              <a:gd name="T8" fmla="+- 0 8477 8477"/>
                              <a:gd name="T9" fmla="*/ T8 w 48"/>
                              <a:gd name="T10" fmla="+- 0 698 687"/>
                              <a:gd name="T11" fmla="*/ 698 h 48"/>
                              <a:gd name="T12" fmla="+- 0 8477 8477"/>
                              <a:gd name="T13" fmla="*/ T12 w 48"/>
                              <a:gd name="T14" fmla="+- 0 711 687"/>
                              <a:gd name="T15" fmla="*/ 711 h 48"/>
                              <a:gd name="T16" fmla="+- 0 8477 8477"/>
                              <a:gd name="T17" fmla="*/ T16 w 48"/>
                              <a:gd name="T18" fmla="+- 0 724 687"/>
                              <a:gd name="T19" fmla="*/ 724 h 48"/>
                              <a:gd name="T20" fmla="+- 0 8488 8477"/>
                              <a:gd name="T21" fmla="*/ T20 w 48"/>
                              <a:gd name="T22" fmla="+- 0 735 687"/>
                              <a:gd name="T23" fmla="*/ 735 h 48"/>
                              <a:gd name="T24" fmla="+- 0 8514 8477"/>
                              <a:gd name="T25" fmla="*/ T24 w 48"/>
                              <a:gd name="T26" fmla="+- 0 735 687"/>
                              <a:gd name="T27" fmla="*/ 735 h 48"/>
                              <a:gd name="T28" fmla="+- 0 8525 8477"/>
                              <a:gd name="T29" fmla="*/ T28 w 48"/>
                              <a:gd name="T30" fmla="+- 0 724 687"/>
                              <a:gd name="T31" fmla="*/ 724 h 48"/>
                              <a:gd name="T32" fmla="+- 0 8525 8477"/>
                              <a:gd name="T33" fmla="*/ T32 w 48"/>
                              <a:gd name="T34" fmla="+- 0 698 687"/>
                              <a:gd name="T35" fmla="*/ 698 h 48"/>
                              <a:gd name="T36" fmla="+- 0 8514 8477"/>
                              <a:gd name="T37" fmla="*/ T36 w 48"/>
                              <a:gd name="T38" fmla="+- 0 687 687"/>
                              <a:gd name="T39" fmla="*/ 68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37" y="48"/>
                                </a:lnTo>
                                <a:lnTo>
                                  <a:pt x="48" y="37"/>
                                </a:lnTo>
                                <a:lnTo>
                                  <a:pt x="48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12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460"/>
                        <wps:cNvSpPr>
                          <a:spLocks/>
                        </wps:cNvSpPr>
                        <wps:spPr bwMode="auto">
                          <a:xfrm>
                            <a:off x="8477" y="687"/>
                            <a:ext cx="48" cy="48"/>
                          </a:xfrm>
                          <a:custGeom>
                            <a:avLst/>
                            <a:gdLst>
                              <a:gd name="T0" fmla="+- 0 8477 8477"/>
                              <a:gd name="T1" fmla="*/ T0 w 48"/>
                              <a:gd name="T2" fmla="+- 0 711 687"/>
                              <a:gd name="T3" fmla="*/ 711 h 48"/>
                              <a:gd name="T4" fmla="+- 0 8477 8477"/>
                              <a:gd name="T5" fmla="*/ T4 w 48"/>
                              <a:gd name="T6" fmla="+- 0 698 687"/>
                              <a:gd name="T7" fmla="*/ 698 h 48"/>
                              <a:gd name="T8" fmla="+- 0 8488 8477"/>
                              <a:gd name="T9" fmla="*/ T8 w 48"/>
                              <a:gd name="T10" fmla="+- 0 687 687"/>
                              <a:gd name="T11" fmla="*/ 687 h 48"/>
                              <a:gd name="T12" fmla="+- 0 8501 8477"/>
                              <a:gd name="T13" fmla="*/ T12 w 48"/>
                              <a:gd name="T14" fmla="+- 0 687 687"/>
                              <a:gd name="T15" fmla="*/ 687 h 48"/>
                              <a:gd name="T16" fmla="+- 0 8514 8477"/>
                              <a:gd name="T17" fmla="*/ T16 w 48"/>
                              <a:gd name="T18" fmla="+- 0 687 687"/>
                              <a:gd name="T19" fmla="*/ 687 h 48"/>
                              <a:gd name="T20" fmla="+- 0 8525 8477"/>
                              <a:gd name="T21" fmla="*/ T20 w 48"/>
                              <a:gd name="T22" fmla="+- 0 698 687"/>
                              <a:gd name="T23" fmla="*/ 698 h 48"/>
                              <a:gd name="T24" fmla="+- 0 8525 8477"/>
                              <a:gd name="T25" fmla="*/ T24 w 48"/>
                              <a:gd name="T26" fmla="+- 0 711 687"/>
                              <a:gd name="T27" fmla="*/ 711 h 48"/>
                              <a:gd name="T28" fmla="+- 0 8525 8477"/>
                              <a:gd name="T29" fmla="*/ T28 w 48"/>
                              <a:gd name="T30" fmla="+- 0 724 687"/>
                              <a:gd name="T31" fmla="*/ 724 h 48"/>
                              <a:gd name="T32" fmla="+- 0 8514 8477"/>
                              <a:gd name="T33" fmla="*/ T32 w 48"/>
                              <a:gd name="T34" fmla="+- 0 735 687"/>
                              <a:gd name="T35" fmla="*/ 735 h 48"/>
                              <a:gd name="T36" fmla="+- 0 8501 8477"/>
                              <a:gd name="T37" fmla="*/ T36 w 48"/>
                              <a:gd name="T38" fmla="+- 0 735 687"/>
                              <a:gd name="T39" fmla="*/ 735 h 48"/>
                              <a:gd name="T40" fmla="+- 0 8488 8477"/>
                              <a:gd name="T41" fmla="*/ T40 w 48"/>
                              <a:gd name="T42" fmla="+- 0 735 687"/>
                              <a:gd name="T43" fmla="*/ 735 h 48"/>
                              <a:gd name="T44" fmla="+- 0 8477 8477"/>
                              <a:gd name="T45" fmla="*/ T44 w 48"/>
                              <a:gd name="T46" fmla="+- 0 724 687"/>
                              <a:gd name="T47" fmla="*/ 724 h 48"/>
                              <a:gd name="T48" fmla="+- 0 8477 8477"/>
                              <a:gd name="T49" fmla="*/ T48 w 48"/>
                              <a:gd name="T50" fmla="+- 0 711 687"/>
                              <a:gd name="T51" fmla="*/ 7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8" y="11"/>
                                </a:lnTo>
                                <a:lnTo>
                                  <a:pt x="48" y="24"/>
                                </a:lnTo>
                                <a:lnTo>
                                  <a:pt x="48" y="37"/>
                                </a:lnTo>
                                <a:lnTo>
                                  <a:pt x="37" y="48"/>
                                </a:lnTo>
                                <a:lnTo>
                                  <a:pt x="24" y="48"/>
                                </a:lnTo>
                                <a:lnTo>
                                  <a:pt x="11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25125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459"/>
                        <wps:cNvSpPr>
                          <a:spLocks/>
                        </wps:cNvSpPr>
                        <wps:spPr bwMode="auto">
                          <a:xfrm>
                            <a:off x="9385" y="590"/>
                            <a:ext cx="48" cy="48"/>
                          </a:xfrm>
                          <a:custGeom>
                            <a:avLst/>
                            <a:gdLst>
                              <a:gd name="T0" fmla="+- 0 9422 9385"/>
                              <a:gd name="T1" fmla="*/ T0 w 48"/>
                              <a:gd name="T2" fmla="+- 0 591 591"/>
                              <a:gd name="T3" fmla="*/ 591 h 48"/>
                              <a:gd name="T4" fmla="+- 0 9396 9385"/>
                              <a:gd name="T5" fmla="*/ T4 w 48"/>
                              <a:gd name="T6" fmla="+- 0 591 591"/>
                              <a:gd name="T7" fmla="*/ 591 h 48"/>
                              <a:gd name="T8" fmla="+- 0 9385 9385"/>
                              <a:gd name="T9" fmla="*/ T8 w 48"/>
                              <a:gd name="T10" fmla="+- 0 601 591"/>
                              <a:gd name="T11" fmla="*/ 601 h 48"/>
                              <a:gd name="T12" fmla="+- 0 9385 9385"/>
                              <a:gd name="T13" fmla="*/ T12 w 48"/>
                              <a:gd name="T14" fmla="+- 0 614 591"/>
                              <a:gd name="T15" fmla="*/ 614 h 48"/>
                              <a:gd name="T16" fmla="+- 0 9385 9385"/>
                              <a:gd name="T17" fmla="*/ T16 w 48"/>
                              <a:gd name="T18" fmla="+- 0 628 591"/>
                              <a:gd name="T19" fmla="*/ 628 h 48"/>
                              <a:gd name="T20" fmla="+- 0 9396 9385"/>
                              <a:gd name="T21" fmla="*/ T20 w 48"/>
                              <a:gd name="T22" fmla="+- 0 638 591"/>
                              <a:gd name="T23" fmla="*/ 638 h 48"/>
                              <a:gd name="T24" fmla="+- 0 9422 9385"/>
                              <a:gd name="T25" fmla="*/ T24 w 48"/>
                              <a:gd name="T26" fmla="+- 0 638 591"/>
                              <a:gd name="T27" fmla="*/ 638 h 48"/>
                              <a:gd name="T28" fmla="+- 0 9433 9385"/>
                              <a:gd name="T29" fmla="*/ T28 w 48"/>
                              <a:gd name="T30" fmla="+- 0 628 591"/>
                              <a:gd name="T31" fmla="*/ 628 h 48"/>
                              <a:gd name="T32" fmla="+- 0 9433 9385"/>
                              <a:gd name="T33" fmla="*/ T32 w 48"/>
                              <a:gd name="T34" fmla="+- 0 601 591"/>
                              <a:gd name="T35" fmla="*/ 601 h 48"/>
                              <a:gd name="T36" fmla="+- 0 9422 9385"/>
                              <a:gd name="T37" fmla="*/ T36 w 48"/>
                              <a:gd name="T38" fmla="+- 0 591 591"/>
                              <a:gd name="T39" fmla="*/ 59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7"/>
                                </a:lnTo>
                                <a:lnTo>
                                  <a:pt x="11" y="47"/>
                                </a:lnTo>
                                <a:lnTo>
                                  <a:pt x="37" y="47"/>
                                </a:lnTo>
                                <a:lnTo>
                                  <a:pt x="48" y="37"/>
                                </a:lnTo>
                                <a:lnTo>
                                  <a:pt x="48" y="10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10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458"/>
                        <wps:cNvSpPr>
                          <a:spLocks/>
                        </wps:cNvSpPr>
                        <wps:spPr bwMode="auto">
                          <a:xfrm>
                            <a:off x="9385" y="590"/>
                            <a:ext cx="48" cy="48"/>
                          </a:xfrm>
                          <a:custGeom>
                            <a:avLst/>
                            <a:gdLst>
                              <a:gd name="T0" fmla="+- 0 9385 9385"/>
                              <a:gd name="T1" fmla="*/ T0 w 48"/>
                              <a:gd name="T2" fmla="+- 0 614 591"/>
                              <a:gd name="T3" fmla="*/ 614 h 48"/>
                              <a:gd name="T4" fmla="+- 0 9385 9385"/>
                              <a:gd name="T5" fmla="*/ T4 w 48"/>
                              <a:gd name="T6" fmla="+- 0 601 591"/>
                              <a:gd name="T7" fmla="*/ 601 h 48"/>
                              <a:gd name="T8" fmla="+- 0 9396 9385"/>
                              <a:gd name="T9" fmla="*/ T8 w 48"/>
                              <a:gd name="T10" fmla="+- 0 591 591"/>
                              <a:gd name="T11" fmla="*/ 591 h 48"/>
                              <a:gd name="T12" fmla="+- 0 9409 9385"/>
                              <a:gd name="T13" fmla="*/ T12 w 48"/>
                              <a:gd name="T14" fmla="+- 0 591 591"/>
                              <a:gd name="T15" fmla="*/ 591 h 48"/>
                              <a:gd name="T16" fmla="+- 0 9422 9385"/>
                              <a:gd name="T17" fmla="*/ T16 w 48"/>
                              <a:gd name="T18" fmla="+- 0 591 591"/>
                              <a:gd name="T19" fmla="*/ 591 h 48"/>
                              <a:gd name="T20" fmla="+- 0 9433 9385"/>
                              <a:gd name="T21" fmla="*/ T20 w 48"/>
                              <a:gd name="T22" fmla="+- 0 601 591"/>
                              <a:gd name="T23" fmla="*/ 601 h 48"/>
                              <a:gd name="T24" fmla="+- 0 9433 9385"/>
                              <a:gd name="T25" fmla="*/ T24 w 48"/>
                              <a:gd name="T26" fmla="+- 0 614 591"/>
                              <a:gd name="T27" fmla="*/ 614 h 48"/>
                              <a:gd name="T28" fmla="+- 0 9433 9385"/>
                              <a:gd name="T29" fmla="*/ T28 w 48"/>
                              <a:gd name="T30" fmla="+- 0 628 591"/>
                              <a:gd name="T31" fmla="*/ 628 h 48"/>
                              <a:gd name="T32" fmla="+- 0 9422 9385"/>
                              <a:gd name="T33" fmla="*/ T32 w 48"/>
                              <a:gd name="T34" fmla="+- 0 638 591"/>
                              <a:gd name="T35" fmla="*/ 638 h 48"/>
                              <a:gd name="T36" fmla="+- 0 9409 9385"/>
                              <a:gd name="T37" fmla="*/ T36 w 48"/>
                              <a:gd name="T38" fmla="+- 0 638 591"/>
                              <a:gd name="T39" fmla="*/ 638 h 48"/>
                              <a:gd name="T40" fmla="+- 0 9396 9385"/>
                              <a:gd name="T41" fmla="*/ T40 w 48"/>
                              <a:gd name="T42" fmla="+- 0 638 591"/>
                              <a:gd name="T43" fmla="*/ 638 h 48"/>
                              <a:gd name="T44" fmla="+- 0 9385 9385"/>
                              <a:gd name="T45" fmla="*/ T44 w 48"/>
                              <a:gd name="T46" fmla="+- 0 628 591"/>
                              <a:gd name="T47" fmla="*/ 628 h 48"/>
                              <a:gd name="T48" fmla="+- 0 9385 9385"/>
                              <a:gd name="T49" fmla="*/ T48 w 48"/>
                              <a:gd name="T50" fmla="+- 0 614 591"/>
                              <a:gd name="T51" fmla="*/ 61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8" y="10"/>
                                </a:lnTo>
                                <a:lnTo>
                                  <a:pt x="48" y="23"/>
                                </a:lnTo>
                                <a:lnTo>
                                  <a:pt x="48" y="37"/>
                                </a:lnTo>
                                <a:lnTo>
                                  <a:pt x="37" y="47"/>
                                </a:lnTo>
                                <a:lnTo>
                                  <a:pt x="24" y="47"/>
                                </a:lnTo>
                                <a:lnTo>
                                  <a:pt x="11" y="47"/>
                                </a:lnTo>
                                <a:lnTo>
                                  <a:pt x="0" y="37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3410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457"/>
                        <wps:cNvSpPr>
                          <a:spLocks/>
                        </wps:cNvSpPr>
                        <wps:spPr bwMode="auto">
                          <a:xfrm>
                            <a:off x="8985" y="-29"/>
                            <a:ext cx="45" cy="45"/>
                          </a:xfrm>
                          <a:custGeom>
                            <a:avLst/>
                            <a:gdLst>
                              <a:gd name="T0" fmla="+- 0 9020 8986"/>
                              <a:gd name="T1" fmla="*/ T0 w 45"/>
                              <a:gd name="T2" fmla="+- 0 -29 -29"/>
                              <a:gd name="T3" fmla="*/ -29 h 45"/>
                              <a:gd name="T4" fmla="+- 0 8996 8986"/>
                              <a:gd name="T5" fmla="*/ T4 w 45"/>
                              <a:gd name="T6" fmla="+- 0 -29 -29"/>
                              <a:gd name="T7" fmla="*/ -29 h 45"/>
                              <a:gd name="T8" fmla="+- 0 8986 8986"/>
                              <a:gd name="T9" fmla="*/ T8 w 45"/>
                              <a:gd name="T10" fmla="+- 0 -19 -29"/>
                              <a:gd name="T11" fmla="*/ -19 h 45"/>
                              <a:gd name="T12" fmla="+- 0 8986 8986"/>
                              <a:gd name="T13" fmla="*/ T12 w 45"/>
                              <a:gd name="T14" fmla="+- 0 -7 -29"/>
                              <a:gd name="T15" fmla="*/ -7 h 45"/>
                              <a:gd name="T16" fmla="+- 0 8986 8986"/>
                              <a:gd name="T17" fmla="*/ T16 w 45"/>
                              <a:gd name="T18" fmla="+- 0 5 -29"/>
                              <a:gd name="T19" fmla="*/ 5 h 45"/>
                              <a:gd name="T20" fmla="+- 0 8996 8986"/>
                              <a:gd name="T21" fmla="*/ T20 w 45"/>
                              <a:gd name="T22" fmla="+- 0 15 -29"/>
                              <a:gd name="T23" fmla="*/ 15 h 45"/>
                              <a:gd name="T24" fmla="+- 0 9020 8986"/>
                              <a:gd name="T25" fmla="*/ T24 w 45"/>
                              <a:gd name="T26" fmla="+- 0 15 -29"/>
                              <a:gd name="T27" fmla="*/ 15 h 45"/>
                              <a:gd name="T28" fmla="+- 0 9030 8986"/>
                              <a:gd name="T29" fmla="*/ T28 w 45"/>
                              <a:gd name="T30" fmla="+- 0 5 -29"/>
                              <a:gd name="T31" fmla="*/ 5 h 45"/>
                              <a:gd name="T32" fmla="+- 0 9030 8986"/>
                              <a:gd name="T33" fmla="*/ T32 w 45"/>
                              <a:gd name="T34" fmla="+- 0 -19 -29"/>
                              <a:gd name="T35" fmla="*/ -19 h 45"/>
                              <a:gd name="T36" fmla="+- 0 9020 8986"/>
                              <a:gd name="T37" fmla="*/ T36 w 45"/>
                              <a:gd name="T38" fmla="+- 0 -29 -29"/>
                              <a:gd name="T39" fmla="*/ -29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4" y="34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10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456"/>
                        <wps:cNvSpPr>
                          <a:spLocks/>
                        </wps:cNvSpPr>
                        <wps:spPr bwMode="auto">
                          <a:xfrm>
                            <a:off x="8985" y="-29"/>
                            <a:ext cx="45" cy="45"/>
                          </a:xfrm>
                          <a:custGeom>
                            <a:avLst/>
                            <a:gdLst>
                              <a:gd name="T0" fmla="+- 0 8986 8986"/>
                              <a:gd name="T1" fmla="*/ T0 w 45"/>
                              <a:gd name="T2" fmla="+- 0 -7 -29"/>
                              <a:gd name="T3" fmla="*/ -7 h 45"/>
                              <a:gd name="T4" fmla="+- 0 8986 8986"/>
                              <a:gd name="T5" fmla="*/ T4 w 45"/>
                              <a:gd name="T6" fmla="+- 0 -19 -29"/>
                              <a:gd name="T7" fmla="*/ -19 h 45"/>
                              <a:gd name="T8" fmla="+- 0 8996 8986"/>
                              <a:gd name="T9" fmla="*/ T8 w 45"/>
                              <a:gd name="T10" fmla="+- 0 -29 -29"/>
                              <a:gd name="T11" fmla="*/ -29 h 45"/>
                              <a:gd name="T12" fmla="+- 0 9008 8986"/>
                              <a:gd name="T13" fmla="*/ T12 w 45"/>
                              <a:gd name="T14" fmla="+- 0 -29 -29"/>
                              <a:gd name="T15" fmla="*/ -29 h 45"/>
                              <a:gd name="T16" fmla="+- 0 9020 8986"/>
                              <a:gd name="T17" fmla="*/ T16 w 45"/>
                              <a:gd name="T18" fmla="+- 0 -29 -29"/>
                              <a:gd name="T19" fmla="*/ -29 h 45"/>
                              <a:gd name="T20" fmla="+- 0 9030 8986"/>
                              <a:gd name="T21" fmla="*/ T20 w 45"/>
                              <a:gd name="T22" fmla="+- 0 -19 -29"/>
                              <a:gd name="T23" fmla="*/ -19 h 45"/>
                              <a:gd name="T24" fmla="+- 0 9030 8986"/>
                              <a:gd name="T25" fmla="*/ T24 w 45"/>
                              <a:gd name="T26" fmla="+- 0 -7 -29"/>
                              <a:gd name="T27" fmla="*/ -7 h 45"/>
                              <a:gd name="T28" fmla="+- 0 9030 8986"/>
                              <a:gd name="T29" fmla="*/ T28 w 45"/>
                              <a:gd name="T30" fmla="+- 0 5 -29"/>
                              <a:gd name="T31" fmla="*/ 5 h 45"/>
                              <a:gd name="T32" fmla="+- 0 9020 8986"/>
                              <a:gd name="T33" fmla="*/ T32 w 45"/>
                              <a:gd name="T34" fmla="+- 0 15 -29"/>
                              <a:gd name="T35" fmla="*/ 15 h 45"/>
                              <a:gd name="T36" fmla="+- 0 9008 8986"/>
                              <a:gd name="T37" fmla="*/ T36 w 45"/>
                              <a:gd name="T38" fmla="+- 0 15 -29"/>
                              <a:gd name="T39" fmla="*/ 15 h 45"/>
                              <a:gd name="T40" fmla="+- 0 8996 8986"/>
                              <a:gd name="T41" fmla="*/ T40 w 45"/>
                              <a:gd name="T42" fmla="+- 0 15 -29"/>
                              <a:gd name="T43" fmla="*/ 15 h 45"/>
                              <a:gd name="T44" fmla="+- 0 8986 8986"/>
                              <a:gd name="T45" fmla="*/ T44 w 45"/>
                              <a:gd name="T46" fmla="+- 0 5 -29"/>
                              <a:gd name="T47" fmla="*/ 5 h 45"/>
                              <a:gd name="T48" fmla="+- 0 8986 8986"/>
                              <a:gd name="T49" fmla="*/ T48 w 45"/>
                              <a:gd name="T50" fmla="+- 0 -7 -29"/>
                              <a:gd name="T51" fmla="*/ -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10"/>
                                </a:lnTo>
                                <a:lnTo>
                                  <a:pt x="44" y="22"/>
                                </a:lnTo>
                                <a:lnTo>
                                  <a:pt x="44" y="34"/>
                                </a:lnTo>
                                <a:lnTo>
                                  <a:pt x="34" y="44"/>
                                </a:lnTo>
                                <a:lnTo>
                                  <a:pt x="22" y="44"/>
                                </a:lnTo>
                                <a:lnTo>
                                  <a:pt x="10" y="44"/>
                                </a:lnTo>
                                <a:lnTo>
                                  <a:pt x="0" y="34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4510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455"/>
                        <wps:cNvSpPr>
                          <a:spLocks/>
                        </wps:cNvSpPr>
                        <wps:spPr bwMode="auto">
                          <a:xfrm>
                            <a:off x="9187" y="586"/>
                            <a:ext cx="48" cy="48"/>
                          </a:xfrm>
                          <a:custGeom>
                            <a:avLst/>
                            <a:gdLst>
                              <a:gd name="T0" fmla="+- 0 9225 9188"/>
                              <a:gd name="T1" fmla="*/ T0 w 48"/>
                              <a:gd name="T2" fmla="+- 0 586 586"/>
                              <a:gd name="T3" fmla="*/ 586 h 48"/>
                              <a:gd name="T4" fmla="+- 0 9199 9188"/>
                              <a:gd name="T5" fmla="*/ T4 w 48"/>
                              <a:gd name="T6" fmla="+- 0 586 586"/>
                              <a:gd name="T7" fmla="*/ 586 h 48"/>
                              <a:gd name="T8" fmla="+- 0 9188 9188"/>
                              <a:gd name="T9" fmla="*/ T8 w 48"/>
                              <a:gd name="T10" fmla="+- 0 597 586"/>
                              <a:gd name="T11" fmla="*/ 597 h 48"/>
                              <a:gd name="T12" fmla="+- 0 9188 9188"/>
                              <a:gd name="T13" fmla="*/ T12 w 48"/>
                              <a:gd name="T14" fmla="+- 0 610 586"/>
                              <a:gd name="T15" fmla="*/ 610 h 48"/>
                              <a:gd name="T16" fmla="+- 0 9188 9188"/>
                              <a:gd name="T17" fmla="*/ T16 w 48"/>
                              <a:gd name="T18" fmla="+- 0 623 586"/>
                              <a:gd name="T19" fmla="*/ 623 h 48"/>
                              <a:gd name="T20" fmla="+- 0 9199 9188"/>
                              <a:gd name="T21" fmla="*/ T20 w 48"/>
                              <a:gd name="T22" fmla="+- 0 634 586"/>
                              <a:gd name="T23" fmla="*/ 634 h 48"/>
                              <a:gd name="T24" fmla="+- 0 9225 9188"/>
                              <a:gd name="T25" fmla="*/ T24 w 48"/>
                              <a:gd name="T26" fmla="+- 0 634 586"/>
                              <a:gd name="T27" fmla="*/ 634 h 48"/>
                              <a:gd name="T28" fmla="+- 0 9235 9188"/>
                              <a:gd name="T29" fmla="*/ T28 w 48"/>
                              <a:gd name="T30" fmla="+- 0 623 586"/>
                              <a:gd name="T31" fmla="*/ 623 h 48"/>
                              <a:gd name="T32" fmla="+- 0 9235 9188"/>
                              <a:gd name="T33" fmla="*/ T32 w 48"/>
                              <a:gd name="T34" fmla="+- 0 597 586"/>
                              <a:gd name="T35" fmla="*/ 597 h 48"/>
                              <a:gd name="T36" fmla="+- 0 9225 9188"/>
                              <a:gd name="T37" fmla="*/ T36 w 48"/>
                              <a:gd name="T38" fmla="+- 0 586 586"/>
                              <a:gd name="T39" fmla="*/ 5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37" y="48"/>
                                </a:lnTo>
                                <a:lnTo>
                                  <a:pt x="47" y="37"/>
                                </a:lnTo>
                                <a:lnTo>
                                  <a:pt x="47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13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454"/>
                        <wps:cNvSpPr>
                          <a:spLocks/>
                        </wps:cNvSpPr>
                        <wps:spPr bwMode="auto">
                          <a:xfrm>
                            <a:off x="9187" y="586"/>
                            <a:ext cx="48" cy="48"/>
                          </a:xfrm>
                          <a:custGeom>
                            <a:avLst/>
                            <a:gdLst>
                              <a:gd name="T0" fmla="+- 0 9188 9188"/>
                              <a:gd name="T1" fmla="*/ T0 w 48"/>
                              <a:gd name="T2" fmla="+- 0 610 586"/>
                              <a:gd name="T3" fmla="*/ 610 h 48"/>
                              <a:gd name="T4" fmla="+- 0 9188 9188"/>
                              <a:gd name="T5" fmla="*/ T4 w 48"/>
                              <a:gd name="T6" fmla="+- 0 597 586"/>
                              <a:gd name="T7" fmla="*/ 597 h 48"/>
                              <a:gd name="T8" fmla="+- 0 9199 9188"/>
                              <a:gd name="T9" fmla="*/ T8 w 48"/>
                              <a:gd name="T10" fmla="+- 0 586 586"/>
                              <a:gd name="T11" fmla="*/ 586 h 48"/>
                              <a:gd name="T12" fmla="+- 0 9212 9188"/>
                              <a:gd name="T13" fmla="*/ T12 w 48"/>
                              <a:gd name="T14" fmla="+- 0 586 586"/>
                              <a:gd name="T15" fmla="*/ 586 h 48"/>
                              <a:gd name="T16" fmla="+- 0 9225 9188"/>
                              <a:gd name="T17" fmla="*/ T16 w 48"/>
                              <a:gd name="T18" fmla="+- 0 586 586"/>
                              <a:gd name="T19" fmla="*/ 586 h 48"/>
                              <a:gd name="T20" fmla="+- 0 9235 9188"/>
                              <a:gd name="T21" fmla="*/ T20 w 48"/>
                              <a:gd name="T22" fmla="+- 0 597 586"/>
                              <a:gd name="T23" fmla="*/ 597 h 48"/>
                              <a:gd name="T24" fmla="+- 0 9235 9188"/>
                              <a:gd name="T25" fmla="*/ T24 w 48"/>
                              <a:gd name="T26" fmla="+- 0 610 586"/>
                              <a:gd name="T27" fmla="*/ 610 h 48"/>
                              <a:gd name="T28" fmla="+- 0 9235 9188"/>
                              <a:gd name="T29" fmla="*/ T28 w 48"/>
                              <a:gd name="T30" fmla="+- 0 623 586"/>
                              <a:gd name="T31" fmla="*/ 623 h 48"/>
                              <a:gd name="T32" fmla="+- 0 9225 9188"/>
                              <a:gd name="T33" fmla="*/ T32 w 48"/>
                              <a:gd name="T34" fmla="+- 0 634 586"/>
                              <a:gd name="T35" fmla="*/ 634 h 48"/>
                              <a:gd name="T36" fmla="+- 0 9212 9188"/>
                              <a:gd name="T37" fmla="*/ T36 w 48"/>
                              <a:gd name="T38" fmla="+- 0 634 586"/>
                              <a:gd name="T39" fmla="*/ 634 h 48"/>
                              <a:gd name="T40" fmla="+- 0 9199 9188"/>
                              <a:gd name="T41" fmla="*/ T40 w 48"/>
                              <a:gd name="T42" fmla="+- 0 634 586"/>
                              <a:gd name="T43" fmla="*/ 634 h 48"/>
                              <a:gd name="T44" fmla="+- 0 9188 9188"/>
                              <a:gd name="T45" fmla="*/ T44 w 48"/>
                              <a:gd name="T46" fmla="+- 0 623 586"/>
                              <a:gd name="T47" fmla="*/ 623 h 48"/>
                              <a:gd name="T48" fmla="+- 0 9188 9188"/>
                              <a:gd name="T49" fmla="*/ T48 w 48"/>
                              <a:gd name="T50" fmla="+- 0 610 586"/>
                              <a:gd name="T51" fmla="*/ 61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7" y="11"/>
                                </a:lnTo>
                                <a:lnTo>
                                  <a:pt x="47" y="24"/>
                                </a:lnTo>
                                <a:lnTo>
                                  <a:pt x="47" y="37"/>
                                </a:lnTo>
                                <a:lnTo>
                                  <a:pt x="37" y="48"/>
                                </a:lnTo>
                                <a:lnTo>
                                  <a:pt x="24" y="48"/>
                                </a:lnTo>
                                <a:lnTo>
                                  <a:pt x="11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5413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453"/>
                        <wps:cNvSpPr>
                          <a:spLocks/>
                        </wps:cNvSpPr>
                        <wps:spPr bwMode="auto">
                          <a:xfrm>
                            <a:off x="8275" y="686"/>
                            <a:ext cx="48" cy="48"/>
                          </a:xfrm>
                          <a:custGeom>
                            <a:avLst/>
                            <a:gdLst>
                              <a:gd name="T0" fmla="+- 0 8312 8275"/>
                              <a:gd name="T1" fmla="*/ T0 w 48"/>
                              <a:gd name="T2" fmla="+- 0 687 687"/>
                              <a:gd name="T3" fmla="*/ 687 h 48"/>
                              <a:gd name="T4" fmla="+- 0 8286 8275"/>
                              <a:gd name="T5" fmla="*/ T4 w 48"/>
                              <a:gd name="T6" fmla="+- 0 687 687"/>
                              <a:gd name="T7" fmla="*/ 687 h 48"/>
                              <a:gd name="T8" fmla="+- 0 8275 8275"/>
                              <a:gd name="T9" fmla="*/ T8 w 48"/>
                              <a:gd name="T10" fmla="+- 0 698 687"/>
                              <a:gd name="T11" fmla="*/ 698 h 48"/>
                              <a:gd name="T12" fmla="+- 0 8275 8275"/>
                              <a:gd name="T13" fmla="*/ T12 w 48"/>
                              <a:gd name="T14" fmla="+- 0 711 687"/>
                              <a:gd name="T15" fmla="*/ 711 h 48"/>
                              <a:gd name="T16" fmla="+- 0 8275 8275"/>
                              <a:gd name="T17" fmla="*/ T16 w 48"/>
                              <a:gd name="T18" fmla="+- 0 724 687"/>
                              <a:gd name="T19" fmla="*/ 724 h 48"/>
                              <a:gd name="T20" fmla="+- 0 8286 8275"/>
                              <a:gd name="T21" fmla="*/ T20 w 48"/>
                              <a:gd name="T22" fmla="+- 0 735 687"/>
                              <a:gd name="T23" fmla="*/ 735 h 48"/>
                              <a:gd name="T24" fmla="+- 0 8312 8275"/>
                              <a:gd name="T25" fmla="*/ T24 w 48"/>
                              <a:gd name="T26" fmla="+- 0 735 687"/>
                              <a:gd name="T27" fmla="*/ 735 h 48"/>
                              <a:gd name="T28" fmla="+- 0 8323 8275"/>
                              <a:gd name="T29" fmla="*/ T28 w 48"/>
                              <a:gd name="T30" fmla="+- 0 724 687"/>
                              <a:gd name="T31" fmla="*/ 724 h 48"/>
                              <a:gd name="T32" fmla="+- 0 8323 8275"/>
                              <a:gd name="T33" fmla="*/ T32 w 48"/>
                              <a:gd name="T34" fmla="+- 0 698 687"/>
                              <a:gd name="T35" fmla="*/ 698 h 48"/>
                              <a:gd name="T36" fmla="+- 0 8312 8275"/>
                              <a:gd name="T37" fmla="*/ T36 w 48"/>
                              <a:gd name="T38" fmla="+- 0 687 687"/>
                              <a:gd name="T39" fmla="*/ 68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37" y="48"/>
                                </a:lnTo>
                                <a:lnTo>
                                  <a:pt x="48" y="37"/>
                                </a:lnTo>
                                <a:lnTo>
                                  <a:pt x="48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1A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452"/>
                        <wps:cNvSpPr>
                          <a:spLocks/>
                        </wps:cNvSpPr>
                        <wps:spPr bwMode="auto">
                          <a:xfrm>
                            <a:off x="8275" y="686"/>
                            <a:ext cx="48" cy="48"/>
                          </a:xfrm>
                          <a:custGeom>
                            <a:avLst/>
                            <a:gdLst>
                              <a:gd name="T0" fmla="+- 0 8275 8275"/>
                              <a:gd name="T1" fmla="*/ T0 w 48"/>
                              <a:gd name="T2" fmla="+- 0 711 687"/>
                              <a:gd name="T3" fmla="*/ 711 h 48"/>
                              <a:gd name="T4" fmla="+- 0 8275 8275"/>
                              <a:gd name="T5" fmla="*/ T4 w 48"/>
                              <a:gd name="T6" fmla="+- 0 698 687"/>
                              <a:gd name="T7" fmla="*/ 698 h 48"/>
                              <a:gd name="T8" fmla="+- 0 8286 8275"/>
                              <a:gd name="T9" fmla="*/ T8 w 48"/>
                              <a:gd name="T10" fmla="+- 0 687 687"/>
                              <a:gd name="T11" fmla="*/ 687 h 48"/>
                              <a:gd name="T12" fmla="+- 0 8299 8275"/>
                              <a:gd name="T13" fmla="*/ T12 w 48"/>
                              <a:gd name="T14" fmla="+- 0 687 687"/>
                              <a:gd name="T15" fmla="*/ 687 h 48"/>
                              <a:gd name="T16" fmla="+- 0 8312 8275"/>
                              <a:gd name="T17" fmla="*/ T16 w 48"/>
                              <a:gd name="T18" fmla="+- 0 687 687"/>
                              <a:gd name="T19" fmla="*/ 687 h 48"/>
                              <a:gd name="T20" fmla="+- 0 8323 8275"/>
                              <a:gd name="T21" fmla="*/ T20 w 48"/>
                              <a:gd name="T22" fmla="+- 0 698 687"/>
                              <a:gd name="T23" fmla="*/ 698 h 48"/>
                              <a:gd name="T24" fmla="+- 0 8323 8275"/>
                              <a:gd name="T25" fmla="*/ T24 w 48"/>
                              <a:gd name="T26" fmla="+- 0 711 687"/>
                              <a:gd name="T27" fmla="*/ 711 h 48"/>
                              <a:gd name="T28" fmla="+- 0 8323 8275"/>
                              <a:gd name="T29" fmla="*/ T28 w 48"/>
                              <a:gd name="T30" fmla="+- 0 724 687"/>
                              <a:gd name="T31" fmla="*/ 724 h 48"/>
                              <a:gd name="T32" fmla="+- 0 8312 8275"/>
                              <a:gd name="T33" fmla="*/ T32 w 48"/>
                              <a:gd name="T34" fmla="+- 0 735 687"/>
                              <a:gd name="T35" fmla="*/ 735 h 48"/>
                              <a:gd name="T36" fmla="+- 0 8299 8275"/>
                              <a:gd name="T37" fmla="*/ T36 w 48"/>
                              <a:gd name="T38" fmla="+- 0 735 687"/>
                              <a:gd name="T39" fmla="*/ 735 h 48"/>
                              <a:gd name="T40" fmla="+- 0 8286 8275"/>
                              <a:gd name="T41" fmla="*/ T40 w 48"/>
                              <a:gd name="T42" fmla="+- 0 735 687"/>
                              <a:gd name="T43" fmla="*/ 735 h 48"/>
                              <a:gd name="T44" fmla="+- 0 8275 8275"/>
                              <a:gd name="T45" fmla="*/ T44 w 48"/>
                              <a:gd name="T46" fmla="+- 0 724 687"/>
                              <a:gd name="T47" fmla="*/ 724 h 48"/>
                              <a:gd name="T48" fmla="+- 0 8275 8275"/>
                              <a:gd name="T49" fmla="*/ T48 w 48"/>
                              <a:gd name="T50" fmla="+- 0 711 687"/>
                              <a:gd name="T51" fmla="*/ 7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8" y="11"/>
                                </a:lnTo>
                                <a:lnTo>
                                  <a:pt x="48" y="24"/>
                                </a:lnTo>
                                <a:lnTo>
                                  <a:pt x="48" y="37"/>
                                </a:lnTo>
                                <a:lnTo>
                                  <a:pt x="37" y="48"/>
                                </a:lnTo>
                                <a:lnTo>
                                  <a:pt x="24" y="48"/>
                                </a:lnTo>
                                <a:lnTo>
                                  <a:pt x="11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631A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451"/>
                        <wps:cNvSpPr>
                          <a:spLocks/>
                        </wps:cNvSpPr>
                        <wps:spPr bwMode="auto">
                          <a:xfrm>
                            <a:off x="8881" y="1302"/>
                            <a:ext cx="45" cy="45"/>
                          </a:xfrm>
                          <a:custGeom>
                            <a:avLst/>
                            <a:gdLst>
                              <a:gd name="T0" fmla="+- 0 8916 8882"/>
                              <a:gd name="T1" fmla="*/ T0 w 45"/>
                              <a:gd name="T2" fmla="+- 0 1302 1302"/>
                              <a:gd name="T3" fmla="*/ 1302 h 45"/>
                              <a:gd name="T4" fmla="+- 0 8892 8882"/>
                              <a:gd name="T5" fmla="*/ T4 w 45"/>
                              <a:gd name="T6" fmla="+- 0 1302 1302"/>
                              <a:gd name="T7" fmla="*/ 1302 h 45"/>
                              <a:gd name="T8" fmla="+- 0 8882 8882"/>
                              <a:gd name="T9" fmla="*/ T8 w 45"/>
                              <a:gd name="T10" fmla="+- 0 1312 1302"/>
                              <a:gd name="T11" fmla="*/ 1312 h 45"/>
                              <a:gd name="T12" fmla="+- 0 8882 8882"/>
                              <a:gd name="T13" fmla="*/ T12 w 45"/>
                              <a:gd name="T14" fmla="+- 0 1324 1302"/>
                              <a:gd name="T15" fmla="*/ 1324 h 45"/>
                              <a:gd name="T16" fmla="+- 0 8882 8882"/>
                              <a:gd name="T17" fmla="*/ T16 w 45"/>
                              <a:gd name="T18" fmla="+- 0 1336 1302"/>
                              <a:gd name="T19" fmla="*/ 1336 h 45"/>
                              <a:gd name="T20" fmla="+- 0 8892 8882"/>
                              <a:gd name="T21" fmla="*/ T20 w 45"/>
                              <a:gd name="T22" fmla="+- 0 1346 1302"/>
                              <a:gd name="T23" fmla="*/ 1346 h 45"/>
                              <a:gd name="T24" fmla="+- 0 8916 8882"/>
                              <a:gd name="T25" fmla="*/ T24 w 45"/>
                              <a:gd name="T26" fmla="+- 0 1346 1302"/>
                              <a:gd name="T27" fmla="*/ 1346 h 45"/>
                              <a:gd name="T28" fmla="+- 0 8926 8882"/>
                              <a:gd name="T29" fmla="*/ T28 w 45"/>
                              <a:gd name="T30" fmla="+- 0 1336 1302"/>
                              <a:gd name="T31" fmla="*/ 1336 h 45"/>
                              <a:gd name="T32" fmla="+- 0 8926 8882"/>
                              <a:gd name="T33" fmla="*/ T32 w 45"/>
                              <a:gd name="T34" fmla="+- 0 1312 1302"/>
                              <a:gd name="T35" fmla="*/ 1312 h 45"/>
                              <a:gd name="T36" fmla="+- 0 8916 8882"/>
                              <a:gd name="T37" fmla="*/ T36 w 45"/>
                              <a:gd name="T38" fmla="+- 0 1302 1302"/>
                              <a:gd name="T39" fmla="*/ 130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4" y="34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F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450"/>
                        <wps:cNvSpPr>
                          <a:spLocks/>
                        </wps:cNvSpPr>
                        <wps:spPr bwMode="auto">
                          <a:xfrm>
                            <a:off x="8881" y="1302"/>
                            <a:ext cx="45" cy="45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45"/>
                              <a:gd name="T2" fmla="+- 0 1324 1302"/>
                              <a:gd name="T3" fmla="*/ 1324 h 45"/>
                              <a:gd name="T4" fmla="+- 0 8882 8882"/>
                              <a:gd name="T5" fmla="*/ T4 w 45"/>
                              <a:gd name="T6" fmla="+- 0 1312 1302"/>
                              <a:gd name="T7" fmla="*/ 1312 h 45"/>
                              <a:gd name="T8" fmla="+- 0 8892 8882"/>
                              <a:gd name="T9" fmla="*/ T8 w 45"/>
                              <a:gd name="T10" fmla="+- 0 1302 1302"/>
                              <a:gd name="T11" fmla="*/ 1302 h 45"/>
                              <a:gd name="T12" fmla="+- 0 8904 8882"/>
                              <a:gd name="T13" fmla="*/ T12 w 45"/>
                              <a:gd name="T14" fmla="+- 0 1302 1302"/>
                              <a:gd name="T15" fmla="*/ 1302 h 45"/>
                              <a:gd name="T16" fmla="+- 0 8916 8882"/>
                              <a:gd name="T17" fmla="*/ T16 w 45"/>
                              <a:gd name="T18" fmla="+- 0 1302 1302"/>
                              <a:gd name="T19" fmla="*/ 1302 h 45"/>
                              <a:gd name="T20" fmla="+- 0 8926 8882"/>
                              <a:gd name="T21" fmla="*/ T20 w 45"/>
                              <a:gd name="T22" fmla="+- 0 1312 1302"/>
                              <a:gd name="T23" fmla="*/ 1312 h 45"/>
                              <a:gd name="T24" fmla="+- 0 8926 8882"/>
                              <a:gd name="T25" fmla="*/ T24 w 45"/>
                              <a:gd name="T26" fmla="+- 0 1324 1302"/>
                              <a:gd name="T27" fmla="*/ 1324 h 45"/>
                              <a:gd name="T28" fmla="+- 0 8926 8882"/>
                              <a:gd name="T29" fmla="*/ T28 w 45"/>
                              <a:gd name="T30" fmla="+- 0 1336 1302"/>
                              <a:gd name="T31" fmla="*/ 1336 h 45"/>
                              <a:gd name="T32" fmla="+- 0 8916 8882"/>
                              <a:gd name="T33" fmla="*/ T32 w 45"/>
                              <a:gd name="T34" fmla="+- 0 1346 1302"/>
                              <a:gd name="T35" fmla="*/ 1346 h 45"/>
                              <a:gd name="T36" fmla="+- 0 8904 8882"/>
                              <a:gd name="T37" fmla="*/ T36 w 45"/>
                              <a:gd name="T38" fmla="+- 0 1346 1302"/>
                              <a:gd name="T39" fmla="*/ 1346 h 45"/>
                              <a:gd name="T40" fmla="+- 0 8892 8882"/>
                              <a:gd name="T41" fmla="*/ T40 w 45"/>
                              <a:gd name="T42" fmla="+- 0 1346 1302"/>
                              <a:gd name="T43" fmla="*/ 1346 h 45"/>
                              <a:gd name="T44" fmla="+- 0 8882 8882"/>
                              <a:gd name="T45" fmla="*/ T44 w 45"/>
                              <a:gd name="T46" fmla="+- 0 1336 1302"/>
                              <a:gd name="T47" fmla="*/ 1336 h 45"/>
                              <a:gd name="T48" fmla="+- 0 8882 8882"/>
                              <a:gd name="T49" fmla="*/ T48 w 45"/>
                              <a:gd name="T50" fmla="+- 0 1324 1302"/>
                              <a:gd name="T51" fmla="*/ 132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10"/>
                                </a:lnTo>
                                <a:lnTo>
                                  <a:pt x="44" y="22"/>
                                </a:lnTo>
                                <a:lnTo>
                                  <a:pt x="44" y="34"/>
                                </a:lnTo>
                                <a:lnTo>
                                  <a:pt x="34" y="44"/>
                                </a:lnTo>
                                <a:lnTo>
                                  <a:pt x="22" y="44"/>
                                </a:lnTo>
                                <a:lnTo>
                                  <a:pt x="10" y="44"/>
                                </a:lnTo>
                                <a:lnTo>
                                  <a:pt x="0" y="34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721F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449"/>
                        <wps:cNvSpPr>
                          <a:spLocks/>
                        </wps:cNvSpPr>
                        <wps:spPr bwMode="auto">
                          <a:xfrm>
                            <a:off x="8881" y="1091"/>
                            <a:ext cx="45" cy="45"/>
                          </a:xfrm>
                          <a:custGeom>
                            <a:avLst/>
                            <a:gdLst>
                              <a:gd name="T0" fmla="+- 0 8916 8882"/>
                              <a:gd name="T1" fmla="*/ T0 w 45"/>
                              <a:gd name="T2" fmla="+- 0 1092 1092"/>
                              <a:gd name="T3" fmla="*/ 1092 h 45"/>
                              <a:gd name="T4" fmla="+- 0 8892 8882"/>
                              <a:gd name="T5" fmla="*/ T4 w 45"/>
                              <a:gd name="T6" fmla="+- 0 1092 1092"/>
                              <a:gd name="T7" fmla="*/ 1092 h 45"/>
                              <a:gd name="T8" fmla="+- 0 8882 8882"/>
                              <a:gd name="T9" fmla="*/ T8 w 45"/>
                              <a:gd name="T10" fmla="+- 0 1102 1092"/>
                              <a:gd name="T11" fmla="*/ 1102 h 45"/>
                              <a:gd name="T12" fmla="+- 0 8882 8882"/>
                              <a:gd name="T13" fmla="*/ T12 w 45"/>
                              <a:gd name="T14" fmla="+- 0 1114 1092"/>
                              <a:gd name="T15" fmla="*/ 1114 h 45"/>
                              <a:gd name="T16" fmla="+- 0 8882 8882"/>
                              <a:gd name="T17" fmla="*/ T16 w 45"/>
                              <a:gd name="T18" fmla="+- 0 1126 1092"/>
                              <a:gd name="T19" fmla="*/ 1126 h 45"/>
                              <a:gd name="T20" fmla="+- 0 8892 8882"/>
                              <a:gd name="T21" fmla="*/ T20 w 45"/>
                              <a:gd name="T22" fmla="+- 0 1136 1092"/>
                              <a:gd name="T23" fmla="*/ 1136 h 45"/>
                              <a:gd name="T24" fmla="+- 0 8916 8882"/>
                              <a:gd name="T25" fmla="*/ T24 w 45"/>
                              <a:gd name="T26" fmla="+- 0 1136 1092"/>
                              <a:gd name="T27" fmla="*/ 1136 h 45"/>
                              <a:gd name="T28" fmla="+- 0 8926 8882"/>
                              <a:gd name="T29" fmla="*/ T28 w 45"/>
                              <a:gd name="T30" fmla="+- 0 1126 1092"/>
                              <a:gd name="T31" fmla="*/ 1126 h 45"/>
                              <a:gd name="T32" fmla="+- 0 8926 8882"/>
                              <a:gd name="T33" fmla="*/ T32 w 45"/>
                              <a:gd name="T34" fmla="+- 0 1102 1092"/>
                              <a:gd name="T35" fmla="*/ 1102 h 45"/>
                              <a:gd name="T36" fmla="+- 0 8916 8882"/>
                              <a:gd name="T37" fmla="*/ T36 w 45"/>
                              <a:gd name="T38" fmla="+- 0 1092 1092"/>
                              <a:gd name="T39" fmla="*/ 1092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4" y="34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25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448"/>
                        <wps:cNvSpPr>
                          <a:spLocks/>
                        </wps:cNvSpPr>
                        <wps:spPr bwMode="auto">
                          <a:xfrm>
                            <a:off x="8881" y="1091"/>
                            <a:ext cx="45" cy="45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45"/>
                              <a:gd name="T2" fmla="+- 0 1114 1092"/>
                              <a:gd name="T3" fmla="*/ 1114 h 45"/>
                              <a:gd name="T4" fmla="+- 0 8882 8882"/>
                              <a:gd name="T5" fmla="*/ T4 w 45"/>
                              <a:gd name="T6" fmla="+- 0 1102 1092"/>
                              <a:gd name="T7" fmla="*/ 1102 h 45"/>
                              <a:gd name="T8" fmla="+- 0 8892 8882"/>
                              <a:gd name="T9" fmla="*/ T8 w 45"/>
                              <a:gd name="T10" fmla="+- 0 1092 1092"/>
                              <a:gd name="T11" fmla="*/ 1092 h 45"/>
                              <a:gd name="T12" fmla="+- 0 8904 8882"/>
                              <a:gd name="T13" fmla="*/ T12 w 45"/>
                              <a:gd name="T14" fmla="+- 0 1092 1092"/>
                              <a:gd name="T15" fmla="*/ 1092 h 45"/>
                              <a:gd name="T16" fmla="+- 0 8916 8882"/>
                              <a:gd name="T17" fmla="*/ T16 w 45"/>
                              <a:gd name="T18" fmla="+- 0 1092 1092"/>
                              <a:gd name="T19" fmla="*/ 1092 h 45"/>
                              <a:gd name="T20" fmla="+- 0 8926 8882"/>
                              <a:gd name="T21" fmla="*/ T20 w 45"/>
                              <a:gd name="T22" fmla="+- 0 1102 1092"/>
                              <a:gd name="T23" fmla="*/ 1102 h 45"/>
                              <a:gd name="T24" fmla="+- 0 8926 8882"/>
                              <a:gd name="T25" fmla="*/ T24 w 45"/>
                              <a:gd name="T26" fmla="+- 0 1114 1092"/>
                              <a:gd name="T27" fmla="*/ 1114 h 45"/>
                              <a:gd name="T28" fmla="+- 0 8926 8882"/>
                              <a:gd name="T29" fmla="*/ T28 w 45"/>
                              <a:gd name="T30" fmla="+- 0 1126 1092"/>
                              <a:gd name="T31" fmla="*/ 1126 h 45"/>
                              <a:gd name="T32" fmla="+- 0 8916 8882"/>
                              <a:gd name="T33" fmla="*/ T32 w 45"/>
                              <a:gd name="T34" fmla="+- 0 1136 1092"/>
                              <a:gd name="T35" fmla="*/ 1136 h 45"/>
                              <a:gd name="T36" fmla="+- 0 8904 8882"/>
                              <a:gd name="T37" fmla="*/ T36 w 45"/>
                              <a:gd name="T38" fmla="+- 0 1136 1092"/>
                              <a:gd name="T39" fmla="*/ 1136 h 45"/>
                              <a:gd name="T40" fmla="+- 0 8892 8882"/>
                              <a:gd name="T41" fmla="*/ T40 w 45"/>
                              <a:gd name="T42" fmla="+- 0 1136 1092"/>
                              <a:gd name="T43" fmla="*/ 1136 h 45"/>
                              <a:gd name="T44" fmla="+- 0 8882 8882"/>
                              <a:gd name="T45" fmla="*/ T44 w 45"/>
                              <a:gd name="T46" fmla="+- 0 1126 1092"/>
                              <a:gd name="T47" fmla="*/ 1126 h 45"/>
                              <a:gd name="T48" fmla="+- 0 8882 8882"/>
                              <a:gd name="T49" fmla="*/ T48 w 45"/>
                              <a:gd name="T50" fmla="+- 0 1114 1092"/>
                              <a:gd name="T51" fmla="*/ 111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10"/>
                                </a:lnTo>
                                <a:lnTo>
                                  <a:pt x="44" y="22"/>
                                </a:lnTo>
                                <a:lnTo>
                                  <a:pt x="44" y="34"/>
                                </a:lnTo>
                                <a:lnTo>
                                  <a:pt x="34" y="44"/>
                                </a:lnTo>
                                <a:lnTo>
                                  <a:pt x="22" y="44"/>
                                </a:lnTo>
                                <a:lnTo>
                                  <a:pt x="10" y="44"/>
                                </a:lnTo>
                                <a:lnTo>
                                  <a:pt x="0" y="34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8025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447"/>
                        <wps:cNvSpPr>
                          <a:spLocks/>
                        </wps:cNvSpPr>
                        <wps:spPr bwMode="auto">
                          <a:xfrm>
                            <a:off x="8985" y="377"/>
                            <a:ext cx="45" cy="45"/>
                          </a:xfrm>
                          <a:custGeom>
                            <a:avLst/>
                            <a:gdLst>
                              <a:gd name="T0" fmla="+- 0 9020 8986"/>
                              <a:gd name="T1" fmla="*/ T0 w 45"/>
                              <a:gd name="T2" fmla="+- 0 378 378"/>
                              <a:gd name="T3" fmla="*/ 378 h 45"/>
                              <a:gd name="T4" fmla="+- 0 8996 8986"/>
                              <a:gd name="T5" fmla="*/ T4 w 45"/>
                              <a:gd name="T6" fmla="+- 0 378 378"/>
                              <a:gd name="T7" fmla="*/ 378 h 45"/>
                              <a:gd name="T8" fmla="+- 0 8986 8986"/>
                              <a:gd name="T9" fmla="*/ T8 w 45"/>
                              <a:gd name="T10" fmla="+- 0 388 378"/>
                              <a:gd name="T11" fmla="*/ 388 h 45"/>
                              <a:gd name="T12" fmla="+- 0 8986 8986"/>
                              <a:gd name="T13" fmla="*/ T12 w 45"/>
                              <a:gd name="T14" fmla="+- 0 400 378"/>
                              <a:gd name="T15" fmla="*/ 400 h 45"/>
                              <a:gd name="T16" fmla="+- 0 8986 8986"/>
                              <a:gd name="T17" fmla="*/ T16 w 45"/>
                              <a:gd name="T18" fmla="+- 0 412 378"/>
                              <a:gd name="T19" fmla="*/ 412 h 45"/>
                              <a:gd name="T20" fmla="+- 0 8996 8986"/>
                              <a:gd name="T21" fmla="*/ T20 w 45"/>
                              <a:gd name="T22" fmla="+- 0 422 378"/>
                              <a:gd name="T23" fmla="*/ 422 h 45"/>
                              <a:gd name="T24" fmla="+- 0 9020 8986"/>
                              <a:gd name="T25" fmla="*/ T24 w 45"/>
                              <a:gd name="T26" fmla="+- 0 422 378"/>
                              <a:gd name="T27" fmla="*/ 422 h 45"/>
                              <a:gd name="T28" fmla="+- 0 9030 8986"/>
                              <a:gd name="T29" fmla="*/ T28 w 45"/>
                              <a:gd name="T30" fmla="+- 0 412 378"/>
                              <a:gd name="T31" fmla="*/ 412 h 45"/>
                              <a:gd name="T32" fmla="+- 0 9030 8986"/>
                              <a:gd name="T33" fmla="*/ T32 w 45"/>
                              <a:gd name="T34" fmla="+- 0 388 378"/>
                              <a:gd name="T35" fmla="*/ 388 h 45"/>
                              <a:gd name="T36" fmla="+- 0 9020 8986"/>
                              <a:gd name="T37" fmla="*/ T36 w 45"/>
                              <a:gd name="T38" fmla="+- 0 378 378"/>
                              <a:gd name="T39" fmla="*/ 37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4" y="34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2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446"/>
                        <wps:cNvSpPr>
                          <a:spLocks/>
                        </wps:cNvSpPr>
                        <wps:spPr bwMode="auto">
                          <a:xfrm>
                            <a:off x="8985" y="377"/>
                            <a:ext cx="45" cy="45"/>
                          </a:xfrm>
                          <a:custGeom>
                            <a:avLst/>
                            <a:gdLst>
                              <a:gd name="T0" fmla="+- 0 8986 8986"/>
                              <a:gd name="T1" fmla="*/ T0 w 45"/>
                              <a:gd name="T2" fmla="+- 0 400 378"/>
                              <a:gd name="T3" fmla="*/ 400 h 45"/>
                              <a:gd name="T4" fmla="+- 0 8986 8986"/>
                              <a:gd name="T5" fmla="*/ T4 w 45"/>
                              <a:gd name="T6" fmla="+- 0 388 378"/>
                              <a:gd name="T7" fmla="*/ 388 h 45"/>
                              <a:gd name="T8" fmla="+- 0 8996 8986"/>
                              <a:gd name="T9" fmla="*/ T8 w 45"/>
                              <a:gd name="T10" fmla="+- 0 378 378"/>
                              <a:gd name="T11" fmla="*/ 378 h 45"/>
                              <a:gd name="T12" fmla="+- 0 9008 8986"/>
                              <a:gd name="T13" fmla="*/ T12 w 45"/>
                              <a:gd name="T14" fmla="+- 0 378 378"/>
                              <a:gd name="T15" fmla="*/ 378 h 45"/>
                              <a:gd name="T16" fmla="+- 0 9020 8986"/>
                              <a:gd name="T17" fmla="*/ T16 w 45"/>
                              <a:gd name="T18" fmla="+- 0 378 378"/>
                              <a:gd name="T19" fmla="*/ 378 h 45"/>
                              <a:gd name="T20" fmla="+- 0 9030 8986"/>
                              <a:gd name="T21" fmla="*/ T20 w 45"/>
                              <a:gd name="T22" fmla="+- 0 388 378"/>
                              <a:gd name="T23" fmla="*/ 388 h 45"/>
                              <a:gd name="T24" fmla="+- 0 9030 8986"/>
                              <a:gd name="T25" fmla="*/ T24 w 45"/>
                              <a:gd name="T26" fmla="+- 0 400 378"/>
                              <a:gd name="T27" fmla="*/ 400 h 45"/>
                              <a:gd name="T28" fmla="+- 0 9030 8986"/>
                              <a:gd name="T29" fmla="*/ T28 w 45"/>
                              <a:gd name="T30" fmla="+- 0 412 378"/>
                              <a:gd name="T31" fmla="*/ 412 h 45"/>
                              <a:gd name="T32" fmla="+- 0 9020 8986"/>
                              <a:gd name="T33" fmla="*/ T32 w 45"/>
                              <a:gd name="T34" fmla="+- 0 422 378"/>
                              <a:gd name="T35" fmla="*/ 422 h 45"/>
                              <a:gd name="T36" fmla="+- 0 9008 8986"/>
                              <a:gd name="T37" fmla="*/ T36 w 45"/>
                              <a:gd name="T38" fmla="+- 0 422 378"/>
                              <a:gd name="T39" fmla="*/ 422 h 45"/>
                              <a:gd name="T40" fmla="+- 0 8996 8986"/>
                              <a:gd name="T41" fmla="*/ T40 w 45"/>
                              <a:gd name="T42" fmla="+- 0 422 378"/>
                              <a:gd name="T43" fmla="*/ 422 h 45"/>
                              <a:gd name="T44" fmla="+- 0 8986 8986"/>
                              <a:gd name="T45" fmla="*/ T44 w 45"/>
                              <a:gd name="T46" fmla="+- 0 412 378"/>
                              <a:gd name="T47" fmla="*/ 412 h 45"/>
                              <a:gd name="T48" fmla="+- 0 8986 8986"/>
                              <a:gd name="T49" fmla="*/ T48 w 45"/>
                              <a:gd name="T50" fmla="+- 0 400 378"/>
                              <a:gd name="T51" fmla="*/ 40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10"/>
                                </a:lnTo>
                                <a:lnTo>
                                  <a:pt x="44" y="22"/>
                                </a:lnTo>
                                <a:lnTo>
                                  <a:pt x="44" y="34"/>
                                </a:lnTo>
                                <a:lnTo>
                                  <a:pt x="34" y="44"/>
                                </a:lnTo>
                                <a:lnTo>
                                  <a:pt x="22" y="44"/>
                                </a:lnTo>
                                <a:lnTo>
                                  <a:pt x="10" y="44"/>
                                </a:lnTo>
                                <a:lnTo>
                                  <a:pt x="0" y="34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902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445"/>
                        <wps:cNvSpPr>
                          <a:spLocks/>
                        </wps:cNvSpPr>
                        <wps:spPr bwMode="auto">
                          <a:xfrm>
                            <a:off x="9489" y="586"/>
                            <a:ext cx="48" cy="48"/>
                          </a:xfrm>
                          <a:custGeom>
                            <a:avLst/>
                            <a:gdLst>
                              <a:gd name="T0" fmla="+- 0 9527 9489"/>
                              <a:gd name="T1" fmla="*/ T0 w 48"/>
                              <a:gd name="T2" fmla="+- 0 587 587"/>
                              <a:gd name="T3" fmla="*/ 587 h 48"/>
                              <a:gd name="T4" fmla="+- 0 9500 9489"/>
                              <a:gd name="T5" fmla="*/ T4 w 48"/>
                              <a:gd name="T6" fmla="+- 0 587 587"/>
                              <a:gd name="T7" fmla="*/ 587 h 48"/>
                              <a:gd name="T8" fmla="+- 0 9489 9489"/>
                              <a:gd name="T9" fmla="*/ T8 w 48"/>
                              <a:gd name="T10" fmla="+- 0 598 587"/>
                              <a:gd name="T11" fmla="*/ 598 h 48"/>
                              <a:gd name="T12" fmla="+- 0 9489 9489"/>
                              <a:gd name="T13" fmla="*/ T12 w 48"/>
                              <a:gd name="T14" fmla="+- 0 611 587"/>
                              <a:gd name="T15" fmla="*/ 611 h 48"/>
                              <a:gd name="T16" fmla="+- 0 9489 9489"/>
                              <a:gd name="T17" fmla="*/ T16 w 48"/>
                              <a:gd name="T18" fmla="+- 0 624 587"/>
                              <a:gd name="T19" fmla="*/ 624 h 48"/>
                              <a:gd name="T20" fmla="+- 0 9500 9489"/>
                              <a:gd name="T21" fmla="*/ T20 w 48"/>
                              <a:gd name="T22" fmla="+- 0 635 587"/>
                              <a:gd name="T23" fmla="*/ 635 h 48"/>
                              <a:gd name="T24" fmla="+- 0 9527 9489"/>
                              <a:gd name="T25" fmla="*/ T24 w 48"/>
                              <a:gd name="T26" fmla="+- 0 635 587"/>
                              <a:gd name="T27" fmla="*/ 635 h 48"/>
                              <a:gd name="T28" fmla="+- 0 9537 9489"/>
                              <a:gd name="T29" fmla="*/ T28 w 48"/>
                              <a:gd name="T30" fmla="+- 0 624 587"/>
                              <a:gd name="T31" fmla="*/ 624 h 48"/>
                              <a:gd name="T32" fmla="+- 0 9537 9489"/>
                              <a:gd name="T33" fmla="*/ T32 w 48"/>
                              <a:gd name="T34" fmla="+- 0 598 587"/>
                              <a:gd name="T35" fmla="*/ 598 h 48"/>
                              <a:gd name="T36" fmla="+- 0 9527 9489"/>
                              <a:gd name="T37" fmla="*/ T36 w 48"/>
                              <a:gd name="T38" fmla="+- 0 587 587"/>
                              <a:gd name="T39" fmla="*/ 58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7"/>
                                </a:lnTo>
                                <a:lnTo>
                                  <a:pt x="48" y="1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2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444"/>
                        <wps:cNvSpPr>
                          <a:spLocks/>
                        </wps:cNvSpPr>
                        <wps:spPr bwMode="auto">
                          <a:xfrm>
                            <a:off x="9489" y="586"/>
                            <a:ext cx="48" cy="48"/>
                          </a:xfrm>
                          <a:custGeom>
                            <a:avLst/>
                            <a:gdLst>
                              <a:gd name="T0" fmla="+- 0 9489 9489"/>
                              <a:gd name="T1" fmla="*/ T0 w 48"/>
                              <a:gd name="T2" fmla="+- 0 611 587"/>
                              <a:gd name="T3" fmla="*/ 611 h 48"/>
                              <a:gd name="T4" fmla="+- 0 9489 9489"/>
                              <a:gd name="T5" fmla="*/ T4 w 48"/>
                              <a:gd name="T6" fmla="+- 0 598 587"/>
                              <a:gd name="T7" fmla="*/ 598 h 48"/>
                              <a:gd name="T8" fmla="+- 0 9500 9489"/>
                              <a:gd name="T9" fmla="*/ T8 w 48"/>
                              <a:gd name="T10" fmla="+- 0 587 587"/>
                              <a:gd name="T11" fmla="*/ 587 h 48"/>
                              <a:gd name="T12" fmla="+- 0 9513 9489"/>
                              <a:gd name="T13" fmla="*/ T12 w 48"/>
                              <a:gd name="T14" fmla="+- 0 587 587"/>
                              <a:gd name="T15" fmla="*/ 587 h 48"/>
                              <a:gd name="T16" fmla="+- 0 9527 9489"/>
                              <a:gd name="T17" fmla="*/ T16 w 48"/>
                              <a:gd name="T18" fmla="+- 0 587 587"/>
                              <a:gd name="T19" fmla="*/ 587 h 48"/>
                              <a:gd name="T20" fmla="+- 0 9537 9489"/>
                              <a:gd name="T21" fmla="*/ T20 w 48"/>
                              <a:gd name="T22" fmla="+- 0 598 587"/>
                              <a:gd name="T23" fmla="*/ 598 h 48"/>
                              <a:gd name="T24" fmla="+- 0 9537 9489"/>
                              <a:gd name="T25" fmla="*/ T24 w 48"/>
                              <a:gd name="T26" fmla="+- 0 611 587"/>
                              <a:gd name="T27" fmla="*/ 611 h 48"/>
                              <a:gd name="T28" fmla="+- 0 9537 9489"/>
                              <a:gd name="T29" fmla="*/ T28 w 48"/>
                              <a:gd name="T30" fmla="+- 0 624 587"/>
                              <a:gd name="T31" fmla="*/ 624 h 48"/>
                              <a:gd name="T32" fmla="+- 0 9527 9489"/>
                              <a:gd name="T33" fmla="*/ T32 w 48"/>
                              <a:gd name="T34" fmla="+- 0 635 587"/>
                              <a:gd name="T35" fmla="*/ 635 h 48"/>
                              <a:gd name="T36" fmla="+- 0 9513 9489"/>
                              <a:gd name="T37" fmla="*/ T36 w 48"/>
                              <a:gd name="T38" fmla="+- 0 635 587"/>
                              <a:gd name="T39" fmla="*/ 635 h 48"/>
                              <a:gd name="T40" fmla="+- 0 9500 9489"/>
                              <a:gd name="T41" fmla="*/ T40 w 48"/>
                              <a:gd name="T42" fmla="+- 0 635 587"/>
                              <a:gd name="T43" fmla="*/ 635 h 48"/>
                              <a:gd name="T44" fmla="+- 0 9489 9489"/>
                              <a:gd name="T45" fmla="*/ T44 w 48"/>
                              <a:gd name="T46" fmla="+- 0 624 587"/>
                              <a:gd name="T47" fmla="*/ 624 h 48"/>
                              <a:gd name="T48" fmla="+- 0 9489 9489"/>
                              <a:gd name="T49" fmla="*/ T48 w 48"/>
                              <a:gd name="T50" fmla="+- 0 611 587"/>
                              <a:gd name="T51" fmla="*/ 6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8" y="0"/>
                                </a:lnTo>
                                <a:lnTo>
                                  <a:pt x="48" y="11"/>
                                </a:lnTo>
                                <a:lnTo>
                                  <a:pt x="48" y="24"/>
                                </a:lnTo>
                                <a:lnTo>
                                  <a:pt x="48" y="37"/>
                                </a:lnTo>
                                <a:lnTo>
                                  <a:pt x="38" y="48"/>
                                </a:lnTo>
                                <a:lnTo>
                                  <a:pt x="24" y="48"/>
                                </a:lnTo>
                                <a:lnTo>
                                  <a:pt x="11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9F2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443"/>
                        <wps:cNvSpPr>
                          <a:spLocks/>
                        </wps:cNvSpPr>
                        <wps:spPr bwMode="auto">
                          <a:xfrm>
                            <a:off x="8779" y="689"/>
                            <a:ext cx="48" cy="48"/>
                          </a:xfrm>
                          <a:custGeom>
                            <a:avLst/>
                            <a:gdLst>
                              <a:gd name="T0" fmla="+- 0 8817 8780"/>
                              <a:gd name="T1" fmla="*/ T0 w 48"/>
                              <a:gd name="T2" fmla="+- 0 689 689"/>
                              <a:gd name="T3" fmla="*/ 689 h 48"/>
                              <a:gd name="T4" fmla="+- 0 8791 8780"/>
                              <a:gd name="T5" fmla="*/ T4 w 48"/>
                              <a:gd name="T6" fmla="+- 0 689 689"/>
                              <a:gd name="T7" fmla="*/ 689 h 48"/>
                              <a:gd name="T8" fmla="+- 0 8780 8780"/>
                              <a:gd name="T9" fmla="*/ T8 w 48"/>
                              <a:gd name="T10" fmla="+- 0 700 689"/>
                              <a:gd name="T11" fmla="*/ 700 h 48"/>
                              <a:gd name="T12" fmla="+- 0 8780 8780"/>
                              <a:gd name="T13" fmla="*/ T12 w 48"/>
                              <a:gd name="T14" fmla="+- 0 713 689"/>
                              <a:gd name="T15" fmla="*/ 713 h 48"/>
                              <a:gd name="T16" fmla="+- 0 8780 8780"/>
                              <a:gd name="T17" fmla="*/ T16 w 48"/>
                              <a:gd name="T18" fmla="+- 0 726 689"/>
                              <a:gd name="T19" fmla="*/ 726 h 48"/>
                              <a:gd name="T20" fmla="+- 0 8791 8780"/>
                              <a:gd name="T21" fmla="*/ T20 w 48"/>
                              <a:gd name="T22" fmla="+- 0 737 689"/>
                              <a:gd name="T23" fmla="*/ 737 h 48"/>
                              <a:gd name="T24" fmla="+- 0 8817 8780"/>
                              <a:gd name="T25" fmla="*/ T24 w 48"/>
                              <a:gd name="T26" fmla="+- 0 737 689"/>
                              <a:gd name="T27" fmla="*/ 737 h 48"/>
                              <a:gd name="T28" fmla="+- 0 8827 8780"/>
                              <a:gd name="T29" fmla="*/ T28 w 48"/>
                              <a:gd name="T30" fmla="+- 0 726 689"/>
                              <a:gd name="T31" fmla="*/ 726 h 48"/>
                              <a:gd name="T32" fmla="+- 0 8827 8780"/>
                              <a:gd name="T33" fmla="*/ T32 w 48"/>
                              <a:gd name="T34" fmla="+- 0 700 689"/>
                              <a:gd name="T35" fmla="*/ 700 h 48"/>
                              <a:gd name="T36" fmla="+- 0 8817 8780"/>
                              <a:gd name="T37" fmla="*/ T36 w 48"/>
                              <a:gd name="T38" fmla="+- 0 689 689"/>
                              <a:gd name="T39" fmla="*/ 68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37" y="48"/>
                                </a:lnTo>
                                <a:lnTo>
                                  <a:pt x="47" y="37"/>
                                </a:lnTo>
                                <a:lnTo>
                                  <a:pt x="47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34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442"/>
                        <wps:cNvSpPr>
                          <a:spLocks/>
                        </wps:cNvSpPr>
                        <wps:spPr bwMode="auto">
                          <a:xfrm>
                            <a:off x="8779" y="689"/>
                            <a:ext cx="48" cy="48"/>
                          </a:xfrm>
                          <a:custGeom>
                            <a:avLst/>
                            <a:gdLst>
                              <a:gd name="T0" fmla="+- 0 8780 8780"/>
                              <a:gd name="T1" fmla="*/ T0 w 48"/>
                              <a:gd name="T2" fmla="+- 0 713 689"/>
                              <a:gd name="T3" fmla="*/ 713 h 48"/>
                              <a:gd name="T4" fmla="+- 0 8780 8780"/>
                              <a:gd name="T5" fmla="*/ T4 w 48"/>
                              <a:gd name="T6" fmla="+- 0 700 689"/>
                              <a:gd name="T7" fmla="*/ 700 h 48"/>
                              <a:gd name="T8" fmla="+- 0 8791 8780"/>
                              <a:gd name="T9" fmla="*/ T8 w 48"/>
                              <a:gd name="T10" fmla="+- 0 689 689"/>
                              <a:gd name="T11" fmla="*/ 689 h 48"/>
                              <a:gd name="T12" fmla="+- 0 8804 8780"/>
                              <a:gd name="T13" fmla="*/ T12 w 48"/>
                              <a:gd name="T14" fmla="+- 0 689 689"/>
                              <a:gd name="T15" fmla="*/ 689 h 48"/>
                              <a:gd name="T16" fmla="+- 0 8817 8780"/>
                              <a:gd name="T17" fmla="*/ T16 w 48"/>
                              <a:gd name="T18" fmla="+- 0 689 689"/>
                              <a:gd name="T19" fmla="*/ 689 h 48"/>
                              <a:gd name="T20" fmla="+- 0 8827 8780"/>
                              <a:gd name="T21" fmla="*/ T20 w 48"/>
                              <a:gd name="T22" fmla="+- 0 700 689"/>
                              <a:gd name="T23" fmla="*/ 700 h 48"/>
                              <a:gd name="T24" fmla="+- 0 8827 8780"/>
                              <a:gd name="T25" fmla="*/ T24 w 48"/>
                              <a:gd name="T26" fmla="+- 0 713 689"/>
                              <a:gd name="T27" fmla="*/ 713 h 48"/>
                              <a:gd name="T28" fmla="+- 0 8827 8780"/>
                              <a:gd name="T29" fmla="*/ T28 w 48"/>
                              <a:gd name="T30" fmla="+- 0 726 689"/>
                              <a:gd name="T31" fmla="*/ 726 h 48"/>
                              <a:gd name="T32" fmla="+- 0 8817 8780"/>
                              <a:gd name="T33" fmla="*/ T32 w 48"/>
                              <a:gd name="T34" fmla="+- 0 737 689"/>
                              <a:gd name="T35" fmla="*/ 737 h 48"/>
                              <a:gd name="T36" fmla="+- 0 8804 8780"/>
                              <a:gd name="T37" fmla="*/ T36 w 48"/>
                              <a:gd name="T38" fmla="+- 0 737 689"/>
                              <a:gd name="T39" fmla="*/ 737 h 48"/>
                              <a:gd name="T40" fmla="+- 0 8791 8780"/>
                              <a:gd name="T41" fmla="*/ T40 w 48"/>
                              <a:gd name="T42" fmla="+- 0 737 689"/>
                              <a:gd name="T43" fmla="*/ 737 h 48"/>
                              <a:gd name="T44" fmla="+- 0 8780 8780"/>
                              <a:gd name="T45" fmla="*/ T44 w 48"/>
                              <a:gd name="T46" fmla="+- 0 726 689"/>
                              <a:gd name="T47" fmla="*/ 726 h 48"/>
                              <a:gd name="T48" fmla="+- 0 8780 8780"/>
                              <a:gd name="T49" fmla="*/ T48 w 48"/>
                              <a:gd name="T50" fmla="+- 0 713 689"/>
                              <a:gd name="T51" fmla="*/ 71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7" y="11"/>
                                </a:lnTo>
                                <a:lnTo>
                                  <a:pt x="47" y="24"/>
                                </a:lnTo>
                                <a:lnTo>
                                  <a:pt x="47" y="37"/>
                                </a:lnTo>
                                <a:lnTo>
                                  <a:pt x="37" y="48"/>
                                </a:lnTo>
                                <a:lnTo>
                                  <a:pt x="24" y="48"/>
                                </a:lnTo>
                                <a:lnTo>
                                  <a:pt x="11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AE34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441"/>
                        <wps:cNvSpPr>
                          <a:spLocks/>
                        </wps:cNvSpPr>
                        <wps:spPr bwMode="auto">
                          <a:xfrm>
                            <a:off x="9288" y="589"/>
                            <a:ext cx="48" cy="48"/>
                          </a:xfrm>
                          <a:custGeom>
                            <a:avLst/>
                            <a:gdLst>
                              <a:gd name="T0" fmla="+- 0 9326 9289"/>
                              <a:gd name="T1" fmla="*/ T0 w 48"/>
                              <a:gd name="T2" fmla="+- 0 589 589"/>
                              <a:gd name="T3" fmla="*/ 589 h 48"/>
                              <a:gd name="T4" fmla="+- 0 9300 9289"/>
                              <a:gd name="T5" fmla="*/ T4 w 48"/>
                              <a:gd name="T6" fmla="+- 0 589 589"/>
                              <a:gd name="T7" fmla="*/ 589 h 48"/>
                              <a:gd name="T8" fmla="+- 0 9289 9289"/>
                              <a:gd name="T9" fmla="*/ T8 w 48"/>
                              <a:gd name="T10" fmla="+- 0 600 589"/>
                              <a:gd name="T11" fmla="*/ 600 h 48"/>
                              <a:gd name="T12" fmla="+- 0 9289 9289"/>
                              <a:gd name="T13" fmla="*/ T12 w 48"/>
                              <a:gd name="T14" fmla="+- 0 613 589"/>
                              <a:gd name="T15" fmla="*/ 613 h 48"/>
                              <a:gd name="T16" fmla="+- 0 9289 9289"/>
                              <a:gd name="T17" fmla="*/ T16 w 48"/>
                              <a:gd name="T18" fmla="+- 0 626 589"/>
                              <a:gd name="T19" fmla="*/ 626 h 48"/>
                              <a:gd name="T20" fmla="+- 0 9300 9289"/>
                              <a:gd name="T21" fmla="*/ T20 w 48"/>
                              <a:gd name="T22" fmla="+- 0 637 589"/>
                              <a:gd name="T23" fmla="*/ 637 h 48"/>
                              <a:gd name="T24" fmla="+- 0 9326 9289"/>
                              <a:gd name="T25" fmla="*/ T24 w 48"/>
                              <a:gd name="T26" fmla="+- 0 637 589"/>
                              <a:gd name="T27" fmla="*/ 637 h 48"/>
                              <a:gd name="T28" fmla="+- 0 9337 9289"/>
                              <a:gd name="T29" fmla="*/ T28 w 48"/>
                              <a:gd name="T30" fmla="+- 0 626 589"/>
                              <a:gd name="T31" fmla="*/ 626 h 48"/>
                              <a:gd name="T32" fmla="+- 0 9337 9289"/>
                              <a:gd name="T33" fmla="*/ T32 w 48"/>
                              <a:gd name="T34" fmla="+- 0 600 589"/>
                              <a:gd name="T35" fmla="*/ 600 h 48"/>
                              <a:gd name="T36" fmla="+- 0 9326 9289"/>
                              <a:gd name="T37" fmla="*/ T36 w 48"/>
                              <a:gd name="T38" fmla="+- 0 589 589"/>
                              <a:gd name="T39" fmla="*/ 58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37" y="48"/>
                                </a:lnTo>
                                <a:lnTo>
                                  <a:pt x="48" y="37"/>
                                </a:lnTo>
                                <a:lnTo>
                                  <a:pt x="48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39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440"/>
                        <wps:cNvSpPr>
                          <a:spLocks/>
                        </wps:cNvSpPr>
                        <wps:spPr bwMode="auto">
                          <a:xfrm>
                            <a:off x="9288" y="589"/>
                            <a:ext cx="48" cy="48"/>
                          </a:xfrm>
                          <a:custGeom>
                            <a:avLst/>
                            <a:gdLst>
                              <a:gd name="T0" fmla="+- 0 9289 9289"/>
                              <a:gd name="T1" fmla="*/ T0 w 48"/>
                              <a:gd name="T2" fmla="+- 0 613 589"/>
                              <a:gd name="T3" fmla="*/ 613 h 48"/>
                              <a:gd name="T4" fmla="+- 0 9289 9289"/>
                              <a:gd name="T5" fmla="*/ T4 w 48"/>
                              <a:gd name="T6" fmla="+- 0 600 589"/>
                              <a:gd name="T7" fmla="*/ 600 h 48"/>
                              <a:gd name="T8" fmla="+- 0 9300 9289"/>
                              <a:gd name="T9" fmla="*/ T8 w 48"/>
                              <a:gd name="T10" fmla="+- 0 589 589"/>
                              <a:gd name="T11" fmla="*/ 589 h 48"/>
                              <a:gd name="T12" fmla="+- 0 9313 9289"/>
                              <a:gd name="T13" fmla="*/ T12 w 48"/>
                              <a:gd name="T14" fmla="+- 0 589 589"/>
                              <a:gd name="T15" fmla="*/ 589 h 48"/>
                              <a:gd name="T16" fmla="+- 0 9326 9289"/>
                              <a:gd name="T17" fmla="*/ T16 w 48"/>
                              <a:gd name="T18" fmla="+- 0 589 589"/>
                              <a:gd name="T19" fmla="*/ 589 h 48"/>
                              <a:gd name="T20" fmla="+- 0 9337 9289"/>
                              <a:gd name="T21" fmla="*/ T20 w 48"/>
                              <a:gd name="T22" fmla="+- 0 600 589"/>
                              <a:gd name="T23" fmla="*/ 600 h 48"/>
                              <a:gd name="T24" fmla="+- 0 9337 9289"/>
                              <a:gd name="T25" fmla="*/ T24 w 48"/>
                              <a:gd name="T26" fmla="+- 0 613 589"/>
                              <a:gd name="T27" fmla="*/ 613 h 48"/>
                              <a:gd name="T28" fmla="+- 0 9337 9289"/>
                              <a:gd name="T29" fmla="*/ T28 w 48"/>
                              <a:gd name="T30" fmla="+- 0 626 589"/>
                              <a:gd name="T31" fmla="*/ 626 h 48"/>
                              <a:gd name="T32" fmla="+- 0 9326 9289"/>
                              <a:gd name="T33" fmla="*/ T32 w 48"/>
                              <a:gd name="T34" fmla="+- 0 637 589"/>
                              <a:gd name="T35" fmla="*/ 637 h 48"/>
                              <a:gd name="T36" fmla="+- 0 9313 9289"/>
                              <a:gd name="T37" fmla="*/ T36 w 48"/>
                              <a:gd name="T38" fmla="+- 0 637 589"/>
                              <a:gd name="T39" fmla="*/ 637 h 48"/>
                              <a:gd name="T40" fmla="+- 0 9300 9289"/>
                              <a:gd name="T41" fmla="*/ T40 w 48"/>
                              <a:gd name="T42" fmla="+- 0 637 589"/>
                              <a:gd name="T43" fmla="*/ 637 h 48"/>
                              <a:gd name="T44" fmla="+- 0 9289 9289"/>
                              <a:gd name="T45" fmla="*/ T44 w 48"/>
                              <a:gd name="T46" fmla="+- 0 626 589"/>
                              <a:gd name="T47" fmla="*/ 626 h 48"/>
                              <a:gd name="T48" fmla="+- 0 9289 9289"/>
                              <a:gd name="T49" fmla="*/ T48 w 48"/>
                              <a:gd name="T50" fmla="+- 0 613 589"/>
                              <a:gd name="T51" fmla="*/ 61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8" y="11"/>
                                </a:lnTo>
                                <a:lnTo>
                                  <a:pt x="48" y="24"/>
                                </a:lnTo>
                                <a:lnTo>
                                  <a:pt x="48" y="37"/>
                                </a:lnTo>
                                <a:lnTo>
                                  <a:pt x="37" y="48"/>
                                </a:lnTo>
                                <a:lnTo>
                                  <a:pt x="24" y="48"/>
                                </a:lnTo>
                                <a:lnTo>
                                  <a:pt x="11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BD39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439"/>
                        <wps:cNvSpPr>
                          <a:spLocks/>
                        </wps:cNvSpPr>
                        <wps:spPr bwMode="auto">
                          <a:xfrm>
                            <a:off x="8880" y="1193"/>
                            <a:ext cx="47" cy="47"/>
                          </a:xfrm>
                          <a:custGeom>
                            <a:avLst/>
                            <a:gdLst>
                              <a:gd name="T0" fmla="+- 0 8917 8881"/>
                              <a:gd name="T1" fmla="*/ T0 w 47"/>
                              <a:gd name="T2" fmla="+- 0 1194 1194"/>
                              <a:gd name="T3" fmla="*/ 1194 h 47"/>
                              <a:gd name="T4" fmla="+- 0 8891 8881"/>
                              <a:gd name="T5" fmla="*/ T4 w 47"/>
                              <a:gd name="T6" fmla="+- 0 1194 1194"/>
                              <a:gd name="T7" fmla="*/ 1194 h 47"/>
                              <a:gd name="T8" fmla="+- 0 8881 8881"/>
                              <a:gd name="T9" fmla="*/ T8 w 47"/>
                              <a:gd name="T10" fmla="+- 0 1204 1194"/>
                              <a:gd name="T11" fmla="*/ 1204 h 47"/>
                              <a:gd name="T12" fmla="+- 0 8881 8881"/>
                              <a:gd name="T13" fmla="*/ T12 w 47"/>
                              <a:gd name="T14" fmla="+- 0 1217 1194"/>
                              <a:gd name="T15" fmla="*/ 1217 h 47"/>
                              <a:gd name="T16" fmla="+- 0 8881 8881"/>
                              <a:gd name="T17" fmla="*/ T16 w 47"/>
                              <a:gd name="T18" fmla="+- 0 1229 1194"/>
                              <a:gd name="T19" fmla="*/ 1229 h 47"/>
                              <a:gd name="T20" fmla="+- 0 8891 8881"/>
                              <a:gd name="T21" fmla="*/ T20 w 47"/>
                              <a:gd name="T22" fmla="+- 0 1240 1194"/>
                              <a:gd name="T23" fmla="*/ 1240 h 47"/>
                              <a:gd name="T24" fmla="+- 0 8917 8881"/>
                              <a:gd name="T25" fmla="*/ T24 w 47"/>
                              <a:gd name="T26" fmla="+- 0 1240 1194"/>
                              <a:gd name="T27" fmla="*/ 1240 h 47"/>
                              <a:gd name="T28" fmla="+- 0 8927 8881"/>
                              <a:gd name="T29" fmla="*/ T28 w 47"/>
                              <a:gd name="T30" fmla="+- 0 1229 1194"/>
                              <a:gd name="T31" fmla="*/ 1229 h 47"/>
                              <a:gd name="T32" fmla="+- 0 8927 8881"/>
                              <a:gd name="T33" fmla="*/ T32 w 47"/>
                              <a:gd name="T34" fmla="+- 0 1204 1194"/>
                              <a:gd name="T35" fmla="*/ 1204 h 47"/>
                              <a:gd name="T36" fmla="+- 0 8917 8881"/>
                              <a:gd name="T37" fmla="*/ T36 w 47"/>
                              <a:gd name="T38" fmla="+- 0 1194 1194"/>
                              <a:gd name="T39" fmla="*/ 119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5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40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438"/>
                        <wps:cNvSpPr>
                          <a:spLocks/>
                        </wps:cNvSpPr>
                        <wps:spPr bwMode="auto">
                          <a:xfrm>
                            <a:off x="8880" y="1193"/>
                            <a:ext cx="47" cy="47"/>
                          </a:xfrm>
                          <a:custGeom>
                            <a:avLst/>
                            <a:gdLst>
                              <a:gd name="T0" fmla="+- 0 8881 8881"/>
                              <a:gd name="T1" fmla="*/ T0 w 47"/>
                              <a:gd name="T2" fmla="+- 0 1217 1194"/>
                              <a:gd name="T3" fmla="*/ 1217 h 47"/>
                              <a:gd name="T4" fmla="+- 0 8881 8881"/>
                              <a:gd name="T5" fmla="*/ T4 w 47"/>
                              <a:gd name="T6" fmla="+- 0 1204 1194"/>
                              <a:gd name="T7" fmla="*/ 1204 h 47"/>
                              <a:gd name="T8" fmla="+- 0 8891 8881"/>
                              <a:gd name="T9" fmla="*/ T8 w 47"/>
                              <a:gd name="T10" fmla="+- 0 1194 1194"/>
                              <a:gd name="T11" fmla="*/ 1194 h 47"/>
                              <a:gd name="T12" fmla="+- 0 8904 8881"/>
                              <a:gd name="T13" fmla="*/ T12 w 47"/>
                              <a:gd name="T14" fmla="+- 0 1194 1194"/>
                              <a:gd name="T15" fmla="*/ 1194 h 47"/>
                              <a:gd name="T16" fmla="+- 0 8917 8881"/>
                              <a:gd name="T17" fmla="*/ T16 w 47"/>
                              <a:gd name="T18" fmla="+- 0 1194 1194"/>
                              <a:gd name="T19" fmla="*/ 1194 h 47"/>
                              <a:gd name="T20" fmla="+- 0 8927 8881"/>
                              <a:gd name="T21" fmla="*/ T20 w 47"/>
                              <a:gd name="T22" fmla="+- 0 1204 1194"/>
                              <a:gd name="T23" fmla="*/ 1204 h 47"/>
                              <a:gd name="T24" fmla="+- 0 8927 8881"/>
                              <a:gd name="T25" fmla="*/ T24 w 47"/>
                              <a:gd name="T26" fmla="+- 0 1217 1194"/>
                              <a:gd name="T27" fmla="*/ 1217 h 47"/>
                              <a:gd name="T28" fmla="+- 0 8927 8881"/>
                              <a:gd name="T29" fmla="*/ T28 w 47"/>
                              <a:gd name="T30" fmla="+- 0 1229 1194"/>
                              <a:gd name="T31" fmla="*/ 1229 h 47"/>
                              <a:gd name="T32" fmla="+- 0 8917 8881"/>
                              <a:gd name="T33" fmla="*/ T32 w 47"/>
                              <a:gd name="T34" fmla="+- 0 1240 1194"/>
                              <a:gd name="T35" fmla="*/ 1240 h 47"/>
                              <a:gd name="T36" fmla="+- 0 8904 8881"/>
                              <a:gd name="T37" fmla="*/ T36 w 47"/>
                              <a:gd name="T38" fmla="+- 0 1240 1194"/>
                              <a:gd name="T39" fmla="*/ 1240 h 47"/>
                              <a:gd name="T40" fmla="+- 0 8891 8881"/>
                              <a:gd name="T41" fmla="*/ T40 w 47"/>
                              <a:gd name="T42" fmla="+- 0 1240 1194"/>
                              <a:gd name="T43" fmla="*/ 1240 h 47"/>
                              <a:gd name="T44" fmla="+- 0 8881 8881"/>
                              <a:gd name="T45" fmla="*/ T44 w 47"/>
                              <a:gd name="T46" fmla="+- 0 1229 1194"/>
                              <a:gd name="T47" fmla="*/ 1229 h 47"/>
                              <a:gd name="T48" fmla="+- 0 8881 8881"/>
                              <a:gd name="T49" fmla="*/ T48 w 47"/>
                              <a:gd name="T50" fmla="+- 0 1217 1194"/>
                              <a:gd name="T51" fmla="*/ 121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6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lnTo>
                                  <a:pt x="46" y="35"/>
                                </a:lnTo>
                                <a:lnTo>
                                  <a:pt x="36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CD40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437"/>
                        <wps:cNvSpPr>
                          <a:spLocks/>
                        </wps:cNvSpPr>
                        <wps:spPr bwMode="auto">
                          <a:xfrm>
                            <a:off x="9693" y="587"/>
                            <a:ext cx="49" cy="49"/>
                          </a:xfrm>
                          <a:custGeom>
                            <a:avLst/>
                            <a:gdLst>
                              <a:gd name="T0" fmla="+- 0 9731 9694"/>
                              <a:gd name="T1" fmla="*/ T0 w 49"/>
                              <a:gd name="T2" fmla="+- 0 587 587"/>
                              <a:gd name="T3" fmla="*/ 587 h 49"/>
                              <a:gd name="T4" fmla="+- 0 9705 9694"/>
                              <a:gd name="T5" fmla="*/ T4 w 49"/>
                              <a:gd name="T6" fmla="+- 0 587 587"/>
                              <a:gd name="T7" fmla="*/ 587 h 49"/>
                              <a:gd name="T8" fmla="+- 0 9694 9694"/>
                              <a:gd name="T9" fmla="*/ T8 w 49"/>
                              <a:gd name="T10" fmla="+- 0 598 587"/>
                              <a:gd name="T11" fmla="*/ 598 h 49"/>
                              <a:gd name="T12" fmla="+- 0 9694 9694"/>
                              <a:gd name="T13" fmla="*/ T12 w 49"/>
                              <a:gd name="T14" fmla="+- 0 611 587"/>
                              <a:gd name="T15" fmla="*/ 611 h 49"/>
                              <a:gd name="T16" fmla="+- 0 9694 9694"/>
                              <a:gd name="T17" fmla="*/ T16 w 49"/>
                              <a:gd name="T18" fmla="+- 0 624 587"/>
                              <a:gd name="T19" fmla="*/ 624 h 49"/>
                              <a:gd name="T20" fmla="+- 0 9705 9694"/>
                              <a:gd name="T21" fmla="*/ T20 w 49"/>
                              <a:gd name="T22" fmla="+- 0 635 587"/>
                              <a:gd name="T23" fmla="*/ 635 h 49"/>
                              <a:gd name="T24" fmla="+- 0 9731 9694"/>
                              <a:gd name="T25" fmla="*/ T24 w 49"/>
                              <a:gd name="T26" fmla="+- 0 635 587"/>
                              <a:gd name="T27" fmla="*/ 635 h 49"/>
                              <a:gd name="T28" fmla="+- 0 9742 9694"/>
                              <a:gd name="T29" fmla="*/ T28 w 49"/>
                              <a:gd name="T30" fmla="+- 0 624 587"/>
                              <a:gd name="T31" fmla="*/ 624 h 49"/>
                              <a:gd name="T32" fmla="+- 0 9742 9694"/>
                              <a:gd name="T33" fmla="*/ T32 w 49"/>
                              <a:gd name="T34" fmla="+- 0 598 587"/>
                              <a:gd name="T35" fmla="*/ 598 h 49"/>
                              <a:gd name="T36" fmla="+- 0 9731 9694"/>
                              <a:gd name="T37" fmla="*/ T36 w 49"/>
                              <a:gd name="T38" fmla="+- 0 587 587"/>
                              <a:gd name="T39" fmla="*/ 587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37" y="48"/>
                                </a:lnTo>
                                <a:lnTo>
                                  <a:pt x="48" y="37"/>
                                </a:lnTo>
                                <a:lnTo>
                                  <a:pt x="48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47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436"/>
                        <wps:cNvSpPr>
                          <a:spLocks/>
                        </wps:cNvSpPr>
                        <wps:spPr bwMode="auto">
                          <a:xfrm>
                            <a:off x="9693" y="587"/>
                            <a:ext cx="49" cy="49"/>
                          </a:xfrm>
                          <a:custGeom>
                            <a:avLst/>
                            <a:gdLst>
                              <a:gd name="T0" fmla="+- 0 9694 9694"/>
                              <a:gd name="T1" fmla="*/ T0 w 49"/>
                              <a:gd name="T2" fmla="+- 0 611 587"/>
                              <a:gd name="T3" fmla="*/ 611 h 49"/>
                              <a:gd name="T4" fmla="+- 0 9694 9694"/>
                              <a:gd name="T5" fmla="*/ T4 w 49"/>
                              <a:gd name="T6" fmla="+- 0 598 587"/>
                              <a:gd name="T7" fmla="*/ 598 h 49"/>
                              <a:gd name="T8" fmla="+- 0 9705 9694"/>
                              <a:gd name="T9" fmla="*/ T8 w 49"/>
                              <a:gd name="T10" fmla="+- 0 587 587"/>
                              <a:gd name="T11" fmla="*/ 587 h 49"/>
                              <a:gd name="T12" fmla="+- 0 9718 9694"/>
                              <a:gd name="T13" fmla="*/ T12 w 49"/>
                              <a:gd name="T14" fmla="+- 0 587 587"/>
                              <a:gd name="T15" fmla="*/ 587 h 49"/>
                              <a:gd name="T16" fmla="+- 0 9731 9694"/>
                              <a:gd name="T17" fmla="*/ T16 w 49"/>
                              <a:gd name="T18" fmla="+- 0 587 587"/>
                              <a:gd name="T19" fmla="*/ 587 h 49"/>
                              <a:gd name="T20" fmla="+- 0 9742 9694"/>
                              <a:gd name="T21" fmla="*/ T20 w 49"/>
                              <a:gd name="T22" fmla="+- 0 598 587"/>
                              <a:gd name="T23" fmla="*/ 598 h 49"/>
                              <a:gd name="T24" fmla="+- 0 9742 9694"/>
                              <a:gd name="T25" fmla="*/ T24 w 49"/>
                              <a:gd name="T26" fmla="+- 0 611 587"/>
                              <a:gd name="T27" fmla="*/ 611 h 49"/>
                              <a:gd name="T28" fmla="+- 0 9742 9694"/>
                              <a:gd name="T29" fmla="*/ T28 w 49"/>
                              <a:gd name="T30" fmla="+- 0 624 587"/>
                              <a:gd name="T31" fmla="*/ 624 h 49"/>
                              <a:gd name="T32" fmla="+- 0 9731 9694"/>
                              <a:gd name="T33" fmla="*/ T32 w 49"/>
                              <a:gd name="T34" fmla="+- 0 635 587"/>
                              <a:gd name="T35" fmla="*/ 635 h 49"/>
                              <a:gd name="T36" fmla="+- 0 9718 9694"/>
                              <a:gd name="T37" fmla="*/ T36 w 49"/>
                              <a:gd name="T38" fmla="+- 0 635 587"/>
                              <a:gd name="T39" fmla="*/ 635 h 49"/>
                              <a:gd name="T40" fmla="+- 0 9705 9694"/>
                              <a:gd name="T41" fmla="*/ T40 w 49"/>
                              <a:gd name="T42" fmla="+- 0 635 587"/>
                              <a:gd name="T43" fmla="*/ 635 h 49"/>
                              <a:gd name="T44" fmla="+- 0 9694 9694"/>
                              <a:gd name="T45" fmla="*/ T44 w 49"/>
                              <a:gd name="T46" fmla="+- 0 624 587"/>
                              <a:gd name="T47" fmla="*/ 624 h 49"/>
                              <a:gd name="T48" fmla="+- 0 9694 9694"/>
                              <a:gd name="T49" fmla="*/ T48 w 49"/>
                              <a:gd name="T50" fmla="+- 0 611 587"/>
                              <a:gd name="T51" fmla="*/ 611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8" y="11"/>
                                </a:lnTo>
                                <a:lnTo>
                                  <a:pt x="48" y="24"/>
                                </a:lnTo>
                                <a:lnTo>
                                  <a:pt x="48" y="37"/>
                                </a:lnTo>
                                <a:lnTo>
                                  <a:pt x="37" y="48"/>
                                </a:lnTo>
                                <a:lnTo>
                                  <a:pt x="24" y="48"/>
                                </a:lnTo>
                                <a:lnTo>
                                  <a:pt x="11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DB47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435"/>
                        <wps:cNvSpPr>
                          <a:spLocks/>
                        </wps:cNvSpPr>
                        <wps:spPr bwMode="auto">
                          <a:xfrm>
                            <a:off x="8374" y="690"/>
                            <a:ext cx="48" cy="48"/>
                          </a:xfrm>
                          <a:custGeom>
                            <a:avLst/>
                            <a:gdLst>
                              <a:gd name="T0" fmla="+- 0 8411 8374"/>
                              <a:gd name="T1" fmla="*/ T0 w 48"/>
                              <a:gd name="T2" fmla="+- 0 691 691"/>
                              <a:gd name="T3" fmla="*/ 691 h 48"/>
                              <a:gd name="T4" fmla="+- 0 8385 8374"/>
                              <a:gd name="T5" fmla="*/ T4 w 48"/>
                              <a:gd name="T6" fmla="+- 0 691 691"/>
                              <a:gd name="T7" fmla="*/ 691 h 48"/>
                              <a:gd name="T8" fmla="+- 0 8374 8374"/>
                              <a:gd name="T9" fmla="*/ T8 w 48"/>
                              <a:gd name="T10" fmla="+- 0 702 691"/>
                              <a:gd name="T11" fmla="*/ 702 h 48"/>
                              <a:gd name="T12" fmla="+- 0 8374 8374"/>
                              <a:gd name="T13" fmla="*/ T12 w 48"/>
                              <a:gd name="T14" fmla="+- 0 715 691"/>
                              <a:gd name="T15" fmla="*/ 715 h 48"/>
                              <a:gd name="T16" fmla="+- 0 8374 8374"/>
                              <a:gd name="T17" fmla="*/ T16 w 48"/>
                              <a:gd name="T18" fmla="+- 0 728 691"/>
                              <a:gd name="T19" fmla="*/ 728 h 48"/>
                              <a:gd name="T20" fmla="+- 0 8385 8374"/>
                              <a:gd name="T21" fmla="*/ T20 w 48"/>
                              <a:gd name="T22" fmla="+- 0 738 691"/>
                              <a:gd name="T23" fmla="*/ 738 h 48"/>
                              <a:gd name="T24" fmla="+- 0 8411 8374"/>
                              <a:gd name="T25" fmla="*/ T24 w 48"/>
                              <a:gd name="T26" fmla="+- 0 738 691"/>
                              <a:gd name="T27" fmla="*/ 738 h 48"/>
                              <a:gd name="T28" fmla="+- 0 8422 8374"/>
                              <a:gd name="T29" fmla="*/ T28 w 48"/>
                              <a:gd name="T30" fmla="+- 0 728 691"/>
                              <a:gd name="T31" fmla="*/ 728 h 48"/>
                              <a:gd name="T32" fmla="+- 0 8422 8374"/>
                              <a:gd name="T33" fmla="*/ T32 w 48"/>
                              <a:gd name="T34" fmla="+- 0 702 691"/>
                              <a:gd name="T35" fmla="*/ 702 h 48"/>
                              <a:gd name="T36" fmla="+- 0 8411 8374"/>
                              <a:gd name="T37" fmla="*/ T36 w 48"/>
                              <a:gd name="T38" fmla="+- 0 691 691"/>
                              <a:gd name="T39" fmla="*/ 69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7"/>
                                </a:lnTo>
                                <a:lnTo>
                                  <a:pt x="37" y="47"/>
                                </a:lnTo>
                                <a:lnTo>
                                  <a:pt x="48" y="37"/>
                                </a:lnTo>
                                <a:lnTo>
                                  <a:pt x="48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53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434"/>
                        <wps:cNvSpPr>
                          <a:spLocks/>
                        </wps:cNvSpPr>
                        <wps:spPr bwMode="auto">
                          <a:xfrm>
                            <a:off x="8374" y="690"/>
                            <a:ext cx="48" cy="48"/>
                          </a:xfrm>
                          <a:custGeom>
                            <a:avLst/>
                            <a:gdLst>
                              <a:gd name="T0" fmla="+- 0 8374 8374"/>
                              <a:gd name="T1" fmla="*/ T0 w 48"/>
                              <a:gd name="T2" fmla="+- 0 715 691"/>
                              <a:gd name="T3" fmla="*/ 715 h 48"/>
                              <a:gd name="T4" fmla="+- 0 8374 8374"/>
                              <a:gd name="T5" fmla="*/ T4 w 48"/>
                              <a:gd name="T6" fmla="+- 0 702 691"/>
                              <a:gd name="T7" fmla="*/ 702 h 48"/>
                              <a:gd name="T8" fmla="+- 0 8385 8374"/>
                              <a:gd name="T9" fmla="*/ T8 w 48"/>
                              <a:gd name="T10" fmla="+- 0 691 691"/>
                              <a:gd name="T11" fmla="*/ 691 h 48"/>
                              <a:gd name="T12" fmla="+- 0 8398 8374"/>
                              <a:gd name="T13" fmla="*/ T12 w 48"/>
                              <a:gd name="T14" fmla="+- 0 691 691"/>
                              <a:gd name="T15" fmla="*/ 691 h 48"/>
                              <a:gd name="T16" fmla="+- 0 8411 8374"/>
                              <a:gd name="T17" fmla="*/ T16 w 48"/>
                              <a:gd name="T18" fmla="+- 0 691 691"/>
                              <a:gd name="T19" fmla="*/ 691 h 48"/>
                              <a:gd name="T20" fmla="+- 0 8422 8374"/>
                              <a:gd name="T21" fmla="*/ T20 w 48"/>
                              <a:gd name="T22" fmla="+- 0 702 691"/>
                              <a:gd name="T23" fmla="*/ 702 h 48"/>
                              <a:gd name="T24" fmla="+- 0 8422 8374"/>
                              <a:gd name="T25" fmla="*/ T24 w 48"/>
                              <a:gd name="T26" fmla="+- 0 715 691"/>
                              <a:gd name="T27" fmla="*/ 715 h 48"/>
                              <a:gd name="T28" fmla="+- 0 8422 8374"/>
                              <a:gd name="T29" fmla="*/ T28 w 48"/>
                              <a:gd name="T30" fmla="+- 0 728 691"/>
                              <a:gd name="T31" fmla="*/ 728 h 48"/>
                              <a:gd name="T32" fmla="+- 0 8411 8374"/>
                              <a:gd name="T33" fmla="*/ T32 w 48"/>
                              <a:gd name="T34" fmla="+- 0 738 691"/>
                              <a:gd name="T35" fmla="*/ 738 h 48"/>
                              <a:gd name="T36" fmla="+- 0 8398 8374"/>
                              <a:gd name="T37" fmla="*/ T36 w 48"/>
                              <a:gd name="T38" fmla="+- 0 738 691"/>
                              <a:gd name="T39" fmla="*/ 738 h 48"/>
                              <a:gd name="T40" fmla="+- 0 8385 8374"/>
                              <a:gd name="T41" fmla="*/ T40 w 48"/>
                              <a:gd name="T42" fmla="+- 0 738 691"/>
                              <a:gd name="T43" fmla="*/ 738 h 48"/>
                              <a:gd name="T44" fmla="+- 0 8374 8374"/>
                              <a:gd name="T45" fmla="*/ T44 w 48"/>
                              <a:gd name="T46" fmla="+- 0 728 691"/>
                              <a:gd name="T47" fmla="*/ 728 h 48"/>
                              <a:gd name="T48" fmla="+- 0 8374 8374"/>
                              <a:gd name="T49" fmla="*/ T48 w 48"/>
                              <a:gd name="T50" fmla="+- 0 715 691"/>
                              <a:gd name="T51" fmla="*/ 71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8" y="11"/>
                                </a:lnTo>
                                <a:lnTo>
                                  <a:pt x="48" y="24"/>
                                </a:lnTo>
                                <a:lnTo>
                                  <a:pt x="48" y="37"/>
                                </a:lnTo>
                                <a:lnTo>
                                  <a:pt x="37" y="47"/>
                                </a:lnTo>
                                <a:lnTo>
                                  <a:pt x="24" y="47"/>
                                </a:lnTo>
                                <a:lnTo>
                                  <a:pt x="11" y="47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E853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433"/>
                        <wps:cNvSpPr>
                          <a:spLocks/>
                        </wps:cNvSpPr>
                        <wps:spPr bwMode="auto">
                          <a:xfrm>
                            <a:off x="8985" y="-129"/>
                            <a:ext cx="45" cy="45"/>
                          </a:xfrm>
                          <a:custGeom>
                            <a:avLst/>
                            <a:gdLst>
                              <a:gd name="T0" fmla="+- 0 9020 8986"/>
                              <a:gd name="T1" fmla="*/ T0 w 45"/>
                              <a:gd name="T2" fmla="+- 0 -128 -128"/>
                              <a:gd name="T3" fmla="*/ -128 h 45"/>
                              <a:gd name="T4" fmla="+- 0 8996 8986"/>
                              <a:gd name="T5" fmla="*/ T4 w 45"/>
                              <a:gd name="T6" fmla="+- 0 -128 -128"/>
                              <a:gd name="T7" fmla="*/ -128 h 45"/>
                              <a:gd name="T8" fmla="+- 0 8986 8986"/>
                              <a:gd name="T9" fmla="*/ T8 w 45"/>
                              <a:gd name="T10" fmla="+- 0 -118 -128"/>
                              <a:gd name="T11" fmla="*/ -118 h 45"/>
                              <a:gd name="T12" fmla="+- 0 8986 8986"/>
                              <a:gd name="T13" fmla="*/ T12 w 45"/>
                              <a:gd name="T14" fmla="+- 0 -106 -128"/>
                              <a:gd name="T15" fmla="*/ -106 h 45"/>
                              <a:gd name="T16" fmla="+- 0 8986 8986"/>
                              <a:gd name="T17" fmla="*/ T16 w 45"/>
                              <a:gd name="T18" fmla="+- 0 -94 -128"/>
                              <a:gd name="T19" fmla="*/ -94 h 45"/>
                              <a:gd name="T20" fmla="+- 0 8996 8986"/>
                              <a:gd name="T21" fmla="*/ T20 w 45"/>
                              <a:gd name="T22" fmla="+- 0 -84 -128"/>
                              <a:gd name="T23" fmla="*/ -84 h 45"/>
                              <a:gd name="T24" fmla="+- 0 9020 8986"/>
                              <a:gd name="T25" fmla="*/ T24 w 45"/>
                              <a:gd name="T26" fmla="+- 0 -84 -128"/>
                              <a:gd name="T27" fmla="*/ -84 h 45"/>
                              <a:gd name="T28" fmla="+- 0 9030 8986"/>
                              <a:gd name="T29" fmla="*/ T28 w 45"/>
                              <a:gd name="T30" fmla="+- 0 -94 -128"/>
                              <a:gd name="T31" fmla="*/ -94 h 45"/>
                              <a:gd name="T32" fmla="+- 0 9030 8986"/>
                              <a:gd name="T33" fmla="*/ T32 w 45"/>
                              <a:gd name="T34" fmla="+- 0 -118 -128"/>
                              <a:gd name="T35" fmla="*/ -118 h 45"/>
                              <a:gd name="T36" fmla="+- 0 9020 8986"/>
                              <a:gd name="T37" fmla="*/ T36 w 45"/>
                              <a:gd name="T38" fmla="+- 0 -128 -128"/>
                              <a:gd name="T39" fmla="*/ -128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4" y="34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60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432"/>
                        <wps:cNvSpPr>
                          <a:spLocks/>
                        </wps:cNvSpPr>
                        <wps:spPr bwMode="auto">
                          <a:xfrm>
                            <a:off x="8985" y="-129"/>
                            <a:ext cx="45" cy="45"/>
                          </a:xfrm>
                          <a:custGeom>
                            <a:avLst/>
                            <a:gdLst>
                              <a:gd name="T0" fmla="+- 0 8986 8986"/>
                              <a:gd name="T1" fmla="*/ T0 w 45"/>
                              <a:gd name="T2" fmla="+- 0 -106 -128"/>
                              <a:gd name="T3" fmla="*/ -106 h 45"/>
                              <a:gd name="T4" fmla="+- 0 8986 8986"/>
                              <a:gd name="T5" fmla="*/ T4 w 45"/>
                              <a:gd name="T6" fmla="+- 0 -118 -128"/>
                              <a:gd name="T7" fmla="*/ -118 h 45"/>
                              <a:gd name="T8" fmla="+- 0 8996 8986"/>
                              <a:gd name="T9" fmla="*/ T8 w 45"/>
                              <a:gd name="T10" fmla="+- 0 -128 -128"/>
                              <a:gd name="T11" fmla="*/ -128 h 45"/>
                              <a:gd name="T12" fmla="+- 0 9008 8986"/>
                              <a:gd name="T13" fmla="*/ T12 w 45"/>
                              <a:gd name="T14" fmla="+- 0 -128 -128"/>
                              <a:gd name="T15" fmla="*/ -128 h 45"/>
                              <a:gd name="T16" fmla="+- 0 9020 8986"/>
                              <a:gd name="T17" fmla="*/ T16 w 45"/>
                              <a:gd name="T18" fmla="+- 0 -128 -128"/>
                              <a:gd name="T19" fmla="*/ -128 h 45"/>
                              <a:gd name="T20" fmla="+- 0 9030 8986"/>
                              <a:gd name="T21" fmla="*/ T20 w 45"/>
                              <a:gd name="T22" fmla="+- 0 -118 -128"/>
                              <a:gd name="T23" fmla="*/ -118 h 45"/>
                              <a:gd name="T24" fmla="+- 0 9030 8986"/>
                              <a:gd name="T25" fmla="*/ T24 w 45"/>
                              <a:gd name="T26" fmla="+- 0 -106 -128"/>
                              <a:gd name="T27" fmla="*/ -106 h 45"/>
                              <a:gd name="T28" fmla="+- 0 9030 8986"/>
                              <a:gd name="T29" fmla="*/ T28 w 45"/>
                              <a:gd name="T30" fmla="+- 0 -94 -128"/>
                              <a:gd name="T31" fmla="*/ -94 h 45"/>
                              <a:gd name="T32" fmla="+- 0 9020 8986"/>
                              <a:gd name="T33" fmla="*/ T32 w 45"/>
                              <a:gd name="T34" fmla="+- 0 -84 -128"/>
                              <a:gd name="T35" fmla="*/ -84 h 45"/>
                              <a:gd name="T36" fmla="+- 0 9008 8986"/>
                              <a:gd name="T37" fmla="*/ T36 w 45"/>
                              <a:gd name="T38" fmla="+- 0 -84 -128"/>
                              <a:gd name="T39" fmla="*/ -84 h 45"/>
                              <a:gd name="T40" fmla="+- 0 8996 8986"/>
                              <a:gd name="T41" fmla="*/ T40 w 45"/>
                              <a:gd name="T42" fmla="+- 0 -84 -128"/>
                              <a:gd name="T43" fmla="*/ -84 h 45"/>
                              <a:gd name="T44" fmla="+- 0 8986 8986"/>
                              <a:gd name="T45" fmla="*/ T44 w 45"/>
                              <a:gd name="T46" fmla="+- 0 -94 -128"/>
                              <a:gd name="T47" fmla="*/ -94 h 45"/>
                              <a:gd name="T48" fmla="+- 0 8986 8986"/>
                              <a:gd name="T49" fmla="*/ T48 w 45"/>
                              <a:gd name="T50" fmla="+- 0 -106 -128"/>
                              <a:gd name="T51" fmla="*/ -106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10"/>
                                </a:lnTo>
                                <a:lnTo>
                                  <a:pt x="44" y="22"/>
                                </a:lnTo>
                                <a:lnTo>
                                  <a:pt x="44" y="34"/>
                                </a:lnTo>
                                <a:lnTo>
                                  <a:pt x="34" y="44"/>
                                </a:lnTo>
                                <a:lnTo>
                                  <a:pt x="22" y="44"/>
                                </a:lnTo>
                                <a:lnTo>
                                  <a:pt x="10" y="44"/>
                                </a:lnTo>
                                <a:lnTo>
                                  <a:pt x="0" y="34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160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431"/>
                        <wps:cNvSpPr>
                          <a:spLocks/>
                        </wps:cNvSpPr>
                        <wps:spPr bwMode="auto">
                          <a:xfrm>
                            <a:off x="8680" y="688"/>
                            <a:ext cx="49" cy="49"/>
                          </a:xfrm>
                          <a:custGeom>
                            <a:avLst/>
                            <a:gdLst>
                              <a:gd name="T0" fmla="+- 0 8718 8681"/>
                              <a:gd name="T1" fmla="*/ T0 w 49"/>
                              <a:gd name="T2" fmla="+- 0 688 688"/>
                              <a:gd name="T3" fmla="*/ 688 h 49"/>
                              <a:gd name="T4" fmla="+- 0 8691 8681"/>
                              <a:gd name="T5" fmla="*/ T4 w 49"/>
                              <a:gd name="T6" fmla="+- 0 688 688"/>
                              <a:gd name="T7" fmla="*/ 688 h 49"/>
                              <a:gd name="T8" fmla="+- 0 8681 8681"/>
                              <a:gd name="T9" fmla="*/ T8 w 49"/>
                              <a:gd name="T10" fmla="+- 0 699 688"/>
                              <a:gd name="T11" fmla="*/ 699 h 49"/>
                              <a:gd name="T12" fmla="+- 0 8681 8681"/>
                              <a:gd name="T13" fmla="*/ T12 w 49"/>
                              <a:gd name="T14" fmla="+- 0 712 688"/>
                              <a:gd name="T15" fmla="*/ 712 h 49"/>
                              <a:gd name="T16" fmla="+- 0 8681 8681"/>
                              <a:gd name="T17" fmla="*/ T16 w 49"/>
                              <a:gd name="T18" fmla="+- 0 725 688"/>
                              <a:gd name="T19" fmla="*/ 725 h 49"/>
                              <a:gd name="T20" fmla="+- 0 8691 8681"/>
                              <a:gd name="T21" fmla="*/ T20 w 49"/>
                              <a:gd name="T22" fmla="+- 0 736 688"/>
                              <a:gd name="T23" fmla="*/ 736 h 49"/>
                              <a:gd name="T24" fmla="+- 0 8718 8681"/>
                              <a:gd name="T25" fmla="*/ T24 w 49"/>
                              <a:gd name="T26" fmla="+- 0 736 688"/>
                              <a:gd name="T27" fmla="*/ 736 h 49"/>
                              <a:gd name="T28" fmla="+- 0 8729 8681"/>
                              <a:gd name="T29" fmla="*/ T28 w 49"/>
                              <a:gd name="T30" fmla="+- 0 725 688"/>
                              <a:gd name="T31" fmla="*/ 725 h 49"/>
                              <a:gd name="T32" fmla="+- 0 8729 8681"/>
                              <a:gd name="T33" fmla="*/ T32 w 49"/>
                              <a:gd name="T34" fmla="+- 0 699 688"/>
                              <a:gd name="T35" fmla="*/ 699 h 49"/>
                              <a:gd name="T36" fmla="+- 0 8718 8681"/>
                              <a:gd name="T37" fmla="*/ T36 w 49"/>
                              <a:gd name="T38" fmla="+- 0 688 688"/>
                              <a:gd name="T39" fmla="*/ 688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0" y="48"/>
                                </a:lnTo>
                                <a:lnTo>
                                  <a:pt x="37" y="48"/>
                                </a:lnTo>
                                <a:lnTo>
                                  <a:pt x="48" y="37"/>
                                </a:lnTo>
                                <a:lnTo>
                                  <a:pt x="48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71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430"/>
                        <wps:cNvSpPr>
                          <a:spLocks/>
                        </wps:cNvSpPr>
                        <wps:spPr bwMode="auto">
                          <a:xfrm>
                            <a:off x="8680" y="688"/>
                            <a:ext cx="49" cy="49"/>
                          </a:xfrm>
                          <a:custGeom>
                            <a:avLst/>
                            <a:gdLst>
                              <a:gd name="T0" fmla="+- 0 8681 8681"/>
                              <a:gd name="T1" fmla="*/ T0 w 49"/>
                              <a:gd name="T2" fmla="+- 0 712 688"/>
                              <a:gd name="T3" fmla="*/ 712 h 49"/>
                              <a:gd name="T4" fmla="+- 0 8681 8681"/>
                              <a:gd name="T5" fmla="*/ T4 w 49"/>
                              <a:gd name="T6" fmla="+- 0 699 688"/>
                              <a:gd name="T7" fmla="*/ 699 h 49"/>
                              <a:gd name="T8" fmla="+- 0 8691 8681"/>
                              <a:gd name="T9" fmla="*/ T8 w 49"/>
                              <a:gd name="T10" fmla="+- 0 688 688"/>
                              <a:gd name="T11" fmla="*/ 688 h 49"/>
                              <a:gd name="T12" fmla="+- 0 8705 8681"/>
                              <a:gd name="T13" fmla="*/ T12 w 49"/>
                              <a:gd name="T14" fmla="+- 0 688 688"/>
                              <a:gd name="T15" fmla="*/ 688 h 49"/>
                              <a:gd name="T16" fmla="+- 0 8718 8681"/>
                              <a:gd name="T17" fmla="*/ T16 w 49"/>
                              <a:gd name="T18" fmla="+- 0 688 688"/>
                              <a:gd name="T19" fmla="*/ 688 h 49"/>
                              <a:gd name="T20" fmla="+- 0 8729 8681"/>
                              <a:gd name="T21" fmla="*/ T20 w 49"/>
                              <a:gd name="T22" fmla="+- 0 699 688"/>
                              <a:gd name="T23" fmla="*/ 699 h 49"/>
                              <a:gd name="T24" fmla="+- 0 8729 8681"/>
                              <a:gd name="T25" fmla="*/ T24 w 49"/>
                              <a:gd name="T26" fmla="+- 0 712 688"/>
                              <a:gd name="T27" fmla="*/ 712 h 49"/>
                              <a:gd name="T28" fmla="+- 0 8729 8681"/>
                              <a:gd name="T29" fmla="*/ T28 w 49"/>
                              <a:gd name="T30" fmla="+- 0 725 688"/>
                              <a:gd name="T31" fmla="*/ 725 h 49"/>
                              <a:gd name="T32" fmla="+- 0 8718 8681"/>
                              <a:gd name="T33" fmla="*/ T32 w 49"/>
                              <a:gd name="T34" fmla="+- 0 736 688"/>
                              <a:gd name="T35" fmla="*/ 736 h 49"/>
                              <a:gd name="T36" fmla="+- 0 8705 8681"/>
                              <a:gd name="T37" fmla="*/ T36 w 49"/>
                              <a:gd name="T38" fmla="+- 0 736 688"/>
                              <a:gd name="T39" fmla="*/ 736 h 49"/>
                              <a:gd name="T40" fmla="+- 0 8691 8681"/>
                              <a:gd name="T41" fmla="*/ T40 w 49"/>
                              <a:gd name="T42" fmla="+- 0 736 688"/>
                              <a:gd name="T43" fmla="*/ 736 h 49"/>
                              <a:gd name="T44" fmla="+- 0 8681 8681"/>
                              <a:gd name="T45" fmla="*/ T44 w 49"/>
                              <a:gd name="T46" fmla="+- 0 725 688"/>
                              <a:gd name="T47" fmla="*/ 725 h 49"/>
                              <a:gd name="T48" fmla="+- 0 8681 8681"/>
                              <a:gd name="T49" fmla="*/ T48 w 49"/>
                              <a:gd name="T50" fmla="+- 0 712 688"/>
                              <a:gd name="T51" fmla="*/ 712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0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8" y="11"/>
                                </a:lnTo>
                                <a:lnTo>
                                  <a:pt x="48" y="24"/>
                                </a:lnTo>
                                <a:lnTo>
                                  <a:pt x="48" y="37"/>
                                </a:lnTo>
                                <a:lnTo>
                                  <a:pt x="37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771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429"/>
                        <wps:cNvSpPr>
                          <a:spLocks/>
                        </wps:cNvSpPr>
                        <wps:spPr bwMode="auto">
                          <a:xfrm>
                            <a:off x="8882" y="1394"/>
                            <a:ext cx="43" cy="43"/>
                          </a:xfrm>
                          <a:custGeom>
                            <a:avLst/>
                            <a:gdLst>
                              <a:gd name="T0" fmla="+- 0 8916 8883"/>
                              <a:gd name="T1" fmla="*/ T0 w 43"/>
                              <a:gd name="T2" fmla="+- 0 1394 1394"/>
                              <a:gd name="T3" fmla="*/ 1394 h 43"/>
                              <a:gd name="T4" fmla="+- 0 8892 8883"/>
                              <a:gd name="T5" fmla="*/ T4 w 43"/>
                              <a:gd name="T6" fmla="+- 0 1394 1394"/>
                              <a:gd name="T7" fmla="*/ 1394 h 43"/>
                              <a:gd name="T8" fmla="+- 0 8883 8883"/>
                              <a:gd name="T9" fmla="*/ T8 w 43"/>
                              <a:gd name="T10" fmla="+- 0 1404 1394"/>
                              <a:gd name="T11" fmla="*/ 1404 h 43"/>
                              <a:gd name="T12" fmla="+- 0 8883 8883"/>
                              <a:gd name="T13" fmla="*/ T12 w 43"/>
                              <a:gd name="T14" fmla="+- 0 1416 1394"/>
                              <a:gd name="T15" fmla="*/ 1416 h 43"/>
                              <a:gd name="T16" fmla="+- 0 8883 8883"/>
                              <a:gd name="T17" fmla="*/ T16 w 43"/>
                              <a:gd name="T18" fmla="+- 0 1427 1394"/>
                              <a:gd name="T19" fmla="*/ 1427 h 43"/>
                              <a:gd name="T20" fmla="+- 0 8892 8883"/>
                              <a:gd name="T21" fmla="*/ T20 w 43"/>
                              <a:gd name="T22" fmla="+- 0 1437 1394"/>
                              <a:gd name="T23" fmla="*/ 1437 h 43"/>
                              <a:gd name="T24" fmla="+- 0 8916 8883"/>
                              <a:gd name="T25" fmla="*/ T24 w 43"/>
                              <a:gd name="T26" fmla="+- 0 1437 1394"/>
                              <a:gd name="T27" fmla="*/ 1437 h 43"/>
                              <a:gd name="T28" fmla="+- 0 8925 8883"/>
                              <a:gd name="T29" fmla="*/ T28 w 43"/>
                              <a:gd name="T30" fmla="+- 0 1427 1394"/>
                              <a:gd name="T31" fmla="*/ 1427 h 43"/>
                              <a:gd name="T32" fmla="+- 0 8925 8883"/>
                              <a:gd name="T33" fmla="*/ T32 w 43"/>
                              <a:gd name="T34" fmla="+- 0 1404 1394"/>
                              <a:gd name="T35" fmla="*/ 1404 h 43"/>
                              <a:gd name="T36" fmla="+- 0 8916 8883"/>
                              <a:gd name="T37" fmla="*/ T36 w 43"/>
                              <a:gd name="T38" fmla="+- 0 1394 1394"/>
                              <a:gd name="T39" fmla="*/ 1394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3" h="43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2" y="33"/>
                                </a:lnTo>
                                <a:lnTo>
                                  <a:pt x="42" y="1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3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428"/>
                        <wps:cNvSpPr>
                          <a:spLocks/>
                        </wps:cNvSpPr>
                        <wps:spPr bwMode="auto">
                          <a:xfrm>
                            <a:off x="8882" y="1394"/>
                            <a:ext cx="43" cy="43"/>
                          </a:xfrm>
                          <a:custGeom>
                            <a:avLst/>
                            <a:gdLst>
                              <a:gd name="T0" fmla="+- 0 8883 8883"/>
                              <a:gd name="T1" fmla="*/ T0 w 43"/>
                              <a:gd name="T2" fmla="+- 0 1416 1394"/>
                              <a:gd name="T3" fmla="*/ 1416 h 43"/>
                              <a:gd name="T4" fmla="+- 0 8883 8883"/>
                              <a:gd name="T5" fmla="*/ T4 w 43"/>
                              <a:gd name="T6" fmla="+- 0 1404 1394"/>
                              <a:gd name="T7" fmla="*/ 1404 h 43"/>
                              <a:gd name="T8" fmla="+- 0 8892 8883"/>
                              <a:gd name="T9" fmla="*/ T8 w 43"/>
                              <a:gd name="T10" fmla="+- 0 1394 1394"/>
                              <a:gd name="T11" fmla="*/ 1394 h 43"/>
                              <a:gd name="T12" fmla="+- 0 8904 8883"/>
                              <a:gd name="T13" fmla="*/ T12 w 43"/>
                              <a:gd name="T14" fmla="+- 0 1394 1394"/>
                              <a:gd name="T15" fmla="*/ 1394 h 43"/>
                              <a:gd name="T16" fmla="+- 0 8916 8883"/>
                              <a:gd name="T17" fmla="*/ T16 w 43"/>
                              <a:gd name="T18" fmla="+- 0 1394 1394"/>
                              <a:gd name="T19" fmla="*/ 1394 h 43"/>
                              <a:gd name="T20" fmla="+- 0 8925 8883"/>
                              <a:gd name="T21" fmla="*/ T20 w 43"/>
                              <a:gd name="T22" fmla="+- 0 1404 1394"/>
                              <a:gd name="T23" fmla="*/ 1404 h 43"/>
                              <a:gd name="T24" fmla="+- 0 8925 8883"/>
                              <a:gd name="T25" fmla="*/ T24 w 43"/>
                              <a:gd name="T26" fmla="+- 0 1416 1394"/>
                              <a:gd name="T27" fmla="*/ 1416 h 43"/>
                              <a:gd name="T28" fmla="+- 0 8925 8883"/>
                              <a:gd name="T29" fmla="*/ T28 w 43"/>
                              <a:gd name="T30" fmla="+- 0 1427 1394"/>
                              <a:gd name="T31" fmla="*/ 1427 h 43"/>
                              <a:gd name="T32" fmla="+- 0 8916 8883"/>
                              <a:gd name="T33" fmla="*/ T32 w 43"/>
                              <a:gd name="T34" fmla="+- 0 1437 1394"/>
                              <a:gd name="T35" fmla="*/ 1437 h 43"/>
                              <a:gd name="T36" fmla="+- 0 8904 8883"/>
                              <a:gd name="T37" fmla="*/ T36 w 43"/>
                              <a:gd name="T38" fmla="+- 0 1437 1394"/>
                              <a:gd name="T39" fmla="*/ 1437 h 43"/>
                              <a:gd name="T40" fmla="+- 0 8892 8883"/>
                              <a:gd name="T41" fmla="*/ T40 w 43"/>
                              <a:gd name="T42" fmla="+- 0 1437 1394"/>
                              <a:gd name="T43" fmla="*/ 1437 h 43"/>
                              <a:gd name="T44" fmla="+- 0 8883 8883"/>
                              <a:gd name="T45" fmla="*/ T44 w 43"/>
                              <a:gd name="T46" fmla="+- 0 1427 1394"/>
                              <a:gd name="T47" fmla="*/ 1427 h 43"/>
                              <a:gd name="T48" fmla="+- 0 8883 8883"/>
                              <a:gd name="T49" fmla="*/ T48 w 43"/>
                              <a:gd name="T50" fmla="+- 0 1416 1394"/>
                              <a:gd name="T51" fmla="*/ 1416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3" h="43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21" y="0"/>
                                </a:lnTo>
                                <a:lnTo>
                                  <a:pt x="33" y="0"/>
                                </a:lnTo>
                                <a:lnTo>
                                  <a:pt x="42" y="10"/>
                                </a:lnTo>
                                <a:lnTo>
                                  <a:pt x="42" y="22"/>
                                </a:lnTo>
                                <a:lnTo>
                                  <a:pt x="42" y="33"/>
                                </a:lnTo>
                                <a:lnTo>
                                  <a:pt x="33" y="43"/>
                                </a:lnTo>
                                <a:lnTo>
                                  <a:pt x="21" y="43"/>
                                </a:lnTo>
                                <a:lnTo>
                                  <a:pt x="9" y="43"/>
                                </a:lnTo>
                                <a:lnTo>
                                  <a:pt x="0" y="33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B83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427"/>
                        <wps:cNvSpPr>
                          <a:spLocks/>
                        </wps:cNvSpPr>
                        <wps:spPr bwMode="auto">
                          <a:xfrm>
                            <a:off x="8578" y="691"/>
                            <a:ext cx="49" cy="49"/>
                          </a:xfrm>
                          <a:custGeom>
                            <a:avLst/>
                            <a:gdLst>
                              <a:gd name="T0" fmla="+- 0 8616 8578"/>
                              <a:gd name="T1" fmla="*/ T0 w 49"/>
                              <a:gd name="T2" fmla="+- 0 692 692"/>
                              <a:gd name="T3" fmla="*/ 692 h 49"/>
                              <a:gd name="T4" fmla="+- 0 8589 8578"/>
                              <a:gd name="T5" fmla="*/ T4 w 49"/>
                              <a:gd name="T6" fmla="+- 0 692 692"/>
                              <a:gd name="T7" fmla="*/ 692 h 49"/>
                              <a:gd name="T8" fmla="+- 0 8578 8578"/>
                              <a:gd name="T9" fmla="*/ T8 w 49"/>
                              <a:gd name="T10" fmla="+- 0 703 692"/>
                              <a:gd name="T11" fmla="*/ 703 h 49"/>
                              <a:gd name="T12" fmla="+- 0 8578 8578"/>
                              <a:gd name="T13" fmla="*/ T12 w 49"/>
                              <a:gd name="T14" fmla="+- 0 716 692"/>
                              <a:gd name="T15" fmla="*/ 716 h 49"/>
                              <a:gd name="T16" fmla="+- 0 8578 8578"/>
                              <a:gd name="T17" fmla="*/ T16 w 49"/>
                              <a:gd name="T18" fmla="+- 0 729 692"/>
                              <a:gd name="T19" fmla="*/ 729 h 49"/>
                              <a:gd name="T20" fmla="+- 0 8589 8578"/>
                              <a:gd name="T21" fmla="*/ T20 w 49"/>
                              <a:gd name="T22" fmla="+- 0 740 692"/>
                              <a:gd name="T23" fmla="*/ 740 h 49"/>
                              <a:gd name="T24" fmla="+- 0 8616 8578"/>
                              <a:gd name="T25" fmla="*/ T24 w 49"/>
                              <a:gd name="T26" fmla="+- 0 740 692"/>
                              <a:gd name="T27" fmla="*/ 740 h 49"/>
                              <a:gd name="T28" fmla="+- 0 8627 8578"/>
                              <a:gd name="T29" fmla="*/ T28 w 49"/>
                              <a:gd name="T30" fmla="+- 0 729 692"/>
                              <a:gd name="T31" fmla="*/ 729 h 49"/>
                              <a:gd name="T32" fmla="+- 0 8627 8578"/>
                              <a:gd name="T33" fmla="*/ T32 w 49"/>
                              <a:gd name="T34" fmla="+- 0 703 692"/>
                              <a:gd name="T35" fmla="*/ 703 h 49"/>
                              <a:gd name="T36" fmla="+- 0 8616 8578"/>
                              <a:gd name="T37" fmla="*/ T36 w 49"/>
                              <a:gd name="T38" fmla="+- 0 692 692"/>
                              <a:gd name="T39" fmla="*/ 692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38" y="48"/>
                                </a:lnTo>
                                <a:lnTo>
                                  <a:pt x="49" y="37"/>
                                </a:lnTo>
                                <a:lnTo>
                                  <a:pt x="49" y="1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56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426"/>
                        <wps:cNvSpPr>
                          <a:spLocks/>
                        </wps:cNvSpPr>
                        <wps:spPr bwMode="auto">
                          <a:xfrm>
                            <a:off x="8578" y="691"/>
                            <a:ext cx="49" cy="49"/>
                          </a:xfrm>
                          <a:custGeom>
                            <a:avLst/>
                            <a:gdLst>
                              <a:gd name="T0" fmla="+- 0 8578 8578"/>
                              <a:gd name="T1" fmla="*/ T0 w 49"/>
                              <a:gd name="T2" fmla="+- 0 716 692"/>
                              <a:gd name="T3" fmla="*/ 716 h 49"/>
                              <a:gd name="T4" fmla="+- 0 8578 8578"/>
                              <a:gd name="T5" fmla="*/ T4 w 49"/>
                              <a:gd name="T6" fmla="+- 0 703 692"/>
                              <a:gd name="T7" fmla="*/ 703 h 49"/>
                              <a:gd name="T8" fmla="+- 0 8589 8578"/>
                              <a:gd name="T9" fmla="*/ T8 w 49"/>
                              <a:gd name="T10" fmla="+- 0 692 692"/>
                              <a:gd name="T11" fmla="*/ 692 h 49"/>
                              <a:gd name="T12" fmla="+- 0 8602 8578"/>
                              <a:gd name="T13" fmla="*/ T12 w 49"/>
                              <a:gd name="T14" fmla="+- 0 692 692"/>
                              <a:gd name="T15" fmla="*/ 692 h 49"/>
                              <a:gd name="T16" fmla="+- 0 8616 8578"/>
                              <a:gd name="T17" fmla="*/ T16 w 49"/>
                              <a:gd name="T18" fmla="+- 0 692 692"/>
                              <a:gd name="T19" fmla="*/ 692 h 49"/>
                              <a:gd name="T20" fmla="+- 0 8627 8578"/>
                              <a:gd name="T21" fmla="*/ T20 w 49"/>
                              <a:gd name="T22" fmla="+- 0 703 692"/>
                              <a:gd name="T23" fmla="*/ 703 h 49"/>
                              <a:gd name="T24" fmla="+- 0 8627 8578"/>
                              <a:gd name="T25" fmla="*/ T24 w 49"/>
                              <a:gd name="T26" fmla="+- 0 716 692"/>
                              <a:gd name="T27" fmla="*/ 716 h 49"/>
                              <a:gd name="T28" fmla="+- 0 8627 8578"/>
                              <a:gd name="T29" fmla="*/ T28 w 49"/>
                              <a:gd name="T30" fmla="+- 0 729 692"/>
                              <a:gd name="T31" fmla="*/ 729 h 49"/>
                              <a:gd name="T32" fmla="+- 0 8616 8578"/>
                              <a:gd name="T33" fmla="*/ T32 w 49"/>
                              <a:gd name="T34" fmla="+- 0 740 692"/>
                              <a:gd name="T35" fmla="*/ 740 h 49"/>
                              <a:gd name="T36" fmla="+- 0 8602 8578"/>
                              <a:gd name="T37" fmla="*/ T36 w 49"/>
                              <a:gd name="T38" fmla="+- 0 740 692"/>
                              <a:gd name="T39" fmla="*/ 740 h 49"/>
                              <a:gd name="T40" fmla="+- 0 8589 8578"/>
                              <a:gd name="T41" fmla="*/ T40 w 49"/>
                              <a:gd name="T42" fmla="+- 0 740 692"/>
                              <a:gd name="T43" fmla="*/ 740 h 49"/>
                              <a:gd name="T44" fmla="+- 0 8578 8578"/>
                              <a:gd name="T45" fmla="*/ T44 w 49"/>
                              <a:gd name="T46" fmla="+- 0 729 692"/>
                              <a:gd name="T47" fmla="*/ 729 h 49"/>
                              <a:gd name="T48" fmla="+- 0 8578 8578"/>
                              <a:gd name="T49" fmla="*/ T48 w 49"/>
                              <a:gd name="T50" fmla="+- 0 716 692"/>
                              <a:gd name="T51" fmla="*/ 716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8" y="0"/>
                                </a:lnTo>
                                <a:lnTo>
                                  <a:pt x="49" y="11"/>
                                </a:lnTo>
                                <a:lnTo>
                                  <a:pt x="49" y="24"/>
                                </a:lnTo>
                                <a:lnTo>
                                  <a:pt x="49" y="37"/>
                                </a:lnTo>
                                <a:lnTo>
                                  <a:pt x="38" y="48"/>
                                </a:lnTo>
                                <a:lnTo>
                                  <a:pt x="24" y="48"/>
                                </a:lnTo>
                                <a:lnTo>
                                  <a:pt x="11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D95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425"/>
                        <wps:cNvSpPr>
                          <a:spLocks/>
                        </wps:cNvSpPr>
                        <wps:spPr bwMode="auto">
                          <a:xfrm>
                            <a:off x="9082" y="587"/>
                            <a:ext cx="49" cy="49"/>
                          </a:xfrm>
                          <a:custGeom>
                            <a:avLst/>
                            <a:gdLst>
                              <a:gd name="T0" fmla="+- 0 9121 9083"/>
                              <a:gd name="T1" fmla="*/ T0 w 49"/>
                              <a:gd name="T2" fmla="+- 0 587 587"/>
                              <a:gd name="T3" fmla="*/ 587 h 49"/>
                              <a:gd name="T4" fmla="+- 0 9094 9083"/>
                              <a:gd name="T5" fmla="*/ T4 w 49"/>
                              <a:gd name="T6" fmla="+- 0 587 587"/>
                              <a:gd name="T7" fmla="*/ 587 h 49"/>
                              <a:gd name="T8" fmla="+- 0 9083 9083"/>
                              <a:gd name="T9" fmla="*/ T8 w 49"/>
                              <a:gd name="T10" fmla="+- 0 598 587"/>
                              <a:gd name="T11" fmla="*/ 598 h 49"/>
                              <a:gd name="T12" fmla="+- 0 9083 9083"/>
                              <a:gd name="T13" fmla="*/ T12 w 49"/>
                              <a:gd name="T14" fmla="+- 0 612 587"/>
                              <a:gd name="T15" fmla="*/ 612 h 49"/>
                              <a:gd name="T16" fmla="+- 0 9083 9083"/>
                              <a:gd name="T17" fmla="*/ T16 w 49"/>
                              <a:gd name="T18" fmla="+- 0 625 587"/>
                              <a:gd name="T19" fmla="*/ 625 h 49"/>
                              <a:gd name="T20" fmla="+- 0 9094 9083"/>
                              <a:gd name="T21" fmla="*/ T20 w 49"/>
                              <a:gd name="T22" fmla="+- 0 636 587"/>
                              <a:gd name="T23" fmla="*/ 636 h 49"/>
                              <a:gd name="T24" fmla="+- 0 9121 9083"/>
                              <a:gd name="T25" fmla="*/ T24 w 49"/>
                              <a:gd name="T26" fmla="+- 0 636 587"/>
                              <a:gd name="T27" fmla="*/ 636 h 49"/>
                              <a:gd name="T28" fmla="+- 0 9132 9083"/>
                              <a:gd name="T29" fmla="*/ T28 w 49"/>
                              <a:gd name="T30" fmla="+- 0 625 587"/>
                              <a:gd name="T31" fmla="*/ 625 h 49"/>
                              <a:gd name="T32" fmla="+- 0 9132 9083"/>
                              <a:gd name="T33" fmla="*/ T32 w 49"/>
                              <a:gd name="T34" fmla="+- 0 598 587"/>
                              <a:gd name="T35" fmla="*/ 598 h 49"/>
                              <a:gd name="T36" fmla="+- 0 9121 9083"/>
                              <a:gd name="T37" fmla="*/ T36 w 49"/>
                              <a:gd name="T38" fmla="+- 0 587 587"/>
                              <a:gd name="T39" fmla="*/ 587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lnTo>
                                  <a:pt x="0" y="38"/>
                                </a:lnTo>
                                <a:lnTo>
                                  <a:pt x="11" y="49"/>
                                </a:lnTo>
                                <a:lnTo>
                                  <a:pt x="38" y="49"/>
                                </a:lnTo>
                                <a:lnTo>
                                  <a:pt x="49" y="38"/>
                                </a:lnTo>
                                <a:lnTo>
                                  <a:pt x="49" y="1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A7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424"/>
                        <wps:cNvSpPr>
                          <a:spLocks/>
                        </wps:cNvSpPr>
                        <wps:spPr bwMode="auto">
                          <a:xfrm>
                            <a:off x="9082" y="587"/>
                            <a:ext cx="49" cy="49"/>
                          </a:xfrm>
                          <a:custGeom>
                            <a:avLst/>
                            <a:gdLst>
                              <a:gd name="T0" fmla="+- 0 9083 9083"/>
                              <a:gd name="T1" fmla="*/ T0 w 49"/>
                              <a:gd name="T2" fmla="+- 0 612 587"/>
                              <a:gd name="T3" fmla="*/ 612 h 49"/>
                              <a:gd name="T4" fmla="+- 0 9083 9083"/>
                              <a:gd name="T5" fmla="*/ T4 w 49"/>
                              <a:gd name="T6" fmla="+- 0 598 587"/>
                              <a:gd name="T7" fmla="*/ 598 h 49"/>
                              <a:gd name="T8" fmla="+- 0 9094 9083"/>
                              <a:gd name="T9" fmla="*/ T8 w 49"/>
                              <a:gd name="T10" fmla="+- 0 587 587"/>
                              <a:gd name="T11" fmla="*/ 587 h 49"/>
                              <a:gd name="T12" fmla="+- 0 9107 9083"/>
                              <a:gd name="T13" fmla="*/ T12 w 49"/>
                              <a:gd name="T14" fmla="+- 0 587 587"/>
                              <a:gd name="T15" fmla="*/ 587 h 49"/>
                              <a:gd name="T16" fmla="+- 0 9121 9083"/>
                              <a:gd name="T17" fmla="*/ T16 w 49"/>
                              <a:gd name="T18" fmla="+- 0 587 587"/>
                              <a:gd name="T19" fmla="*/ 587 h 49"/>
                              <a:gd name="T20" fmla="+- 0 9132 9083"/>
                              <a:gd name="T21" fmla="*/ T20 w 49"/>
                              <a:gd name="T22" fmla="+- 0 598 587"/>
                              <a:gd name="T23" fmla="*/ 598 h 49"/>
                              <a:gd name="T24" fmla="+- 0 9132 9083"/>
                              <a:gd name="T25" fmla="*/ T24 w 49"/>
                              <a:gd name="T26" fmla="+- 0 612 587"/>
                              <a:gd name="T27" fmla="*/ 612 h 49"/>
                              <a:gd name="T28" fmla="+- 0 9132 9083"/>
                              <a:gd name="T29" fmla="*/ T28 w 49"/>
                              <a:gd name="T30" fmla="+- 0 625 587"/>
                              <a:gd name="T31" fmla="*/ 625 h 49"/>
                              <a:gd name="T32" fmla="+- 0 9121 9083"/>
                              <a:gd name="T33" fmla="*/ T32 w 49"/>
                              <a:gd name="T34" fmla="+- 0 636 587"/>
                              <a:gd name="T35" fmla="*/ 636 h 49"/>
                              <a:gd name="T36" fmla="+- 0 9107 9083"/>
                              <a:gd name="T37" fmla="*/ T36 w 49"/>
                              <a:gd name="T38" fmla="+- 0 636 587"/>
                              <a:gd name="T39" fmla="*/ 636 h 49"/>
                              <a:gd name="T40" fmla="+- 0 9094 9083"/>
                              <a:gd name="T41" fmla="*/ T40 w 49"/>
                              <a:gd name="T42" fmla="+- 0 636 587"/>
                              <a:gd name="T43" fmla="*/ 636 h 49"/>
                              <a:gd name="T44" fmla="+- 0 9083 9083"/>
                              <a:gd name="T45" fmla="*/ T44 w 49"/>
                              <a:gd name="T46" fmla="+- 0 625 587"/>
                              <a:gd name="T47" fmla="*/ 625 h 49"/>
                              <a:gd name="T48" fmla="+- 0 9083 9083"/>
                              <a:gd name="T49" fmla="*/ T48 w 49"/>
                              <a:gd name="T50" fmla="+- 0 612 587"/>
                              <a:gd name="T51" fmla="*/ 612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0" y="25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8" y="0"/>
                                </a:lnTo>
                                <a:lnTo>
                                  <a:pt x="49" y="11"/>
                                </a:lnTo>
                                <a:lnTo>
                                  <a:pt x="49" y="25"/>
                                </a:lnTo>
                                <a:lnTo>
                                  <a:pt x="49" y="38"/>
                                </a:lnTo>
                                <a:lnTo>
                                  <a:pt x="38" y="49"/>
                                </a:lnTo>
                                <a:lnTo>
                                  <a:pt x="24" y="49"/>
                                </a:lnTo>
                                <a:lnTo>
                                  <a:pt x="11" y="49"/>
                                </a:lnTo>
                                <a:lnTo>
                                  <a:pt x="0" y="38"/>
                                </a:lnTo>
                                <a:lnTo>
                                  <a:pt x="0" y="25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EA77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423"/>
                        <wps:cNvSpPr>
                          <a:spLocks/>
                        </wps:cNvSpPr>
                        <wps:spPr bwMode="auto">
                          <a:xfrm>
                            <a:off x="9591" y="588"/>
                            <a:ext cx="48" cy="48"/>
                          </a:xfrm>
                          <a:custGeom>
                            <a:avLst/>
                            <a:gdLst>
                              <a:gd name="T0" fmla="+- 0 9628 9591"/>
                              <a:gd name="T1" fmla="*/ T0 w 48"/>
                              <a:gd name="T2" fmla="+- 0 588 588"/>
                              <a:gd name="T3" fmla="*/ 588 h 48"/>
                              <a:gd name="T4" fmla="+- 0 9602 9591"/>
                              <a:gd name="T5" fmla="*/ T4 w 48"/>
                              <a:gd name="T6" fmla="+- 0 588 588"/>
                              <a:gd name="T7" fmla="*/ 588 h 48"/>
                              <a:gd name="T8" fmla="+- 0 9591 9591"/>
                              <a:gd name="T9" fmla="*/ T8 w 48"/>
                              <a:gd name="T10" fmla="+- 0 599 588"/>
                              <a:gd name="T11" fmla="*/ 599 h 48"/>
                              <a:gd name="T12" fmla="+- 0 9591 9591"/>
                              <a:gd name="T13" fmla="*/ T12 w 48"/>
                              <a:gd name="T14" fmla="+- 0 612 588"/>
                              <a:gd name="T15" fmla="*/ 612 h 48"/>
                              <a:gd name="T16" fmla="+- 0 9591 9591"/>
                              <a:gd name="T17" fmla="*/ T16 w 48"/>
                              <a:gd name="T18" fmla="+- 0 625 588"/>
                              <a:gd name="T19" fmla="*/ 625 h 48"/>
                              <a:gd name="T20" fmla="+- 0 9602 9591"/>
                              <a:gd name="T21" fmla="*/ T20 w 48"/>
                              <a:gd name="T22" fmla="+- 0 636 588"/>
                              <a:gd name="T23" fmla="*/ 636 h 48"/>
                              <a:gd name="T24" fmla="+- 0 9628 9591"/>
                              <a:gd name="T25" fmla="*/ T24 w 48"/>
                              <a:gd name="T26" fmla="+- 0 636 588"/>
                              <a:gd name="T27" fmla="*/ 636 h 48"/>
                              <a:gd name="T28" fmla="+- 0 9639 9591"/>
                              <a:gd name="T29" fmla="*/ T28 w 48"/>
                              <a:gd name="T30" fmla="+- 0 625 588"/>
                              <a:gd name="T31" fmla="*/ 625 h 48"/>
                              <a:gd name="T32" fmla="+- 0 9639 9591"/>
                              <a:gd name="T33" fmla="*/ T32 w 48"/>
                              <a:gd name="T34" fmla="+- 0 599 588"/>
                              <a:gd name="T35" fmla="*/ 599 h 48"/>
                              <a:gd name="T36" fmla="+- 0 9628 9591"/>
                              <a:gd name="T37" fmla="*/ T36 w 48"/>
                              <a:gd name="T38" fmla="+- 0 588 588"/>
                              <a:gd name="T39" fmla="*/ 58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7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37" y="48"/>
                                </a:lnTo>
                                <a:lnTo>
                                  <a:pt x="48" y="37"/>
                                </a:lnTo>
                                <a:lnTo>
                                  <a:pt x="48" y="11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B7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422"/>
                        <wps:cNvSpPr>
                          <a:spLocks/>
                        </wps:cNvSpPr>
                        <wps:spPr bwMode="auto">
                          <a:xfrm>
                            <a:off x="9591" y="588"/>
                            <a:ext cx="48" cy="48"/>
                          </a:xfrm>
                          <a:custGeom>
                            <a:avLst/>
                            <a:gdLst>
                              <a:gd name="T0" fmla="+- 0 9591 9591"/>
                              <a:gd name="T1" fmla="*/ T0 w 48"/>
                              <a:gd name="T2" fmla="+- 0 612 588"/>
                              <a:gd name="T3" fmla="*/ 612 h 48"/>
                              <a:gd name="T4" fmla="+- 0 9591 9591"/>
                              <a:gd name="T5" fmla="*/ T4 w 48"/>
                              <a:gd name="T6" fmla="+- 0 599 588"/>
                              <a:gd name="T7" fmla="*/ 599 h 48"/>
                              <a:gd name="T8" fmla="+- 0 9602 9591"/>
                              <a:gd name="T9" fmla="*/ T8 w 48"/>
                              <a:gd name="T10" fmla="+- 0 588 588"/>
                              <a:gd name="T11" fmla="*/ 588 h 48"/>
                              <a:gd name="T12" fmla="+- 0 9615 9591"/>
                              <a:gd name="T13" fmla="*/ T12 w 48"/>
                              <a:gd name="T14" fmla="+- 0 588 588"/>
                              <a:gd name="T15" fmla="*/ 588 h 48"/>
                              <a:gd name="T16" fmla="+- 0 9628 9591"/>
                              <a:gd name="T17" fmla="*/ T16 w 48"/>
                              <a:gd name="T18" fmla="+- 0 588 588"/>
                              <a:gd name="T19" fmla="*/ 588 h 48"/>
                              <a:gd name="T20" fmla="+- 0 9639 9591"/>
                              <a:gd name="T21" fmla="*/ T20 w 48"/>
                              <a:gd name="T22" fmla="+- 0 599 588"/>
                              <a:gd name="T23" fmla="*/ 599 h 48"/>
                              <a:gd name="T24" fmla="+- 0 9639 9591"/>
                              <a:gd name="T25" fmla="*/ T24 w 48"/>
                              <a:gd name="T26" fmla="+- 0 612 588"/>
                              <a:gd name="T27" fmla="*/ 612 h 48"/>
                              <a:gd name="T28" fmla="+- 0 9639 9591"/>
                              <a:gd name="T29" fmla="*/ T28 w 48"/>
                              <a:gd name="T30" fmla="+- 0 625 588"/>
                              <a:gd name="T31" fmla="*/ 625 h 48"/>
                              <a:gd name="T32" fmla="+- 0 9628 9591"/>
                              <a:gd name="T33" fmla="*/ T32 w 48"/>
                              <a:gd name="T34" fmla="+- 0 636 588"/>
                              <a:gd name="T35" fmla="*/ 636 h 48"/>
                              <a:gd name="T36" fmla="+- 0 9615 9591"/>
                              <a:gd name="T37" fmla="*/ T36 w 48"/>
                              <a:gd name="T38" fmla="+- 0 636 588"/>
                              <a:gd name="T39" fmla="*/ 636 h 48"/>
                              <a:gd name="T40" fmla="+- 0 9602 9591"/>
                              <a:gd name="T41" fmla="*/ T40 w 48"/>
                              <a:gd name="T42" fmla="+- 0 636 588"/>
                              <a:gd name="T43" fmla="*/ 636 h 48"/>
                              <a:gd name="T44" fmla="+- 0 9591 9591"/>
                              <a:gd name="T45" fmla="*/ T44 w 48"/>
                              <a:gd name="T46" fmla="+- 0 625 588"/>
                              <a:gd name="T47" fmla="*/ 625 h 48"/>
                              <a:gd name="T48" fmla="+- 0 9591 9591"/>
                              <a:gd name="T49" fmla="*/ T48 w 48"/>
                              <a:gd name="T50" fmla="+- 0 612 588"/>
                              <a:gd name="T51" fmla="*/ 61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24"/>
                                </a:move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8" y="11"/>
                                </a:lnTo>
                                <a:lnTo>
                                  <a:pt x="48" y="24"/>
                                </a:lnTo>
                                <a:lnTo>
                                  <a:pt x="48" y="37"/>
                                </a:lnTo>
                                <a:lnTo>
                                  <a:pt x="37" y="48"/>
                                </a:lnTo>
                                <a:lnTo>
                                  <a:pt x="24" y="48"/>
                                </a:lnTo>
                                <a:lnTo>
                                  <a:pt x="11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EB7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421"/>
                        <wps:cNvSpPr>
                          <a:spLocks/>
                        </wps:cNvSpPr>
                        <wps:spPr bwMode="auto">
                          <a:xfrm>
                            <a:off x="8985" y="180"/>
                            <a:ext cx="45" cy="45"/>
                          </a:xfrm>
                          <a:custGeom>
                            <a:avLst/>
                            <a:gdLst>
                              <a:gd name="T0" fmla="+- 0 9020 8985"/>
                              <a:gd name="T1" fmla="*/ T0 w 45"/>
                              <a:gd name="T2" fmla="+- 0 180 180"/>
                              <a:gd name="T3" fmla="*/ 180 h 45"/>
                              <a:gd name="T4" fmla="+- 0 8996 8985"/>
                              <a:gd name="T5" fmla="*/ T4 w 45"/>
                              <a:gd name="T6" fmla="+- 0 180 180"/>
                              <a:gd name="T7" fmla="*/ 180 h 45"/>
                              <a:gd name="T8" fmla="+- 0 8985 8985"/>
                              <a:gd name="T9" fmla="*/ T8 w 45"/>
                              <a:gd name="T10" fmla="+- 0 190 180"/>
                              <a:gd name="T11" fmla="*/ 190 h 45"/>
                              <a:gd name="T12" fmla="+- 0 8985 8985"/>
                              <a:gd name="T13" fmla="*/ T12 w 45"/>
                              <a:gd name="T14" fmla="+- 0 203 180"/>
                              <a:gd name="T15" fmla="*/ 203 h 45"/>
                              <a:gd name="T16" fmla="+- 0 8985 8985"/>
                              <a:gd name="T17" fmla="*/ T16 w 45"/>
                              <a:gd name="T18" fmla="+- 0 215 180"/>
                              <a:gd name="T19" fmla="*/ 215 h 45"/>
                              <a:gd name="T20" fmla="+- 0 8996 8985"/>
                              <a:gd name="T21" fmla="*/ T20 w 45"/>
                              <a:gd name="T22" fmla="+- 0 225 180"/>
                              <a:gd name="T23" fmla="*/ 225 h 45"/>
                              <a:gd name="T24" fmla="+- 0 9020 8985"/>
                              <a:gd name="T25" fmla="*/ T24 w 45"/>
                              <a:gd name="T26" fmla="+- 0 225 180"/>
                              <a:gd name="T27" fmla="*/ 225 h 45"/>
                              <a:gd name="T28" fmla="+- 0 9030 8985"/>
                              <a:gd name="T29" fmla="*/ T28 w 45"/>
                              <a:gd name="T30" fmla="+- 0 215 180"/>
                              <a:gd name="T31" fmla="*/ 215 h 45"/>
                              <a:gd name="T32" fmla="+- 0 9030 8985"/>
                              <a:gd name="T33" fmla="*/ T32 w 45"/>
                              <a:gd name="T34" fmla="+- 0 190 180"/>
                              <a:gd name="T35" fmla="*/ 190 h 45"/>
                              <a:gd name="T36" fmla="+- 0 9020 8985"/>
                              <a:gd name="T37" fmla="*/ T36 w 45"/>
                              <a:gd name="T38" fmla="+- 0 180 180"/>
                              <a:gd name="T39" fmla="*/ 18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5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11" y="45"/>
                                </a:lnTo>
                                <a:lnTo>
                                  <a:pt x="35" y="45"/>
                                </a:lnTo>
                                <a:lnTo>
                                  <a:pt x="45" y="35"/>
                                </a:lnTo>
                                <a:lnTo>
                                  <a:pt x="45" y="10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9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420"/>
                        <wps:cNvSpPr>
                          <a:spLocks/>
                        </wps:cNvSpPr>
                        <wps:spPr bwMode="auto">
                          <a:xfrm>
                            <a:off x="8985" y="180"/>
                            <a:ext cx="45" cy="45"/>
                          </a:xfrm>
                          <a:custGeom>
                            <a:avLst/>
                            <a:gdLst>
                              <a:gd name="T0" fmla="+- 0 8985 8985"/>
                              <a:gd name="T1" fmla="*/ T0 w 45"/>
                              <a:gd name="T2" fmla="+- 0 203 180"/>
                              <a:gd name="T3" fmla="*/ 203 h 45"/>
                              <a:gd name="T4" fmla="+- 0 8985 8985"/>
                              <a:gd name="T5" fmla="*/ T4 w 45"/>
                              <a:gd name="T6" fmla="+- 0 190 180"/>
                              <a:gd name="T7" fmla="*/ 190 h 45"/>
                              <a:gd name="T8" fmla="+- 0 8996 8985"/>
                              <a:gd name="T9" fmla="*/ T8 w 45"/>
                              <a:gd name="T10" fmla="+- 0 180 180"/>
                              <a:gd name="T11" fmla="*/ 180 h 45"/>
                              <a:gd name="T12" fmla="+- 0 9008 8985"/>
                              <a:gd name="T13" fmla="*/ T12 w 45"/>
                              <a:gd name="T14" fmla="+- 0 180 180"/>
                              <a:gd name="T15" fmla="*/ 180 h 45"/>
                              <a:gd name="T16" fmla="+- 0 9020 8985"/>
                              <a:gd name="T17" fmla="*/ T16 w 45"/>
                              <a:gd name="T18" fmla="+- 0 180 180"/>
                              <a:gd name="T19" fmla="*/ 180 h 45"/>
                              <a:gd name="T20" fmla="+- 0 9030 8985"/>
                              <a:gd name="T21" fmla="*/ T20 w 45"/>
                              <a:gd name="T22" fmla="+- 0 190 180"/>
                              <a:gd name="T23" fmla="*/ 190 h 45"/>
                              <a:gd name="T24" fmla="+- 0 9030 8985"/>
                              <a:gd name="T25" fmla="*/ T24 w 45"/>
                              <a:gd name="T26" fmla="+- 0 203 180"/>
                              <a:gd name="T27" fmla="*/ 203 h 45"/>
                              <a:gd name="T28" fmla="+- 0 9030 8985"/>
                              <a:gd name="T29" fmla="*/ T28 w 45"/>
                              <a:gd name="T30" fmla="+- 0 215 180"/>
                              <a:gd name="T31" fmla="*/ 215 h 45"/>
                              <a:gd name="T32" fmla="+- 0 9020 8985"/>
                              <a:gd name="T33" fmla="*/ T32 w 45"/>
                              <a:gd name="T34" fmla="+- 0 225 180"/>
                              <a:gd name="T35" fmla="*/ 225 h 45"/>
                              <a:gd name="T36" fmla="+- 0 9008 8985"/>
                              <a:gd name="T37" fmla="*/ T36 w 45"/>
                              <a:gd name="T38" fmla="+- 0 225 180"/>
                              <a:gd name="T39" fmla="*/ 225 h 45"/>
                              <a:gd name="T40" fmla="+- 0 8996 8985"/>
                              <a:gd name="T41" fmla="*/ T40 w 45"/>
                              <a:gd name="T42" fmla="+- 0 225 180"/>
                              <a:gd name="T43" fmla="*/ 225 h 45"/>
                              <a:gd name="T44" fmla="+- 0 8985 8985"/>
                              <a:gd name="T45" fmla="*/ T44 w 45"/>
                              <a:gd name="T46" fmla="+- 0 215 180"/>
                              <a:gd name="T47" fmla="*/ 215 h 45"/>
                              <a:gd name="T48" fmla="+- 0 8985 8985"/>
                              <a:gd name="T49" fmla="*/ T48 w 45"/>
                              <a:gd name="T50" fmla="+- 0 203 180"/>
                              <a:gd name="T51" fmla="*/ 203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5" y="10"/>
                                </a:lnTo>
                                <a:lnTo>
                                  <a:pt x="45" y="23"/>
                                </a:lnTo>
                                <a:lnTo>
                                  <a:pt x="45" y="35"/>
                                </a:lnTo>
                                <a:lnTo>
                                  <a:pt x="35" y="45"/>
                                </a:lnTo>
                                <a:lnTo>
                                  <a:pt x="23" y="45"/>
                                </a:lnTo>
                                <a:lnTo>
                                  <a:pt x="11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EC9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419"/>
                        <wps:cNvSpPr>
                          <a:spLocks/>
                        </wps:cNvSpPr>
                        <wps:spPr bwMode="auto">
                          <a:xfrm>
                            <a:off x="8172" y="692"/>
                            <a:ext cx="49" cy="49"/>
                          </a:xfrm>
                          <a:custGeom>
                            <a:avLst/>
                            <a:gdLst>
                              <a:gd name="T0" fmla="+- 0 8210 8173"/>
                              <a:gd name="T1" fmla="*/ T0 w 49"/>
                              <a:gd name="T2" fmla="+- 0 693 693"/>
                              <a:gd name="T3" fmla="*/ 693 h 49"/>
                              <a:gd name="T4" fmla="+- 0 8183 8173"/>
                              <a:gd name="T5" fmla="*/ T4 w 49"/>
                              <a:gd name="T6" fmla="+- 0 693 693"/>
                              <a:gd name="T7" fmla="*/ 693 h 49"/>
                              <a:gd name="T8" fmla="+- 0 8173 8173"/>
                              <a:gd name="T9" fmla="*/ T8 w 49"/>
                              <a:gd name="T10" fmla="+- 0 703 693"/>
                              <a:gd name="T11" fmla="*/ 703 h 49"/>
                              <a:gd name="T12" fmla="+- 0 8173 8173"/>
                              <a:gd name="T13" fmla="*/ T12 w 49"/>
                              <a:gd name="T14" fmla="+- 0 717 693"/>
                              <a:gd name="T15" fmla="*/ 717 h 49"/>
                              <a:gd name="T16" fmla="+- 0 8173 8173"/>
                              <a:gd name="T17" fmla="*/ T16 w 49"/>
                              <a:gd name="T18" fmla="+- 0 730 693"/>
                              <a:gd name="T19" fmla="*/ 730 h 49"/>
                              <a:gd name="T20" fmla="+- 0 8183 8173"/>
                              <a:gd name="T21" fmla="*/ T20 w 49"/>
                              <a:gd name="T22" fmla="+- 0 741 693"/>
                              <a:gd name="T23" fmla="*/ 741 h 49"/>
                              <a:gd name="T24" fmla="+- 0 8210 8173"/>
                              <a:gd name="T25" fmla="*/ T24 w 49"/>
                              <a:gd name="T26" fmla="+- 0 741 693"/>
                              <a:gd name="T27" fmla="*/ 741 h 49"/>
                              <a:gd name="T28" fmla="+- 0 8221 8173"/>
                              <a:gd name="T29" fmla="*/ T28 w 49"/>
                              <a:gd name="T30" fmla="+- 0 730 693"/>
                              <a:gd name="T31" fmla="*/ 730 h 49"/>
                              <a:gd name="T32" fmla="+- 0 8221 8173"/>
                              <a:gd name="T33" fmla="*/ T32 w 49"/>
                              <a:gd name="T34" fmla="+- 0 703 693"/>
                              <a:gd name="T35" fmla="*/ 703 h 49"/>
                              <a:gd name="T36" fmla="+- 0 8210 8173"/>
                              <a:gd name="T37" fmla="*/ T36 w 49"/>
                              <a:gd name="T38" fmla="+- 0 693 693"/>
                              <a:gd name="T39" fmla="*/ 693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7"/>
                                </a:lnTo>
                                <a:lnTo>
                                  <a:pt x="10" y="48"/>
                                </a:lnTo>
                                <a:lnTo>
                                  <a:pt x="37" y="48"/>
                                </a:lnTo>
                                <a:lnTo>
                                  <a:pt x="48" y="37"/>
                                </a:lnTo>
                                <a:lnTo>
                                  <a:pt x="48" y="10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DA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18"/>
                        <wps:cNvSpPr>
                          <a:spLocks/>
                        </wps:cNvSpPr>
                        <wps:spPr bwMode="auto">
                          <a:xfrm>
                            <a:off x="8172" y="692"/>
                            <a:ext cx="49" cy="49"/>
                          </a:xfrm>
                          <a:custGeom>
                            <a:avLst/>
                            <a:gdLst>
                              <a:gd name="T0" fmla="+- 0 8173 8173"/>
                              <a:gd name="T1" fmla="*/ T0 w 49"/>
                              <a:gd name="T2" fmla="+- 0 717 693"/>
                              <a:gd name="T3" fmla="*/ 717 h 49"/>
                              <a:gd name="T4" fmla="+- 0 8173 8173"/>
                              <a:gd name="T5" fmla="*/ T4 w 49"/>
                              <a:gd name="T6" fmla="+- 0 703 693"/>
                              <a:gd name="T7" fmla="*/ 703 h 49"/>
                              <a:gd name="T8" fmla="+- 0 8183 8173"/>
                              <a:gd name="T9" fmla="*/ T8 w 49"/>
                              <a:gd name="T10" fmla="+- 0 693 693"/>
                              <a:gd name="T11" fmla="*/ 693 h 49"/>
                              <a:gd name="T12" fmla="+- 0 8197 8173"/>
                              <a:gd name="T13" fmla="*/ T12 w 49"/>
                              <a:gd name="T14" fmla="+- 0 693 693"/>
                              <a:gd name="T15" fmla="*/ 693 h 49"/>
                              <a:gd name="T16" fmla="+- 0 8210 8173"/>
                              <a:gd name="T17" fmla="*/ T16 w 49"/>
                              <a:gd name="T18" fmla="+- 0 693 693"/>
                              <a:gd name="T19" fmla="*/ 693 h 49"/>
                              <a:gd name="T20" fmla="+- 0 8221 8173"/>
                              <a:gd name="T21" fmla="*/ T20 w 49"/>
                              <a:gd name="T22" fmla="+- 0 703 693"/>
                              <a:gd name="T23" fmla="*/ 703 h 49"/>
                              <a:gd name="T24" fmla="+- 0 8221 8173"/>
                              <a:gd name="T25" fmla="*/ T24 w 49"/>
                              <a:gd name="T26" fmla="+- 0 717 693"/>
                              <a:gd name="T27" fmla="*/ 717 h 49"/>
                              <a:gd name="T28" fmla="+- 0 8221 8173"/>
                              <a:gd name="T29" fmla="*/ T28 w 49"/>
                              <a:gd name="T30" fmla="+- 0 730 693"/>
                              <a:gd name="T31" fmla="*/ 730 h 49"/>
                              <a:gd name="T32" fmla="+- 0 8210 8173"/>
                              <a:gd name="T33" fmla="*/ T32 w 49"/>
                              <a:gd name="T34" fmla="+- 0 741 693"/>
                              <a:gd name="T35" fmla="*/ 741 h 49"/>
                              <a:gd name="T36" fmla="+- 0 8197 8173"/>
                              <a:gd name="T37" fmla="*/ T36 w 49"/>
                              <a:gd name="T38" fmla="+- 0 741 693"/>
                              <a:gd name="T39" fmla="*/ 741 h 49"/>
                              <a:gd name="T40" fmla="+- 0 8183 8173"/>
                              <a:gd name="T41" fmla="*/ T40 w 49"/>
                              <a:gd name="T42" fmla="+- 0 741 693"/>
                              <a:gd name="T43" fmla="*/ 741 h 49"/>
                              <a:gd name="T44" fmla="+- 0 8173 8173"/>
                              <a:gd name="T45" fmla="*/ T44 w 49"/>
                              <a:gd name="T46" fmla="+- 0 730 693"/>
                              <a:gd name="T47" fmla="*/ 730 h 49"/>
                              <a:gd name="T48" fmla="+- 0 8173 8173"/>
                              <a:gd name="T49" fmla="*/ T48 w 49"/>
                              <a:gd name="T50" fmla="+- 0 717 693"/>
                              <a:gd name="T51" fmla="*/ 717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0" y="24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8" y="10"/>
                                </a:lnTo>
                                <a:lnTo>
                                  <a:pt x="48" y="24"/>
                                </a:lnTo>
                                <a:lnTo>
                                  <a:pt x="48" y="37"/>
                                </a:lnTo>
                                <a:lnTo>
                                  <a:pt x="37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48"/>
                                </a:lnTo>
                                <a:lnTo>
                                  <a:pt x="0" y="37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DDA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17"/>
                        <wps:cNvSpPr>
                          <a:spLocks/>
                        </wps:cNvSpPr>
                        <wps:spPr bwMode="auto">
                          <a:xfrm>
                            <a:off x="8884" y="797"/>
                            <a:ext cx="45" cy="45"/>
                          </a:xfrm>
                          <a:custGeom>
                            <a:avLst/>
                            <a:gdLst>
                              <a:gd name="T0" fmla="+- 0 8919 8884"/>
                              <a:gd name="T1" fmla="*/ T0 w 45"/>
                              <a:gd name="T2" fmla="+- 0 797 797"/>
                              <a:gd name="T3" fmla="*/ 797 h 45"/>
                              <a:gd name="T4" fmla="+- 0 8894 8884"/>
                              <a:gd name="T5" fmla="*/ T4 w 45"/>
                              <a:gd name="T6" fmla="+- 0 797 797"/>
                              <a:gd name="T7" fmla="*/ 797 h 45"/>
                              <a:gd name="T8" fmla="+- 0 8884 8884"/>
                              <a:gd name="T9" fmla="*/ T8 w 45"/>
                              <a:gd name="T10" fmla="+- 0 807 797"/>
                              <a:gd name="T11" fmla="*/ 807 h 45"/>
                              <a:gd name="T12" fmla="+- 0 8884 8884"/>
                              <a:gd name="T13" fmla="*/ T12 w 45"/>
                              <a:gd name="T14" fmla="+- 0 820 797"/>
                              <a:gd name="T15" fmla="*/ 820 h 45"/>
                              <a:gd name="T16" fmla="+- 0 8884 8884"/>
                              <a:gd name="T17" fmla="*/ T16 w 45"/>
                              <a:gd name="T18" fmla="+- 0 832 797"/>
                              <a:gd name="T19" fmla="*/ 832 h 45"/>
                              <a:gd name="T20" fmla="+- 0 8894 8884"/>
                              <a:gd name="T21" fmla="*/ T20 w 45"/>
                              <a:gd name="T22" fmla="+- 0 842 797"/>
                              <a:gd name="T23" fmla="*/ 842 h 45"/>
                              <a:gd name="T24" fmla="+- 0 8919 8884"/>
                              <a:gd name="T25" fmla="*/ T24 w 45"/>
                              <a:gd name="T26" fmla="+- 0 842 797"/>
                              <a:gd name="T27" fmla="*/ 842 h 45"/>
                              <a:gd name="T28" fmla="+- 0 8929 8884"/>
                              <a:gd name="T29" fmla="*/ T28 w 45"/>
                              <a:gd name="T30" fmla="+- 0 832 797"/>
                              <a:gd name="T31" fmla="*/ 832 h 45"/>
                              <a:gd name="T32" fmla="+- 0 8929 8884"/>
                              <a:gd name="T33" fmla="*/ T32 w 45"/>
                              <a:gd name="T34" fmla="+- 0 807 797"/>
                              <a:gd name="T35" fmla="*/ 807 h 45"/>
                              <a:gd name="T36" fmla="+- 0 8919 8884"/>
                              <a:gd name="T37" fmla="*/ T36 w 45"/>
                              <a:gd name="T38" fmla="+- 0 797 797"/>
                              <a:gd name="T39" fmla="*/ 79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10" y="45"/>
                                </a:lnTo>
                                <a:lnTo>
                                  <a:pt x="35" y="45"/>
                                </a:lnTo>
                                <a:lnTo>
                                  <a:pt x="45" y="35"/>
                                </a:lnTo>
                                <a:lnTo>
                                  <a:pt x="45" y="10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C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416"/>
                        <wps:cNvSpPr>
                          <a:spLocks/>
                        </wps:cNvSpPr>
                        <wps:spPr bwMode="auto">
                          <a:xfrm>
                            <a:off x="8884" y="797"/>
                            <a:ext cx="45" cy="45"/>
                          </a:xfrm>
                          <a:custGeom>
                            <a:avLst/>
                            <a:gdLst>
                              <a:gd name="T0" fmla="+- 0 8884 8884"/>
                              <a:gd name="T1" fmla="*/ T0 w 45"/>
                              <a:gd name="T2" fmla="+- 0 820 797"/>
                              <a:gd name="T3" fmla="*/ 820 h 45"/>
                              <a:gd name="T4" fmla="+- 0 8884 8884"/>
                              <a:gd name="T5" fmla="*/ T4 w 45"/>
                              <a:gd name="T6" fmla="+- 0 807 797"/>
                              <a:gd name="T7" fmla="*/ 807 h 45"/>
                              <a:gd name="T8" fmla="+- 0 8894 8884"/>
                              <a:gd name="T9" fmla="*/ T8 w 45"/>
                              <a:gd name="T10" fmla="+- 0 797 797"/>
                              <a:gd name="T11" fmla="*/ 797 h 45"/>
                              <a:gd name="T12" fmla="+- 0 8907 8884"/>
                              <a:gd name="T13" fmla="*/ T12 w 45"/>
                              <a:gd name="T14" fmla="+- 0 797 797"/>
                              <a:gd name="T15" fmla="*/ 797 h 45"/>
                              <a:gd name="T16" fmla="+- 0 8919 8884"/>
                              <a:gd name="T17" fmla="*/ T16 w 45"/>
                              <a:gd name="T18" fmla="+- 0 797 797"/>
                              <a:gd name="T19" fmla="*/ 797 h 45"/>
                              <a:gd name="T20" fmla="+- 0 8929 8884"/>
                              <a:gd name="T21" fmla="*/ T20 w 45"/>
                              <a:gd name="T22" fmla="+- 0 807 797"/>
                              <a:gd name="T23" fmla="*/ 807 h 45"/>
                              <a:gd name="T24" fmla="+- 0 8929 8884"/>
                              <a:gd name="T25" fmla="*/ T24 w 45"/>
                              <a:gd name="T26" fmla="+- 0 820 797"/>
                              <a:gd name="T27" fmla="*/ 820 h 45"/>
                              <a:gd name="T28" fmla="+- 0 8929 8884"/>
                              <a:gd name="T29" fmla="*/ T28 w 45"/>
                              <a:gd name="T30" fmla="+- 0 832 797"/>
                              <a:gd name="T31" fmla="*/ 832 h 45"/>
                              <a:gd name="T32" fmla="+- 0 8919 8884"/>
                              <a:gd name="T33" fmla="*/ T32 w 45"/>
                              <a:gd name="T34" fmla="+- 0 842 797"/>
                              <a:gd name="T35" fmla="*/ 842 h 45"/>
                              <a:gd name="T36" fmla="+- 0 8907 8884"/>
                              <a:gd name="T37" fmla="*/ T36 w 45"/>
                              <a:gd name="T38" fmla="+- 0 842 797"/>
                              <a:gd name="T39" fmla="*/ 842 h 45"/>
                              <a:gd name="T40" fmla="+- 0 8894 8884"/>
                              <a:gd name="T41" fmla="*/ T40 w 45"/>
                              <a:gd name="T42" fmla="+- 0 842 797"/>
                              <a:gd name="T43" fmla="*/ 842 h 45"/>
                              <a:gd name="T44" fmla="+- 0 8884 8884"/>
                              <a:gd name="T45" fmla="*/ T44 w 45"/>
                              <a:gd name="T46" fmla="+- 0 832 797"/>
                              <a:gd name="T47" fmla="*/ 832 h 45"/>
                              <a:gd name="T48" fmla="+- 0 8884 8884"/>
                              <a:gd name="T49" fmla="*/ T48 w 45"/>
                              <a:gd name="T50" fmla="+- 0 820 797"/>
                              <a:gd name="T51" fmla="*/ 82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23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5" y="10"/>
                                </a:lnTo>
                                <a:lnTo>
                                  <a:pt x="45" y="23"/>
                                </a:lnTo>
                                <a:lnTo>
                                  <a:pt x="45" y="35"/>
                                </a:lnTo>
                                <a:lnTo>
                                  <a:pt x="35" y="45"/>
                                </a:lnTo>
                                <a:lnTo>
                                  <a:pt x="23" y="45"/>
                                </a:lnTo>
                                <a:lnTo>
                                  <a:pt x="10" y="45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CECA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415"/>
                        <wps:cNvSpPr>
                          <a:spLocks/>
                        </wps:cNvSpPr>
                        <wps:spPr bwMode="auto">
                          <a:xfrm>
                            <a:off x="8986" y="78"/>
                            <a:ext cx="44" cy="44"/>
                          </a:xfrm>
                          <a:custGeom>
                            <a:avLst/>
                            <a:gdLst>
                              <a:gd name="T0" fmla="+- 0 9020 8986"/>
                              <a:gd name="T1" fmla="*/ T0 w 44"/>
                              <a:gd name="T2" fmla="+- 0 79 79"/>
                              <a:gd name="T3" fmla="*/ 79 h 44"/>
                              <a:gd name="T4" fmla="+- 0 8996 8986"/>
                              <a:gd name="T5" fmla="*/ T4 w 44"/>
                              <a:gd name="T6" fmla="+- 0 79 79"/>
                              <a:gd name="T7" fmla="*/ 79 h 44"/>
                              <a:gd name="T8" fmla="+- 0 8986 8986"/>
                              <a:gd name="T9" fmla="*/ T8 w 44"/>
                              <a:gd name="T10" fmla="+- 0 89 79"/>
                              <a:gd name="T11" fmla="*/ 89 h 44"/>
                              <a:gd name="T12" fmla="+- 0 8986 8986"/>
                              <a:gd name="T13" fmla="*/ T12 w 44"/>
                              <a:gd name="T14" fmla="+- 0 101 79"/>
                              <a:gd name="T15" fmla="*/ 101 h 44"/>
                              <a:gd name="T16" fmla="+- 0 8986 8986"/>
                              <a:gd name="T17" fmla="*/ T16 w 44"/>
                              <a:gd name="T18" fmla="+- 0 113 79"/>
                              <a:gd name="T19" fmla="*/ 113 h 44"/>
                              <a:gd name="T20" fmla="+- 0 8996 8986"/>
                              <a:gd name="T21" fmla="*/ T20 w 44"/>
                              <a:gd name="T22" fmla="+- 0 122 79"/>
                              <a:gd name="T23" fmla="*/ 122 h 44"/>
                              <a:gd name="T24" fmla="+- 0 9020 8986"/>
                              <a:gd name="T25" fmla="*/ T24 w 44"/>
                              <a:gd name="T26" fmla="+- 0 122 79"/>
                              <a:gd name="T27" fmla="*/ 122 h 44"/>
                              <a:gd name="T28" fmla="+- 0 9030 8986"/>
                              <a:gd name="T29" fmla="*/ T28 w 44"/>
                              <a:gd name="T30" fmla="+- 0 113 79"/>
                              <a:gd name="T31" fmla="*/ 113 h 44"/>
                              <a:gd name="T32" fmla="+- 0 9030 8986"/>
                              <a:gd name="T33" fmla="*/ T32 w 44"/>
                              <a:gd name="T34" fmla="+- 0 89 79"/>
                              <a:gd name="T35" fmla="*/ 89 h 44"/>
                              <a:gd name="T36" fmla="+- 0 9020 8986"/>
                              <a:gd name="T37" fmla="*/ T36 w 44"/>
                              <a:gd name="T38" fmla="+- 0 79 79"/>
                              <a:gd name="T39" fmla="*/ 7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414"/>
                        <wps:cNvSpPr>
                          <a:spLocks/>
                        </wps:cNvSpPr>
                        <wps:spPr bwMode="auto">
                          <a:xfrm>
                            <a:off x="8986" y="78"/>
                            <a:ext cx="44" cy="44"/>
                          </a:xfrm>
                          <a:custGeom>
                            <a:avLst/>
                            <a:gdLst>
                              <a:gd name="T0" fmla="+- 0 8986 8986"/>
                              <a:gd name="T1" fmla="*/ T0 w 44"/>
                              <a:gd name="T2" fmla="+- 0 101 79"/>
                              <a:gd name="T3" fmla="*/ 101 h 44"/>
                              <a:gd name="T4" fmla="+- 0 8986 8986"/>
                              <a:gd name="T5" fmla="*/ T4 w 44"/>
                              <a:gd name="T6" fmla="+- 0 89 79"/>
                              <a:gd name="T7" fmla="*/ 89 h 44"/>
                              <a:gd name="T8" fmla="+- 0 8996 8986"/>
                              <a:gd name="T9" fmla="*/ T8 w 44"/>
                              <a:gd name="T10" fmla="+- 0 79 79"/>
                              <a:gd name="T11" fmla="*/ 79 h 44"/>
                              <a:gd name="T12" fmla="+- 0 9008 8986"/>
                              <a:gd name="T13" fmla="*/ T12 w 44"/>
                              <a:gd name="T14" fmla="+- 0 79 79"/>
                              <a:gd name="T15" fmla="*/ 79 h 44"/>
                              <a:gd name="T16" fmla="+- 0 9020 8986"/>
                              <a:gd name="T17" fmla="*/ T16 w 44"/>
                              <a:gd name="T18" fmla="+- 0 79 79"/>
                              <a:gd name="T19" fmla="*/ 79 h 44"/>
                              <a:gd name="T20" fmla="+- 0 9030 8986"/>
                              <a:gd name="T21" fmla="*/ T20 w 44"/>
                              <a:gd name="T22" fmla="+- 0 89 79"/>
                              <a:gd name="T23" fmla="*/ 89 h 44"/>
                              <a:gd name="T24" fmla="+- 0 9030 8986"/>
                              <a:gd name="T25" fmla="*/ T24 w 44"/>
                              <a:gd name="T26" fmla="+- 0 101 79"/>
                              <a:gd name="T27" fmla="*/ 101 h 44"/>
                              <a:gd name="T28" fmla="+- 0 9030 8986"/>
                              <a:gd name="T29" fmla="*/ T28 w 44"/>
                              <a:gd name="T30" fmla="+- 0 113 79"/>
                              <a:gd name="T31" fmla="*/ 113 h 44"/>
                              <a:gd name="T32" fmla="+- 0 9020 8986"/>
                              <a:gd name="T33" fmla="*/ T32 w 44"/>
                              <a:gd name="T34" fmla="+- 0 122 79"/>
                              <a:gd name="T35" fmla="*/ 122 h 44"/>
                              <a:gd name="T36" fmla="+- 0 9008 8986"/>
                              <a:gd name="T37" fmla="*/ T36 w 44"/>
                              <a:gd name="T38" fmla="+- 0 122 79"/>
                              <a:gd name="T39" fmla="*/ 122 h 44"/>
                              <a:gd name="T40" fmla="+- 0 8996 8986"/>
                              <a:gd name="T41" fmla="*/ T40 w 44"/>
                              <a:gd name="T42" fmla="+- 0 122 79"/>
                              <a:gd name="T43" fmla="*/ 122 h 44"/>
                              <a:gd name="T44" fmla="+- 0 8986 8986"/>
                              <a:gd name="T45" fmla="*/ T44 w 44"/>
                              <a:gd name="T46" fmla="+- 0 113 79"/>
                              <a:gd name="T47" fmla="*/ 113 h 44"/>
                              <a:gd name="T48" fmla="+- 0 8986 8986"/>
                              <a:gd name="T49" fmla="*/ T48 w 44"/>
                              <a:gd name="T50" fmla="+- 0 101 79"/>
                              <a:gd name="T51" fmla="*/ 10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0" y="22"/>
                                </a:move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2" y="0"/>
                                </a:lnTo>
                                <a:lnTo>
                                  <a:pt x="34" y="0"/>
                                </a:lnTo>
                                <a:lnTo>
                                  <a:pt x="44" y="10"/>
                                </a:lnTo>
                                <a:lnTo>
                                  <a:pt x="44" y="22"/>
                                </a:lnTo>
                                <a:lnTo>
                                  <a:pt x="44" y="34"/>
                                </a:lnTo>
                                <a:lnTo>
                                  <a:pt x="34" y="43"/>
                                </a:lnTo>
                                <a:lnTo>
                                  <a:pt x="22" y="43"/>
                                </a:lnTo>
                                <a:lnTo>
                                  <a:pt x="10" y="43"/>
                                </a:lnTo>
                                <a:lnTo>
                                  <a:pt x="0" y="34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76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7EF2E5" id="Group 413" o:spid="_x0000_s1026" style="position:absolute;margin-left:397.55pt;margin-top:-17.15pt;width:100.6pt;height:100.6pt;z-index:15762944;mso-position-horizontal-relative:page" coordorigin="7951,-343" coordsize="2012,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">
                <v:shape id="AutoShape 471" o:spid="_x0000_s1027" style="position:absolute;left:7951;top:-343;width:2012;height:2012;visibility:visible;mso-wrap-style:square;v-text-anchor:top" coordsize="2012,2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" path="m,1920r2012,m,1311r2012,m,701r2012,m,91r2012,m92,2012l92,m701,2012l701,t610,2012l1311,t609,2012l1920,e" filled="f" strokecolor="#ebebeb" strokeweight=".09533mm">
                  <v:path arrowok="t" o:connecttype="custom" o:connectlocs="0,1577;2012,1577;0,968;2012,968;0,358;2012,358;0,-252;2012,-252;92,1669;92,-343;701,1669;701,-343;1311,1669;1311,-343;1920,1669;1920,-343" o:connectangles="0,0,0,0,0,0,0,0,0,0,0,0,0,0,0,0"/>
                </v:shape>
                <v:shape id="AutoShape 470" o:spid="_x0000_s1028" style="position:absolute;left:7951;top:-343;width:2012;height:2012;visibility:visible;mso-wrap-style:square;v-text-anchor:top" coordsize="2012,2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" path="m,1615r2012,m,1006r2012,m,396r2012,m396,2012l396,t610,2012l1006,t610,2012l1616,e" filled="f" strokecolor="#ebebeb" strokeweight=".19264mm">
                  <v:path arrowok="t" o:connecttype="custom" o:connectlocs="0,1272;2012,1272;0,663;2012,663;0,53;2012,53;396,1669;396,-343;1006,1669;1006,-343;1616,1669;1616,-343" o:connectangles="0,0,0,0,0,0,0,0,0,0,0,0"/>
                </v:shape>
                <v:shape id="Freeform 469" o:spid="_x0000_s1029" style="position:absolute;left:8882;top:1002;width:43;height:43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" path="m33,l9,,,10,,22,,33,9,43r24,l42,33r,-23l33,xe" fillcolor="#000004" stroked="f">
                  <v:path arrowok="t" o:connecttype="custom" o:connectlocs="33,1002;9,1002;0,1012;0,1024;0,1035;9,1045;33,1045;42,1035;42,1012;33,1002" o:connectangles="0,0,0,0,0,0,0,0,0,0"/>
                </v:shape>
                <v:shape id="Freeform 468" o:spid="_x0000_s1030" style="position:absolute;left:8882;top:1002;width:43;height:43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" path="m,22l,10,9,,21,,33,r9,10l42,22r,11l33,43r-12,l9,43,,33,,22e" filled="f" strokecolor="#000004" strokeweight=".141mm">
                  <v:path arrowok="t" o:connecttype="custom" o:connectlocs="0,1024;0,1012;9,1002;21,1002;33,1002;42,1012;42,1024;42,1035;33,1045;21,1045;9,1045;0,1035;0,1024" o:connectangles="0,0,0,0,0,0,0,0,0,0,0,0,0"/>
                </v:shape>
                <v:shape id="Freeform 467" o:spid="_x0000_s1031" style="position:absolute;left:8985;top:282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" path="m34,l10,,,10,,22,,35,10,45r24,l44,35r,-25l34,xe" fillcolor="#040415" stroked="f">
                  <v:path arrowok="t" o:connecttype="custom" o:connectlocs="34,282;10,282;0,292;0,304;0,317;10,327;34,327;44,317;44,292;34,282" o:connectangles="0,0,0,0,0,0,0,0,0,0"/>
                </v:shape>
                <v:shape id="Freeform 466" o:spid="_x0000_s1032" style="position:absolute;left:8985;top:282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" path="m,22l,10,10,,22,,34,,44,10r,12l44,35,34,45r-12,l10,45,,35,,22e" filled="f" strokecolor="#040415" strokeweight=".141mm">
                  <v:path arrowok="t" o:connecttype="custom" o:connectlocs="0,304;0,292;10,282;22,282;34,282;44,292;44,304;44,317;34,327;22,327;10,327;0,317;0,304" o:connectangles="0,0,0,0,0,0,0,0,0,0,0,0,0"/>
                </v:shape>
                <v:shape id="Freeform 465" o:spid="_x0000_s1033" style="position:absolute;left:8882;top:90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" path="m34,l10,,,10,,22,,34r10,9l34,43,44,34r,-24l34,xe" fillcolor="#0d0a29" stroked="f">
                  <v:path arrowok="t" o:connecttype="custom" o:connectlocs="34,902;10,902;0,912;0,924;0,936;10,945;34,945;44,936;44,912;34,902" o:connectangles="0,0,0,0,0,0,0,0,0,0"/>
                </v:shape>
                <v:shape id="Freeform 464" o:spid="_x0000_s1034" style="position:absolute;left:8882;top:90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" path="m,22l,10,10,,22,,34,,44,10r,12l44,34,34,43r-12,l10,43,,34,,22e" filled="f" strokecolor="#0d0a29" strokeweight=".141mm">
                  <v:path arrowok="t" o:connecttype="custom" o:connectlocs="0,924;0,912;10,902;22,902;34,902;44,912;44,924;44,936;34,945;22,945;10,945;0,936;0,924" o:connectangles="0,0,0,0,0,0,0,0,0,0,0,0,0"/>
                </v:shape>
                <v:shape id="Freeform 463" o:spid="_x0000_s1035" style="position:absolute;left:8985;top:47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" path="m34,l10,,,10,,22,,34,10,44r24,l44,34r,-24l34,xe" fillcolor="#180f3e" stroked="f">
                  <v:path arrowok="t" o:connecttype="custom" o:connectlocs="34,480;10,480;0,490;0,502;0,514;10,524;34,524;44,514;44,490;34,480" o:connectangles="0,0,0,0,0,0,0,0,0,0"/>
                </v:shape>
                <v:shape id="Freeform 462" o:spid="_x0000_s1036" style="position:absolute;left:8985;top:47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" path="m,22l,10,10,,22,,34,,44,10r,12l44,34,34,44r-12,l10,44,,34,,22e" filled="f" strokecolor="#180f3e" strokeweight=".141mm">
                  <v:path arrowok="t" o:connecttype="custom" o:connectlocs="0,502;0,490;10,480;22,480;34,480;44,490;44,502;44,514;34,524;22,524;10,524;0,514;0,502" o:connectangles="0,0,0,0,0,0,0,0,0,0,0,0,0"/>
                </v:shape>
                <v:shape id="Freeform 461" o:spid="_x0000_s1037" style="position:absolute;left:8477;top:68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" path="m37,l11,,,11,,24,,37,11,48r26,l48,37r,-26l37,xe" fillcolor="#251255" stroked="f">
                  <v:path arrowok="t" o:connecttype="custom" o:connectlocs="37,687;11,687;0,698;0,711;0,724;11,735;37,735;48,724;48,698;37,687" o:connectangles="0,0,0,0,0,0,0,0,0,0"/>
                </v:shape>
                <v:shape id="Freeform 460" o:spid="_x0000_s1038" style="position:absolute;left:8477;top:68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" path="m,24l,11,11,,24,,37,,48,11r,13l48,37,37,48r-13,l11,48,,37,,24e" filled="f" strokecolor="#251255" strokeweight=".141mm">
                  <v:path arrowok="t" o:connecttype="custom" o:connectlocs="0,711;0,698;11,687;24,687;37,687;48,698;48,711;48,724;37,735;24,735;11,735;0,724;0,711" o:connectangles="0,0,0,0,0,0,0,0,0,0,0,0,0"/>
                </v:shape>
                <v:shape id="Freeform 459" o:spid="_x0000_s1039" style="position:absolute;left:9385;top:59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" path="m37,l11,,,10,,23,,37,11,47r26,l48,37r,-27l37,xe" fillcolor="#341069" stroked="f">
                  <v:path arrowok="t" o:connecttype="custom" o:connectlocs="37,591;11,591;0,601;0,614;0,628;11,638;37,638;48,628;48,601;37,591" o:connectangles="0,0,0,0,0,0,0,0,0,0"/>
                </v:shape>
                <v:shape id="Freeform 458" o:spid="_x0000_s1040" style="position:absolute;left:9385;top:59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" path="m,23l,10,11,,24,,37,,48,10r,13l48,37,37,47r-13,l11,47,,37,,23e" filled="f" strokecolor="#341069" strokeweight=".141mm">
                  <v:path arrowok="t" o:connecttype="custom" o:connectlocs="0,614;0,601;11,591;24,591;37,591;48,601;48,614;48,628;37,638;24,638;11,638;0,628;0,614" o:connectangles="0,0,0,0,0,0,0,0,0,0,0,0,0"/>
                </v:shape>
                <v:shape id="Freeform 457" o:spid="_x0000_s1041" style="position:absolute;left:8985;top:-29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" path="m34,l10,,,10,,22,,34,10,44r24,l44,34r,-24l34,xe" fillcolor="#451077" stroked="f">
                  <v:path arrowok="t" o:connecttype="custom" o:connectlocs="34,-29;10,-29;0,-19;0,-7;0,5;10,15;34,15;44,5;44,-19;34,-29" o:connectangles="0,0,0,0,0,0,0,0,0,0"/>
                </v:shape>
                <v:shape id="Freeform 456" o:spid="_x0000_s1042" style="position:absolute;left:8985;top:-29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" path="m,22l,10,10,,22,,34,,44,10r,12l44,34,34,44r-12,l10,44,,34,,22e" filled="f" strokecolor="#451077" strokeweight=".141mm">
                  <v:path arrowok="t" o:connecttype="custom" o:connectlocs="0,-7;0,-19;10,-29;22,-29;34,-29;44,-19;44,-7;44,5;34,15;22,15;10,15;0,5;0,-7" o:connectangles="0,0,0,0,0,0,0,0,0,0,0,0,0"/>
                </v:shape>
                <v:shape id="Freeform 455" o:spid="_x0000_s1043" style="position:absolute;left:9187;top:58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" path="m37,l11,,,11,,24,,37,11,48r26,l47,37r,-26l37,xe" fillcolor="#54137d" stroked="f">
                  <v:path arrowok="t" o:connecttype="custom" o:connectlocs="37,586;11,586;0,597;0,610;0,623;11,634;37,634;47,623;47,597;37,586" o:connectangles="0,0,0,0,0,0,0,0,0,0"/>
                </v:shape>
                <v:shape id="Freeform 454" o:spid="_x0000_s1044" style="position:absolute;left:9187;top:58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" path="m,24l,11,11,,24,,37,,47,11r,13l47,37,37,48r-13,l11,48,,37,,24e" filled="f" strokecolor="#54137d" strokeweight=".141mm">
                  <v:path arrowok="t" o:connecttype="custom" o:connectlocs="0,610;0,597;11,586;24,586;37,586;47,597;47,610;47,623;37,634;24,634;11,634;0,623;0,610" o:connectangles="0,0,0,0,0,0,0,0,0,0,0,0,0"/>
                </v:shape>
                <v:shape id="Freeform 453" o:spid="_x0000_s1045" style="position:absolute;left:8275;top:68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" path="m37,l11,,,11,,24,,37,11,48r26,l48,37r,-26l37,xe" fillcolor="#631a80" stroked="f">
                  <v:path arrowok="t" o:connecttype="custom" o:connectlocs="37,687;11,687;0,698;0,711;0,724;11,735;37,735;48,724;48,698;37,687" o:connectangles="0,0,0,0,0,0,0,0,0,0"/>
                </v:shape>
                <v:shape id="Freeform 452" o:spid="_x0000_s1046" style="position:absolute;left:8275;top:68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" path="m,24l,11,11,,24,,37,,48,11r,13l48,37,37,48r-13,l11,48,,37,,24e" filled="f" strokecolor="#631a80" strokeweight=".141mm">
                  <v:path arrowok="t" o:connecttype="custom" o:connectlocs="0,711;0,698;11,687;24,687;37,687;48,698;48,711;48,724;37,735;24,735;11,735;0,724;0,711" o:connectangles="0,0,0,0,0,0,0,0,0,0,0,0,0"/>
                </v:shape>
                <v:shape id="Freeform 451" o:spid="_x0000_s1047" style="position:absolute;left:8881;top:1302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" path="m34,l10,,,10,,22,,34,10,44r24,l44,34r,-24l34,xe" fillcolor="#721f81" stroked="f">
                  <v:path arrowok="t" o:connecttype="custom" o:connectlocs="34,1302;10,1302;0,1312;0,1324;0,1336;10,1346;34,1346;44,1336;44,1312;34,1302" o:connectangles="0,0,0,0,0,0,0,0,0,0"/>
                </v:shape>
                <v:shape id="Freeform 450" o:spid="_x0000_s1048" style="position:absolute;left:8881;top:1302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" path="m,22l,10,10,,22,,34,,44,10r,12l44,34,34,44r-12,l10,44,,34,,22e" filled="f" strokecolor="#721f81" strokeweight=".141mm">
                  <v:path arrowok="t" o:connecttype="custom" o:connectlocs="0,1324;0,1312;10,1302;22,1302;34,1302;44,1312;44,1324;44,1336;34,1346;22,1346;10,1346;0,1336;0,1324" o:connectangles="0,0,0,0,0,0,0,0,0,0,0,0,0"/>
                </v:shape>
                <v:shape id="Freeform 449" o:spid="_x0000_s1049" style="position:absolute;left:8881;top:1091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" path="m34,l10,,,10,,22,,34,10,44r24,l44,34r,-24l34,xe" fillcolor="#802582" stroked="f">
                  <v:path arrowok="t" o:connecttype="custom" o:connectlocs="34,1092;10,1092;0,1102;0,1114;0,1126;10,1136;34,1136;44,1126;44,1102;34,1092" o:connectangles="0,0,0,0,0,0,0,0,0,0"/>
                </v:shape>
                <v:shape id="Freeform 448" o:spid="_x0000_s1050" style="position:absolute;left:8881;top:1091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" path="m,22l,10,10,,22,,34,,44,10r,12l44,34,34,44r-12,l10,44,,34,,22e" filled="f" strokecolor="#802582" strokeweight=".141mm">
                  <v:path arrowok="t" o:connecttype="custom" o:connectlocs="0,1114;0,1102;10,1092;22,1092;34,1092;44,1102;44,1114;44,1126;34,1136;22,1136;10,1136;0,1126;0,1114" o:connectangles="0,0,0,0,0,0,0,0,0,0,0,0,0"/>
                </v:shape>
                <v:shape id="Freeform 447" o:spid="_x0000_s1051" style="position:absolute;left:8985;top:377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" path="m34,l10,,,10,,22,,34,10,44r24,l44,34r,-24l34,xe" fillcolor="#902a81" stroked="f">
                  <v:path arrowok="t" o:connecttype="custom" o:connectlocs="34,378;10,378;0,388;0,400;0,412;10,422;34,422;44,412;44,388;34,378" o:connectangles="0,0,0,0,0,0,0,0,0,0"/>
                </v:shape>
                <v:shape id="Freeform 446" o:spid="_x0000_s1052" style="position:absolute;left:8985;top:377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" path="m,22l,10,10,,22,,34,,44,10r,12l44,34,34,44r-12,l10,44,,34,,22e" filled="f" strokecolor="#902a81" strokeweight=".141mm">
                  <v:path arrowok="t" o:connecttype="custom" o:connectlocs="0,400;0,388;10,378;22,378;34,378;44,388;44,400;44,412;34,422;22,422;10,422;0,412;0,400" o:connectangles="0,0,0,0,0,0,0,0,0,0,0,0,0"/>
                </v:shape>
                <v:shape id="Freeform 445" o:spid="_x0000_s1053" style="position:absolute;left:9489;top:58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" path="m38,l11,,,11,,24,,37,11,48r27,l48,37r,-26l38,xe" fillcolor="#9f2f7f" stroked="f">
                  <v:path arrowok="t" o:connecttype="custom" o:connectlocs="38,587;11,587;0,598;0,611;0,624;11,635;38,635;48,624;48,598;38,587" o:connectangles="0,0,0,0,0,0,0,0,0,0"/>
                </v:shape>
                <v:shape id="Freeform 444" o:spid="_x0000_s1054" style="position:absolute;left:9489;top:58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" path="m,24l,11,11,,24,,38,,48,11r,13l48,37,38,48r-14,l11,48,,37,,24e" filled="f" strokecolor="#9f2f7f" strokeweight=".141mm">
                  <v:path arrowok="t" o:connecttype="custom" o:connectlocs="0,611;0,598;11,587;24,587;38,587;48,598;48,611;48,624;38,635;24,635;11,635;0,624;0,611" o:connectangles="0,0,0,0,0,0,0,0,0,0,0,0,0"/>
                </v:shape>
                <v:shape id="Freeform 443" o:spid="_x0000_s1055" style="position:absolute;left:8779;top:6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" path="m37,l11,,,11,,24,,37,11,48r26,l47,37r,-26l37,xe" fillcolor="#ae347b" stroked="f">
                  <v:path arrowok="t" o:connecttype="custom" o:connectlocs="37,689;11,689;0,700;0,713;0,726;11,737;37,737;47,726;47,700;37,689" o:connectangles="0,0,0,0,0,0,0,0,0,0"/>
                </v:shape>
                <v:shape id="Freeform 442" o:spid="_x0000_s1056" style="position:absolute;left:8779;top:6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" path="m,24l,11,11,,24,,37,,47,11r,13l47,37,37,48r-13,l11,48,,37,,24e" filled="f" strokecolor="#ae347b" strokeweight=".141mm">
                  <v:path arrowok="t" o:connecttype="custom" o:connectlocs="0,713;0,700;11,689;24,689;37,689;47,700;47,713;47,726;37,737;24,737;11,737;0,726;0,713" o:connectangles="0,0,0,0,0,0,0,0,0,0,0,0,0"/>
                </v:shape>
                <v:shape id="Freeform 441" o:spid="_x0000_s1057" style="position:absolute;left:9288;top:5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" path="m37,l11,,,11,,24,,37,11,48r26,l48,37r,-26l37,xe" fillcolor="#bd3977" stroked="f">
                  <v:path arrowok="t" o:connecttype="custom" o:connectlocs="37,589;11,589;0,600;0,613;0,626;11,637;37,637;48,626;48,600;37,589" o:connectangles="0,0,0,0,0,0,0,0,0,0"/>
                </v:shape>
                <v:shape id="Freeform 440" o:spid="_x0000_s1058" style="position:absolute;left:9288;top:5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" path="m,24l,11,11,,24,,37,,48,11r,13l48,37,37,48r-13,l11,48,,37,,24e" filled="f" strokecolor="#bd3977" strokeweight=".141mm">
                  <v:path arrowok="t" o:connecttype="custom" o:connectlocs="0,613;0,600;11,589;24,589;37,589;48,600;48,613;48,626;37,637;24,637;11,637;0,626;0,613" o:connectangles="0,0,0,0,0,0,0,0,0,0,0,0,0"/>
                </v:shape>
                <v:shape id="Freeform 439" o:spid="_x0000_s1059" style="position:absolute;left:8880;top:1193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" path="m36,l10,,,10,,23,,35,10,46r26,l46,35r,-25l36,xe" fillcolor="#cd4071" stroked="f">
                  <v:path arrowok="t" o:connecttype="custom" o:connectlocs="36,1194;10,1194;0,1204;0,1217;0,1229;10,1240;36,1240;46,1229;46,1204;36,1194" o:connectangles="0,0,0,0,0,0,0,0,0,0"/>
                </v:shape>
                <v:shape id="Freeform 438" o:spid="_x0000_s1060" style="position:absolute;left:8880;top:1193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" path="m,23l,10,10,,23,,36,,46,10r,13l46,35,36,46r-13,l10,46,,35,,23e" filled="f" strokecolor="#cd4071" strokeweight=".141mm">
                  <v:path arrowok="t" o:connecttype="custom" o:connectlocs="0,1217;0,1204;10,1194;23,1194;36,1194;46,1204;46,1217;46,1229;36,1240;23,1240;10,1240;0,1229;0,1217" o:connectangles="0,0,0,0,0,0,0,0,0,0,0,0,0"/>
                </v:shape>
                <v:shape id="Freeform 437" o:spid="_x0000_s1061" style="position:absolute;left:9693;top:587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" path="m37,l11,,,11,,24,,37,11,48r26,l48,37r,-26l37,xe" fillcolor="#db476a" stroked="f">
                  <v:path arrowok="t" o:connecttype="custom" o:connectlocs="37,587;11,587;0,598;0,611;0,624;11,635;37,635;48,624;48,598;37,587" o:connectangles="0,0,0,0,0,0,0,0,0,0"/>
                </v:shape>
                <v:shape id="Freeform 436" o:spid="_x0000_s1062" style="position:absolute;left:9693;top:587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" path="m,24l,11,11,,24,,37,,48,11r,13l48,37,37,48r-13,l11,48,,37,,24e" filled="f" strokecolor="#db476a" strokeweight=".141mm">
                  <v:path arrowok="t" o:connecttype="custom" o:connectlocs="0,611;0,598;11,587;24,587;37,587;48,598;48,611;48,624;37,635;24,635;11,635;0,624;0,611" o:connectangles="0,0,0,0,0,0,0,0,0,0,0,0,0"/>
                </v:shape>
                <v:shape id="Freeform 435" o:spid="_x0000_s1063" style="position:absolute;left:8374;top:69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" path="m37,l11,,,11,,24,,37,11,47r26,l48,37r,-26l37,xe" fillcolor="#e85362" stroked="f">
                  <v:path arrowok="t" o:connecttype="custom" o:connectlocs="37,691;11,691;0,702;0,715;0,728;11,738;37,738;48,728;48,702;37,691" o:connectangles="0,0,0,0,0,0,0,0,0,0"/>
                </v:shape>
                <v:shape id="Freeform 434" o:spid="_x0000_s1064" style="position:absolute;left:8374;top:69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" path="m,24l,11,11,,24,,37,,48,11r,13l48,37,37,47r-13,l11,47,,37,,24e" filled="f" strokecolor="#e85362" strokeweight=".141mm">
                  <v:path arrowok="t" o:connecttype="custom" o:connectlocs="0,715;0,702;11,691;24,691;37,691;48,702;48,715;48,728;37,738;24,738;11,738;0,728;0,715" o:connectangles="0,0,0,0,0,0,0,0,0,0,0,0,0"/>
                </v:shape>
                <v:shape id="Freeform 433" o:spid="_x0000_s1065" style="position:absolute;left:8985;top:-129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" path="m34,l10,,,10,,22,,34,10,44r24,l44,34r,-24l34,xe" fillcolor="#f1605d" stroked="f">
                  <v:path arrowok="t" o:connecttype="custom" o:connectlocs="34,-128;10,-128;0,-118;0,-106;0,-94;10,-84;34,-84;44,-94;44,-118;34,-128" o:connectangles="0,0,0,0,0,0,0,0,0,0"/>
                </v:shape>
                <v:shape id="Freeform 432" o:spid="_x0000_s1066" style="position:absolute;left:8985;top:-129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" path="m,22l,10,10,,22,,34,,44,10r,12l44,34,34,44r-12,l10,44,,34,,22e" filled="f" strokecolor="#f1605d" strokeweight=".141mm">
                  <v:path arrowok="t" o:connecttype="custom" o:connectlocs="0,-106;0,-118;10,-128;22,-128;34,-128;44,-118;44,-106;44,-94;34,-84;22,-84;10,-84;0,-94;0,-106" o:connectangles="0,0,0,0,0,0,0,0,0,0,0,0,0"/>
                </v:shape>
                <v:shape id="Freeform 431" o:spid="_x0000_s1067" style="position:absolute;left:8680;top:688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" path="m37,l10,,,11,,24,,37,10,48r27,l48,37r,-26l37,xe" fillcolor="#f7715c" stroked="f">
                  <v:path arrowok="t" o:connecttype="custom" o:connectlocs="37,688;10,688;0,699;0,712;0,725;10,736;37,736;48,725;48,699;37,688" o:connectangles="0,0,0,0,0,0,0,0,0,0"/>
                </v:shape>
                <v:shape id="Freeform 430" o:spid="_x0000_s1068" style="position:absolute;left:8680;top:688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" path="m,24l,11,10,,24,,37,,48,11r,13l48,37,37,48r-13,l10,48,,37,,24e" filled="f" strokecolor="#f7715c" strokeweight=".141mm">
                  <v:path arrowok="t" o:connecttype="custom" o:connectlocs="0,712;0,699;10,688;24,688;37,688;48,699;48,712;48,725;37,736;24,736;10,736;0,725;0,712" o:connectangles="0,0,0,0,0,0,0,0,0,0,0,0,0"/>
                </v:shape>
                <v:shape id="Freeform 429" o:spid="_x0000_s1069" style="position:absolute;left:8882;top:1394;width:43;height:43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" path="m33,l9,,,10,,22,,33,9,43r24,l42,33r,-23l33,xe" fillcolor="#fb835f" stroked="f">
                  <v:path arrowok="t" o:connecttype="custom" o:connectlocs="33,1394;9,1394;0,1404;0,1416;0,1427;9,1437;33,1437;42,1427;42,1404;33,1394" o:connectangles="0,0,0,0,0,0,0,0,0,0"/>
                </v:shape>
                <v:shape id="Freeform 428" o:spid="_x0000_s1070" style="position:absolute;left:8882;top:1394;width:43;height:43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" path="m,22l,10,9,,21,,33,r9,10l42,22r,11l33,43r-12,l9,43,,33,,22e" filled="f" strokecolor="#fb835f" strokeweight=".141mm">
                  <v:path arrowok="t" o:connecttype="custom" o:connectlocs="0,1416;0,1404;9,1394;21,1394;33,1394;42,1404;42,1416;42,1427;33,1437;21,1437;9,1437;0,1427;0,1416" o:connectangles="0,0,0,0,0,0,0,0,0,0,0,0,0"/>
                </v:shape>
                <v:shape id="Freeform 427" o:spid="_x0000_s1071" style="position:absolute;left:8578;top:691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" path="m38,l11,,,11,,24,,37,11,48r27,l49,37r,-26l38,xe" fillcolor="#fd9567" stroked="f">
                  <v:path arrowok="t" o:connecttype="custom" o:connectlocs="38,692;11,692;0,703;0,716;0,729;11,740;38,740;49,729;49,703;38,692" o:connectangles="0,0,0,0,0,0,0,0,0,0"/>
                </v:shape>
                <v:shape id="Freeform 426" o:spid="_x0000_s1072" style="position:absolute;left:8578;top:691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" path="m,24l,11,11,,24,,38,,49,11r,13l49,37,38,48r-14,l11,48,,37,,24e" filled="f" strokecolor="#fd9567" strokeweight=".141mm">
                  <v:path arrowok="t" o:connecttype="custom" o:connectlocs="0,716;0,703;11,692;24,692;38,692;49,703;49,716;49,729;38,740;24,740;11,740;0,729;0,716" o:connectangles="0,0,0,0,0,0,0,0,0,0,0,0,0"/>
                </v:shape>
                <v:shape id="Freeform 425" o:spid="_x0000_s1073" style="position:absolute;left:9082;top:587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" path="m38,l11,,,11,,25,,38,11,49r27,l49,38r,-27l38,xe" fillcolor="#fea772" stroked="f">
                  <v:path arrowok="t" o:connecttype="custom" o:connectlocs="38,587;11,587;0,598;0,612;0,625;11,636;38,636;49,625;49,598;38,587" o:connectangles="0,0,0,0,0,0,0,0,0,0"/>
                </v:shape>
                <v:shape id="Freeform 424" o:spid="_x0000_s1074" style="position:absolute;left:9082;top:587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" path="m,25l,11,11,,24,,38,,49,11r,14l49,38,38,49r-14,l11,49,,38,,25e" filled="f" strokecolor="#fea772" strokeweight=".141mm">
                  <v:path arrowok="t" o:connecttype="custom" o:connectlocs="0,612;0,598;11,587;24,587;38,587;49,598;49,612;49,625;38,636;24,636;11,636;0,625;0,612" o:connectangles="0,0,0,0,0,0,0,0,0,0,0,0,0"/>
                </v:shape>
                <v:shape id="Freeform 423" o:spid="_x0000_s1075" style="position:absolute;left:9591;top:58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" path="m37,l11,,,11,,24,,37,11,48r26,l48,37r,-26l37,xe" fillcolor="#feb77e" stroked="f">
                  <v:path arrowok="t" o:connecttype="custom" o:connectlocs="37,588;11,588;0,599;0,612;0,625;11,636;37,636;48,625;48,599;37,588" o:connectangles="0,0,0,0,0,0,0,0,0,0"/>
                </v:shape>
                <v:shape id="Freeform 422" o:spid="_x0000_s1076" style="position:absolute;left:9591;top:58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" path="m,24l,11,11,,24,,37,,48,11r,13l48,37,37,48r-13,l11,48,,37,,24e" filled="f" strokecolor="#feb77e" strokeweight=".141mm">
                  <v:path arrowok="t" o:connecttype="custom" o:connectlocs="0,612;0,599;11,588;24,588;37,588;48,599;48,612;48,625;37,636;24,636;11,636;0,625;0,612" o:connectangles="0,0,0,0,0,0,0,0,0,0,0,0,0"/>
                </v:shape>
                <v:shape id="Freeform 421" o:spid="_x0000_s1077" style="position:absolute;left:8985;top:180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" path="m35,l11,,,10,,23,,35,11,45r24,l45,35r,-25l35,xe" fillcolor="#fec98d" stroked="f">
                  <v:path arrowok="t" o:connecttype="custom" o:connectlocs="35,180;11,180;0,190;0,203;0,215;11,225;35,225;45,215;45,190;35,180" o:connectangles="0,0,0,0,0,0,0,0,0,0"/>
                </v:shape>
                <v:shape id="Freeform 420" o:spid="_x0000_s1078" style="position:absolute;left:8985;top:180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" path="m,23l,10,11,,23,,35,,45,10r,13l45,35,35,45r-12,l11,45,,35,,23e" filled="f" strokecolor="#fec98d" strokeweight=".141mm">
                  <v:path arrowok="t" o:connecttype="custom" o:connectlocs="0,203;0,190;11,180;23,180;35,180;45,190;45,203;45,215;35,225;23,225;11,225;0,215;0,203" o:connectangles="0,0,0,0,0,0,0,0,0,0,0,0,0"/>
                </v:shape>
                <v:shape id="Freeform 419" o:spid="_x0000_s1079" style="position:absolute;left:8172;top:692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" path="m37,l10,,,10,,24,,37,10,48r27,l48,37r,-27l37,xe" fillcolor="#fdda9c" stroked="f">
                  <v:path arrowok="t" o:connecttype="custom" o:connectlocs="37,693;10,693;0,703;0,717;0,730;10,741;37,741;48,730;48,703;37,693" o:connectangles="0,0,0,0,0,0,0,0,0,0"/>
                </v:shape>
                <v:shape id="Freeform 418" o:spid="_x0000_s1080" style="position:absolute;left:8172;top:692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" path="m,24l,10,10,,24,,37,,48,10r,14l48,37,37,48r-13,l10,48,,37,,24e" filled="f" strokecolor="#fdda9c" strokeweight=".141mm">
                  <v:path arrowok="t" o:connecttype="custom" o:connectlocs="0,717;0,703;10,693;24,693;37,693;48,703;48,717;48,730;37,741;24,741;10,741;0,730;0,717" o:connectangles="0,0,0,0,0,0,0,0,0,0,0,0,0"/>
                </v:shape>
                <v:shape id="Freeform 417" o:spid="_x0000_s1081" style="position:absolute;left:8884;top:797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" path="m35,l10,,,10,,23,,35,10,45r25,l45,35r,-25l35,xe" fillcolor="#fcecad" stroked="f">
                  <v:path arrowok="t" o:connecttype="custom" o:connectlocs="35,797;10,797;0,807;0,820;0,832;10,842;35,842;45,832;45,807;35,797" o:connectangles="0,0,0,0,0,0,0,0,0,0"/>
                </v:shape>
                <v:shape id="Freeform 416" o:spid="_x0000_s1082" style="position:absolute;left:8884;top:797;width:45;height:45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" path="m,23l,10,10,,23,,35,,45,10r,13l45,35,35,45r-12,l10,45,,35,,23e" filled="f" strokecolor="#fcecad" strokeweight=".141mm">
                  <v:path arrowok="t" o:connecttype="custom" o:connectlocs="0,820;0,807;10,797;23,797;35,797;45,807;45,820;45,832;35,842;23,842;10,842;0,832;0,820" o:connectangles="0,0,0,0,0,0,0,0,0,0,0,0,0"/>
                </v:shape>
                <v:shape id="Freeform 415" o:spid="_x0000_s1083" style="position:absolute;left:8986;top:78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" path="m34,l10,,,10,,22,,34r10,9l34,43,44,34r,-24l34,xe" fillcolor="#fcfdbf" stroked="f">
                  <v:path arrowok="t" o:connecttype="custom" o:connectlocs="34,79;10,79;0,89;0,101;0,113;10,122;34,122;44,113;44,89;34,79" o:connectangles="0,0,0,0,0,0,0,0,0,0"/>
                </v:shape>
                <v:shape id="Freeform 414" o:spid="_x0000_s1084" style="position:absolute;left:8986;top:78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" path="m,22l,10,10,,22,,34,,44,10r,12l44,34,34,43r-12,l10,43,,34,,22e" filled="f" strokecolor="#fcfdbf" strokeweight=".141mm">
                  <v:path arrowok="t" o:connecttype="custom" o:connectlocs="0,101;0,89;10,79;22,79;34,79;44,89;44,101;44,113;34,122;22,122;10,122;0,113;0,101" o:connectangles="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9"/>
        </w:rPr>
        <w:t>2</w:t>
      </w:r>
      <w:r w:rsidR="005D3991">
        <w:rPr>
          <w:rFonts w:ascii="Times New Roman"/>
          <w:color w:val="4D4D4D"/>
          <w:sz w:val="9"/>
        </w:rPr>
        <w:tab/>
        <w:t>2</w:t>
      </w:r>
      <w:r w:rsidR="005D3991">
        <w:rPr>
          <w:rFonts w:ascii="Times New Roman"/>
          <w:color w:val="4D4D4D"/>
          <w:sz w:val="9"/>
        </w:rPr>
        <w:tab/>
        <w:t>2</w:t>
      </w:r>
    </w:p>
    <w:p w14:paraId="5CA1D37A" w14:textId="77777777" w:rsidR="006F1C89" w:rsidRDefault="006F1C89">
      <w:pPr>
        <w:pStyle w:val="BodyText"/>
        <w:rPr>
          <w:rFonts w:ascii="Times New Roman"/>
          <w:sz w:val="20"/>
        </w:rPr>
      </w:pPr>
    </w:p>
    <w:p w14:paraId="473AC94F" w14:textId="77777777" w:rsidR="006F1C89" w:rsidRDefault="006F1C89">
      <w:pPr>
        <w:pStyle w:val="BodyText"/>
        <w:spacing w:before="7"/>
        <w:rPr>
          <w:rFonts w:ascii="Times New Roman"/>
          <w:sz w:val="15"/>
        </w:rPr>
      </w:pPr>
    </w:p>
    <w:p w14:paraId="3549BB4F" w14:textId="77777777" w:rsidR="006F1C89" w:rsidRDefault="006F1C89">
      <w:pPr>
        <w:pStyle w:val="BodyText"/>
        <w:spacing w:before="5"/>
        <w:rPr>
          <w:rFonts w:ascii="Times New Roman"/>
          <w:sz w:val="8"/>
        </w:rPr>
      </w:pPr>
    </w:p>
    <w:p w14:paraId="68A396D8" w14:textId="45B45694" w:rsidR="006F1C89" w:rsidRDefault="00C85944">
      <w:pPr>
        <w:tabs>
          <w:tab w:val="left" w:pos="4576"/>
          <w:tab w:val="left" w:pos="7170"/>
        </w:tabs>
        <w:ind w:left="1982"/>
        <w:rPr>
          <w:rFonts w:ascii="Times New Roman"/>
          <w:sz w:val="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64EEFF99" wp14:editId="0E49F122">
                <wp:simplePos x="0" y="0"/>
                <wp:positionH relativeFrom="page">
                  <wp:posOffset>1547495</wp:posOffset>
                </wp:positionH>
                <wp:positionV relativeFrom="paragraph">
                  <wp:posOffset>-158115</wp:posOffset>
                </wp:positionV>
                <wp:extent cx="104775" cy="387350"/>
                <wp:effectExtent l="0" t="0" r="0" b="0"/>
                <wp:wrapNone/>
                <wp:docPr id="422" name="Text 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89740F" w14:textId="77777777" w:rsidR="006F1C89" w:rsidRDefault="005D3991">
                            <w:pPr>
                              <w:spacing w:before="17"/>
                              <w:ind w:left="20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z w:val="11"/>
                              </w:rPr>
                              <w:t xml:space="preserve">Adult  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>Trait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EFF99" id="Text Box 412" o:spid="_x0000_s1049" type="#_x0000_t202" style="position:absolute;left:0;text-align:left;margin-left:121.85pt;margin-top:-12.45pt;width:8.25pt;height:30.5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4989740F" w14:textId="77777777" w:rsidR="006F1C89" w:rsidRDefault="005D3991">
                      <w:pPr>
                        <w:spacing w:before="17"/>
                        <w:ind w:left="20"/>
                        <w:rPr>
                          <w:rFonts w:ascii="Times New Roman"/>
                          <w:sz w:val="11"/>
                        </w:rPr>
                      </w:pPr>
                      <w:r>
                        <w:rPr>
                          <w:rFonts w:ascii="Times New Roman"/>
                          <w:sz w:val="11"/>
                        </w:rPr>
                        <w:t xml:space="preserve">Adult  </w:t>
                      </w:r>
                      <w:r>
                        <w:rPr>
                          <w:rFonts w:ascii="Times New Roman"/>
                          <w:spacing w:val="4"/>
                          <w:sz w:val="1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1"/>
                        </w:rPr>
                        <w:t>Trait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44928" behindDoc="1" locked="0" layoutInCell="1" allowOverlap="1" wp14:anchorId="3FD08373" wp14:editId="798FBFB4">
                <wp:simplePos x="0" y="0"/>
                <wp:positionH relativeFrom="page">
                  <wp:posOffset>3194685</wp:posOffset>
                </wp:positionH>
                <wp:positionV relativeFrom="paragraph">
                  <wp:posOffset>-158115</wp:posOffset>
                </wp:positionV>
                <wp:extent cx="104775" cy="387350"/>
                <wp:effectExtent l="0" t="0" r="0" b="0"/>
                <wp:wrapNone/>
                <wp:docPr id="421" name="Text 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36DDC" w14:textId="77777777" w:rsidR="006F1C89" w:rsidRDefault="005D3991">
                            <w:pPr>
                              <w:spacing w:before="17"/>
                              <w:ind w:left="20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z w:val="11"/>
                              </w:rPr>
                              <w:t xml:space="preserve">Adult  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>Trait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08373" id="Text Box 411" o:spid="_x0000_s1050" type="#_x0000_t202" style="position:absolute;left:0;text-align:left;margin-left:251.55pt;margin-top:-12.45pt;width:8.25pt;height:30.5pt;z-index:-180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" filled="f" stroked="f">
                <v:textbox style="layout-flow:vertical;mso-layout-flow-alt:bottom-to-top" inset="0,0,0,0">
                  <w:txbxContent>
                    <w:p w14:paraId="73F36DDC" w14:textId="77777777" w:rsidR="006F1C89" w:rsidRDefault="005D3991">
                      <w:pPr>
                        <w:spacing w:before="17"/>
                        <w:ind w:left="20"/>
                        <w:rPr>
                          <w:rFonts w:ascii="Times New Roman"/>
                          <w:sz w:val="11"/>
                        </w:rPr>
                      </w:pPr>
                      <w:r>
                        <w:rPr>
                          <w:rFonts w:ascii="Times New Roman"/>
                          <w:sz w:val="11"/>
                        </w:rPr>
                        <w:t xml:space="preserve">Adult  </w:t>
                      </w:r>
                      <w:r>
                        <w:rPr>
                          <w:rFonts w:ascii="Times New Roman"/>
                          <w:spacing w:val="4"/>
                          <w:sz w:val="1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1"/>
                        </w:rPr>
                        <w:t>Trait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45952" behindDoc="1" locked="0" layoutInCell="1" allowOverlap="1" wp14:anchorId="3D4F97B6" wp14:editId="669B05A0">
                <wp:simplePos x="0" y="0"/>
                <wp:positionH relativeFrom="page">
                  <wp:posOffset>4841875</wp:posOffset>
                </wp:positionH>
                <wp:positionV relativeFrom="paragraph">
                  <wp:posOffset>-158115</wp:posOffset>
                </wp:positionV>
                <wp:extent cx="104775" cy="387350"/>
                <wp:effectExtent l="0" t="0" r="0" b="0"/>
                <wp:wrapNone/>
                <wp:docPr id="420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2B615" w14:textId="77777777" w:rsidR="006F1C89" w:rsidRDefault="005D3991">
                            <w:pPr>
                              <w:spacing w:before="17"/>
                              <w:ind w:left="20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z w:val="11"/>
                              </w:rPr>
                              <w:t xml:space="preserve">Adult  </w:t>
                            </w:r>
                            <w:r>
                              <w:rPr>
                                <w:rFonts w:ascii="Times New Roman"/>
                                <w:spacing w:val="4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1"/>
                              </w:rPr>
                              <w:t>Trait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F97B6" id="Text Box 410" o:spid="_x0000_s1051" type="#_x0000_t202" style="position:absolute;left:0;text-align:left;margin-left:381.25pt;margin-top:-12.45pt;width:8.25pt;height:30.5pt;z-index:-180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5E62B615" w14:textId="77777777" w:rsidR="006F1C89" w:rsidRDefault="005D3991">
                      <w:pPr>
                        <w:spacing w:before="17"/>
                        <w:ind w:left="20"/>
                        <w:rPr>
                          <w:rFonts w:ascii="Times New Roman"/>
                          <w:sz w:val="11"/>
                        </w:rPr>
                      </w:pPr>
                      <w:r>
                        <w:rPr>
                          <w:rFonts w:ascii="Times New Roman"/>
                          <w:sz w:val="11"/>
                        </w:rPr>
                        <w:t xml:space="preserve">Adult  </w:t>
                      </w:r>
                      <w:r>
                        <w:rPr>
                          <w:rFonts w:ascii="Times New Roman"/>
                          <w:spacing w:val="4"/>
                          <w:sz w:val="11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1"/>
                        </w:rPr>
                        <w:t>Trait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9"/>
        </w:rPr>
        <w:t>0</w:t>
      </w:r>
      <w:r w:rsidR="005D3991">
        <w:rPr>
          <w:rFonts w:ascii="Times New Roman"/>
          <w:color w:val="4D4D4D"/>
          <w:sz w:val="9"/>
        </w:rPr>
        <w:tab/>
        <w:t>0</w:t>
      </w:r>
      <w:r w:rsidR="005D3991">
        <w:rPr>
          <w:rFonts w:ascii="Times New Roman"/>
          <w:color w:val="4D4D4D"/>
          <w:sz w:val="9"/>
        </w:rPr>
        <w:tab/>
        <w:t>0</w:t>
      </w:r>
    </w:p>
    <w:p w14:paraId="66DED1CE" w14:textId="77777777" w:rsidR="006F1C89" w:rsidRDefault="006F1C89">
      <w:pPr>
        <w:pStyle w:val="BodyText"/>
        <w:rPr>
          <w:rFonts w:ascii="Times New Roman"/>
          <w:sz w:val="20"/>
        </w:rPr>
      </w:pPr>
    </w:p>
    <w:p w14:paraId="0D23B6E9" w14:textId="77777777" w:rsidR="006F1C89" w:rsidRDefault="006F1C89">
      <w:pPr>
        <w:pStyle w:val="BodyText"/>
        <w:rPr>
          <w:rFonts w:ascii="Times New Roman"/>
          <w:sz w:val="10"/>
        </w:rPr>
      </w:pPr>
    </w:p>
    <w:p w14:paraId="2E2CD1C7" w14:textId="77777777" w:rsidR="006F1C89" w:rsidRDefault="006F1C89">
      <w:pPr>
        <w:pStyle w:val="BodyText"/>
        <w:rPr>
          <w:rFonts w:ascii="Times New Roman"/>
          <w:sz w:val="14"/>
        </w:rPr>
      </w:pPr>
    </w:p>
    <w:p w14:paraId="08787D90" w14:textId="77777777" w:rsidR="006F1C89" w:rsidRDefault="005D3991">
      <w:pPr>
        <w:tabs>
          <w:tab w:val="left" w:pos="4515"/>
          <w:tab w:val="left" w:pos="7110"/>
        </w:tabs>
        <w:ind w:left="1921"/>
        <w:rPr>
          <w:rFonts w:ascii="Times New Roman" w:hAnsi="Times New Roman"/>
          <w:sz w:val="9"/>
        </w:rPr>
      </w:pPr>
      <w:r>
        <w:rPr>
          <w:rFonts w:ascii="Times New Roman" w:hAnsi="Times New Roman"/>
          <w:color w:val="4D4D4D"/>
          <w:w w:val="95"/>
          <w:sz w:val="9"/>
        </w:rPr>
        <w:t>−</w:t>
      </w:r>
      <w:r>
        <w:rPr>
          <w:rFonts w:ascii="Times New Roman" w:hAnsi="Times New Roman"/>
          <w:color w:val="4D4D4D"/>
          <w:spacing w:val="-12"/>
          <w:w w:val="95"/>
          <w:sz w:val="9"/>
        </w:rPr>
        <w:t xml:space="preserve"> </w:t>
      </w:r>
      <w:r>
        <w:rPr>
          <w:rFonts w:ascii="Times New Roman" w:hAnsi="Times New Roman"/>
          <w:color w:val="4D4D4D"/>
          <w:w w:val="95"/>
          <w:sz w:val="9"/>
        </w:rPr>
        <w:t>2</w:t>
      </w:r>
      <w:r>
        <w:rPr>
          <w:rFonts w:ascii="Times New Roman" w:hAnsi="Times New Roman"/>
          <w:color w:val="4D4D4D"/>
          <w:w w:val="95"/>
          <w:sz w:val="9"/>
        </w:rPr>
        <w:tab/>
      </w:r>
      <w:r>
        <w:rPr>
          <w:rFonts w:ascii="Times New Roman" w:hAnsi="Times New Roman"/>
          <w:color w:val="4D4D4D"/>
          <w:sz w:val="9"/>
        </w:rPr>
        <w:t>−</w:t>
      </w:r>
      <w:r>
        <w:rPr>
          <w:rFonts w:ascii="Times New Roman" w:hAnsi="Times New Roman"/>
          <w:color w:val="4D4D4D"/>
          <w:spacing w:val="-13"/>
          <w:sz w:val="9"/>
        </w:rPr>
        <w:t xml:space="preserve"> </w:t>
      </w:r>
      <w:r>
        <w:rPr>
          <w:rFonts w:ascii="Times New Roman" w:hAnsi="Times New Roman"/>
          <w:color w:val="4D4D4D"/>
          <w:sz w:val="9"/>
        </w:rPr>
        <w:t>2</w:t>
      </w:r>
      <w:r>
        <w:rPr>
          <w:rFonts w:ascii="Times New Roman" w:hAnsi="Times New Roman"/>
          <w:color w:val="4D4D4D"/>
          <w:sz w:val="9"/>
        </w:rPr>
        <w:tab/>
      </w:r>
      <w:r>
        <w:rPr>
          <w:rFonts w:ascii="Times New Roman" w:hAnsi="Times New Roman"/>
          <w:color w:val="4D4D4D"/>
          <w:w w:val="95"/>
          <w:sz w:val="9"/>
        </w:rPr>
        <w:t>−</w:t>
      </w:r>
      <w:r>
        <w:rPr>
          <w:rFonts w:ascii="Times New Roman" w:hAnsi="Times New Roman"/>
          <w:color w:val="4D4D4D"/>
          <w:spacing w:val="-7"/>
          <w:w w:val="95"/>
          <w:sz w:val="9"/>
        </w:rPr>
        <w:t xml:space="preserve"> </w:t>
      </w:r>
      <w:r>
        <w:rPr>
          <w:rFonts w:ascii="Times New Roman" w:hAnsi="Times New Roman"/>
          <w:color w:val="4D4D4D"/>
          <w:w w:val="95"/>
          <w:sz w:val="9"/>
        </w:rPr>
        <w:t>2</w:t>
      </w:r>
    </w:p>
    <w:p w14:paraId="1175AE9E" w14:textId="77777777" w:rsidR="006F1C89" w:rsidRDefault="006F1C89">
      <w:pPr>
        <w:pStyle w:val="BodyText"/>
        <w:spacing w:before="2" w:after="1"/>
        <w:rPr>
          <w:rFonts w:ascii="Times New Roman"/>
          <w:sz w:val="29"/>
        </w:rPr>
      </w:pPr>
    </w:p>
    <w:tbl>
      <w:tblPr>
        <w:tblW w:w="0" w:type="auto"/>
        <w:tblInd w:w="23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"/>
        <w:gridCol w:w="913"/>
        <w:gridCol w:w="818"/>
        <w:gridCol w:w="862"/>
        <w:gridCol w:w="913"/>
        <w:gridCol w:w="818"/>
        <w:gridCol w:w="862"/>
        <w:gridCol w:w="913"/>
        <w:gridCol w:w="216"/>
      </w:tblGrid>
      <w:tr w:rsidR="006F1C89" w14:paraId="3AA3FC53" w14:textId="77777777">
        <w:trPr>
          <w:trHeight w:val="152"/>
        </w:trPr>
        <w:tc>
          <w:tcPr>
            <w:tcW w:w="260" w:type="dxa"/>
          </w:tcPr>
          <w:p w14:paraId="6AB8AACE" w14:textId="77777777" w:rsidR="006F1C89" w:rsidRDefault="005D3991">
            <w:pPr>
              <w:pStyle w:val="TableParagraph"/>
              <w:spacing w:before="46" w:line="86" w:lineRule="exact"/>
              <w:ind w:left="50"/>
              <w:rPr>
                <w:rFonts w:ascii="Times New Roman" w:hAnsi="Times New Roman"/>
                <w:sz w:val="9"/>
              </w:rPr>
            </w:pPr>
            <w:r>
              <w:rPr>
                <w:rFonts w:ascii="Times New Roman" w:hAnsi="Times New Roman"/>
                <w:color w:val="4D4D4D"/>
                <w:w w:val="95"/>
                <w:sz w:val="9"/>
              </w:rPr>
              <w:t>−</w:t>
            </w:r>
            <w:r>
              <w:rPr>
                <w:rFonts w:ascii="Times New Roman" w:hAnsi="Times New Roman"/>
                <w:color w:val="4D4D4D"/>
                <w:spacing w:val="-11"/>
                <w:w w:val="95"/>
                <w:sz w:val="9"/>
              </w:rPr>
              <w:t xml:space="preserve"> </w:t>
            </w:r>
            <w:r>
              <w:rPr>
                <w:rFonts w:ascii="Times New Roman" w:hAnsi="Times New Roman"/>
                <w:color w:val="4D4D4D"/>
                <w:w w:val="95"/>
                <w:sz w:val="9"/>
              </w:rPr>
              <w:t>2</w:t>
            </w:r>
          </w:p>
        </w:tc>
        <w:tc>
          <w:tcPr>
            <w:tcW w:w="913" w:type="dxa"/>
          </w:tcPr>
          <w:p w14:paraId="497D7EA5" w14:textId="77777777" w:rsidR="006F1C89" w:rsidRDefault="005D3991">
            <w:pPr>
              <w:pStyle w:val="TableParagraph"/>
              <w:spacing w:before="46" w:line="86" w:lineRule="exact"/>
              <w:ind w:right="17"/>
              <w:jc w:val="center"/>
              <w:rPr>
                <w:rFonts w:ascii="Times New Roman"/>
                <w:sz w:val="9"/>
              </w:rPr>
            </w:pPr>
            <w:r>
              <w:rPr>
                <w:rFonts w:ascii="Times New Roman"/>
                <w:color w:val="4D4D4D"/>
                <w:sz w:val="9"/>
              </w:rPr>
              <w:t>0</w:t>
            </w:r>
          </w:p>
        </w:tc>
        <w:tc>
          <w:tcPr>
            <w:tcW w:w="818" w:type="dxa"/>
          </w:tcPr>
          <w:p w14:paraId="6E7069AA" w14:textId="77777777" w:rsidR="006F1C89" w:rsidRDefault="005D3991">
            <w:pPr>
              <w:pStyle w:val="TableParagraph"/>
              <w:spacing w:before="46" w:line="86" w:lineRule="exact"/>
              <w:ind w:left="121"/>
              <w:rPr>
                <w:rFonts w:ascii="Times New Roman"/>
                <w:sz w:val="9"/>
              </w:rPr>
            </w:pPr>
            <w:r>
              <w:rPr>
                <w:rFonts w:ascii="Times New Roman"/>
                <w:color w:val="4D4D4D"/>
                <w:sz w:val="9"/>
              </w:rPr>
              <w:t>2</w:t>
            </w:r>
          </w:p>
        </w:tc>
        <w:tc>
          <w:tcPr>
            <w:tcW w:w="862" w:type="dxa"/>
          </w:tcPr>
          <w:p w14:paraId="699283E9" w14:textId="77777777" w:rsidR="006F1C89" w:rsidRDefault="005D3991">
            <w:pPr>
              <w:pStyle w:val="TableParagraph"/>
              <w:spacing w:before="46" w:line="86" w:lineRule="exact"/>
              <w:ind w:right="101"/>
              <w:jc w:val="right"/>
              <w:rPr>
                <w:rFonts w:ascii="Times New Roman" w:hAnsi="Times New Roman"/>
                <w:sz w:val="9"/>
              </w:rPr>
            </w:pPr>
            <w:r>
              <w:rPr>
                <w:rFonts w:ascii="Times New Roman" w:hAnsi="Times New Roman"/>
                <w:color w:val="4D4D4D"/>
                <w:sz w:val="9"/>
              </w:rPr>
              <w:t>−</w:t>
            </w:r>
            <w:r>
              <w:rPr>
                <w:rFonts w:ascii="Times New Roman" w:hAnsi="Times New Roman"/>
                <w:color w:val="4D4D4D"/>
                <w:spacing w:val="-13"/>
                <w:sz w:val="9"/>
              </w:rPr>
              <w:t xml:space="preserve"> </w:t>
            </w:r>
            <w:r>
              <w:rPr>
                <w:rFonts w:ascii="Times New Roman" w:hAnsi="Times New Roman"/>
                <w:color w:val="4D4D4D"/>
                <w:sz w:val="9"/>
              </w:rPr>
              <w:t>2</w:t>
            </w:r>
          </w:p>
        </w:tc>
        <w:tc>
          <w:tcPr>
            <w:tcW w:w="913" w:type="dxa"/>
          </w:tcPr>
          <w:p w14:paraId="34DB63E0" w14:textId="77777777" w:rsidR="006F1C89" w:rsidRDefault="005D3991">
            <w:pPr>
              <w:pStyle w:val="TableParagraph"/>
              <w:spacing w:before="46" w:line="86" w:lineRule="exact"/>
              <w:ind w:right="13"/>
              <w:jc w:val="center"/>
              <w:rPr>
                <w:rFonts w:ascii="Times New Roman"/>
                <w:sz w:val="9"/>
              </w:rPr>
            </w:pPr>
            <w:r>
              <w:rPr>
                <w:rFonts w:ascii="Times New Roman"/>
                <w:color w:val="4D4D4D"/>
                <w:sz w:val="9"/>
              </w:rPr>
              <w:t>0</w:t>
            </w:r>
          </w:p>
        </w:tc>
        <w:tc>
          <w:tcPr>
            <w:tcW w:w="818" w:type="dxa"/>
          </w:tcPr>
          <w:p w14:paraId="5F93673C" w14:textId="77777777" w:rsidR="006F1C89" w:rsidRDefault="005D3991">
            <w:pPr>
              <w:pStyle w:val="TableParagraph"/>
              <w:spacing w:before="46" w:line="86" w:lineRule="exact"/>
              <w:ind w:left="122"/>
              <w:rPr>
                <w:rFonts w:ascii="Times New Roman"/>
                <w:sz w:val="9"/>
              </w:rPr>
            </w:pPr>
            <w:r>
              <w:rPr>
                <w:rFonts w:ascii="Times New Roman"/>
                <w:color w:val="4D4D4D"/>
                <w:sz w:val="9"/>
              </w:rPr>
              <w:t>2</w:t>
            </w:r>
          </w:p>
        </w:tc>
        <w:tc>
          <w:tcPr>
            <w:tcW w:w="862" w:type="dxa"/>
          </w:tcPr>
          <w:p w14:paraId="34EC40FD" w14:textId="77777777" w:rsidR="006F1C89" w:rsidRDefault="005D3991">
            <w:pPr>
              <w:pStyle w:val="TableParagraph"/>
              <w:spacing w:before="46" w:line="86" w:lineRule="exact"/>
              <w:ind w:right="100"/>
              <w:jc w:val="right"/>
              <w:rPr>
                <w:rFonts w:ascii="Times New Roman" w:hAnsi="Times New Roman"/>
                <w:sz w:val="9"/>
              </w:rPr>
            </w:pPr>
            <w:r>
              <w:rPr>
                <w:rFonts w:ascii="Times New Roman" w:hAnsi="Times New Roman"/>
                <w:color w:val="4D4D4D"/>
                <w:sz w:val="9"/>
              </w:rPr>
              <w:t>−</w:t>
            </w:r>
            <w:r>
              <w:rPr>
                <w:rFonts w:ascii="Times New Roman" w:hAnsi="Times New Roman"/>
                <w:color w:val="4D4D4D"/>
                <w:spacing w:val="-13"/>
                <w:sz w:val="9"/>
              </w:rPr>
              <w:t xml:space="preserve"> </w:t>
            </w:r>
            <w:r>
              <w:rPr>
                <w:rFonts w:ascii="Times New Roman" w:hAnsi="Times New Roman"/>
                <w:color w:val="4D4D4D"/>
                <w:sz w:val="9"/>
              </w:rPr>
              <w:t>2</w:t>
            </w:r>
          </w:p>
        </w:tc>
        <w:tc>
          <w:tcPr>
            <w:tcW w:w="913" w:type="dxa"/>
          </w:tcPr>
          <w:p w14:paraId="6685FBBB" w14:textId="77777777" w:rsidR="006F1C89" w:rsidRDefault="005D3991">
            <w:pPr>
              <w:pStyle w:val="TableParagraph"/>
              <w:spacing w:before="46" w:line="86" w:lineRule="exact"/>
              <w:ind w:right="10"/>
              <w:jc w:val="center"/>
              <w:rPr>
                <w:rFonts w:ascii="Times New Roman"/>
                <w:sz w:val="9"/>
              </w:rPr>
            </w:pPr>
            <w:r>
              <w:rPr>
                <w:rFonts w:ascii="Times New Roman"/>
                <w:color w:val="4D4D4D"/>
                <w:sz w:val="9"/>
              </w:rPr>
              <w:t>0</w:t>
            </w:r>
          </w:p>
        </w:tc>
        <w:tc>
          <w:tcPr>
            <w:tcW w:w="216" w:type="dxa"/>
          </w:tcPr>
          <w:p w14:paraId="3D171C43" w14:textId="77777777" w:rsidR="006F1C89" w:rsidRDefault="005D3991">
            <w:pPr>
              <w:pStyle w:val="TableParagraph"/>
              <w:spacing w:before="46" w:line="86" w:lineRule="exact"/>
              <w:ind w:left="124"/>
              <w:rPr>
                <w:rFonts w:ascii="Times New Roman"/>
                <w:sz w:val="9"/>
              </w:rPr>
            </w:pPr>
            <w:r>
              <w:rPr>
                <w:rFonts w:ascii="Times New Roman"/>
                <w:color w:val="4D4D4D"/>
                <w:sz w:val="9"/>
              </w:rPr>
              <w:t>2</w:t>
            </w:r>
          </w:p>
        </w:tc>
      </w:tr>
      <w:tr w:rsidR="006F1C89" w14:paraId="0E727514" w14:textId="77777777">
        <w:trPr>
          <w:trHeight w:val="177"/>
        </w:trPr>
        <w:tc>
          <w:tcPr>
            <w:tcW w:w="260" w:type="dxa"/>
          </w:tcPr>
          <w:p w14:paraId="4013C8A8" w14:textId="77777777" w:rsidR="006F1C89" w:rsidRDefault="006F1C89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</w:tcPr>
          <w:p w14:paraId="520599F7" w14:textId="77777777" w:rsidR="006F1C89" w:rsidRDefault="005D3991">
            <w:pPr>
              <w:pStyle w:val="TableParagraph"/>
              <w:ind w:left="97" w:right="110"/>
              <w:jc w:val="center"/>
              <w:rPr>
                <w:rFonts w:ascii="Times New Roman"/>
                <w:sz w:val="11"/>
              </w:rPr>
            </w:pPr>
            <w:r>
              <w:rPr>
                <w:rFonts w:ascii="Times New Roman"/>
                <w:sz w:val="11"/>
              </w:rPr>
              <w:t>Juvenile</w:t>
            </w:r>
            <w:r>
              <w:rPr>
                <w:rFonts w:ascii="Times New Roman"/>
                <w:spacing w:val="52"/>
                <w:sz w:val="11"/>
              </w:rPr>
              <w:t xml:space="preserve"> </w:t>
            </w:r>
            <w:r>
              <w:rPr>
                <w:rFonts w:ascii="Times New Roman"/>
                <w:sz w:val="11"/>
              </w:rPr>
              <w:t>Trait</w:t>
            </w:r>
          </w:p>
        </w:tc>
        <w:tc>
          <w:tcPr>
            <w:tcW w:w="818" w:type="dxa"/>
          </w:tcPr>
          <w:p w14:paraId="3BF076C4" w14:textId="77777777" w:rsidR="006F1C89" w:rsidRDefault="006F1C89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62" w:type="dxa"/>
          </w:tcPr>
          <w:p w14:paraId="13091579" w14:textId="77777777" w:rsidR="006F1C89" w:rsidRDefault="006F1C89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</w:tcPr>
          <w:p w14:paraId="5E897562" w14:textId="77777777" w:rsidR="006F1C89" w:rsidRDefault="005D3991">
            <w:pPr>
              <w:pStyle w:val="TableParagraph"/>
              <w:ind w:left="99" w:right="110"/>
              <w:jc w:val="center"/>
              <w:rPr>
                <w:rFonts w:ascii="Times New Roman"/>
                <w:sz w:val="11"/>
              </w:rPr>
            </w:pPr>
            <w:r>
              <w:rPr>
                <w:rFonts w:ascii="Times New Roman"/>
                <w:sz w:val="11"/>
              </w:rPr>
              <w:t>Juvenile</w:t>
            </w:r>
            <w:r>
              <w:rPr>
                <w:rFonts w:ascii="Times New Roman"/>
                <w:spacing w:val="52"/>
                <w:sz w:val="11"/>
              </w:rPr>
              <w:t xml:space="preserve"> </w:t>
            </w:r>
            <w:r>
              <w:rPr>
                <w:rFonts w:ascii="Times New Roman"/>
                <w:sz w:val="11"/>
              </w:rPr>
              <w:t>Trait</w:t>
            </w:r>
          </w:p>
        </w:tc>
        <w:tc>
          <w:tcPr>
            <w:tcW w:w="818" w:type="dxa"/>
          </w:tcPr>
          <w:p w14:paraId="5A6913CE" w14:textId="77777777" w:rsidR="006F1C89" w:rsidRDefault="006F1C89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62" w:type="dxa"/>
          </w:tcPr>
          <w:p w14:paraId="0C29B28F" w14:textId="77777777" w:rsidR="006F1C89" w:rsidRDefault="006F1C89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3" w:type="dxa"/>
          </w:tcPr>
          <w:p w14:paraId="36B3E0EE" w14:textId="77777777" w:rsidR="006F1C89" w:rsidRDefault="005D3991">
            <w:pPr>
              <w:pStyle w:val="TableParagraph"/>
              <w:ind w:left="100" w:right="108"/>
              <w:jc w:val="center"/>
              <w:rPr>
                <w:rFonts w:ascii="Times New Roman"/>
                <w:sz w:val="11"/>
              </w:rPr>
            </w:pPr>
            <w:r>
              <w:rPr>
                <w:rFonts w:ascii="Times New Roman"/>
                <w:sz w:val="11"/>
              </w:rPr>
              <w:t>Juvenile</w:t>
            </w:r>
            <w:r>
              <w:rPr>
                <w:rFonts w:ascii="Times New Roman"/>
                <w:spacing w:val="52"/>
                <w:sz w:val="11"/>
              </w:rPr>
              <w:t xml:space="preserve"> </w:t>
            </w:r>
            <w:r>
              <w:rPr>
                <w:rFonts w:ascii="Times New Roman"/>
                <w:sz w:val="11"/>
              </w:rPr>
              <w:t>Trait</w:t>
            </w:r>
          </w:p>
        </w:tc>
        <w:tc>
          <w:tcPr>
            <w:tcW w:w="216" w:type="dxa"/>
          </w:tcPr>
          <w:p w14:paraId="2DC8E128" w14:textId="77777777" w:rsidR="006F1C89" w:rsidRDefault="006F1C89"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 w14:paraId="580246EC" w14:textId="77777777" w:rsidR="006F1C89" w:rsidRDefault="006F1C89">
      <w:pPr>
        <w:pStyle w:val="BodyText"/>
        <w:rPr>
          <w:rFonts w:ascii="Times New Roman"/>
          <w:sz w:val="20"/>
        </w:rPr>
      </w:pPr>
    </w:p>
    <w:p w14:paraId="6A67B096" w14:textId="77777777" w:rsidR="006F1C89" w:rsidRDefault="006F1C89">
      <w:pPr>
        <w:pStyle w:val="BodyText"/>
        <w:spacing w:before="1"/>
        <w:rPr>
          <w:rFonts w:ascii="Times New Roman"/>
          <w:sz w:val="25"/>
        </w:rPr>
      </w:pPr>
    </w:p>
    <w:p w14:paraId="26EE5711" w14:textId="77777777" w:rsidR="006F1C89" w:rsidRDefault="005D3991">
      <w:pPr>
        <w:spacing w:before="63"/>
        <w:ind w:left="150" w:right="108"/>
        <w:jc w:val="both"/>
        <w:rPr>
          <w:sz w:val="18"/>
        </w:rPr>
      </w:pPr>
      <w:r>
        <w:rPr>
          <w:b/>
          <w:w w:val="110"/>
          <w:sz w:val="18"/>
        </w:rPr>
        <w:t>Figure 7:</w:t>
      </w:r>
      <w:r>
        <w:rPr>
          <w:b/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Examples of the three different communities that occurred when </w:t>
      </w:r>
      <w:r>
        <w:rPr>
          <w:rFonts w:ascii="Arial" w:hAnsi="Arial"/>
          <w:i/>
          <w:w w:val="110"/>
          <w:sz w:val="18"/>
        </w:rPr>
        <w:t xml:space="preserve">σ </w:t>
      </w:r>
      <w:r>
        <w:rPr>
          <w:w w:val="110"/>
          <w:sz w:val="18"/>
        </w:rPr>
        <w:t xml:space="preserve">was low for different mutation probabilities </w:t>
      </w:r>
      <w:r>
        <w:rPr>
          <w:rFonts w:ascii="Arial" w:hAnsi="Arial"/>
          <w:i/>
          <w:w w:val="110"/>
          <w:sz w:val="18"/>
        </w:rPr>
        <w:t>µ</w:t>
      </w:r>
      <w:r>
        <w:rPr>
          <w:w w:val="110"/>
          <w:sz w:val="18"/>
        </w:rPr>
        <w:t>. (A)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Single axis community, (B) Mixed community, (C) Double axes community. </w:t>
      </w:r>
      <w:proofErr w:type="gramStart"/>
      <w:r>
        <w:rPr>
          <w:w w:val="110"/>
          <w:sz w:val="18"/>
        </w:rPr>
        <w:t>An even</w:t>
      </w:r>
      <w:proofErr w:type="gramEnd"/>
      <w:r>
        <w:rPr>
          <w:w w:val="110"/>
          <w:sz w:val="18"/>
        </w:rPr>
        <w:t xml:space="preserve"> resource distribution was used. </w:t>
      </w:r>
      <w:r>
        <w:rPr>
          <w:rFonts w:ascii="Arial" w:hAnsi="Arial"/>
          <w:i/>
          <w:w w:val="110"/>
          <w:sz w:val="18"/>
        </w:rPr>
        <w:t xml:space="preserve">σ </w:t>
      </w:r>
      <w:r>
        <w:rPr>
          <w:w w:val="110"/>
          <w:sz w:val="18"/>
        </w:rPr>
        <w:t>= 0</w:t>
      </w:r>
      <w:r>
        <w:rPr>
          <w:rFonts w:ascii="Arial" w:hAnsi="Arial"/>
          <w:i/>
          <w:w w:val="110"/>
          <w:sz w:val="18"/>
        </w:rPr>
        <w:t>.</w:t>
      </w:r>
      <w:r>
        <w:rPr>
          <w:w w:val="110"/>
          <w:sz w:val="18"/>
        </w:rPr>
        <w:t>05. The</w:t>
      </w:r>
      <w:r>
        <w:rPr>
          <w:spacing w:val="1"/>
          <w:w w:val="110"/>
          <w:sz w:val="18"/>
        </w:rPr>
        <w:t xml:space="preserve"> </w:t>
      </w:r>
      <w:proofErr w:type="spellStart"/>
      <w:r>
        <w:rPr>
          <w:w w:val="115"/>
          <w:sz w:val="18"/>
        </w:rPr>
        <w:t>colours</w:t>
      </w:r>
      <w:proofErr w:type="spellEnd"/>
      <w:r>
        <w:rPr>
          <w:w w:val="115"/>
          <w:sz w:val="18"/>
        </w:rPr>
        <w:t xml:space="preserve"> of the dots differentiate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species</w:t>
      </w:r>
      <w:r>
        <w:rPr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>and the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size of a dot corresponds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to the abundance of</w:t>
      </w:r>
      <w:r>
        <w:rPr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that species.</w:t>
      </w:r>
    </w:p>
    <w:p w14:paraId="208EE239" w14:textId="77777777" w:rsidR="006F1C89" w:rsidRDefault="006F1C89">
      <w:pPr>
        <w:rPr>
          <w:sz w:val="18"/>
        </w:rPr>
      </w:pPr>
    </w:p>
    <w:p w14:paraId="24895D48" w14:textId="77777777" w:rsidR="006F1C89" w:rsidRDefault="006F1C89">
      <w:pPr>
        <w:spacing w:before="9"/>
        <w:rPr>
          <w:sz w:val="16"/>
        </w:rPr>
      </w:pPr>
    </w:p>
    <w:p w14:paraId="44CC4BF4" w14:textId="5166E5F8" w:rsidR="006F1C89" w:rsidRDefault="005D3991">
      <w:pPr>
        <w:pStyle w:val="BodyText"/>
        <w:spacing w:line="242" w:lineRule="auto"/>
        <w:ind w:left="150" w:right="107"/>
        <w:jc w:val="both"/>
        <w:rPr>
          <w:rFonts w:ascii="Calibri" w:hAnsi="Calibri"/>
        </w:rPr>
      </w:pPr>
      <w:commentRangeStart w:id="97"/>
      <w:proofErr w:type="spellStart"/>
      <w:r>
        <w:rPr>
          <w:rFonts w:ascii="Calibri" w:hAnsi="Calibri"/>
          <w:spacing w:val="-1"/>
          <w:w w:val="110"/>
        </w:rPr>
        <w:t>vading</w:t>
      </w:r>
      <w:proofErr w:type="spellEnd"/>
      <w:r>
        <w:rPr>
          <w:rFonts w:ascii="Calibri" w:hAnsi="Calibri"/>
          <w:spacing w:val="-1"/>
          <w:w w:val="110"/>
        </w:rPr>
        <w:t xml:space="preserve"> at the same time. This difference is what I believe </w:t>
      </w:r>
      <w:r>
        <w:rPr>
          <w:rFonts w:ascii="Calibri" w:hAnsi="Calibri"/>
          <w:w w:val="110"/>
        </w:rPr>
        <w:t>cause the two different patterns. I believe that the</w:t>
      </w:r>
      <w:r>
        <w:rPr>
          <w:rFonts w:ascii="Calibri" w:hAnsi="Calibri"/>
          <w:spacing w:val="-52"/>
          <w:w w:val="110"/>
        </w:rPr>
        <w:t xml:space="preserve"> </w:t>
      </w:r>
      <w:r>
        <w:rPr>
          <w:rFonts w:ascii="Calibri" w:hAnsi="Calibri"/>
          <w:w w:val="105"/>
        </w:rPr>
        <w:t>simultaneous or near-simultaneous occurrence of mutants that are located horizontally and vertically from 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resident species prevent the establishment of mutants that are positioned on the diagonal.  The mutant trying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10"/>
        </w:rPr>
        <w:t>to establish on the diagonal would be competing with both the vertical and horizontal mutant. The chance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spacing w:val="-1"/>
          <w:w w:val="110"/>
        </w:rPr>
        <w:t xml:space="preserve">that a single/mixed/two axes community </w:t>
      </w:r>
      <w:r>
        <w:rPr>
          <w:rFonts w:ascii="Calibri" w:hAnsi="Calibri"/>
          <w:w w:val="110"/>
        </w:rPr>
        <w:t>is formed in my simulation is related to the mutational probability</w:t>
      </w:r>
      <w:ins w:id="98" w:author="Frank Johansson" w:date="2024-07-26T11:00:00Z">
        <w:r w:rsidR="004D69F3">
          <w:rPr>
            <w:rFonts w:ascii="Calibri" w:hAnsi="Calibri"/>
            <w:w w:val="110"/>
          </w:rPr>
          <w:t xml:space="preserve"> </w:t>
        </w:r>
      </w:ins>
      <w:r>
        <w:rPr>
          <w:rFonts w:ascii="Calibri" w:hAnsi="Calibri"/>
          <w:spacing w:val="-52"/>
          <w:w w:val="110"/>
        </w:rPr>
        <w:t xml:space="preserve"> </w:t>
      </w:r>
      <w:commentRangeStart w:id="99"/>
      <w:r>
        <w:rPr>
          <w:rFonts w:ascii="Calibri" w:hAnsi="Calibri"/>
          <w:spacing w:val="-1"/>
          <w:w w:val="110"/>
        </w:rPr>
        <w:t>(figure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spacing w:val="-1"/>
          <w:w w:val="110"/>
        </w:rPr>
        <w:t>5</w:t>
      </w:r>
      <w:commentRangeEnd w:id="99"/>
      <w:r w:rsidR="004D69F3">
        <w:rPr>
          <w:rStyle w:val="CommentReference"/>
          <w:rFonts w:ascii="Calibri" w:eastAsia="Calibri" w:hAnsi="Calibri" w:cs="Calibri"/>
        </w:rPr>
        <w:commentReference w:id="99"/>
      </w:r>
      <w:r>
        <w:rPr>
          <w:rFonts w:ascii="Calibri" w:hAnsi="Calibri"/>
          <w:spacing w:val="-1"/>
          <w:w w:val="110"/>
        </w:rPr>
        <w:t>).</w:t>
      </w:r>
      <w:r>
        <w:rPr>
          <w:rFonts w:ascii="Calibri" w:hAnsi="Calibri"/>
          <w:spacing w:val="10"/>
          <w:w w:val="110"/>
        </w:rPr>
        <w:t xml:space="preserve"> </w:t>
      </w:r>
      <w:r>
        <w:rPr>
          <w:rFonts w:ascii="Calibri" w:hAnsi="Calibri"/>
          <w:spacing w:val="-1"/>
          <w:w w:val="110"/>
        </w:rPr>
        <w:t>With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spacing w:val="-1"/>
          <w:w w:val="110"/>
        </w:rPr>
        <w:t>a</w:t>
      </w:r>
      <w:r>
        <w:rPr>
          <w:rFonts w:ascii="Calibri" w:hAnsi="Calibri"/>
          <w:spacing w:val="-6"/>
          <w:w w:val="110"/>
        </w:rPr>
        <w:t xml:space="preserve"> </w:t>
      </w:r>
      <w:r>
        <w:rPr>
          <w:rFonts w:ascii="Calibri" w:hAnsi="Calibri"/>
          <w:spacing w:val="-1"/>
          <w:w w:val="110"/>
        </w:rPr>
        <w:t>single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spacing w:val="-1"/>
          <w:w w:val="110"/>
        </w:rPr>
        <w:t>axis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spacing w:val="-1"/>
          <w:w w:val="110"/>
        </w:rPr>
        <w:t>community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only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being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formed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at</w:t>
      </w:r>
      <w:r>
        <w:rPr>
          <w:rFonts w:ascii="Calibri" w:hAnsi="Calibri"/>
          <w:spacing w:val="-6"/>
          <w:w w:val="110"/>
        </w:rPr>
        <w:t xml:space="preserve"> </w:t>
      </w:r>
      <w:r>
        <w:rPr>
          <w:rFonts w:ascii="Calibri" w:hAnsi="Calibri"/>
          <w:w w:val="110"/>
        </w:rPr>
        <w:t>very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low</w:t>
      </w:r>
      <w:r>
        <w:rPr>
          <w:rFonts w:ascii="Calibri" w:hAnsi="Calibri"/>
          <w:spacing w:val="-6"/>
          <w:w w:val="110"/>
        </w:rPr>
        <w:t xml:space="preserve"> </w:t>
      </w:r>
      <w:r>
        <w:rPr>
          <w:rFonts w:ascii="Calibri" w:hAnsi="Calibri"/>
          <w:i/>
          <w:w w:val="110"/>
        </w:rPr>
        <w:t>µ</w:t>
      </w:r>
      <w:r>
        <w:rPr>
          <w:rFonts w:ascii="Calibri" w:hAnsi="Calibri"/>
          <w:w w:val="110"/>
        </w:rPr>
        <w:t>-values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and</w:t>
      </w:r>
      <w:r>
        <w:rPr>
          <w:rFonts w:ascii="Calibri" w:hAnsi="Calibri"/>
          <w:spacing w:val="-6"/>
          <w:w w:val="110"/>
        </w:rPr>
        <w:t xml:space="preserve"> </w:t>
      </w:r>
      <w:r>
        <w:rPr>
          <w:rFonts w:ascii="Calibri" w:hAnsi="Calibri"/>
          <w:w w:val="110"/>
        </w:rPr>
        <w:t>the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two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axes</w:t>
      </w:r>
      <w:r>
        <w:rPr>
          <w:rFonts w:ascii="Calibri" w:hAnsi="Calibri"/>
          <w:spacing w:val="-6"/>
          <w:w w:val="110"/>
        </w:rPr>
        <w:t xml:space="preserve"> </w:t>
      </w:r>
      <w:r>
        <w:rPr>
          <w:rFonts w:ascii="Calibri" w:hAnsi="Calibri"/>
          <w:w w:val="110"/>
        </w:rPr>
        <w:t>community</w:t>
      </w:r>
      <w:r>
        <w:rPr>
          <w:rFonts w:ascii="Calibri" w:hAnsi="Calibri"/>
          <w:spacing w:val="-52"/>
          <w:w w:val="110"/>
        </w:rPr>
        <w:t xml:space="preserve"> </w:t>
      </w:r>
      <w:r>
        <w:rPr>
          <w:rFonts w:ascii="Calibri" w:hAnsi="Calibri"/>
          <w:w w:val="110"/>
        </w:rPr>
        <w:t>becoming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more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and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more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pervasive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at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higher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mutation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probabilities.</w:t>
      </w:r>
      <w:commentRangeEnd w:id="97"/>
      <w:r w:rsidR="004D69F3">
        <w:rPr>
          <w:rStyle w:val="CommentReference"/>
          <w:rFonts w:ascii="Calibri" w:eastAsia="Calibri" w:hAnsi="Calibri" w:cs="Calibri"/>
        </w:rPr>
        <w:commentReference w:id="97"/>
      </w:r>
    </w:p>
    <w:p w14:paraId="6C8A9D57" w14:textId="77777777" w:rsidR="006F1C89" w:rsidRDefault="006F1C89">
      <w:pPr>
        <w:rPr>
          <w:sz w:val="24"/>
        </w:rPr>
      </w:pPr>
    </w:p>
    <w:p w14:paraId="1CC2FA4F" w14:textId="77777777" w:rsidR="006F1C89" w:rsidRDefault="005D3991">
      <w:pPr>
        <w:pStyle w:val="Heading2"/>
      </w:pPr>
      <w:r>
        <w:rPr>
          <w:w w:val="115"/>
        </w:rPr>
        <w:t>Community</w:t>
      </w:r>
      <w:r>
        <w:rPr>
          <w:spacing w:val="43"/>
          <w:w w:val="115"/>
        </w:rPr>
        <w:t xml:space="preserve"> </w:t>
      </w:r>
      <w:r>
        <w:rPr>
          <w:w w:val="115"/>
        </w:rPr>
        <w:t>assembly</w:t>
      </w:r>
      <w:r>
        <w:rPr>
          <w:spacing w:val="44"/>
          <w:w w:val="115"/>
        </w:rPr>
        <w:t xml:space="preserve"> </w:t>
      </w:r>
      <w:r>
        <w:rPr>
          <w:w w:val="115"/>
        </w:rPr>
        <w:t>through</w:t>
      </w:r>
      <w:r>
        <w:rPr>
          <w:spacing w:val="44"/>
          <w:w w:val="115"/>
        </w:rPr>
        <w:t xml:space="preserve"> </w:t>
      </w:r>
      <w:r>
        <w:rPr>
          <w:w w:val="115"/>
        </w:rPr>
        <w:t>immigration</w:t>
      </w:r>
    </w:p>
    <w:p w14:paraId="7F096B28" w14:textId="77777777" w:rsidR="006F1C89" w:rsidRDefault="005D3991">
      <w:pPr>
        <w:pStyle w:val="BodyText"/>
        <w:spacing w:before="138" w:line="242" w:lineRule="auto"/>
        <w:ind w:left="150" w:right="10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 xml:space="preserve">When studying the effect of immigration, mutation was removed from the model and an individual with </w:t>
      </w:r>
      <w:proofErr w:type="gramStart"/>
      <w:r>
        <w:rPr>
          <w:rFonts w:ascii="Calibri" w:hAnsi="Calibri"/>
          <w:w w:val="105"/>
        </w:rPr>
        <w:t>ran-</w:t>
      </w:r>
      <w:r>
        <w:rPr>
          <w:rFonts w:ascii="Calibri" w:hAnsi="Calibri"/>
          <w:spacing w:val="1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domly</w:t>
      </w:r>
      <w:proofErr w:type="spellEnd"/>
      <w:proofErr w:type="gramEnd"/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chosen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trait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values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was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added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each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generation.</w:t>
      </w:r>
      <w:r>
        <w:rPr>
          <w:rFonts w:ascii="Calibri" w:hAnsi="Calibri"/>
          <w:spacing w:val="5"/>
          <w:w w:val="105"/>
        </w:rPr>
        <w:t xml:space="preserve"> </w:t>
      </w:r>
      <w:r>
        <w:rPr>
          <w:rFonts w:ascii="Calibri" w:hAnsi="Calibri"/>
          <w:w w:val="105"/>
        </w:rPr>
        <w:t>By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removing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constraints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gradual</w:t>
      </w:r>
      <w:r>
        <w:rPr>
          <w:rFonts w:ascii="Calibri" w:hAnsi="Calibri"/>
          <w:spacing w:val="38"/>
          <w:w w:val="105"/>
        </w:rPr>
        <w:t xml:space="preserve"> </w:t>
      </w:r>
      <w:proofErr w:type="gramStart"/>
      <w:r>
        <w:rPr>
          <w:rFonts w:ascii="Calibri" w:hAnsi="Calibri"/>
          <w:w w:val="105"/>
        </w:rPr>
        <w:t>evolution</w:t>
      </w:r>
      <w:proofErr w:type="gramEnd"/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more saturated community could be reached with more of the niche space being filled for complex organisms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(figure 9). When comparing the equivalent species between simple and complex communities (i.e.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a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25"/>
        </w:rPr>
        <w:t xml:space="preserve">= </w:t>
      </w:r>
      <w:proofErr w:type="spellStart"/>
      <w:r>
        <w:rPr>
          <w:rFonts w:ascii="Calibri" w:hAnsi="Calibri"/>
          <w:i/>
          <w:w w:val="125"/>
        </w:rPr>
        <w:t>σ</w:t>
      </w:r>
      <w:r>
        <w:rPr>
          <w:rFonts w:ascii="Calibri" w:hAnsi="Calibri"/>
          <w:i/>
          <w:w w:val="125"/>
          <w:vertAlign w:val="subscript"/>
        </w:rPr>
        <w:t>j</w:t>
      </w:r>
      <w:proofErr w:type="spellEnd"/>
      <w:r>
        <w:rPr>
          <w:rFonts w:ascii="Calibri" w:hAnsi="Calibri"/>
          <w:i/>
          <w:w w:val="12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both life cycle types) the complex community always had more species, for most resource distributions around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at least 1.5x more species (figure 8). The number of species for complex communities remains higher compared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to simple communities even when comparing niche widths that are wider. For example, when complex </w:t>
      </w:r>
      <w:proofErr w:type="spellStart"/>
      <w:r>
        <w:rPr>
          <w:rFonts w:ascii="Calibri" w:hAnsi="Calibri"/>
          <w:w w:val="105"/>
        </w:rPr>
        <w:t>commu</w:t>
      </w:r>
      <w:proofErr w:type="spellEnd"/>
      <w:r>
        <w:rPr>
          <w:rFonts w:ascii="Calibri" w:hAnsi="Calibri"/>
          <w:w w:val="105"/>
        </w:rPr>
        <w:t>-</w:t>
      </w:r>
      <w:r>
        <w:rPr>
          <w:rFonts w:ascii="Calibri" w:hAnsi="Calibri"/>
          <w:spacing w:val="1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nities</w:t>
      </w:r>
      <w:proofErr w:type="spellEnd"/>
      <w:r>
        <w:rPr>
          <w:rFonts w:ascii="Calibri" w:hAnsi="Calibri"/>
          <w:w w:val="105"/>
        </w:rPr>
        <w:t xml:space="preserve"> have </w:t>
      </w:r>
      <w:r>
        <w:rPr>
          <w:rFonts w:ascii="Calibri" w:hAnsi="Calibri"/>
          <w:i/>
          <w:w w:val="105"/>
        </w:rPr>
        <w:t xml:space="preserve">σ </w:t>
      </w:r>
      <w:r>
        <w:rPr>
          <w:rFonts w:ascii="Calibri" w:hAnsi="Calibri"/>
          <w:w w:val="125"/>
        </w:rPr>
        <w:t xml:space="preserve">=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 xml:space="preserve">2 they have on average 20 species coexisting while simple communities with </w:t>
      </w:r>
      <w:r>
        <w:rPr>
          <w:rFonts w:ascii="Calibri" w:hAnsi="Calibri"/>
          <w:i/>
          <w:w w:val="105"/>
        </w:rPr>
        <w:t xml:space="preserve">σ </w:t>
      </w:r>
      <w:r>
        <w:rPr>
          <w:rFonts w:ascii="Calibri" w:hAnsi="Calibri"/>
          <w:w w:val="125"/>
        </w:rPr>
        <w:t xml:space="preserve">=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05 have 16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lastRenderedPageBreak/>
        <w:t>species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coexisting.</w:t>
      </w:r>
    </w:p>
    <w:p w14:paraId="2760E228" w14:textId="77777777" w:rsidR="006F1C89" w:rsidRDefault="005D3991">
      <w:pPr>
        <w:pStyle w:val="BodyText"/>
        <w:spacing w:line="266" w:lineRule="exact"/>
        <w:ind w:left="489"/>
        <w:jc w:val="both"/>
        <w:rPr>
          <w:rFonts w:ascii="Calibri"/>
        </w:rPr>
      </w:pPr>
      <w:r>
        <w:rPr>
          <w:rFonts w:ascii="Calibri"/>
          <w:w w:val="105"/>
        </w:rPr>
        <w:t>For</w:t>
      </w:r>
      <w:r>
        <w:rPr>
          <w:rFonts w:ascii="Calibri"/>
          <w:spacing w:val="23"/>
          <w:w w:val="105"/>
        </w:rPr>
        <w:t xml:space="preserve"> </w:t>
      </w:r>
      <w:r>
        <w:rPr>
          <w:rFonts w:ascii="Calibri"/>
          <w:w w:val="105"/>
        </w:rPr>
        <w:t>simple</w:t>
      </w:r>
      <w:r>
        <w:rPr>
          <w:rFonts w:ascii="Calibri"/>
          <w:spacing w:val="23"/>
          <w:w w:val="105"/>
        </w:rPr>
        <w:t xml:space="preserve"> </w:t>
      </w:r>
      <w:r>
        <w:rPr>
          <w:rFonts w:ascii="Calibri"/>
          <w:w w:val="105"/>
        </w:rPr>
        <w:t>organisms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23"/>
          <w:w w:val="105"/>
        </w:rPr>
        <w:t xml:space="preserve"> </w:t>
      </w:r>
      <w:r>
        <w:rPr>
          <w:rFonts w:ascii="Calibri"/>
          <w:w w:val="105"/>
        </w:rPr>
        <w:t>niche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space</w:t>
      </w:r>
      <w:r>
        <w:rPr>
          <w:rFonts w:ascii="Calibri"/>
          <w:spacing w:val="23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can</w:t>
      </w:r>
      <w:r>
        <w:rPr>
          <w:rFonts w:ascii="Calibri"/>
          <w:spacing w:val="23"/>
          <w:w w:val="105"/>
        </w:rPr>
        <w:t xml:space="preserve"> </w:t>
      </w:r>
      <w:r>
        <w:rPr>
          <w:rFonts w:ascii="Calibri"/>
          <w:w w:val="105"/>
        </w:rPr>
        <w:t>be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filled</w:t>
      </w:r>
      <w:r>
        <w:rPr>
          <w:rFonts w:ascii="Calibri"/>
          <w:spacing w:val="23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one-dimensional,</w:t>
      </w:r>
      <w:r>
        <w:rPr>
          <w:rFonts w:ascii="Calibri"/>
          <w:spacing w:val="26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23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maximum</w:t>
      </w:r>
      <w:r>
        <w:rPr>
          <w:rFonts w:ascii="Calibri"/>
          <w:spacing w:val="23"/>
          <w:w w:val="105"/>
        </w:rPr>
        <w:t xml:space="preserve"> </w:t>
      </w:r>
      <w:r>
        <w:rPr>
          <w:rFonts w:ascii="Calibri"/>
          <w:w w:val="105"/>
        </w:rPr>
        <w:t>number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of</w:t>
      </w:r>
    </w:p>
    <w:p w14:paraId="4AD0DF7D" w14:textId="77777777" w:rsidR="006F1C89" w:rsidRDefault="006F1C89">
      <w:pPr>
        <w:spacing w:line="266" w:lineRule="exact"/>
        <w:jc w:val="both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4A1A98C6" w14:textId="77777777" w:rsidR="006F1C89" w:rsidRDefault="005D3991">
      <w:pPr>
        <w:spacing w:before="78"/>
        <w:jc w:val="right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lastRenderedPageBreak/>
        <w:t>(A)</w:t>
      </w:r>
    </w:p>
    <w:p w14:paraId="7963C003" w14:textId="77777777" w:rsidR="006F1C89" w:rsidRDefault="005D3991">
      <w:pPr>
        <w:pStyle w:val="BodyText"/>
        <w:spacing w:before="3"/>
        <w:rPr>
          <w:rFonts w:ascii="Times New Roman"/>
          <w:sz w:val="19"/>
        </w:rPr>
      </w:pPr>
      <w:r>
        <w:br w:type="column"/>
      </w:r>
    </w:p>
    <w:p w14:paraId="02CA3C5D" w14:textId="77777777" w:rsidR="006F1C89" w:rsidRDefault="005D3991">
      <w:pPr>
        <w:ind w:left="324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 xml:space="preserve">Even </w:t>
      </w:r>
      <w:r>
        <w:rPr>
          <w:rFonts w:ascii="Times New Roman"/>
          <w:spacing w:val="20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 xml:space="preserve">Resource </w:t>
      </w:r>
      <w:r>
        <w:rPr>
          <w:rFonts w:ascii="Times New Roman"/>
          <w:spacing w:val="13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>distribution</w:t>
      </w:r>
    </w:p>
    <w:p w14:paraId="237A6646" w14:textId="5C9FB8DE" w:rsidR="006F1C89" w:rsidRDefault="00C85944">
      <w:pPr>
        <w:spacing w:before="116"/>
        <w:ind w:left="144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46976" behindDoc="1" locked="0" layoutInCell="1" allowOverlap="1" wp14:anchorId="317BFF27" wp14:editId="6585E499">
                <wp:simplePos x="0" y="0"/>
                <wp:positionH relativeFrom="page">
                  <wp:posOffset>1510030</wp:posOffset>
                </wp:positionH>
                <wp:positionV relativeFrom="paragraph">
                  <wp:posOffset>50165</wp:posOffset>
                </wp:positionV>
                <wp:extent cx="2044700" cy="1414780"/>
                <wp:effectExtent l="0" t="0" r="0" b="0"/>
                <wp:wrapNone/>
                <wp:docPr id="40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700" cy="1414780"/>
                          <a:chOff x="2378" y="79"/>
                          <a:chExt cx="3220" cy="2228"/>
                        </a:xfrm>
                      </wpg:grpSpPr>
                      <wps:wsp>
                        <wps:cNvPr id="408" name="AutoShape 409"/>
                        <wps:cNvSpPr>
                          <a:spLocks/>
                        </wps:cNvSpPr>
                        <wps:spPr bwMode="auto">
                          <a:xfrm>
                            <a:off x="2378" y="518"/>
                            <a:ext cx="3220" cy="1351"/>
                          </a:xfrm>
                          <a:custGeom>
                            <a:avLst/>
                            <a:gdLst>
                              <a:gd name="T0" fmla="+- 0 2378 2378"/>
                              <a:gd name="T1" fmla="*/ T0 w 3220"/>
                              <a:gd name="T2" fmla="+- 0 1869 518"/>
                              <a:gd name="T3" fmla="*/ 1869 h 1351"/>
                              <a:gd name="T4" fmla="+- 0 5597 2378"/>
                              <a:gd name="T5" fmla="*/ T4 w 3220"/>
                              <a:gd name="T6" fmla="+- 0 1869 518"/>
                              <a:gd name="T7" fmla="*/ 1869 h 1351"/>
                              <a:gd name="T8" fmla="+- 0 2378 2378"/>
                              <a:gd name="T9" fmla="*/ T8 w 3220"/>
                              <a:gd name="T10" fmla="+- 0 1193 518"/>
                              <a:gd name="T11" fmla="*/ 1193 h 1351"/>
                              <a:gd name="T12" fmla="+- 0 5597 2378"/>
                              <a:gd name="T13" fmla="*/ T12 w 3220"/>
                              <a:gd name="T14" fmla="+- 0 1193 518"/>
                              <a:gd name="T15" fmla="*/ 1193 h 1351"/>
                              <a:gd name="T16" fmla="+- 0 2378 2378"/>
                              <a:gd name="T17" fmla="*/ T16 w 3220"/>
                              <a:gd name="T18" fmla="+- 0 518 518"/>
                              <a:gd name="T19" fmla="*/ 518 h 1351"/>
                              <a:gd name="T20" fmla="+- 0 5597 2378"/>
                              <a:gd name="T21" fmla="*/ T20 w 3220"/>
                              <a:gd name="T22" fmla="+- 0 518 518"/>
                              <a:gd name="T23" fmla="*/ 518 h 1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20" h="1351">
                                <a:moveTo>
                                  <a:pt x="0" y="1351"/>
                                </a:moveTo>
                                <a:lnTo>
                                  <a:pt x="3219" y="1351"/>
                                </a:lnTo>
                                <a:moveTo>
                                  <a:pt x="0" y="675"/>
                                </a:moveTo>
                                <a:lnTo>
                                  <a:pt x="3219" y="675"/>
                                </a:lnTo>
                                <a:moveTo>
                                  <a:pt x="0" y="0"/>
                                </a:moveTo>
                                <a:lnTo>
                                  <a:pt x="3219" y="0"/>
                                </a:lnTo>
                              </a:path>
                            </a:pathLst>
                          </a:custGeom>
                          <a:noFill/>
                          <a:ln w="429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AutoShape 408"/>
                        <wps:cNvSpPr>
                          <a:spLocks/>
                        </wps:cNvSpPr>
                        <wps:spPr bwMode="auto">
                          <a:xfrm>
                            <a:off x="2378" y="79"/>
                            <a:ext cx="3220" cy="2228"/>
                          </a:xfrm>
                          <a:custGeom>
                            <a:avLst/>
                            <a:gdLst>
                              <a:gd name="T0" fmla="+- 0 2378 2378"/>
                              <a:gd name="T1" fmla="*/ T0 w 3220"/>
                              <a:gd name="T2" fmla="+- 0 2206 79"/>
                              <a:gd name="T3" fmla="*/ 2206 h 2228"/>
                              <a:gd name="T4" fmla="+- 0 5597 2378"/>
                              <a:gd name="T5" fmla="*/ T4 w 3220"/>
                              <a:gd name="T6" fmla="+- 0 2206 79"/>
                              <a:gd name="T7" fmla="*/ 2206 h 2228"/>
                              <a:gd name="T8" fmla="+- 0 2378 2378"/>
                              <a:gd name="T9" fmla="*/ T8 w 3220"/>
                              <a:gd name="T10" fmla="+- 0 1531 79"/>
                              <a:gd name="T11" fmla="*/ 1531 h 2228"/>
                              <a:gd name="T12" fmla="+- 0 5597 2378"/>
                              <a:gd name="T13" fmla="*/ T12 w 3220"/>
                              <a:gd name="T14" fmla="+- 0 1531 79"/>
                              <a:gd name="T15" fmla="*/ 1531 h 2228"/>
                              <a:gd name="T16" fmla="+- 0 2378 2378"/>
                              <a:gd name="T17" fmla="*/ T16 w 3220"/>
                              <a:gd name="T18" fmla="+- 0 856 79"/>
                              <a:gd name="T19" fmla="*/ 856 h 2228"/>
                              <a:gd name="T20" fmla="+- 0 5597 2378"/>
                              <a:gd name="T21" fmla="*/ T20 w 3220"/>
                              <a:gd name="T22" fmla="+- 0 856 79"/>
                              <a:gd name="T23" fmla="*/ 856 h 2228"/>
                              <a:gd name="T24" fmla="+- 0 2378 2378"/>
                              <a:gd name="T25" fmla="*/ T24 w 3220"/>
                              <a:gd name="T26" fmla="+- 0 181 79"/>
                              <a:gd name="T27" fmla="*/ 181 h 2228"/>
                              <a:gd name="T28" fmla="+- 0 5597 2378"/>
                              <a:gd name="T29" fmla="*/ T28 w 3220"/>
                              <a:gd name="T30" fmla="+- 0 181 79"/>
                              <a:gd name="T31" fmla="*/ 181 h 2228"/>
                              <a:gd name="T32" fmla="+- 0 2690 2378"/>
                              <a:gd name="T33" fmla="*/ T32 w 3220"/>
                              <a:gd name="T34" fmla="+- 0 2307 79"/>
                              <a:gd name="T35" fmla="*/ 2307 h 2228"/>
                              <a:gd name="T36" fmla="+- 0 2690 2378"/>
                              <a:gd name="T37" fmla="*/ T36 w 3220"/>
                              <a:gd name="T38" fmla="+- 0 79 79"/>
                              <a:gd name="T39" fmla="*/ 79 h 2228"/>
                              <a:gd name="T40" fmla="+- 0 3209 2378"/>
                              <a:gd name="T41" fmla="*/ T40 w 3220"/>
                              <a:gd name="T42" fmla="+- 0 2307 79"/>
                              <a:gd name="T43" fmla="*/ 2307 h 2228"/>
                              <a:gd name="T44" fmla="+- 0 3209 2378"/>
                              <a:gd name="T45" fmla="*/ T44 w 3220"/>
                              <a:gd name="T46" fmla="+- 0 79 79"/>
                              <a:gd name="T47" fmla="*/ 79 h 2228"/>
                              <a:gd name="T48" fmla="+- 0 3728 2378"/>
                              <a:gd name="T49" fmla="*/ T48 w 3220"/>
                              <a:gd name="T50" fmla="+- 0 2307 79"/>
                              <a:gd name="T51" fmla="*/ 2307 h 2228"/>
                              <a:gd name="T52" fmla="+- 0 3728 2378"/>
                              <a:gd name="T53" fmla="*/ T52 w 3220"/>
                              <a:gd name="T54" fmla="+- 0 79 79"/>
                              <a:gd name="T55" fmla="*/ 79 h 2228"/>
                              <a:gd name="T56" fmla="+- 0 4247 2378"/>
                              <a:gd name="T57" fmla="*/ T56 w 3220"/>
                              <a:gd name="T58" fmla="+- 0 2307 79"/>
                              <a:gd name="T59" fmla="*/ 2307 h 2228"/>
                              <a:gd name="T60" fmla="+- 0 4247 2378"/>
                              <a:gd name="T61" fmla="*/ T60 w 3220"/>
                              <a:gd name="T62" fmla="+- 0 79 79"/>
                              <a:gd name="T63" fmla="*/ 79 h 2228"/>
                              <a:gd name="T64" fmla="+- 0 4767 2378"/>
                              <a:gd name="T65" fmla="*/ T64 w 3220"/>
                              <a:gd name="T66" fmla="+- 0 2307 79"/>
                              <a:gd name="T67" fmla="*/ 2307 h 2228"/>
                              <a:gd name="T68" fmla="+- 0 4767 2378"/>
                              <a:gd name="T69" fmla="*/ T68 w 3220"/>
                              <a:gd name="T70" fmla="+- 0 79 79"/>
                              <a:gd name="T71" fmla="*/ 79 h 2228"/>
                              <a:gd name="T72" fmla="+- 0 5286 2378"/>
                              <a:gd name="T73" fmla="*/ T72 w 3220"/>
                              <a:gd name="T74" fmla="+- 0 2307 79"/>
                              <a:gd name="T75" fmla="*/ 2307 h 2228"/>
                              <a:gd name="T76" fmla="+- 0 5286 2378"/>
                              <a:gd name="T77" fmla="*/ T76 w 3220"/>
                              <a:gd name="T78" fmla="+- 0 79 79"/>
                              <a:gd name="T79" fmla="*/ 79 h 2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220" h="2228">
                                <a:moveTo>
                                  <a:pt x="0" y="2127"/>
                                </a:moveTo>
                                <a:lnTo>
                                  <a:pt x="3219" y="2127"/>
                                </a:lnTo>
                                <a:moveTo>
                                  <a:pt x="0" y="1452"/>
                                </a:moveTo>
                                <a:lnTo>
                                  <a:pt x="3219" y="1452"/>
                                </a:lnTo>
                                <a:moveTo>
                                  <a:pt x="0" y="777"/>
                                </a:moveTo>
                                <a:lnTo>
                                  <a:pt x="3219" y="777"/>
                                </a:lnTo>
                                <a:moveTo>
                                  <a:pt x="0" y="102"/>
                                </a:moveTo>
                                <a:lnTo>
                                  <a:pt x="3219" y="102"/>
                                </a:lnTo>
                                <a:moveTo>
                                  <a:pt x="312" y="2228"/>
                                </a:moveTo>
                                <a:lnTo>
                                  <a:pt x="312" y="0"/>
                                </a:lnTo>
                                <a:moveTo>
                                  <a:pt x="831" y="2228"/>
                                </a:moveTo>
                                <a:lnTo>
                                  <a:pt x="831" y="0"/>
                                </a:lnTo>
                                <a:moveTo>
                                  <a:pt x="1350" y="2228"/>
                                </a:moveTo>
                                <a:lnTo>
                                  <a:pt x="1350" y="0"/>
                                </a:lnTo>
                                <a:moveTo>
                                  <a:pt x="1869" y="2228"/>
                                </a:moveTo>
                                <a:lnTo>
                                  <a:pt x="1869" y="0"/>
                                </a:lnTo>
                                <a:moveTo>
                                  <a:pt x="2389" y="2228"/>
                                </a:moveTo>
                                <a:lnTo>
                                  <a:pt x="2389" y="0"/>
                                </a:lnTo>
                                <a:moveTo>
                                  <a:pt x="2908" y="2228"/>
                                </a:moveTo>
                                <a:lnTo>
                                  <a:pt x="2908" y="0"/>
                                </a:lnTo>
                              </a:path>
                            </a:pathLst>
                          </a:custGeom>
                          <a:noFill/>
                          <a:ln w="853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AutoShape 407"/>
                        <wps:cNvSpPr>
                          <a:spLocks/>
                        </wps:cNvSpPr>
                        <wps:spPr bwMode="auto">
                          <a:xfrm>
                            <a:off x="2609" y="1045"/>
                            <a:ext cx="2757" cy="1005"/>
                          </a:xfrm>
                          <a:custGeom>
                            <a:avLst/>
                            <a:gdLst>
                              <a:gd name="T0" fmla="+- 0 2609 2609"/>
                              <a:gd name="T1" fmla="*/ T0 w 2757"/>
                              <a:gd name="T2" fmla="+- 0 1206 1046"/>
                              <a:gd name="T3" fmla="*/ 1206 h 1005"/>
                              <a:gd name="T4" fmla="+- 0 2770 2609"/>
                              <a:gd name="T5" fmla="*/ T4 w 2757"/>
                              <a:gd name="T6" fmla="+- 0 1046 1046"/>
                              <a:gd name="T7" fmla="*/ 1046 h 1005"/>
                              <a:gd name="T8" fmla="+- 0 2609 2609"/>
                              <a:gd name="T9" fmla="*/ T8 w 2757"/>
                              <a:gd name="T10" fmla="+- 0 1046 1046"/>
                              <a:gd name="T11" fmla="*/ 1046 h 1005"/>
                              <a:gd name="T12" fmla="+- 0 2770 2609"/>
                              <a:gd name="T13" fmla="*/ T12 w 2757"/>
                              <a:gd name="T14" fmla="+- 0 1206 1046"/>
                              <a:gd name="T15" fmla="*/ 1206 h 1005"/>
                              <a:gd name="T16" fmla="+- 0 3128 2609"/>
                              <a:gd name="T17" fmla="*/ T16 w 2757"/>
                              <a:gd name="T18" fmla="+- 0 1463 1046"/>
                              <a:gd name="T19" fmla="*/ 1463 h 1005"/>
                              <a:gd name="T20" fmla="+- 0 3289 2609"/>
                              <a:gd name="T21" fmla="*/ T20 w 2757"/>
                              <a:gd name="T22" fmla="+- 0 1302 1046"/>
                              <a:gd name="T23" fmla="*/ 1302 h 1005"/>
                              <a:gd name="T24" fmla="+- 0 3128 2609"/>
                              <a:gd name="T25" fmla="*/ T24 w 2757"/>
                              <a:gd name="T26" fmla="+- 0 1302 1046"/>
                              <a:gd name="T27" fmla="*/ 1302 h 1005"/>
                              <a:gd name="T28" fmla="+- 0 3289 2609"/>
                              <a:gd name="T29" fmla="*/ T28 w 2757"/>
                              <a:gd name="T30" fmla="+- 0 1463 1046"/>
                              <a:gd name="T31" fmla="*/ 1463 h 1005"/>
                              <a:gd name="T32" fmla="+- 0 3648 2609"/>
                              <a:gd name="T33" fmla="*/ T32 w 2757"/>
                              <a:gd name="T34" fmla="+- 0 1686 1046"/>
                              <a:gd name="T35" fmla="*/ 1686 h 1005"/>
                              <a:gd name="T36" fmla="+- 0 3809 2609"/>
                              <a:gd name="T37" fmla="*/ T36 w 2757"/>
                              <a:gd name="T38" fmla="+- 0 1525 1046"/>
                              <a:gd name="T39" fmla="*/ 1525 h 1005"/>
                              <a:gd name="T40" fmla="+- 0 3648 2609"/>
                              <a:gd name="T41" fmla="*/ T40 w 2757"/>
                              <a:gd name="T42" fmla="+- 0 1525 1046"/>
                              <a:gd name="T43" fmla="*/ 1525 h 1005"/>
                              <a:gd name="T44" fmla="+- 0 3809 2609"/>
                              <a:gd name="T45" fmla="*/ T44 w 2757"/>
                              <a:gd name="T46" fmla="+- 0 1686 1046"/>
                              <a:gd name="T47" fmla="*/ 1686 h 1005"/>
                              <a:gd name="T48" fmla="+- 0 4167 2609"/>
                              <a:gd name="T49" fmla="*/ T48 w 2757"/>
                              <a:gd name="T50" fmla="+- 0 1915 1046"/>
                              <a:gd name="T51" fmla="*/ 1915 h 1005"/>
                              <a:gd name="T52" fmla="+- 0 4328 2609"/>
                              <a:gd name="T53" fmla="*/ T52 w 2757"/>
                              <a:gd name="T54" fmla="+- 0 1754 1046"/>
                              <a:gd name="T55" fmla="*/ 1754 h 1005"/>
                              <a:gd name="T56" fmla="+- 0 4167 2609"/>
                              <a:gd name="T57" fmla="*/ T56 w 2757"/>
                              <a:gd name="T58" fmla="+- 0 1754 1046"/>
                              <a:gd name="T59" fmla="*/ 1754 h 1005"/>
                              <a:gd name="T60" fmla="+- 0 4328 2609"/>
                              <a:gd name="T61" fmla="*/ T60 w 2757"/>
                              <a:gd name="T62" fmla="+- 0 1915 1046"/>
                              <a:gd name="T63" fmla="*/ 1915 h 1005"/>
                              <a:gd name="T64" fmla="+- 0 4686 2609"/>
                              <a:gd name="T65" fmla="*/ T64 w 2757"/>
                              <a:gd name="T66" fmla="+- 0 2050 1046"/>
                              <a:gd name="T67" fmla="*/ 2050 h 1005"/>
                              <a:gd name="T68" fmla="+- 0 4847 2609"/>
                              <a:gd name="T69" fmla="*/ T68 w 2757"/>
                              <a:gd name="T70" fmla="+- 0 1889 1046"/>
                              <a:gd name="T71" fmla="*/ 1889 h 1005"/>
                              <a:gd name="T72" fmla="+- 0 4686 2609"/>
                              <a:gd name="T73" fmla="*/ T72 w 2757"/>
                              <a:gd name="T74" fmla="+- 0 1889 1046"/>
                              <a:gd name="T75" fmla="*/ 1889 h 1005"/>
                              <a:gd name="T76" fmla="+- 0 4847 2609"/>
                              <a:gd name="T77" fmla="*/ T76 w 2757"/>
                              <a:gd name="T78" fmla="+- 0 2050 1046"/>
                              <a:gd name="T79" fmla="*/ 2050 h 1005"/>
                              <a:gd name="T80" fmla="+- 0 5205 2609"/>
                              <a:gd name="T81" fmla="*/ T80 w 2757"/>
                              <a:gd name="T82" fmla="+- 0 2023 1046"/>
                              <a:gd name="T83" fmla="*/ 2023 h 1005"/>
                              <a:gd name="T84" fmla="+- 0 5366 2609"/>
                              <a:gd name="T85" fmla="*/ T84 w 2757"/>
                              <a:gd name="T86" fmla="+- 0 1862 1046"/>
                              <a:gd name="T87" fmla="*/ 1862 h 1005"/>
                              <a:gd name="T88" fmla="+- 0 5205 2609"/>
                              <a:gd name="T89" fmla="*/ T88 w 2757"/>
                              <a:gd name="T90" fmla="+- 0 1862 1046"/>
                              <a:gd name="T91" fmla="*/ 1862 h 1005"/>
                              <a:gd name="T92" fmla="+- 0 5366 2609"/>
                              <a:gd name="T93" fmla="*/ T92 w 2757"/>
                              <a:gd name="T94" fmla="+- 0 2023 1046"/>
                              <a:gd name="T95" fmla="*/ 2023 h 10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757" h="1005">
                                <a:moveTo>
                                  <a:pt x="0" y="160"/>
                                </a:moveTo>
                                <a:lnTo>
                                  <a:pt x="161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160"/>
                                </a:lnTo>
                                <a:moveTo>
                                  <a:pt x="519" y="417"/>
                                </a:moveTo>
                                <a:lnTo>
                                  <a:pt x="680" y="256"/>
                                </a:lnTo>
                                <a:moveTo>
                                  <a:pt x="519" y="256"/>
                                </a:moveTo>
                                <a:lnTo>
                                  <a:pt x="680" y="417"/>
                                </a:lnTo>
                                <a:moveTo>
                                  <a:pt x="1039" y="640"/>
                                </a:moveTo>
                                <a:lnTo>
                                  <a:pt x="1200" y="479"/>
                                </a:lnTo>
                                <a:moveTo>
                                  <a:pt x="1039" y="479"/>
                                </a:moveTo>
                                <a:lnTo>
                                  <a:pt x="1200" y="640"/>
                                </a:lnTo>
                                <a:moveTo>
                                  <a:pt x="1558" y="869"/>
                                </a:moveTo>
                                <a:lnTo>
                                  <a:pt x="1719" y="708"/>
                                </a:lnTo>
                                <a:moveTo>
                                  <a:pt x="1558" y="708"/>
                                </a:moveTo>
                                <a:lnTo>
                                  <a:pt x="1719" y="869"/>
                                </a:lnTo>
                                <a:moveTo>
                                  <a:pt x="2077" y="1004"/>
                                </a:moveTo>
                                <a:lnTo>
                                  <a:pt x="2238" y="843"/>
                                </a:lnTo>
                                <a:moveTo>
                                  <a:pt x="2077" y="843"/>
                                </a:moveTo>
                                <a:lnTo>
                                  <a:pt x="2238" y="1004"/>
                                </a:lnTo>
                                <a:moveTo>
                                  <a:pt x="2596" y="977"/>
                                </a:moveTo>
                                <a:lnTo>
                                  <a:pt x="2757" y="816"/>
                                </a:lnTo>
                                <a:moveTo>
                                  <a:pt x="2596" y="816"/>
                                </a:moveTo>
                                <a:lnTo>
                                  <a:pt x="2757" y="977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AutoShape 406"/>
                        <wps:cNvSpPr>
                          <a:spLocks/>
                        </wps:cNvSpPr>
                        <wps:spPr bwMode="auto">
                          <a:xfrm>
                            <a:off x="2565" y="768"/>
                            <a:ext cx="2757" cy="418"/>
                          </a:xfrm>
                          <a:custGeom>
                            <a:avLst/>
                            <a:gdLst>
                              <a:gd name="T0" fmla="+- 0 2572 2566"/>
                              <a:gd name="T1" fmla="*/ T0 w 2757"/>
                              <a:gd name="T2" fmla="+- 0 987 769"/>
                              <a:gd name="T3" fmla="*/ 987 h 418"/>
                              <a:gd name="T4" fmla="+- 0 2615 2566"/>
                              <a:gd name="T5" fmla="*/ T4 w 2757"/>
                              <a:gd name="T6" fmla="+- 0 944 769"/>
                              <a:gd name="T7" fmla="*/ 944 h 418"/>
                              <a:gd name="T8" fmla="+- 0 2678 2566"/>
                              <a:gd name="T9" fmla="*/ T8 w 2757"/>
                              <a:gd name="T10" fmla="+- 0 944 769"/>
                              <a:gd name="T11" fmla="*/ 944 h 418"/>
                              <a:gd name="T12" fmla="+- 0 2720 2566"/>
                              <a:gd name="T13" fmla="*/ T12 w 2757"/>
                              <a:gd name="T14" fmla="+- 0 987 769"/>
                              <a:gd name="T15" fmla="*/ 987 h 418"/>
                              <a:gd name="T16" fmla="+- 0 2720 2566"/>
                              <a:gd name="T17" fmla="*/ T16 w 2757"/>
                              <a:gd name="T18" fmla="+- 0 1049 769"/>
                              <a:gd name="T19" fmla="*/ 1049 h 418"/>
                              <a:gd name="T20" fmla="+- 0 2678 2566"/>
                              <a:gd name="T21" fmla="*/ T20 w 2757"/>
                              <a:gd name="T22" fmla="+- 0 1092 769"/>
                              <a:gd name="T23" fmla="*/ 1092 h 418"/>
                              <a:gd name="T24" fmla="+- 0 2615 2566"/>
                              <a:gd name="T25" fmla="*/ T24 w 2757"/>
                              <a:gd name="T26" fmla="+- 0 1092 769"/>
                              <a:gd name="T27" fmla="*/ 1092 h 418"/>
                              <a:gd name="T28" fmla="+- 0 2572 2566"/>
                              <a:gd name="T29" fmla="*/ T28 w 2757"/>
                              <a:gd name="T30" fmla="+- 0 1049 769"/>
                              <a:gd name="T31" fmla="*/ 1049 h 418"/>
                              <a:gd name="T32" fmla="+- 0 3085 2566"/>
                              <a:gd name="T33" fmla="*/ T32 w 2757"/>
                              <a:gd name="T34" fmla="+- 0 849 769"/>
                              <a:gd name="T35" fmla="*/ 849 h 418"/>
                              <a:gd name="T36" fmla="+- 0 3109 2566"/>
                              <a:gd name="T37" fmla="*/ T36 w 2757"/>
                              <a:gd name="T38" fmla="+- 0 792 769"/>
                              <a:gd name="T39" fmla="*/ 792 h 418"/>
                              <a:gd name="T40" fmla="+- 0 3166 2566"/>
                              <a:gd name="T41" fmla="*/ T40 w 2757"/>
                              <a:gd name="T42" fmla="+- 0 769 769"/>
                              <a:gd name="T43" fmla="*/ 769 h 418"/>
                              <a:gd name="T44" fmla="+- 0 3222 2566"/>
                              <a:gd name="T45" fmla="*/ T44 w 2757"/>
                              <a:gd name="T46" fmla="+- 0 792 769"/>
                              <a:gd name="T47" fmla="*/ 792 h 418"/>
                              <a:gd name="T48" fmla="+- 0 3246 2566"/>
                              <a:gd name="T49" fmla="*/ T48 w 2757"/>
                              <a:gd name="T50" fmla="+- 0 849 769"/>
                              <a:gd name="T51" fmla="*/ 849 h 418"/>
                              <a:gd name="T52" fmla="+- 0 3222 2566"/>
                              <a:gd name="T53" fmla="*/ T52 w 2757"/>
                              <a:gd name="T54" fmla="+- 0 906 769"/>
                              <a:gd name="T55" fmla="*/ 906 h 418"/>
                              <a:gd name="T56" fmla="+- 0 3166 2566"/>
                              <a:gd name="T57" fmla="*/ T56 w 2757"/>
                              <a:gd name="T58" fmla="+- 0 930 769"/>
                              <a:gd name="T59" fmla="*/ 930 h 418"/>
                              <a:gd name="T60" fmla="+- 0 3109 2566"/>
                              <a:gd name="T61" fmla="*/ T60 w 2757"/>
                              <a:gd name="T62" fmla="+- 0 906 769"/>
                              <a:gd name="T63" fmla="*/ 906 h 418"/>
                              <a:gd name="T64" fmla="+- 0 3085 2566"/>
                              <a:gd name="T65" fmla="*/ T64 w 2757"/>
                              <a:gd name="T66" fmla="+- 0 849 769"/>
                              <a:gd name="T67" fmla="*/ 849 h 418"/>
                              <a:gd name="T68" fmla="+- 0 3611 2566"/>
                              <a:gd name="T69" fmla="*/ T68 w 2757"/>
                              <a:gd name="T70" fmla="+- 0 973 769"/>
                              <a:gd name="T71" fmla="*/ 973 h 418"/>
                              <a:gd name="T72" fmla="+- 0 3654 2566"/>
                              <a:gd name="T73" fmla="*/ T72 w 2757"/>
                              <a:gd name="T74" fmla="+- 0 930 769"/>
                              <a:gd name="T75" fmla="*/ 930 h 418"/>
                              <a:gd name="T76" fmla="+- 0 3716 2566"/>
                              <a:gd name="T77" fmla="*/ T76 w 2757"/>
                              <a:gd name="T78" fmla="+- 0 930 769"/>
                              <a:gd name="T79" fmla="*/ 930 h 418"/>
                              <a:gd name="T80" fmla="+- 0 3759 2566"/>
                              <a:gd name="T81" fmla="*/ T80 w 2757"/>
                              <a:gd name="T82" fmla="+- 0 973 769"/>
                              <a:gd name="T83" fmla="*/ 973 h 418"/>
                              <a:gd name="T84" fmla="+- 0 3759 2566"/>
                              <a:gd name="T85" fmla="*/ T84 w 2757"/>
                              <a:gd name="T86" fmla="+- 0 1036 769"/>
                              <a:gd name="T87" fmla="*/ 1036 h 418"/>
                              <a:gd name="T88" fmla="+- 0 3716 2566"/>
                              <a:gd name="T89" fmla="*/ T88 w 2757"/>
                              <a:gd name="T90" fmla="+- 0 1079 769"/>
                              <a:gd name="T91" fmla="*/ 1079 h 418"/>
                              <a:gd name="T92" fmla="+- 0 3654 2566"/>
                              <a:gd name="T93" fmla="*/ T92 w 2757"/>
                              <a:gd name="T94" fmla="+- 0 1079 769"/>
                              <a:gd name="T95" fmla="*/ 1079 h 418"/>
                              <a:gd name="T96" fmla="+- 0 3611 2566"/>
                              <a:gd name="T97" fmla="*/ T96 w 2757"/>
                              <a:gd name="T98" fmla="+- 0 1036 769"/>
                              <a:gd name="T99" fmla="*/ 1036 h 418"/>
                              <a:gd name="T100" fmla="+- 0 4124 2566"/>
                              <a:gd name="T101" fmla="*/ T100 w 2757"/>
                              <a:gd name="T102" fmla="+- 0 1065 769"/>
                              <a:gd name="T103" fmla="*/ 1065 h 418"/>
                              <a:gd name="T104" fmla="+- 0 4147 2566"/>
                              <a:gd name="T105" fmla="*/ T104 w 2757"/>
                              <a:gd name="T106" fmla="+- 0 1008 769"/>
                              <a:gd name="T107" fmla="*/ 1008 h 418"/>
                              <a:gd name="T108" fmla="+- 0 4204 2566"/>
                              <a:gd name="T109" fmla="*/ T108 w 2757"/>
                              <a:gd name="T110" fmla="+- 0 985 769"/>
                              <a:gd name="T111" fmla="*/ 985 h 418"/>
                              <a:gd name="T112" fmla="+- 0 4261 2566"/>
                              <a:gd name="T113" fmla="*/ T112 w 2757"/>
                              <a:gd name="T114" fmla="+- 0 1008 769"/>
                              <a:gd name="T115" fmla="*/ 1008 h 418"/>
                              <a:gd name="T116" fmla="+- 0 4284 2566"/>
                              <a:gd name="T117" fmla="*/ T116 w 2757"/>
                              <a:gd name="T118" fmla="+- 0 1065 769"/>
                              <a:gd name="T119" fmla="*/ 1065 h 418"/>
                              <a:gd name="T120" fmla="+- 0 4261 2566"/>
                              <a:gd name="T121" fmla="*/ T120 w 2757"/>
                              <a:gd name="T122" fmla="+- 0 1122 769"/>
                              <a:gd name="T123" fmla="*/ 1122 h 418"/>
                              <a:gd name="T124" fmla="+- 0 4204 2566"/>
                              <a:gd name="T125" fmla="*/ T124 w 2757"/>
                              <a:gd name="T126" fmla="+- 0 1146 769"/>
                              <a:gd name="T127" fmla="*/ 1146 h 418"/>
                              <a:gd name="T128" fmla="+- 0 4147 2566"/>
                              <a:gd name="T129" fmla="*/ T128 w 2757"/>
                              <a:gd name="T130" fmla="+- 0 1122 769"/>
                              <a:gd name="T131" fmla="*/ 1122 h 418"/>
                              <a:gd name="T132" fmla="+- 0 4124 2566"/>
                              <a:gd name="T133" fmla="*/ T132 w 2757"/>
                              <a:gd name="T134" fmla="+- 0 1065 769"/>
                              <a:gd name="T135" fmla="*/ 1065 h 418"/>
                              <a:gd name="T136" fmla="+- 0 4649 2566"/>
                              <a:gd name="T137" fmla="*/ T136 w 2757"/>
                              <a:gd name="T138" fmla="+- 0 1047 769"/>
                              <a:gd name="T139" fmla="*/ 1047 h 418"/>
                              <a:gd name="T140" fmla="+- 0 4692 2566"/>
                              <a:gd name="T141" fmla="*/ T140 w 2757"/>
                              <a:gd name="T142" fmla="+- 0 1005 769"/>
                              <a:gd name="T143" fmla="*/ 1005 h 418"/>
                              <a:gd name="T144" fmla="+- 0 4754 2566"/>
                              <a:gd name="T145" fmla="*/ T144 w 2757"/>
                              <a:gd name="T146" fmla="+- 0 1005 769"/>
                              <a:gd name="T147" fmla="*/ 1005 h 418"/>
                              <a:gd name="T148" fmla="+- 0 4797 2566"/>
                              <a:gd name="T149" fmla="*/ T148 w 2757"/>
                              <a:gd name="T150" fmla="+- 0 1047 769"/>
                              <a:gd name="T151" fmla="*/ 1047 h 418"/>
                              <a:gd name="T152" fmla="+- 0 4797 2566"/>
                              <a:gd name="T153" fmla="*/ T152 w 2757"/>
                              <a:gd name="T154" fmla="+- 0 1110 769"/>
                              <a:gd name="T155" fmla="*/ 1110 h 418"/>
                              <a:gd name="T156" fmla="+- 0 4754 2566"/>
                              <a:gd name="T157" fmla="*/ T156 w 2757"/>
                              <a:gd name="T158" fmla="+- 0 1153 769"/>
                              <a:gd name="T159" fmla="*/ 1153 h 418"/>
                              <a:gd name="T160" fmla="+- 0 4692 2566"/>
                              <a:gd name="T161" fmla="*/ T160 w 2757"/>
                              <a:gd name="T162" fmla="+- 0 1153 769"/>
                              <a:gd name="T163" fmla="*/ 1153 h 418"/>
                              <a:gd name="T164" fmla="+- 0 4649 2566"/>
                              <a:gd name="T165" fmla="*/ T164 w 2757"/>
                              <a:gd name="T166" fmla="+- 0 1110 769"/>
                              <a:gd name="T167" fmla="*/ 1110 h 418"/>
                              <a:gd name="T168" fmla="+- 0 5162 2566"/>
                              <a:gd name="T169" fmla="*/ T168 w 2757"/>
                              <a:gd name="T170" fmla="+- 0 1106 769"/>
                              <a:gd name="T171" fmla="*/ 1106 h 418"/>
                              <a:gd name="T172" fmla="+- 0 5186 2566"/>
                              <a:gd name="T173" fmla="*/ T172 w 2757"/>
                              <a:gd name="T174" fmla="+- 0 1049 769"/>
                              <a:gd name="T175" fmla="*/ 1049 h 418"/>
                              <a:gd name="T176" fmla="+- 0 5242 2566"/>
                              <a:gd name="T177" fmla="*/ T176 w 2757"/>
                              <a:gd name="T178" fmla="+- 0 1025 769"/>
                              <a:gd name="T179" fmla="*/ 1025 h 418"/>
                              <a:gd name="T180" fmla="+- 0 5299 2566"/>
                              <a:gd name="T181" fmla="*/ T180 w 2757"/>
                              <a:gd name="T182" fmla="+- 0 1049 769"/>
                              <a:gd name="T183" fmla="*/ 1049 h 418"/>
                              <a:gd name="T184" fmla="+- 0 5323 2566"/>
                              <a:gd name="T185" fmla="*/ T184 w 2757"/>
                              <a:gd name="T186" fmla="+- 0 1106 769"/>
                              <a:gd name="T187" fmla="*/ 1106 h 418"/>
                              <a:gd name="T188" fmla="+- 0 5299 2566"/>
                              <a:gd name="T189" fmla="*/ T188 w 2757"/>
                              <a:gd name="T190" fmla="+- 0 1163 769"/>
                              <a:gd name="T191" fmla="*/ 1163 h 418"/>
                              <a:gd name="T192" fmla="+- 0 5242 2566"/>
                              <a:gd name="T193" fmla="*/ T192 w 2757"/>
                              <a:gd name="T194" fmla="+- 0 1186 769"/>
                              <a:gd name="T195" fmla="*/ 1186 h 418"/>
                              <a:gd name="T196" fmla="+- 0 5186 2566"/>
                              <a:gd name="T197" fmla="*/ T196 w 2757"/>
                              <a:gd name="T198" fmla="+- 0 1163 769"/>
                              <a:gd name="T199" fmla="*/ 1163 h 418"/>
                              <a:gd name="T200" fmla="+- 0 5162 2566"/>
                              <a:gd name="T201" fmla="*/ T200 w 2757"/>
                              <a:gd name="T202" fmla="+- 0 1106 769"/>
                              <a:gd name="T203" fmla="*/ 1106 h 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418">
                                <a:moveTo>
                                  <a:pt x="0" y="249"/>
                                </a:moveTo>
                                <a:lnTo>
                                  <a:pt x="6" y="218"/>
                                </a:lnTo>
                                <a:lnTo>
                                  <a:pt x="24" y="192"/>
                                </a:lnTo>
                                <a:lnTo>
                                  <a:pt x="49" y="175"/>
                                </a:lnTo>
                                <a:lnTo>
                                  <a:pt x="80" y="168"/>
                                </a:lnTo>
                                <a:lnTo>
                                  <a:pt x="112" y="175"/>
                                </a:lnTo>
                                <a:lnTo>
                                  <a:pt x="137" y="192"/>
                                </a:lnTo>
                                <a:lnTo>
                                  <a:pt x="154" y="218"/>
                                </a:lnTo>
                                <a:lnTo>
                                  <a:pt x="161" y="249"/>
                                </a:lnTo>
                                <a:lnTo>
                                  <a:pt x="154" y="280"/>
                                </a:lnTo>
                                <a:lnTo>
                                  <a:pt x="137" y="306"/>
                                </a:lnTo>
                                <a:lnTo>
                                  <a:pt x="112" y="323"/>
                                </a:lnTo>
                                <a:lnTo>
                                  <a:pt x="80" y="329"/>
                                </a:lnTo>
                                <a:lnTo>
                                  <a:pt x="49" y="323"/>
                                </a:lnTo>
                                <a:lnTo>
                                  <a:pt x="24" y="306"/>
                                </a:lnTo>
                                <a:lnTo>
                                  <a:pt x="6" y="280"/>
                                </a:lnTo>
                                <a:lnTo>
                                  <a:pt x="0" y="249"/>
                                </a:lnTo>
                                <a:moveTo>
                                  <a:pt x="519" y="80"/>
                                </a:moveTo>
                                <a:lnTo>
                                  <a:pt x="526" y="49"/>
                                </a:lnTo>
                                <a:lnTo>
                                  <a:pt x="543" y="23"/>
                                </a:lnTo>
                                <a:lnTo>
                                  <a:pt x="568" y="6"/>
                                </a:lnTo>
                                <a:lnTo>
                                  <a:pt x="600" y="0"/>
                                </a:lnTo>
                                <a:lnTo>
                                  <a:pt x="631" y="6"/>
                                </a:lnTo>
                                <a:lnTo>
                                  <a:pt x="656" y="23"/>
                                </a:lnTo>
                                <a:lnTo>
                                  <a:pt x="674" y="49"/>
                                </a:lnTo>
                                <a:lnTo>
                                  <a:pt x="680" y="80"/>
                                </a:lnTo>
                                <a:lnTo>
                                  <a:pt x="674" y="111"/>
                                </a:lnTo>
                                <a:lnTo>
                                  <a:pt x="656" y="137"/>
                                </a:lnTo>
                                <a:lnTo>
                                  <a:pt x="631" y="154"/>
                                </a:lnTo>
                                <a:lnTo>
                                  <a:pt x="600" y="161"/>
                                </a:lnTo>
                                <a:lnTo>
                                  <a:pt x="568" y="154"/>
                                </a:lnTo>
                                <a:lnTo>
                                  <a:pt x="543" y="137"/>
                                </a:lnTo>
                                <a:lnTo>
                                  <a:pt x="526" y="111"/>
                                </a:lnTo>
                                <a:lnTo>
                                  <a:pt x="519" y="80"/>
                                </a:lnTo>
                                <a:moveTo>
                                  <a:pt x="1038" y="235"/>
                                </a:moveTo>
                                <a:lnTo>
                                  <a:pt x="1045" y="204"/>
                                </a:lnTo>
                                <a:lnTo>
                                  <a:pt x="1062" y="179"/>
                                </a:lnTo>
                                <a:lnTo>
                                  <a:pt x="1088" y="161"/>
                                </a:lnTo>
                                <a:lnTo>
                                  <a:pt x="1119" y="155"/>
                                </a:lnTo>
                                <a:lnTo>
                                  <a:pt x="1150" y="161"/>
                                </a:lnTo>
                                <a:lnTo>
                                  <a:pt x="1176" y="179"/>
                                </a:lnTo>
                                <a:lnTo>
                                  <a:pt x="1193" y="204"/>
                                </a:lnTo>
                                <a:lnTo>
                                  <a:pt x="1199" y="235"/>
                                </a:lnTo>
                                <a:lnTo>
                                  <a:pt x="1193" y="267"/>
                                </a:lnTo>
                                <a:lnTo>
                                  <a:pt x="1176" y="292"/>
                                </a:lnTo>
                                <a:lnTo>
                                  <a:pt x="1150" y="310"/>
                                </a:lnTo>
                                <a:lnTo>
                                  <a:pt x="1119" y="316"/>
                                </a:lnTo>
                                <a:lnTo>
                                  <a:pt x="1088" y="310"/>
                                </a:lnTo>
                                <a:lnTo>
                                  <a:pt x="1062" y="292"/>
                                </a:lnTo>
                                <a:lnTo>
                                  <a:pt x="1045" y="267"/>
                                </a:lnTo>
                                <a:lnTo>
                                  <a:pt x="1038" y="235"/>
                                </a:lnTo>
                                <a:moveTo>
                                  <a:pt x="1558" y="296"/>
                                </a:moveTo>
                                <a:lnTo>
                                  <a:pt x="1564" y="265"/>
                                </a:lnTo>
                                <a:lnTo>
                                  <a:pt x="1581" y="239"/>
                                </a:lnTo>
                                <a:lnTo>
                                  <a:pt x="1607" y="222"/>
                                </a:lnTo>
                                <a:lnTo>
                                  <a:pt x="1638" y="216"/>
                                </a:lnTo>
                                <a:lnTo>
                                  <a:pt x="1669" y="222"/>
                                </a:lnTo>
                                <a:lnTo>
                                  <a:pt x="1695" y="239"/>
                                </a:lnTo>
                                <a:lnTo>
                                  <a:pt x="1712" y="265"/>
                                </a:lnTo>
                                <a:lnTo>
                                  <a:pt x="1718" y="296"/>
                                </a:lnTo>
                                <a:lnTo>
                                  <a:pt x="1712" y="327"/>
                                </a:lnTo>
                                <a:lnTo>
                                  <a:pt x="1695" y="353"/>
                                </a:lnTo>
                                <a:lnTo>
                                  <a:pt x="1669" y="370"/>
                                </a:lnTo>
                                <a:lnTo>
                                  <a:pt x="1638" y="377"/>
                                </a:lnTo>
                                <a:lnTo>
                                  <a:pt x="1607" y="370"/>
                                </a:lnTo>
                                <a:lnTo>
                                  <a:pt x="1581" y="353"/>
                                </a:lnTo>
                                <a:lnTo>
                                  <a:pt x="1564" y="327"/>
                                </a:lnTo>
                                <a:lnTo>
                                  <a:pt x="1558" y="296"/>
                                </a:lnTo>
                                <a:moveTo>
                                  <a:pt x="2077" y="310"/>
                                </a:moveTo>
                                <a:lnTo>
                                  <a:pt x="2083" y="278"/>
                                </a:lnTo>
                                <a:lnTo>
                                  <a:pt x="2100" y="253"/>
                                </a:lnTo>
                                <a:lnTo>
                                  <a:pt x="2126" y="236"/>
                                </a:lnTo>
                                <a:lnTo>
                                  <a:pt x="2157" y="229"/>
                                </a:lnTo>
                                <a:lnTo>
                                  <a:pt x="2188" y="236"/>
                                </a:lnTo>
                                <a:lnTo>
                                  <a:pt x="2214" y="253"/>
                                </a:lnTo>
                                <a:lnTo>
                                  <a:pt x="2231" y="278"/>
                                </a:lnTo>
                                <a:lnTo>
                                  <a:pt x="2238" y="310"/>
                                </a:lnTo>
                                <a:lnTo>
                                  <a:pt x="2231" y="341"/>
                                </a:lnTo>
                                <a:lnTo>
                                  <a:pt x="2214" y="367"/>
                                </a:lnTo>
                                <a:lnTo>
                                  <a:pt x="2188" y="384"/>
                                </a:lnTo>
                                <a:lnTo>
                                  <a:pt x="2157" y="390"/>
                                </a:lnTo>
                                <a:lnTo>
                                  <a:pt x="2126" y="384"/>
                                </a:lnTo>
                                <a:lnTo>
                                  <a:pt x="2100" y="367"/>
                                </a:lnTo>
                                <a:lnTo>
                                  <a:pt x="2083" y="341"/>
                                </a:lnTo>
                                <a:lnTo>
                                  <a:pt x="2077" y="310"/>
                                </a:lnTo>
                                <a:moveTo>
                                  <a:pt x="2596" y="337"/>
                                </a:moveTo>
                                <a:lnTo>
                                  <a:pt x="2602" y="305"/>
                                </a:lnTo>
                                <a:lnTo>
                                  <a:pt x="2620" y="280"/>
                                </a:lnTo>
                                <a:lnTo>
                                  <a:pt x="2645" y="263"/>
                                </a:lnTo>
                                <a:lnTo>
                                  <a:pt x="2676" y="256"/>
                                </a:lnTo>
                                <a:lnTo>
                                  <a:pt x="2708" y="263"/>
                                </a:lnTo>
                                <a:lnTo>
                                  <a:pt x="2733" y="280"/>
                                </a:lnTo>
                                <a:lnTo>
                                  <a:pt x="2751" y="305"/>
                                </a:lnTo>
                                <a:lnTo>
                                  <a:pt x="2757" y="337"/>
                                </a:lnTo>
                                <a:lnTo>
                                  <a:pt x="2751" y="368"/>
                                </a:lnTo>
                                <a:lnTo>
                                  <a:pt x="2733" y="394"/>
                                </a:lnTo>
                                <a:lnTo>
                                  <a:pt x="2708" y="411"/>
                                </a:lnTo>
                                <a:lnTo>
                                  <a:pt x="2676" y="417"/>
                                </a:lnTo>
                                <a:lnTo>
                                  <a:pt x="2645" y="411"/>
                                </a:lnTo>
                                <a:lnTo>
                                  <a:pt x="2620" y="394"/>
                                </a:lnTo>
                                <a:lnTo>
                                  <a:pt x="2602" y="368"/>
                                </a:lnTo>
                                <a:lnTo>
                                  <a:pt x="2596" y="337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2" y="534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3" name="AutoShape 404"/>
                        <wps:cNvSpPr>
                          <a:spLocks/>
                        </wps:cNvSpPr>
                        <wps:spPr bwMode="auto">
                          <a:xfrm>
                            <a:off x="3102" y="782"/>
                            <a:ext cx="2238" cy="546"/>
                          </a:xfrm>
                          <a:custGeom>
                            <a:avLst/>
                            <a:gdLst>
                              <a:gd name="T0" fmla="+- 0 3109 3102"/>
                              <a:gd name="T1" fmla="*/ T0 w 2238"/>
                              <a:gd name="T2" fmla="+- 0 831 782"/>
                              <a:gd name="T3" fmla="*/ 831 h 546"/>
                              <a:gd name="T4" fmla="+- 0 3152 3102"/>
                              <a:gd name="T5" fmla="*/ T4 w 2238"/>
                              <a:gd name="T6" fmla="+- 0 789 782"/>
                              <a:gd name="T7" fmla="*/ 789 h 546"/>
                              <a:gd name="T8" fmla="+- 0 3214 3102"/>
                              <a:gd name="T9" fmla="*/ T8 w 2238"/>
                              <a:gd name="T10" fmla="+- 0 789 782"/>
                              <a:gd name="T11" fmla="*/ 789 h 546"/>
                              <a:gd name="T12" fmla="+- 0 3257 3102"/>
                              <a:gd name="T13" fmla="*/ T12 w 2238"/>
                              <a:gd name="T14" fmla="+- 0 831 782"/>
                              <a:gd name="T15" fmla="*/ 831 h 546"/>
                              <a:gd name="T16" fmla="+- 0 3257 3102"/>
                              <a:gd name="T17" fmla="*/ T16 w 2238"/>
                              <a:gd name="T18" fmla="+- 0 894 782"/>
                              <a:gd name="T19" fmla="*/ 894 h 546"/>
                              <a:gd name="T20" fmla="+- 0 3214 3102"/>
                              <a:gd name="T21" fmla="*/ T20 w 2238"/>
                              <a:gd name="T22" fmla="+- 0 937 782"/>
                              <a:gd name="T23" fmla="*/ 937 h 546"/>
                              <a:gd name="T24" fmla="+- 0 3152 3102"/>
                              <a:gd name="T25" fmla="*/ T24 w 2238"/>
                              <a:gd name="T26" fmla="+- 0 937 782"/>
                              <a:gd name="T27" fmla="*/ 937 h 546"/>
                              <a:gd name="T28" fmla="+- 0 3109 3102"/>
                              <a:gd name="T29" fmla="*/ T28 w 2238"/>
                              <a:gd name="T30" fmla="+- 0 894 782"/>
                              <a:gd name="T31" fmla="*/ 894 h 546"/>
                              <a:gd name="T32" fmla="+- 0 3622 3102"/>
                              <a:gd name="T33" fmla="*/ T32 w 2238"/>
                              <a:gd name="T34" fmla="+- 0 1099 782"/>
                              <a:gd name="T35" fmla="*/ 1099 h 546"/>
                              <a:gd name="T36" fmla="+- 0 3645 3102"/>
                              <a:gd name="T37" fmla="*/ T36 w 2238"/>
                              <a:gd name="T38" fmla="+- 0 1042 782"/>
                              <a:gd name="T39" fmla="*/ 1042 h 546"/>
                              <a:gd name="T40" fmla="+- 0 3702 3102"/>
                              <a:gd name="T41" fmla="*/ T40 w 2238"/>
                              <a:gd name="T42" fmla="+- 0 1019 782"/>
                              <a:gd name="T43" fmla="*/ 1019 h 546"/>
                              <a:gd name="T44" fmla="+- 0 3759 3102"/>
                              <a:gd name="T45" fmla="*/ T44 w 2238"/>
                              <a:gd name="T46" fmla="+- 0 1042 782"/>
                              <a:gd name="T47" fmla="*/ 1042 h 546"/>
                              <a:gd name="T48" fmla="+- 0 3783 3102"/>
                              <a:gd name="T49" fmla="*/ T48 w 2238"/>
                              <a:gd name="T50" fmla="+- 0 1099 782"/>
                              <a:gd name="T51" fmla="*/ 1099 h 546"/>
                              <a:gd name="T52" fmla="+- 0 3759 3102"/>
                              <a:gd name="T53" fmla="*/ T52 w 2238"/>
                              <a:gd name="T54" fmla="+- 0 1156 782"/>
                              <a:gd name="T55" fmla="*/ 1156 h 546"/>
                              <a:gd name="T56" fmla="+- 0 3702 3102"/>
                              <a:gd name="T57" fmla="*/ T56 w 2238"/>
                              <a:gd name="T58" fmla="+- 0 1179 782"/>
                              <a:gd name="T59" fmla="*/ 1179 h 546"/>
                              <a:gd name="T60" fmla="+- 0 3645 3102"/>
                              <a:gd name="T61" fmla="*/ T60 w 2238"/>
                              <a:gd name="T62" fmla="+- 0 1156 782"/>
                              <a:gd name="T63" fmla="*/ 1156 h 546"/>
                              <a:gd name="T64" fmla="+- 0 3622 3102"/>
                              <a:gd name="T65" fmla="*/ T64 w 2238"/>
                              <a:gd name="T66" fmla="+- 0 1099 782"/>
                              <a:gd name="T67" fmla="*/ 1099 h 546"/>
                              <a:gd name="T68" fmla="+- 0 4147 3102"/>
                              <a:gd name="T69" fmla="*/ T68 w 2238"/>
                              <a:gd name="T70" fmla="+- 0 1189 782"/>
                              <a:gd name="T71" fmla="*/ 1189 h 546"/>
                              <a:gd name="T72" fmla="+- 0 4190 3102"/>
                              <a:gd name="T73" fmla="*/ T72 w 2238"/>
                              <a:gd name="T74" fmla="+- 0 1146 782"/>
                              <a:gd name="T75" fmla="*/ 1146 h 546"/>
                              <a:gd name="T76" fmla="+- 0 4253 3102"/>
                              <a:gd name="T77" fmla="*/ T76 w 2238"/>
                              <a:gd name="T78" fmla="+- 0 1146 782"/>
                              <a:gd name="T79" fmla="*/ 1146 h 546"/>
                              <a:gd name="T80" fmla="+- 0 4295 3102"/>
                              <a:gd name="T81" fmla="*/ T80 w 2238"/>
                              <a:gd name="T82" fmla="+- 0 1189 782"/>
                              <a:gd name="T83" fmla="*/ 1189 h 546"/>
                              <a:gd name="T84" fmla="+- 0 4295 3102"/>
                              <a:gd name="T85" fmla="*/ T84 w 2238"/>
                              <a:gd name="T86" fmla="+- 0 1252 782"/>
                              <a:gd name="T87" fmla="*/ 1252 h 546"/>
                              <a:gd name="T88" fmla="+- 0 4253 3102"/>
                              <a:gd name="T89" fmla="*/ T88 w 2238"/>
                              <a:gd name="T90" fmla="+- 0 1295 782"/>
                              <a:gd name="T91" fmla="*/ 1295 h 546"/>
                              <a:gd name="T92" fmla="+- 0 4190 3102"/>
                              <a:gd name="T93" fmla="*/ T92 w 2238"/>
                              <a:gd name="T94" fmla="+- 0 1295 782"/>
                              <a:gd name="T95" fmla="*/ 1295 h 546"/>
                              <a:gd name="T96" fmla="+- 0 4147 3102"/>
                              <a:gd name="T97" fmla="*/ T96 w 2238"/>
                              <a:gd name="T98" fmla="+- 0 1252 782"/>
                              <a:gd name="T99" fmla="*/ 1252 h 546"/>
                              <a:gd name="T100" fmla="+- 0 4660 3102"/>
                              <a:gd name="T101" fmla="*/ T100 w 2238"/>
                              <a:gd name="T102" fmla="+- 0 1200 782"/>
                              <a:gd name="T103" fmla="*/ 1200 h 546"/>
                              <a:gd name="T104" fmla="+- 0 4684 3102"/>
                              <a:gd name="T105" fmla="*/ T104 w 2238"/>
                              <a:gd name="T106" fmla="+- 0 1143 782"/>
                              <a:gd name="T107" fmla="*/ 1143 h 546"/>
                              <a:gd name="T108" fmla="+- 0 4741 3102"/>
                              <a:gd name="T109" fmla="*/ T108 w 2238"/>
                              <a:gd name="T110" fmla="+- 0 1120 782"/>
                              <a:gd name="T111" fmla="*/ 1120 h 546"/>
                              <a:gd name="T112" fmla="+- 0 4797 3102"/>
                              <a:gd name="T113" fmla="*/ T112 w 2238"/>
                              <a:gd name="T114" fmla="+- 0 1143 782"/>
                              <a:gd name="T115" fmla="*/ 1143 h 546"/>
                              <a:gd name="T116" fmla="+- 0 4821 3102"/>
                              <a:gd name="T117" fmla="*/ T116 w 2238"/>
                              <a:gd name="T118" fmla="+- 0 1200 782"/>
                              <a:gd name="T119" fmla="*/ 1200 h 546"/>
                              <a:gd name="T120" fmla="+- 0 4797 3102"/>
                              <a:gd name="T121" fmla="*/ T120 w 2238"/>
                              <a:gd name="T122" fmla="+- 0 1257 782"/>
                              <a:gd name="T123" fmla="*/ 1257 h 546"/>
                              <a:gd name="T124" fmla="+- 0 4741 3102"/>
                              <a:gd name="T125" fmla="*/ T124 w 2238"/>
                              <a:gd name="T126" fmla="+- 0 1281 782"/>
                              <a:gd name="T127" fmla="*/ 1281 h 546"/>
                              <a:gd name="T128" fmla="+- 0 4684 3102"/>
                              <a:gd name="T129" fmla="*/ T128 w 2238"/>
                              <a:gd name="T130" fmla="+- 0 1257 782"/>
                              <a:gd name="T131" fmla="*/ 1257 h 546"/>
                              <a:gd name="T132" fmla="+- 0 4660 3102"/>
                              <a:gd name="T133" fmla="*/ T132 w 2238"/>
                              <a:gd name="T134" fmla="+- 0 1200 782"/>
                              <a:gd name="T135" fmla="*/ 1200 h 546"/>
                              <a:gd name="T136" fmla="+- 0 5186 3102"/>
                              <a:gd name="T137" fmla="*/ T136 w 2238"/>
                              <a:gd name="T138" fmla="+- 0 1216 782"/>
                              <a:gd name="T139" fmla="*/ 1216 h 546"/>
                              <a:gd name="T140" fmla="+- 0 5229 3102"/>
                              <a:gd name="T141" fmla="*/ T140 w 2238"/>
                              <a:gd name="T142" fmla="+- 0 1173 782"/>
                              <a:gd name="T143" fmla="*/ 1173 h 546"/>
                              <a:gd name="T144" fmla="+- 0 5291 3102"/>
                              <a:gd name="T145" fmla="*/ T144 w 2238"/>
                              <a:gd name="T146" fmla="+- 0 1173 782"/>
                              <a:gd name="T147" fmla="*/ 1173 h 546"/>
                              <a:gd name="T148" fmla="+- 0 5334 3102"/>
                              <a:gd name="T149" fmla="*/ T148 w 2238"/>
                              <a:gd name="T150" fmla="+- 0 1216 782"/>
                              <a:gd name="T151" fmla="*/ 1216 h 546"/>
                              <a:gd name="T152" fmla="+- 0 5334 3102"/>
                              <a:gd name="T153" fmla="*/ T152 w 2238"/>
                              <a:gd name="T154" fmla="+- 0 1279 782"/>
                              <a:gd name="T155" fmla="*/ 1279 h 546"/>
                              <a:gd name="T156" fmla="+- 0 5291 3102"/>
                              <a:gd name="T157" fmla="*/ T156 w 2238"/>
                              <a:gd name="T158" fmla="+- 0 1322 782"/>
                              <a:gd name="T159" fmla="*/ 1322 h 546"/>
                              <a:gd name="T160" fmla="+- 0 5229 3102"/>
                              <a:gd name="T161" fmla="*/ T160 w 2238"/>
                              <a:gd name="T162" fmla="+- 0 1322 782"/>
                              <a:gd name="T163" fmla="*/ 1322 h 546"/>
                              <a:gd name="T164" fmla="+- 0 5186 3102"/>
                              <a:gd name="T165" fmla="*/ T164 w 2238"/>
                              <a:gd name="T166" fmla="+- 0 1279 782"/>
                              <a:gd name="T167" fmla="*/ 1279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238" h="546">
                                <a:moveTo>
                                  <a:pt x="0" y="81"/>
                                </a:moveTo>
                                <a:lnTo>
                                  <a:pt x="7" y="49"/>
                                </a:lnTo>
                                <a:lnTo>
                                  <a:pt x="24" y="24"/>
                                </a:lnTo>
                                <a:lnTo>
                                  <a:pt x="50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8" y="24"/>
                                </a:lnTo>
                                <a:lnTo>
                                  <a:pt x="155" y="49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8" y="137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50" y="155"/>
                                </a:lnTo>
                                <a:lnTo>
                                  <a:pt x="24" y="137"/>
                                </a:lnTo>
                                <a:lnTo>
                                  <a:pt x="7" y="112"/>
                                </a:lnTo>
                                <a:lnTo>
                                  <a:pt x="0" y="81"/>
                                </a:lnTo>
                                <a:moveTo>
                                  <a:pt x="520" y="317"/>
                                </a:moveTo>
                                <a:lnTo>
                                  <a:pt x="526" y="286"/>
                                </a:lnTo>
                                <a:lnTo>
                                  <a:pt x="543" y="260"/>
                                </a:lnTo>
                                <a:lnTo>
                                  <a:pt x="569" y="243"/>
                                </a:lnTo>
                                <a:lnTo>
                                  <a:pt x="600" y="237"/>
                                </a:lnTo>
                                <a:lnTo>
                                  <a:pt x="631" y="243"/>
                                </a:lnTo>
                                <a:lnTo>
                                  <a:pt x="657" y="260"/>
                                </a:lnTo>
                                <a:lnTo>
                                  <a:pt x="674" y="286"/>
                                </a:lnTo>
                                <a:lnTo>
                                  <a:pt x="681" y="317"/>
                                </a:lnTo>
                                <a:lnTo>
                                  <a:pt x="674" y="348"/>
                                </a:lnTo>
                                <a:lnTo>
                                  <a:pt x="657" y="374"/>
                                </a:lnTo>
                                <a:lnTo>
                                  <a:pt x="631" y="391"/>
                                </a:lnTo>
                                <a:lnTo>
                                  <a:pt x="600" y="397"/>
                                </a:lnTo>
                                <a:lnTo>
                                  <a:pt x="569" y="391"/>
                                </a:lnTo>
                                <a:lnTo>
                                  <a:pt x="543" y="374"/>
                                </a:lnTo>
                                <a:lnTo>
                                  <a:pt x="526" y="348"/>
                                </a:lnTo>
                                <a:lnTo>
                                  <a:pt x="520" y="317"/>
                                </a:lnTo>
                                <a:moveTo>
                                  <a:pt x="1039" y="438"/>
                                </a:moveTo>
                                <a:lnTo>
                                  <a:pt x="1045" y="407"/>
                                </a:lnTo>
                                <a:lnTo>
                                  <a:pt x="1063" y="382"/>
                                </a:lnTo>
                                <a:lnTo>
                                  <a:pt x="1088" y="364"/>
                                </a:lnTo>
                                <a:lnTo>
                                  <a:pt x="1119" y="358"/>
                                </a:lnTo>
                                <a:lnTo>
                                  <a:pt x="1151" y="364"/>
                                </a:lnTo>
                                <a:lnTo>
                                  <a:pt x="1176" y="382"/>
                                </a:lnTo>
                                <a:lnTo>
                                  <a:pt x="1193" y="407"/>
                                </a:lnTo>
                                <a:lnTo>
                                  <a:pt x="1200" y="438"/>
                                </a:lnTo>
                                <a:lnTo>
                                  <a:pt x="1193" y="470"/>
                                </a:lnTo>
                                <a:lnTo>
                                  <a:pt x="1176" y="495"/>
                                </a:lnTo>
                                <a:lnTo>
                                  <a:pt x="1151" y="513"/>
                                </a:lnTo>
                                <a:lnTo>
                                  <a:pt x="1119" y="519"/>
                                </a:lnTo>
                                <a:lnTo>
                                  <a:pt x="1088" y="513"/>
                                </a:lnTo>
                                <a:lnTo>
                                  <a:pt x="1063" y="495"/>
                                </a:lnTo>
                                <a:lnTo>
                                  <a:pt x="1045" y="470"/>
                                </a:lnTo>
                                <a:lnTo>
                                  <a:pt x="1039" y="438"/>
                                </a:lnTo>
                                <a:moveTo>
                                  <a:pt x="1558" y="418"/>
                                </a:moveTo>
                                <a:lnTo>
                                  <a:pt x="1564" y="387"/>
                                </a:lnTo>
                                <a:lnTo>
                                  <a:pt x="1582" y="361"/>
                                </a:lnTo>
                                <a:lnTo>
                                  <a:pt x="1607" y="344"/>
                                </a:lnTo>
                                <a:lnTo>
                                  <a:pt x="1639" y="338"/>
                                </a:lnTo>
                                <a:lnTo>
                                  <a:pt x="1670" y="344"/>
                                </a:lnTo>
                                <a:lnTo>
                                  <a:pt x="1695" y="361"/>
                                </a:lnTo>
                                <a:lnTo>
                                  <a:pt x="1713" y="387"/>
                                </a:lnTo>
                                <a:lnTo>
                                  <a:pt x="1719" y="418"/>
                                </a:lnTo>
                                <a:lnTo>
                                  <a:pt x="1713" y="449"/>
                                </a:lnTo>
                                <a:lnTo>
                                  <a:pt x="1695" y="475"/>
                                </a:lnTo>
                                <a:lnTo>
                                  <a:pt x="1670" y="492"/>
                                </a:lnTo>
                                <a:lnTo>
                                  <a:pt x="1639" y="499"/>
                                </a:lnTo>
                                <a:lnTo>
                                  <a:pt x="1607" y="492"/>
                                </a:lnTo>
                                <a:lnTo>
                                  <a:pt x="1582" y="475"/>
                                </a:lnTo>
                                <a:lnTo>
                                  <a:pt x="1564" y="449"/>
                                </a:lnTo>
                                <a:lnTo>
                                  <a:pt x="1558" y="418"/>
                                </a:lnTo>
                                <a:moveTo>
                                  <a:pt x="2077" y="466"/>
                                </a:moveTo>
                                <a:lnTo>
                                  <a:pt x="2084" y="434"/>
                                </a:lnTo>
                                <a:lnTo>
                                  <a:pt x="2101" y="409"/>
                                </a:lnTo>
                                <a:lnTo>
                                  <a:pt x="2127" y="391"/>
                                </a:lnTo>
                                <a:lnTo>
                                  <a:pt x="2158" y="385"/>
                                </a:lnTo>
                                <a:lnTo>
                                  <a:pt x="2189" y="391"/>
                                </a:lnTo>
                                <a:lnTo>
                                  <a:pt x="2215" y="409"/>
                                </a:lnTo>
                                <a:lnTo>
                                  <a:pt x="2232" y="434"/>
                                </a:lnTo>
                                <a:lnTo>
                                  <a:pt x="2238" y="466"/>
                                </a:lnTo>
                                <a:lnTo>
                                  <a:pt x="2232" y="497"/>
                                </a:lnTo>
                                <a:lnTo>
                                  <a:pt x="2215" y="522"/>
                                </a:lnTo>
                                <a:lnTo>
                                  <a:pt x="2189" y="540"/>
                                </a:lnTo>
                                <a:lnTo>
                                  <a:pt x="2158" y="546"/>
                                </a:lnTo>
                                <a:lnTo>
                                  <a:pt x="2127" y="540"/>
                                </a:lnTo>
                                <a:lnTo>
                                  <a:pt x="2101" y="522"/>
                                </a:lnTo>
                                <a:lnTo>
                                  <a:pt x="2084" y="497"/>
                                </a:lnTo>
                                <a:lnTo>
                                  <a:pt x="2077" y="466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AutoShape 403"/>
                        <wps:cNvSpPr>
                          <a:spLocks/>
                        </wps:cNvSpPr>
                        <wps:spPr bwMode="auto">
                          <a:xfrm>
                            <a:off x="2600" y="829"/>
                            <a:ext cx="681" cy="357"/>
                          </a:xfrm>
                          <a:custGeom>
                            <a:avLst/>
                            <a:gdLst>
                              <a:gd name="T0" fmla="+- 0 2601 2601"/>
                              <a:gd name="T1" fmla="*/ T0 w 681"/>
                              <a:gd name="T2" fmla="+- 0 910 829"/>
                              <a:gd name="T3" fmla="*/ 910 h 357"/>
                              <a:gd name="T4" fmla="+- 0 2607 2601"/>
                              <a:gd name="T5" fmla="*/ T4 w 681"/>
                              <a:gd name="T6" fmla="+- 0 879 829"/>
                              <a:gd name="T7" fmla="*/ 879 h 357"/>
                              <a:gd name="T8" fmla="+- 0 2624 2601"/>
                              <a:gd name="T9" fmla="*/ T8 w 681"/>
                              <a:gd name="T10" fmla="+- 0 853 829"/>
                              <a:gd name="T11" fmla="*/ 853 h 357"/>
                              <a:gd name="T12" fmla="+- 0 2650 2601"/>
                              <a:gd name="T13" fmla="*/ T12 w 681"/>
                              <a:gd name="T14" fmla="+- 0 836 829"/>
                              <a:gd name="T15" fmla="*/ 836 h 357"/>
                              <a:gd name="T16" fmla="+- 0 2681 2601"/>
                              <a:gd name="T17" fmla="*/ T16 w 681"/>
                              <a:gd name="T18" fmla="+- 0 829 829"/>
                              <a:gd name="T19" fmla="*/ 829 h 357"/>
                              <a:gd name="T20" fmla="+- 0 2712 2601"/>
                              <a:gd name="T21" fmla="*/ T20 w 681"/>
                              <a:gd name="T22" fmla="+- 0 836 829"/>
                              <a:gd name="T23" fmla="*/ 836 h 357"/>
                              <a:gd name="T24" fmla="+- 0 2738 2601"/>
                              <a:gd name="T25" fmla="*/ T24 w 681"/>
                              <a:gd name="T26" fmla="+- 0 853 829"/>
                              <a:gd name="T27" fmla="*/ 853 h 357"/>
                              <a:gd name="T28" fmla="+- 0 2755 2601"/>
                              <a:gd name="T29" fmla="*/ T28 w 681"/>
                              <a:gd name="T30" fmla="+- 0 879 829"/>
                              <a:gd name="T31" fmla="*/ 879 h 357"/>
                              <a:gd name="T32" fmla="+- 0 2761 2601"/>
                              <a:gd name="T33" fmla="*/ T32 w 681"/>
                              <a:gd name="T34" fmla="+- 0 910 829"/>
                              <a:gd name="T35" fmla="*/ 910 h 357"/>
                              <a:gd name="T36" fmla="+- 0 2755 2601"/>
                              <a:gd name="T37" fmla="*/ T36 w 681"/>
                              <a:gd name="T38" fmla="+- 0 941 829"/>
                              <a:gd name="T39" fmla="*/ 941 h 357"/>
                              <a:gd name="T40" fmla="+- 0 2738 2601"/>
                              <a:gd name="T41" fmla="*/ T40 w 681"/>
                              <a:gd name="T42" fmla="+- 0 967 829"/>
                              <a:gd name="T43" fmla="*/ 967 h 357"/>
                              <a:gd name="T44" fmla="+- 0 2712 2601"/>
                              <a:gd name="T45" fmla="*/ T44 w 681"/>
                              <a:gd name="T46" fmla="+- 0 984 829"/>
                              <a:gd name="T47" fmla="*/ 984 h 357"/>
                              <a:gd name="T48" fmla="+- 0 2681 2601"/>
                              <a:gd name="T49" fmla="*/ T48 w 681"/>
                              <a:gd name="T50" fmla="+- 0 990 829"/>
                              <a:gd name="T51" fmla="*/ 990 h 357"/>
                              <a:gd name="T52" fmla="+- 0 2650 2601"/>
                              <a:gd name="T53" fmla="*/ T52 w 681"/>
                              <a:gd name="T54" fmla="+- 0 984 829"/>
                              <a:gd name="T55" fmla="*/ 984 h 357"/>
                              <a:gd name="T56" fmla="+- 0 2624 2601"/>
                              <a:gd name="T57" fmla="*/ T56 w 681"/>
                              <a:gd name="T58" fmla="+- 0 967 829"/>
                              <a:gd name="T59" fmla="*/ 967 h 357"/>
                              <a:gd name="T60" fmla="+- 0 2607 2601"/>
                              <a:gd name="T61" fmla="*/ T60 w 681"/>
                              <a:gd name="T62" fmla="+- 0 941 829"/>
                              <a:gd name="T63" fmla="*/ 941 h 357"/>
                              <a:gd name="T64" fmla="+- 0 2601 2601"/>
                              <a:gd name="T65" fmla="*/ T64 w 681"/>
                              <a:gd name="T66" fmla="+- 0 910 829"/>
                              <a:gd name="T67" fmla="*/ 910 h 357"/>
                              <a:gd name="T68" fmla="+- 0 3120 2601"/>
                              <a:gd name="T69" fmla="*/ T68 w 681"/>
                              <a:gd name="T70" fmla="+- 0 1106 829"/>
                              <a:gd name="T71" fmla="*/ 1106 h 357"/>
                              <a:gd name="T72" fmla="+- 0 3126 2601"/>
                              <a:gd name="T73" fmla="*/ T72 w 681"/>
                              <a:gd name="T74" fmla="+- 0 1074 829"/>
                              <a:gd name="T75" fmla="*/ 1074 h 357"/>
                              <a:gd name="T76" fmla="+- 0 3143 2601"/>
                              <a:gd name="T77" fmla="*/ T76 w 681"/>
                              <a:gd name="T78" fmla="+- 0 1049 829"/>
                              <a:gd name="T79" fmla="*/ 1049 h 357"/>
                              <a:gd name="T80" fmla="+- 0 3169 2601"/>
                              <a:gd name="T81" fmla="*/ T80 w 681"/>
                              <a:gd name="T82" fmla="+- 0 1032 829"/>
                              <a:gd name="T83" fmla="*/ 1032 h 357"/>
                              <a:gd name="T84" fmla="+- 0 3200 2601"/>
                              <a:gd name="T85" fmla="*/ T84 w 681"/>
                              <a:gd name="T86" fmla="+- 0 1025 829"/>
                              <a:gd name="T87" fmla="*/ 1025 h 357"/>
                              <a:gd name="T88" fmla="+- 0 3231 2601"/>
                              <a:gd name="T89" fmla="*/ T88 w 681"/>
                              <a:gd name="T90" fmla="+- 0 1032 829"/>
                              <a:gd name="T91" fmla="*/ 1032 h 357"/>
                              <a:gd name="T92" fmla="+- 0 3257 2601"/>
                              <a:gd name="T93" fmla="*/ T92 w 681"/>
                              <a:gd name="T94" fmla="+- 0 1049 829"/>
                              <a:gd name="T95" fmla="*/ 1049 h 357"/>
                              <a:gd name="T96" fmla="+- 0 3274 2601"/>
                              <a:gd name="T97" fmla="*/ T96 w 681"/>
                              <a:gd name="T98" fmla="+- 0 1074 829"/>
                              <a:gd name="T99" fmla="*/ 1074 h 357"/>
                              <a:gd name="T100" fmla="+- 0 3281 2601"/>
                              <a:gd name="T101" fmla="*/ T100 w 681"/>
                              <a:gd name="T102" fmla="+- 0 1106 829"/>
                              <a:gd name="T103" fmla="*/ 1106 h 357"/>
                              <a:gd name="T104" fmla="+- 0 3274 2601"/>
                              <a:gd name="T105" fmla="*/ T104 w 681"/>
                              <a:gd name="T106" fmla="+- 0 1137 829"/>
                              <a:gd name="T107" fmla="*/ 1137 h 357"/>
                              <a:gd name="T108" fmla="+- 0 3257 2601"/>
                              <a:gd name="T109" fmla="*/ T108 w 681"/>
                              <a:gd name="T110" fmla="+- 0 1163 829"/>
                              <a:gd name="T111" fmla="*/ 1163 h 357"/>
                              <a:gd name="T112" fmla="+- 0 3231 2601"/>
                              <a:gd name="T113" fmla="*/ T112 w 681"/>
                              <a:gd name="T114" fmla="+- 0 1180 829"/>
                              <a:gd name="T115" fmla="*/ 1180 h 357"/>
                              <a:gd name="T116" fmla="+- 0 3200 2601"/>
                              <a:gd name="T117" fmla="*/ T116 w 681"/>
                              <a:gd name="T118" fmla="+- 0 1186 829"/>
                              <a:gd name="T119" fmla="*/ 1186 h 357"/>
                              <a:gd name="T120" fmla="+- 0 3169 2601"/>
                              <a:gd name="T121" fmla="*/ T120 w 681"/>
                              <a:gd name="T122" fmla="+- 0 1180 829"/>
                              <a:gd name="T123" fmla="*/ 1180 h 357"/>
                              <a:gd name="T124" fmla="+- 0 3143 2601"/>
                              <a:gd name="T125" fmla="*/ T124 w 681"/>
                              <a:gd name="T126" fmla="+- 0 1163 829"/>
                              <a:gd name="T127" fmla="*/ 1163 h 357"/>
                              <a:gd name="T128" fmla="+- 0 3126 2601"/>
                              <a:gd name="T129" fmla="*/ T128 w 681"/>
                              <a:gd name="T130" fmla="+- 0 1137 829"/>
                              <a:gd name="T131" fmla="*/ 1137 h 357"/>
                              <a:gd name="T132" fmla="+- 0 3120 2601"/>
                              <a:gd name="T133" fmla="*/ T132 w 681"/>
                              <a:gd name="T134" fmla="+- 0 1106 829"/>
                              <a:gd name="T135" fmla="*/ 1106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81" h="357">
                                <a:moveTo>
                                  <a:pt x="0" y="81"/>
                                </a:moveTo>
                                <a:lnTo>
                                  <a:pt x="6" y="50"/>
                                </a:lnTo>
                                <a:lnTo>
                                  <a:pt x="23" y="24"/>
                                </a:lnTo>
                                <a:lnTo>
                                  <a:pt x="49" y="7"/>
                                </a:lnTo>
                                <a:lnTo>
                                  <a:pt x="80" y="0"/>
                                </a:lnTo>
                                <a:lnTo>
                                  <a:pt x="111" y="7"/>
                                </a:lnTo>
                                <a:lnTo>
                                  <a:pt x="137" y="24"/>
                                </a:lnTo>
                                <a:lnTo>
                                  <a:pt x="154" y="50"/>
                                </a:lnTo>
                                <a:lnTo>
                                  <a:pt x="160" y="81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8"/>
                                </a:lnTo>
                                <a:lnTo>
                                  <a:pt x="111" y="155"/>
                                </a:lnTo>
                                <a:lnTo>
                                  <a:pt x="80" y="161"/>
                                </a:lnTo>
                                <a:lnTo>
                                  <a:pt x="49" y="155"/>
                                </a:lnTo>
                                <a:lnTo>
                                  <a:pt x="23" y="138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277"/>
                                </a:moveTo>
                                <a:lnTo>
                                  <a:pt x="525" y="245"/>
                                </a:lnTo>
                                <a:lnTo>
                                  <a:pt x="542" y="220"/>
                                </a:lnTo>
                                <a:lnTo>
                                  <a:pt x="568" y="203"/>
                                </a:lnTo>
                                <a:lnTo>
                                  <a:pt x="599" y="196"/>
                                </a:lnTo>
                                <a:lnTo>
                                  <a:pt x="630" y="203"/>
                                </a:lnTo>
                                <a:lnTo>
                                  <a:pt x="656" y="220"/>
                                </a:lnTo>
                                <a:lnTo>
                                  <a:pt x="673" y="245"/>
                                </a:lnTo>
                                <a:lnTo>
                                  <a:pt x="680" y="277"/>
                                </a:lnTo>
                                <a:lnTo>
                                  <a:pt x="673" y="308"/>
                                </a:lnTo>
                                <a:lnTo>
                                  <a:pt x="656" y="334"/>
                                </a:lnTo>
                                <a:lnTo>
                                  <a:pt x="630" y="351"/>
                                </a:lnTo>
                                <a:lnTo>
                                  <a:pt x="599" y="357"/>
                                </a:lnTo>
                                <a:lnTo>
                                  <a:pt x="568" y="351"/>
                                </a:lnTo>
                                <a:lnTo>
                                  <a:pt x="542" y="334"/>
                                </a:lnTo>
                                <a:lnTo>
                                  <a:pt x="525" y="308"/>
                                </a:lnTo>
                                <a:lnTo>
                                  <a:pt x="519" y="277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5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7" y="1230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6" name="AutoShape 401"/>
                        <wps:cNvSpPr>
                          <a:spLocks/>
                        </wps:cNvSpPr>
                        <wps:spPr bwMode="auto">
                          <a:xfrm>
                            <a:off x="4158" y="1356"/>
                            <a:ext cx="1200" cy="283"/>
                          </a:xfrm>
                          <a:custGeom>
                            <a:avLst/>
                            <a:gdLst>
                              <a:gd name="T0" fmla="+- 0 4158 4158"/>
                              <a:gd name="T1" fmla="*/ T0 w 1200"/>
                              <a:gd name="T2" fmla="+- 0 1437 1356"/>
                              <a:gd name="T3" fmla="*/ 1437 h 283"/>
                              <a:gd name="T4" fmla="+- 0 4165 4158"/>
                              <a:gd name="T5" fmla="*/ T4 w 1200"/>
                              <a:gd name="T6" fmla="+- 0 1405 1356"/>
                              <a:gd name="T7" fmla="*/ 1405 h 283"/>
                              <a:gd name="T8" fmla="+- 0 4182 4158"/>
                              <a:gd name="T9" fmla="*/ T8 w 1200"/>
                              <a:gd name="T10" fmla="+- 0 1380 1356"/>
                              <a:gd name="T11" fmla="*/ 1380 h 283"/>
                              <a:gd name="T12" fmla="+- 0 4207 4158"/>
                              <a:gd name="T13" fmla="*/ T12 w 1200"/>
                              <a:gd name="T14" fmla="+- 0 1362 1356"/>
                              <a:gd name="T15" fmla="*/ 1362 h 283"/>
                              <a:gd name="T16" fmla="+- 0 4239 4158"/>
                              <a:gd name="T17" fmla="*/ T16 w 1200"/>
                              <a:gd name="T18" fmla="+- 0 1356 1356"/>
                              <a:gd name="T19" fmla="*/ 1356 h 283"/>
                              <a:gd name="T20" fmla="+- 0 4270 4158"/>
                              <a:gd name="T21" fmla="*/ T20 w 1200"/>
                              <a:gd name="T22" fmla="+- 0 1362 1356"/>
                              <a:gd name="T23" fmla="*/ 1362 h 283"/>
                              <a:gd name="T24" fmla="+- 0 4295 4158"/>
                              <a:gd name="T25" fmla="*/ T24 w 1200"/>
                              <a:gd name="T26" fmla="+- 0 1380 1356"/>
                              <a:gd name="T27" fmla="*/ 1380 h 283"/>
                              <a:gd name="T28" fmla="+- 0 4313 4158"/>
                              <a:gd name="T29" fmla="*/ T28 w 1200"/>
                              <a:gd name="T30" fmla="+- 0 1405 1356"/>
                              <a:gd name="T31" fmla="*/ 1405 h 283"/>
                              <a:gd name="T32" fmla="+- 0 4319 4158"/>
                              <a:gd name="T33" fmla="*/ T32 w 1200"/>
                              <a:gd name="T34" fmla="+- 0 1437 1356"/>
                              <a:gd name="T35" fmla="*/ 1437 h 283"/>
                              <a:gd name="T36" fmla="+- 0 4313 4158"/>
                              <a:gd name="T37" fmla="*/ T36 w 1200"/>
                              <a:gd name="T38" fmla="+- 0 1468 1356"/>
                              <a:gd name="T39" fmla="*/ 1468 h 283"/>
                              <a:gd name="T40" fmla="+- 0 4295 4158"/>
                              <a:gd name="T41" fmla="*/ T40 w 1200"/>
                              <a:gd name="T42" fmla="+- 0 1493 1356"/>
                              <a:gd name="T43" fmla="*/ 1493 h 283"/>
                              <a:gd name="T44" fmla="+- 0 4270 4158"/>
                              <a:gd name="T45" fmla="*/ T44 w 1200"/>
                              <a:gd name="T46" fmla="+- 0 1511 1356"/>
                              <a:gd name="T47" fmla="*/ 1511 h 283"/>
                              <a:gd name="T48" fmla="+- 0 4239 4158"/>
                              <a:gd name="T49" fmla="*/ T48 w 1200"/>
                              <a:gd name="T50" fmla="+- 0 1517 1356"/>
                              <a:gd name="T51" fmla="*/ 1517 h 283"/>
                              <a:gd name="T52" fmla="+- 0 4207 4158"/>
                              <a:gd name="T53" fmla="*/ T52 w 1200"/>
                              <a:gd name="T54" fmla="+- 0 1511 1356"/>
                              <a:gd name="T55" fmla="*/ 1511 h 283"/>
                              <a:gd name="T56" fmla="+- 0 4182 4158"/>
                              <a:gd name="T57" fmla="*/ T56 w 1200"/>
                              <a:gd name="T58" fmla="+- 0 1493 1356"/>
                              <a:gd name="T59" fmla="*/ 1493 h 283"/>
                              <a:gd name="T60" fmla="+- 0 4165 4158"/>
                              <a:gd name="T61" fmla="*/ T60 w 1200"/>
                              <a:gd name="T62" fmla="+- 0 1468 1356"/>
                              <a:gd name="T63" fmla="*/ 1468 h 283"/>
                              <a:gd name="T64" fmla="+- 0 4158 4158"/>
                              <a:gd name="T65" fmla="*/ T64 w 1200"/>
                              <a:gd name="T66" fmla="+- 0 1437 1356"/>
                              <a:gd name="T67" fmla="*/ 1437 h 283"/>
                              <a:gd name="T68" fmla="+- 0 4677 4158"/>
                              <a:gd name="T69" fmla="*/ T68 w 1200"/>
                              <a:gd name="T70" fmla="+- 0 1558 1356"/>
                              <a:gd name="T71" fmla="*/ 1558 h 283"/>
                              <a:gd name="T72" fmla="+- 0 4684 4158"/>
                              <a:gd name="T73" fmla="*/ T72 w 1200"/>
                              <a:gd name="T74" fmla="+- 0 1527 1356"/>
                              <a:gd name="T75" fmla="*/ 1527 h 283"/>
                              <a:gd name="T76" fmla="+- 0 4701 4158"/>
                              <a:gd name="T77" fmla="*/ T76 w 1200"/>
                              <a:gd name="T78" fmla="+- 0 1501 1356"/>
                              <a:gd name="T79" fmla="*/ 1501 h 283"/>
                              <a:gd name="T80" fmla="+- 0 4727 4158"/>
                              <a:gd name="T81" fmla="*/ T80 w 1200"/>
                              <a:gd name="T82" fmla="+- 0 1484 1356"/>
                              <a:gd name="T83" fmla="*/ 1484 h 283"/>
                              <a:gd name="T84" fmla="+- 0 4758 4158"/>
                              <a:gd name="T85" fmla="*/ T84 w 1200"/>
                              <a:gd name="T86" fmla="+- 0 1478 1356"/>
                              <a:gd name="T87" fmla="*/ 1478 h 283"/>
                              <a:gd name="T88" fmla="+- 0 4789 4158"/>
                              <a:gd name="T89" fmla="*/ T88 w 1200"/>
                              <a:gd name="T90" fmla="+- 0 1484 1356"/>
                              <a:gd name="T91" fmla="*/ 1484 h 283"/>
                              <a:gd name="T92" fmla="+- 0 4815 4158"/>
                              <a:gd name="T93" fmla="*/ T92 w 1200"/>
                              <a:gd name="T94" fmla="+- 0 1501 1356"/>
                              <a:gd name="T95" fmla="*/ 1501 h 283"/>
                              <a:gd name="T96" fmla="+- 0 4832 4158"/>
                              <a:gd name="T97" fmla="*/ T96 w 1200"/>
                              <a:gd name="T98" fmla="+- 0 1527 1356"/>
                              <a:gd name="T99" fmla="*/ 1527 h 283"/>
                              <a:gd name="T100" fmla="+- 0 4838 4158"/>
                              <a:gd name="T101" fmla="*/ T100 w 1200"/>
                              <a:gd name="T102" fmla="+- 0 1558 1356"/>
                              <a:gd name="T103" fmla="*/ 1558 h 283"/>
                              <a:gd name="T104" fmla="+- 0 4832 4158"/>
                              <a:gd name="T105" fmla="*/ T104 w 1200"/>
                              <a:gd name="T106" fmla="+- 0 1589 1356"/>
                              <a:gd name="T107" fmla="*/ 1589 h 283"/>
                              <a:gd name="T108" fmla="+- 0 4815 4158"/>
                              <a:gd name="T109" fmla="*/ T108 w 1200"/>
                              <a:gd name="T110" fmla="+- 0 1615 1356"/>
                              <a:gd name="T111" fmla="*/ 1615 h 283"/>
                              <a:gd name="T112" fmla="+- 0 4789 4158"/>
                              <a:gd name="T113" fmla="*/ T112 w 1200"/>
                              <a:gd name="T114" fmla="+- 0 1632 1356"/>
                              <a:gd name="T115" fmla="*/ 1632 h 283"/>
                              <a:gd name="T116" fmla="+- 0 4758 4158"/>
                              <a:gd name="T117" fmla="*/ T116 w 1200"/>
                              <a:gd name="T118" fmla="+- 0 1638 1356"/>
                              <a:gd name="T119" fmla="*/ 1638 h 283"/>
                              <a:gd name="T120" fmla="+- 0 4727 4158"/>
                              <a:gd name="T121" fmla="*/ T120 w 1200"/>
                              <a:gd name="T122" fmla="+- 0 1632 1356"/>
                              <a:gd name="T123" fmla="*/ 1632 h 283"/>
                              <a:gd name="T124" fmla="+- 0 4701 4158"/>
                              <a:gd name="T125" fmla="*/ T124 w 1200"/>
                              <a:gd name="T126" fmla="+- 0 1615 1356"/>
                              <a:gd name="T127" fmla="*/ 1615 h 283"/>
                              <a:gd name="T128" fmla="+- 0 4684 4158"/>
                              <a:gd name="T129" fmla="*/ T128 w 1200"/>
                              <a:gd name="T130" fmla="+- 0 1589 1356"/>
                              <a:gd name="T131" fmla="*/ 1589 h 283"/>
                              <a:gd name="T132" fmla="+- 0 4677 4158"/>
                              <a:gd name="T133" fmla="*/ T132 w 1200"/>
                              <a:gd name="T134" fmla="+- 0 1558 1356"/>
                              <a:gd name="T135" fmla="*/ 1558 h 283"/>
                              <a:gd name="T136" fmla="+- 0 5197 4158"/>
                              <a:gd name="T137" fmla="*/ T136 w 1200"/>
                              <a:gd name="T138" fmla="+- 0 1531 1356"/>
                              <a:gd name="T139" fmla="*/ 1531 h 283"/>
                              <a:gd name="T140" fmla="+- 0 5203 4158"/>
                              <a:gd name="T141" fmla="*/ T140 w 1200"/>
                              <a:gd name="T142" fmla="+- 0 1500 1356"/>
                              <a:gd name="T143" fmla="*/ 1500 h 283"/>
                              <a:gd name="T144" fmla="+- 0 5220 4158"/>
                              <a:gd name="T145" fmla="*/ T144 w 1200"/>
                              <a:gd name="T146" fmla="+- 0 1474 1356"/>
                              <a:gd name="T147" fmla="*/ 1474 h 283"/>
                              <a:gd name="T148" fmla="+- 0 5246 4158"/>
                              <a:gd name="T149" fmla="*/ T148 w 1200"/>
                              <a:gd name="T150" fmla="+- 0 1457 1356"/>
                              <a:gd name="T151" fmla="*/ 1457 h 283"/>
                              <a:gd name="T152" fmla="+- 0 5277 4158"/>
                              <a:gd name="T153" fmla="*/ T152 w 1200"/>
                              <a:gd name="T154" fmla="+- 0 1451 1356"/>
                              <a:gd name="T155" fmla="*/ 1451 h 283"/>
                              <a:gd name="T156" fmla="+- 0 5308 4158"/>
                              <a:gd name="T157" fmla="*/ T156 w 1200"/>
                              <a:gd name="T158" fmla="+- 0 1457 1356"/>
                              <a:gd name="T159" fmla="*/ 1457 h 283"/>
                              <a:gd name="T160" fmla="+- 0 5334 4158"/>
                              <a:gd name="T161" fmla="*/ T160 w 1200"/>
                              <a:gd name="T162" fmla="+- 0 1474 1356"/>
                              <a:gd name="T163" fmla="*/ 1474 h 283"/>
                              <a:gd name="T164" fmla="+- 0 5351 4158"/>
                              <a:gd name="T165" fmla="*/ T164 w 1200"/>
                              <a:gd name="T166" fmla="+- 0 1500 1356"/>
                              <a:gd name="T167" fmla="*/ 1500 h 283"/>
                              <a:gd name="T168" fmla="+- 0 5357 4158"/>
                              <a:gd name="T169" fmla="*/ T168 w 1200"/>
                              <a:gd name="T170" fmla="+- 0 1531 1356"/>
                              <a:gd name="T171" fmla="*/ 1531 h 283"/>
                              <a:gd name="T172" fmla="+- 0 5351 4158"/>
                              <a:gd name="T173" fmla="*/ T172 w 1200"/>
                              <a:gd name="T174" fmla="+- 0 1562 1356"/>
                              <a:gd name="T175" fmla="*/ 1562 h 283"/>
                              <a:gd name="T176" fmla="+- 0 5334 4158"/>
                              <a:gd name="T177" fmla="*/ T176 w 1200"/>
                              <a:gd name="T178" fmla="+- 0 1588 1356"/>
                              <a:gd name="T179" fmla="*/ 1588 h 283"/>
                              <a:gd name="T180" fmla="+- 0 5308 4158"/>
                              <a:gd name="T181" fmla="*/ T180 w 1200"/>
                              <a:gd name="T182" fmla="+- 0 1605 1356"/>
                              <a:gd name="T183" fmla="*/ 1605 h 283"/>
                              <a:gd name="T184" fmla="+- 0 5277 4158"/>
                              <a:gd name="T185" fmla="*/ T184 w 1200"/>
                              <a:gd name="T186" fmla="+- 0 1611 1356"/>
                              <a:gd name="T187" fmla="*/ 1611 h 283"/>
                              <a:gd name="T188" fmla="+- 0 5246 4158"/>
                              <a:gd name="T189" fmla="*/ T188 w 1200"/>
                              <a:gd name="T190" fmla="+- 0 1605 1356"/>
                              <a:gd name="T191" fmla="*/ 1605 h 283"/>
                              <a:gd name="T192" fmla="+- 0 5220 4158"/>
                              <a:gd name="T193" fmla="*/ T192 w 1200"/>
                              <a:gd name="T194" fmla="+- 0 1588 1356"/>
                              <a:gd name="T195" fmla="*/ 1588 h 283"/>
                              <a:gd name="T196" fmla="+- 0 5203 4158"/>
                              <a:gd name="T197" fmla="*/ T196 w 1200"/>
                              <a:gd name="T198" fmla="+- 0 1562 1356"/>
                              <a:gd name="T199" fmla="*/ 1562 h 283"/>
                              <a:gd name="T200" fmla="+- 0 5197 4158"/>
                              <a:gd name="T201" fmla="*/ T200 w 1200"/>
                              <a:gd name="T202" fmla="+- 0 1531 1356"/>
                              <a:gd name="T203" fmla="*/ 1531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200" h="283">
                                <a:moveTo>
                                  <a:pt x="0" y="81"/>
                                </a:moveTo>
                                <a:lnTo>
                                  <a:pt x="7" y="49"/>
                                </a:lnTo>
                                <a:lnTo>
                                  <a:pt x="24" y="24"/>
                                </a:lnTo>
                                <a:lnTo>
                                  <a:pt x="49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4"/>
                                </a:lnTo>
                                <a:lnTo>
                                  <a:pt x="155" y="49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7"/>
                                </a:lnTo>
                                <a:lnTo>
                                  <a:pt x="7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202"/>
                                </a:moveTo>
                                <a:lnTo>
                                  <a:pt x="526" y="171"/>
                                </a:lnTo>
                                <a:lnTo>
                                  <a:pt x="543" y="145"/>
                                </a:lnTo>
                                <a:lnTo>
                                  <a:pt x="569" y="128"/>
                                </a:lnTo>
                                <a:lnTo>
                                  <a:pt x="600" y="122"/>
                                </a:lnTo>
                                <a:lnTo>
                                  <a:pt x="631" y="128"/>
                                </a:lnTo>
                                <a:lnTo>
                                  <a:pt x="657" y="145"/>
                                </a:lnTo>
                                <a:lnTo>
                                  <a:pt x="674" y="171"/>
                                </a:lnTo>
                                <a:lnTo>
                                  <a:pt x="680" y="202"/>
                                </a:lnTo>
                                <a:lnTo>
                                  <a:pt x="674" y="233"/>
                                </a:lnTo>
                                <a:lnTo>
                                  <a:pt x="657" y="259"/>
                                </a:lnTo>
                                <a:lnTo>
                                  <a:pt x="631" y="276"/>
                                </a:lnTo>
                                <a:lnTo>
                                  <a:pt x="600" y="282"/>
                                </a:lnTo>
                                <a:lnTo>
                                  <a:pt x="569" y="276"/>
                                </a:lnTo>
                                <a:lnTo>
                                  <a:pt x="543" y="259"/>
                                </a:lnTo>
                                <a:lnTo>
                                  <a:pt x="526" y="233"/>
                                </a:lnTo>
                                <a:lnTo>
                                  <a:pt x="519" y="202"/>
                                </a:lnTo>
                                <a:moveTo>
                                  <a:pt x="1039" y="175"/>
                                </a:moveTo>
                                <a:lnTo>
                                  <a:pt x="1045" y="144"/>
                                </a:lnTo>
                                <a:lnTo>
                                  <a:pt x="1062" y="118"/>
                                </a:lnTo>
                                <a:lnTo>
                                  <a:pt x="1088" y="101"/>
                                </a:lnTo>
                                <a:lnTo>
                                  <a:pt x="1119" y="95"/>
                                </a:lnTo>
                                <a:lnTo>
                                  <a:pt x="1150" y="101"/>
                                </a:lnTo>
                                <a:lnTo>
                                  <a:pt x="1176" y="118"/>
                                </a:lnTo>
                                <a:lnTo>
                                  <a:pt x="1193" y="144"/>
                                </a:lnTo>
                                <a:lnTo>
                                  <a:pt x="1199" y="175"/>
                                </a:lnTo>
                                <a:lnTo>
                                  <a:pt x="1193" y="206"/>
                                </a:lnTo>
                                <a:lnTo>
                                  <a:pt x="1176" y="232"/>
                                </a:lnTo>
                                <a:lnTo>
                                  <a:pt x="1150" y="249"/>
                                </a:lnTo>
                                <a:lnTo>
                                  <a:pt x="1119" y="255"/>
                                </a:lnTo>
                                <a:lnTo>
                                  <a:pt x="1088" y="249"/>
                                </a:lnTo>
                                <a:lnTo>
                                  <a:pt x="1062" y="232"/>
                                </a:lnTo>
                                <a:lnTo>
                                  <a:pt x="1045" y="206"/>
                                </a:lnTo>
                                <a:lnTo>
                                  <a:pt x="1039" y="175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AutoShape 400"/>
                        <wps:cNvSpPr>
                          <a:spLocks/>
                        </wps:cNvSpPr>
                        <wps:spPr bwMode="auto">
                          <a:xfrm>
                            <a:off x="2617" y="917"/>
                            <a:ext cx="2757" cy="850"/>
                          </a:xfrm>
                          <a:custGeom>
                            <a:avLst/>
                            <a:gdLst>
                              <a:gd name="T0" fmla="+- 0 2624 2618"/>
                              <a:gd name="T1" fmla="*/ T0 w 2757"/>
                              <a:gd name="T2" fmla="+- 0 966 917"/>
                              <a:gd name="T3" fmla="*/ 966 h 850"/>
                              <a:gd name="T4" fmla="+- 0 2667 2618"/>
                              <a:gd name="T5" fmla="*/ T4 w 2757"/>
                              <a:gd name="T6" fmla="+- 0 924 917"/>
                              <a:gd name="T7" fmla="*/ 924 h 850"/>
                              <a:gd name="T8" fmla="+- 0 2730 2618"/>
                              <a:gd name="T9" fmla="*/ T8 w 2757"/>
                              <a:gd name="T10" fmla="+- 0 924 917"/>
                              <a:gd name="T11" fmla="*/ 924 h 850"/>
                              <a:gd name="T12" fmla="+- 0 2772 2618"/>
                              <a:gd name="T13" fmla="*/ T12 w 2757"/>
                              <a:gd name="T14" fmla="+- 0 966 917"/>
                              <a:gd name="T15" fmla="*/ 966 h 850"/>
                              <a:gd name="T16" fmla="+- 0 2772 2618"/>
                              <a:gd name="T17" fmla="*/ T16 w 2757"/>
                              <a:gd name="T18" fmla="+- 0 1029 917"/>
                              <a:gd name="T19" fmla="*/ 1029 h 850"/>
                              <a:gd name="T20" fmla="+- 0 2730 2618"/>
                              <a:gd name="T21" fmla="*/ T20 w 2757"/>
                              <a:gd name="T22" fmla="+- 0 1072 917"/>
                              <a:gd name="T23" fmla="*/ 1072 h 850"/>
                              <a:gd name="T24" fmla="+- 0 2667 2618"/>
                              <a:gd name="T25" fmla="*/ T24 w 2757"/>
                              <a:gd name="T26" fmla="+- 0 1072 917"/>
                              <a:gd name="T27" fmla="*/ 1072 h 850"/>
                              <a:gd name="T28" fmla="+- 0 2624 2618"/>
                              <a:gd name="T29" fmla="*/ T28 w 2757"/>
                              <a:gd name="T30" fmla="+- 0 1029 917"/>
                              <a:gd name="T31" fmla="*/ 1029 h 850"/>
                              <a:gd name="T32" fmla="+- 0 3137 2618"/>
                              <a:gd name="T33" fmla="*/ T32 w 2757"/>
                              <a:gd name="T34" fmla="+- 0 1288 917"/>
                              <a:gd name="T35" fmla="*/ 1288 h 850"/>
                              <a:gd name="T36" fmla="+- 0 3161 2618"/>
                              <a:gd name="T37" fmla="*/ T36 w 2757"/>
                              <a:gd name="T38" fmla="+- 0 1231 917"/>
                              <a:gd name="T39" fmla="*/ 1231 h 850"/>
                              <a:gd name="T40" fmla="+- 0 3217 2618"/>
                              <a:gd name="T41" fmla="*/ T40 w 2757"/>
                              <a:gd name="T42" fmla="+- 0 1208 917"/>
                              <a:gd name="T43" fmla="*/ 1208 h 850"/>
                              <a:gd name="T44" fmla="+- 0 3274 2618"/>
                              <a:gd name="T45" fmla="*/ T44 w 2757"/>
                              <a:gd name="T46" fmla="+- 0 1231 917"/>
                              <a:gd name="T47" fmla="*/ 1231 h 850"/>
                              <a:gd name="T48" fmla="+- 0 3298 2618"/>
                              <a:gd name="T49" fmla="*/ T48 w 2757"/>
                              <a:gd name="T50" fmla="+- 0 1288 917"/>
                              <a:gd name="T51" fmla="*/ 1288 h 850"/>
                              <a:gd name="T52" fmla="+- 0 3274 2618"/>
                              <a:gd name="T53" fmla="*/ T52 w 2757"/>
                              <a:gd name="T54" fmla="+- 0 1345 917"/>
                              <a:gd name="T55" fmla="*/ 1345 h 850"/>
                              <a:gd name="T56" fmla="+- 0 3217 2618"/>
                              <a:gd name="T57" fmla="*/ T56 w 2757"/>
                              <a:gd name="T58" fmla="+- 0 1368 917"/>
                              <a:gd name="T59" fmla="*/ 1368 h 850"/>
                              <a:gd name="T60" fmla="+- 0 3161 2618"/>
                              <a:gd name="T61" fmla="*/ T60 w 2757"/>
                              <a:gd name="T62" fmla="+- 0 1345 917"/>
                              <a:gd name="T63" fmla="*/ 1345 h 850"/>
                              <a:gd name="T64" fmla="+- 0 3137 2618"/>
                              <a:gd name="T65" fmla="*/ T64 w 2757"/>
                              <a:gd name="T66" fmla="+- 0 1288 917"/>
                              <a:gd name="T67" fmla="*/ 1288 h 850"/>
                              <a:gd name="T68" fmla="+- 0 3663 2618"/>
                              <a:gd name="T69" fmla="*/ T68 w 2757"/>
                              <a:gd name="T70" fmla="+- 0 1507 917"/>
                              <a:gd name="T71" fmla="*/ 1507 h 850"/>
                              <a:gd name="T72" fmla="+- 0 3706 2618"/>
                              <a:gd name="T73" fmla="*/ T72 w 2757"/>
                              <a:gd name="T74" fmla="+- 0 1464 917"/>
                              <a:gd name="T75" fmla="*/ 1464 h 850"/>
                              <a:gd name="T76" fmla="+- 0 3768 2618"/>
                              <a:gd name="T77" fmla="*/ T76 w 2757"/>
                              <a:gd name="T78" fmla="+- 0 1464 917"/>
                              <a:gd name="T79" fmla="*/ 1464 h 850"/>
                              <a:gd name="T80" fmla="+- 0 3811 2618"/>
                              <a:gd name="T81" fmla="*/ T80 w 2757"/>
                              <a:gd name="T82" fmla="+- 0 1507 917"/>
                              <a:gd name="T83" fmla="*/ 1507 h 850"/>
                              <a:gd name="T84" fmla="+- 0 3811 2618"/>
                              <a:gd name="T85" fmla="*/ T84 w 2757"/>
                              <a:gd name="T86" fmla="+- 0 1569 917"/>
                              <a:gd name="T87" fmla="*/ 1569 h 850"/>
                              <a:gd name="T88" fmla="+- 0 3768 2618"/>
                              <a:gd name="T89" fmla="*/ T88 w 2757"/>
                              <a:gd name="T90" fmla="+- 0 1612 917"/>
                              <a:gd name="T91" fmla="*/ 1612 h 850"/>
                              <a:gd name="T92" fmla="+- 0 3706 2618"/>
                              <a:gd name="T93" fmla="*/ T92 w 2757"/>
                              <a:gd name="T94" fmla="+- 0 1612 917"/>
                              <a:gd name="T95" fmla="*/ 1612 h 850"/>
                              <a:gd name="T96" fmla="+- 0 3663 2618"/>
                              <a:gd name="T97" fmla="*/ T96 w 2757"/>
                              <a:gd name="T98" fmla="+- 0 1569 917"/>
                              <a:gd name="T99" fmla="*/ 1569 h 850"/>
                              <a:gd name="T100" fmla="+- 0 4176 2618"/>
                              <a:gd name="T101" fmla="*/ T100 w 2757"/>
                              <a:gd name="T102" fmla="+- 0 1626 917"/>
                              <a:gd name="T103" fmla="*/ 1626 h 850"/>
                              <a:gd name="T104" fmla="+- 0 4199 2618"/>
                              <a:gd name="T105" fmla="*/ T104 w 2757"/>
                              <a:gd name="T106" fmla="+- 0 1569 917"/>
                              <a:gd name="T107" fmla="*/ 1569 h 850"/>
                              <a:gd name="T108" fmla="+- 0 4256 2618"/>
                              <a:gd name="T109" fmla="*/ T108 w 2757"/>
                              <a:gd name="T110" fmla="+- 0 1545 917"/>
                              <a:gd name="T111" fmla="*/ 1545 h 850"/>
                              <a:gd name="T112" fmla="+- 0 4313 2618"/>
                              <a:gd name="T113" fmla="*/ T112 w 2757"/>
                              <a:gd name="T114" fmla="+- 0 1569 917"/>
                              <a:gd name="T115" fmla="*/ 1569 h 850"/>
                              <a:gd name="T116" fmla="+- 0 4336 2618"/>
                              <a:gd name="T117" fmla="*/ T116 w 2757"/>
                              <a:gd name="T118" fmla="+- 0 1626 917"/>
                              <a:gd name="T119" fmla="*/ 1626 h 850"/>
                              <a:gd name="T120" fmla="+- 0 4313 2618"/>
                              <a:gd name="T121" fmla="*/ T120 w 2757"/>
                              <a:gd name="T122" fmla="+- 0 1682 917"/>
                              <a:gd name="T123" fmla="*/ 1682 h 850"/>
                              <a:gd name="T124" fmla="+- 0 4256 2618"/>
                              <a:gd name="T125" fmla="*/ T124 w 2757"/>
                              <a:gd name="T126" fmla="+- 0 1706 917"/>
                              <a:gd name="T127" fmla="*/ 1706 h 850"/>
                              <a:gd name="T128" fmla="+- 0 4199 2618"/>
                              <a:gd name="T129" fmla="*/ T128 w 2757"/>
                              <a:gd name="T130" fmla="+- 0 1682 917"/>
                              <a:gd name="T131" fmla="*/ 1682 h 850"/>
                              <a:gd name="T132" fmla="+- 0 4176 2618"/>
                              <a:gd name="T133" fmla="*/ T132 w 2757"/>
                              <a:gd name="T134" fmla="+- 0 1626 917"/>
                              <a:gd name="T135" fmla="*/ 1626 h 850"/>
                              <a:gd name="T136" fmla="+- 0 4701 2618"/>
                              <a:gd name="T137" fmla="*/ T136 w 2757"/>
                              <a:gd name="T138" fmla="+- 0 1615 917"/>
                              <a:gd name="T139" fmla="*/ 1615 h 850"/>
                              <a:gd name="T140" fmla="+- 0 4744 2618"/>
                              <a:gd name="T141" fmla="*/ T140 w 2757"/>
                              <a:gd name="T142" fmla="+- 0 1572 917"/>
                              <a:gd name="T143" fmla="*/ 1572 h 850"/>
                              <a:gd name="T144" fmla="+- 0 4806 2618"/>
                              <a:gd name="T145" fmla="*/ T144 w 2757"/>
                              <a:gd name="T146" fmla="+- 0 1572 917"/>
                              <a:gd name="T147" fmla="*/ 1572 h 850"/>
                              <a:gd name="T148" fmla="+- 0 4849 2618"/>
                              <a:gd name="T149" fmla="*/ T148 w 2757"/>
                              <a:gd name="T150" fmla="+- 0 1615 917"/>
                              <a:gd name="T151" fmla="*/ 1615 h 850"/>
                              <a:gd name="T152" fmla="+- 0 4849 2618"/>
                              <a:gd name="T153" fmla="*/ T152 w 2757"/>
                              <a:gd name="T154" fmla="+- 0 1677 917"/>
                              <a:gd name="T155" fmla="*/ 1677 h 850"/>
                              <a:gd name="T156" fmla="+- 0 4806 2618"/>
                              <a:gd name="T157" fmla="*/ T156 w 2757"/>
                              <a:gd name="T158" fmla="+- 0 1720 917"/>
                              <a:gd name="T159" fmla="*/ 1720 h 850"/>
                              <a:gd name="T160" fmla="+- 0 4744 2618"/>
                              <a:gd name="T161" fmla="*/ T160 w 2757"/>
                              <a:gd name="T162" fmla="+- 0 1720 917"/>
                              <a:gd name="T163" fmla="*/ 1720 h 850"/>
                              <a:gd name="T164" fmla="+- 0 4701 2618"/>
                              <a:gd name="T165" fmla="*/ T164 w 2757"/>
                              <a:gd name="T166" fmla="+- 0 1677 917"/>
                              <a:gd name="T167" fmla="*/ 1677 h 850"/>
                              <a:gd name="T168" fmla="+- 0 5214 2618"/>
                              <a:gd name="T169" fmla="*/ T168 w 2757"/>
                              <a:gd name="T170" fmla="+- 0 1686 917"/>
                              <a:gd name="T171" fmla="*/ 1686 h 850"/>
                              <a:gd name="T172" fmla="+- 0 5238 2618"/>
                              <a:gd name="T173" fmla="*/ T172 w 2757"/>
                              <a:gd name="T174" fmla="+- 0 1629 917"/>
                              <a:gd name="T175" fmla="*/ 1629 h 850"/>
                              <a:gd name="T176" fmla="+- 0 5294 2618"/>
                              <a:gd name="T177" fmla="*/ T176 w 2757"/>
                              <a:gd name="T178" fmla="+- 0 1606 917"/>
                              <a:gd name="T179" fmla="*/ 1606 h 850"/>
                              <a:gd name="T180" fmla="+- 0 5351 2618"/>
                              <a:gd name="T181" fmla="*/ T180 w 2757"/>
                              <a:gd name="T182" fmla="+- 0 1629 917"/>
                              <a:gd name="T183" fmla="*/ 1629 h 850"/>
                              <a:gd name="T184" fmla="+- 0 5375 2618"/>
                              <a:gd name="T185" fmla="*/ T184 w 2757"/>
                              <a:gd name="T186" fmla="+- 0 1686 917"/>
                              <a:gd name="T187" fmla="*/ 1686 h 850"/>
                              <a:gd name="T188" fmla="+- 0 5351 2618"/>
                              <a:gd name="T189" fmla="*/ T188 w 2757"/>
                              <a:gd name="T190" fmla="+- 0 1743 917"/>
                              <a:gd name="T191" fmla="*/ 1743 h 850"/>
                              <a:gd name="T192" fmla="+- 0 5294 2618"/>
                              <a:gd name="T193" fmla="*/ T192 w 2757"/>
                              <a:gd name="T194" fmla="+- 0 1767 917"/>
                              <a:gd name="T195" fmla="*/ 1767 h 850"/>
                              <a:gd name="T196" fmla="+- 0 5238 2618"/>
                              <a:gd name="T197" fmla="*/ T196 w 2757"/>
                              <a:gd name="T198" fmla="+- 0 1743 917"/>
                              <a:gd name="T199" fmla="*/ 1743 h 850"/>
                              <a:gd name="T200" fmla="+- 0 5214 2618"/>
                              <a:gd name="T201" fmla="*/ T200 w 2757"/>
                              <a:gd name="T202" fmla="+- 0 1686 917"/>
                              <a:gd name="T203" fmla="*/ 168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850">
                                <a:moveTo>
                                  <a:pt x="0" y="81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9" y="7"/>
                                </a:lnTo>
                                <a:lnTo>
                                  <a:pt x="80" y="0"/>
                                </a:lnTo>
                                <a:lnTo>
                                  <a:pt x="112" y="7"/>
                                </a:lnTo>
                                <a:lnTo>
                                  <a:pt x="137" y="24"/>
                                </a:lnTo>
                                <a:lnTo>
                                  <a:pt x="154" y="49"/>
                                </a:lnTo>
                                <a:lnTo>
                                  <a:pt x="161" y="81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5"/>
                                </a:lnTo>
                                <a:lnTo>
                                  <a:pt x="80" y="161"/>
                                </a:lnTo>
                                <a:lnTo>
                                  <a:pt x="49" y="155"/>
                                </a:lnTo>
                                <a:lnTo>
                                  <a:pt x="23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371"/>
                                </a:moveTo>
                                <a:lnTo>
                                  <a:pt x="525" y="340"/>
                                </a:lnTo>
                                <a:lnTo>
                                  <a:pt x="543" y="314"/>
                                </a:lnTo>
                                <a:lnTo>
                                  <a:pt x="568" y="297"/>
                                </a:lnTo>
                                <a:lnTo>
                                  <a:pt x="599" y="291"/>
                                </a:lnTo>
                                <a:lnTo>
                                  <a:pt x="631" y="297"/>
                                </a:lnTo>
                                <a:lnTo>
                                  <a:pt x="656" y="314"/>
                                </a:lnTo>
                                <a:lnTo>
                                  <a:pt x="674" y="340"/>
                                </a:lnTo>
                                <a:lnTo>
                                  <a:pt x="680" y="371"/>
                                </a:lnTo>
                                <a:lnTo>
                                  <a:pt x="674" y="402"/>
                                </a:lnTo>
                                <a:lnTo>
                                  <a:pt x="656" y="428"/>
                                </a:lnTo>
                                <a:lnTo>
                                  <a:pt x="631" y="445"/>
                                </a:lnTo>
                                <a:lnTo>
                                  <a:pt x="599" y="451"/>
                                </a:lnTo>
                                <a:lnTo>
                                  <a:pt x="568" y="445"/>
                                </a:lnTo>
                                <a:lnTo>
                                  <a:pt x="543" y="428"/>
                                </a:lnTo>
                                <a:lnTo>
                                  <a:pt x="525" y="402"/>
                                </a:lnTo>
                                <a:lnTo>
                                  <a:pt x="519" y="371"/>
                                </a:lnTo>
                                <a:moveTo>
                                  <a:pt x="1038" y="621"/>
                                </a:moveTo>
                                <a:lnTo>
                                  <a:pt x="1045" y="590"/>
                                </a:lnTo>
                                <a:lnTo>
                                  <a:pt x="1062" y="564"/>
                                </a:lnTo>
                                <a:lnTo>
                                  <a:pt x="1088" y="547"/>
                                </a:lnTo>
                                <a:lnTo>
                                  <a:pt x="1119" y="540"/>
                                </a:lnTo>
                                <a:lnTo>
                                  <a:pt x="1150" y="547"/>
                                </a:lnTo>
                                <a:lnTo>
                                  <a:pt x="1176" y="564"/>
                                </a:lnTo>
                                <a:lnTo>
                                  <a:pt x="1193" y="590"/>
                                </a:lnTo>
                                <a:lnTo>
                                  <a:pt x="1199" y="621"/>
                                </a:lnTo>
                                <a:lnTo>
                                  <a:pt x="1193" y="652"/>
                                </a:lnTo>
                                <a:lnTo>
                                  <a:pt x="1176" y="678"/>
                                </a:lnTo>
                                <a:lnTo>
                                  <a:pt x="1150" y="695"/>
                                </a:lnTo>
                                <a:lnTo>
                                  <a:pt x="1119" y="701"/>
                                </a:lnTo>
                                <a:lnTo>
                                  <a:pt x="1088" y="695"/>
                                </a:lnTo>
                                <a:lnTo>
                                  <a:pt x="1062" y="678"/>
                                </a:lnTo>
                                <a:lnTo>
                                  <a:pt x="1045" y="652"/>
                                </a:lnTo>
                                <a:lnTo>
                                  <a:pt x="1038" y="621"/>
                                </a:lnTo>
                                <a:moveTo>
                                  <a:pt x="1558" y="709"/>
                                </a:moveTo>
                                <a:lnTo>
                                  <a:pt x="1564" y="677"/>
                                </a:lnTo>
                                <a:lnTo>
                                  <a:pt x="1581" y="652"/>
                                </a:lnTo>
                                <a:lnTo>
                                  <a:pt x="1607" y="634"/>
                                </a:lnTo>
                                <a:lnTo>
                                  <a:pt x="1638" y="628"/>
                                </a:lnTo>
                                <a:lnTo>
                                  <a:pt x="1669" y="634"/>
                                </a:lnTo>
                                <a:lnTo>
                                  <a:pt x="1695" y="652"/>
                                </a:lnTo>
                                <a:lnTo>
                                  <a:pt x="1712" y="677"/>
                                </a:lnTo>
                                <a:lnTo>
                                  <a:pt x="1718" y="709"/>
                                </a:lnTo>
                                <a:lnTo>
                                  <a:pt x="1712" y="740"/>
                                </a:lnTo>
                                <a:lnTo>
                                  <a:pt x="1695" y="765"/>
                                </a:lnTo>
                                <a:lnTo>
                                  <a:pt x="1669" y="783"/>
                                </a:lnTo>
                                <a:lnTo>
                                  <a:pt x="1638" y="789"/>
                                </a:lnTo>
                                <a:lnTo>
                                  <a:pt x="1607" y="783"/>
                                </a:lnTo>
                                <a:lnTo>
                                  <a:pt x="1581" y="765"/>
                                </a:lnTo>
                                <a:lnTo>
                                  <a:pt x="1564" y="740"/>
                                </a:lnTo>
                                <a:lnTo>
                                  <a:pt x="1558" y="709"/>
                                </a:lnTo>
                                <a:moveTo>
                                  <a:pt x="2077" y="729"/>
                                </a:moveTo>
                                <a:lnTo>
                                  <a:pt x="2083" y="698"/>
                                </a:lnTo>
                                <a:lnTo>
                                  <a:pt x="2100" y="672"/>
                                </a:lnTo>
                                <a:lnTo>
                                  <a:pt x="2126" y="655"/>
                                </a:lnTo>
                                <a:lnTo>
                                  <a:pt x="2157" y="648"/>
                                </a:lnTo>
                                <a:lnTo>
                                  <a:pt x="2188" y="655"/>
                                </a:lnTo>
                                <a:lnTo>
                                  <a:pt x="2214" y="672"/>
                                </a:lnTo>
                                <a:lnTo>
                                  <a:pt x="2231" y="698"/>
                                </a:lnTo>
                                <a:lnTo>
                                  <a:pt x="2238" y="729"/>
                                </a:lnTo>
                                <a:lnTo>
                                  <a:pt x="2231" y="760"/>
                                </a:lnTo>
                                <a:lnTo>
                                  <a:pt x="2214" y="786"/>
                                </a:lnTo>
                                <a:lnTo>
                                  <a:pt x="2188" y="803"/>
                                </a:lnTo>
                                <a:lnTo>
                                  <a:pt x="2157" y="809"/>
                                </a:lnTo>
                                <a:lnTo>
                                  <a:pt x="2126" y="803"/>
                                </a:lnTo>
                                <a:lnTo>
                                  <a:pt x="2100" y="786"/>
                                </a:lnTo>
                                <a:lnTo>
                                  <a:pt x="2083" y="760"/>
                                </a:lnTo>
                                <a:lnTo>
                                  <a:pt x="2077" y="729"/>
                                </a:lnTo>
                                <a:moveTo>
                                  <a:pt x="2596" y="769"/>
                                </a:moveTo>
                                <a:lnTo>
                                  <a:pt x="2602" y="738"/>
                                </a:lnTo>
                                <a:lnTo>
                                  <a:pt x="2620" y="712"/>
                                </a:lnTo>
                                <a:lnTo>
                                  <a:pt x="2645" y="695"/>
                                </a:lnTo>
                                <a:lnTo>
                                  <a:pt x="2676" y="689"/>
                                </a:lnTo>
                                <a:lnTo>
                                  <a:pt x="2708" y="695"/>
                                </a:lnTo>
                                <a:lnTo>
                                  <a:pt x="2733" y="712"/>
                                </a:lnTo>
                                <a:lnTo>
                                  <a:pt x="2750" y="738"/>
                                </a:lnTo>
                                <a:lnTo>
                                  <a:pt x="2757" y="769"/>
                                </a:lnTo>
                                <a:lnTo>
                                  <a:pt x="2750" y="801"/>
                                </a:lnTo>
                                <a:lnTo>
                                  <a:pt x="2733" y="826"/>
                                </a:lnTo>
                                <a:lnTo>
                                  <a:pt x="2708" y="843"/>
                                </a:lnTo>
                                <a:lnTo>
                                  <a:pt x="2676" y="850"/>
                                </a:lnTo>
                                <a:lnTo>
                                  <a:pt x="2645" y="843"/>
                                </a:lnTo>
                                <a:lnTo>
                                  <a:pt x="2620" y="826"/>
                                </a:lnTo>
                                <a:lnTo>
                                  <a:pt x="2602" y="801"/>
                                </a:lnTo>
                                <a:lnTo>
                                  <a:pt x="2596" y="769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AutoShape 399"/>
                        <wps:cNvSpPr>
                          <a:spLocks/>
                        </wps:cNvSpPr>
                        <wps:spPr bwMode="auto">
                          <a:xfrm>
                            <a:off x="2635" y="971"/>
                            <a:ext cx="2758" cy="931"/>
                          </a:xfrm>
                          <a:custGeom>
                            <a:avLst/>
                            <a:gdLst>
                              <a:gd name="T0" fmla="+- 0 2641 2635"/>
                              <a:gd name="T1" fmla="*/ T0 w 2758"/>
                              <a:gd name="T2" fmla="+- 0 1020 971"/>
                              <a:gd name="T3" fmla="*/ 1020 h 931"/>
                              <a:gd name="T4" fmla="+- 0 2684 2635"/>
                              <a:gd name="T5" fmla="*/ T4 w 2758"/>
                              <a:gd name="T6" fmla="+- 0 978 971"/>
                              <a:gd name="T7" fmla="*/ 978 h 931"/>
                              <a:gd name="T8" fmla="+- 0 2747 2635"/>
                              <a:gd name="T9" fmla="*/ T8 w 2758"/>
                              <a:gd name="T10" fmla="+- 0 978 971"/>
                              <a:gd name="T11" fmla="*/ 978 h 931"/>
                              <a:gd name="T12" fmla="+- 0 2790 2635"/>
                              <a:gd name="T13" fmla="*/ T12 w 2758"/>
                              <a:gd name="T14" fmla="+- 0 1020 971"/>
                              <a:gd name="T15" fmla="*/ 1020 h 931"/>
                              <a:gd name="T16" fmla="+- 0 2790 2635"/>
                              <a:gd name="T17" fmla="*/ T16 w 2758"/>
                              <a:gd name="T18" fmla="+- 0 1083 971"/>
                              <a:gd name="T19" fmla="*/ 1083 h 931"/>
                              <a:gd name="T20" fmla="+- 0 2747 2635"/>
                              <a:gd name="T21" fmla="*/ T20 w 2758"/>
                              <a:gd name="T22" fmla="+- 0 1126 971"/>
                              <a:gd name="T23" fmla="*/ 1126 h 931"/>
                              <a:gd name="T24" fmla="+- 0 2684 2635"/>
                              <a:gd name="T25" fmla="*/ T24 w 2758"/>
                              <a:gd name="T26" fmla="+- 0 1126 971"/>
                              <a:gd name="T27" fmla="*/ 1126 h 931"/>
                              <a:gd name="T28" fmla="+- 0 2641 2635"/>
                              <a:gd name="T29" fmla="*/ T28 w 2758"/>
                              <a:gd name="T30" fmla="+- 0 1083 971"/>
                              <a:gd name="T31" fmla="*/ 1083 h 931"/>
                              <a:gd name="T32" fmla="+- 0 3154 2635"/>
                              <a:gd name="T33" fmla="*/ T32 w 2758"/>
                              <a:gd name="T34" fmla="+- 0 1268 971"/>
                              <a:gd name="T35" fmla="*/ 1268 h 931"/>
                              <a:gd name="T36" fmla="+- 0 3178 2635"/>
                              <a:gd name="T37" fmla="*/ T36 w 2758"/>
                              <a:gd name="T38" fmla="+- 0 1211 971"/>
                              <a:gd name="T39" fmla="*/ 1211 h 931"/>
                              <a:gd name="T40" fmla="+- 0 3235 2635"/>
                              <a:gd name="T41" fmla="*/ T40 w 2758"/>
                              <a:gd name="T42" fmla="+- 0 1187 971"/>
                              <a:gd name="T43" fmla="*/ 1187 h 931"/>
                              <a:gd name="T44" fmla="+- 0 3292 2635"/>
                              <a:gd name="T45" fmla="*/ T44 w 2758"/>
                              <a:gd name="T46" fmla="+- 0 1211 971"/>
                              <a:gd name="T47" fmla="*/ 1211 h 931"/>
                              <a:gd name="T48" fmla="+- 0 3315 2635"/>
                              <a:gd name="T49" fmla="*/ T48 w 2758"/>
                              <a:gd name="T50" fmla="+- 0 1268 971"/>
                              <a:gd name="T51" fmla="*/ 1268 h 931"/>
                              <a:gd name="T52" fmla="+- 0 3292 2635"/>
                              <a:gd name="T53" fmla="*/ T52 w 2758"/>
                              <a:gd name="T54" fmla="+- 0 1325 971"/>
                              <a:gd name="T55" fmla="*/ 1325 h 931"/>
                              <a:gd name="T56" fmla="+- 0 3235 2635"/>
                              <a:gd name="T57" fmla="*/ T56 w 2758"/>
                              <a:gd name="T58" fmla="+- 0 1348 971"/>
                              <a:gd name="T59" fmla="*/ 1348 h 931"/>
                              <a:gd name="T60" fmla="+- 0 3178 2635"/>
                              <a:gd name="T61" fmla="*/ T60 w 2758"/>
                              <a:gd name="T62" fmla="+- 0 1325 971"/>
                              <a:gd name="T63" fmla="*/ 1325 h 931"/>
                              <a:gd name="T64" fmla="+- 0 3154 2635"/>
                              <a:gd name="T65" fmla="*/ T64 w 2758"/>
                              <a:gd name="T66" fmla="+- 0 1268 971"/>
                              <a:gd name="T67" fmla="*/ 1268 h 931"/>
                              <a:gd name="T68" fmla="+- 0 3680 2635"/>
                              <a:gd name="T69" fmla="*/ T68 w 2758"/>
                              <a:gd name="T70" fmla="+- 0 1567 971"/>
                              <a:gd name="T71" fmla="*/ 1567 h 931"/>
                              <a:gd name="T72" fmla="+- 0 3723 2635"/>
                              <a:gd name="T73" fmla="*/ T72 w 2758"/>
                              <a:gd name="T74" fmla="+- 0 1524 971"/>
                              <a:gd name="T75" fmla="*/ 1524 h 931"/>
                              <a:gd name="T76" fmla="+- 0 3785 2635"/>
                              <a:gd name="T77" fmla="*/ T76 w 2758"/>
                              <a:gd name="T78" fmla="+- 0 1524 971"/>
                              <a:gd name="T79" fmla="*/ 1524 h 931"/>
                              <a:gd name="T80" fmla="+- 0 3828 2635"/>
                              <a:gd name="T81" fmla="*/ T80 w 2758"/>
                              <a:gd name="T82" fmla="+- 0 1567 971"/>
                              <a:gd name="T83" fmla="*/ 1567 h 931"/>
                              <a:gd name="T84" fmla="+- 0 3828 2635"/>
                              <a:gd name="T85" fmla="*/ T84 w 2758"/>
                              <a:gd name="T86" fmla="+- 0 1630 971"/>
                              <a:gd name="T87" fmla="*/ 1630 h 931"/>
                              <a:gd name="T88" fmla="+- 0 3785 2635"/>
                              <a:gd name="T89" fmla="*/ T88 w 2758"/>
                              <a:gd name="T90" fmla="+- 0 1673 971"/>
                              <a:gd name="T91" fmla="*/ 1673 h 931"/>
                              <a:gd name="T92" fmla="+- 0 3723 2635"/>
                              <a:gd name="T93" fmla="*/ T92 w 2758"/>
                              <a:gd name="T94" fmla="+- 0 1673 971"/>
                              <a:gd name="T95" fmla="*/ 1673 h 931"/>
                              <a:gd name="T96" fmla="+- 0 3680 2635"/>
                              <a:gd name="T97" fmla="*/ T96 w 2758"/>
                              <a:gd name="T98" fmla="+- 0 1630 971"/>
                              <a:gd name="T99" fmla="*/ 1630 h 931"/>
                              <a:gd name="T100" fmla="+- 0 4193 2635"/>
                              <a:gd name="T101" fmla="*/ T100 w 2758"/>
                              <a:gd name="T102" fmla="+- 0 1720 971"/>
                              <a:gd name="T103" fmla="*/ 1720 h 931"/>
                              <a:gd name="T104" fmla="+- 0 4216 2635"/>
                              <a:gd name="T105" fmla="*/ T104 w 2758"/>
                              <a:gd name="T106" fmla="+- 0 1663 971"/>
                              <a:gd name="T107" fmla="*/ 1663 h 931"/>
                              <a:gd name="T108" fmla="+- 0 4273 2635"/>
                              <a:gd name="T109" fmla="*/ T108 w 2758"/>
                              <a:gd name="T110" fmla="+- 0 1640 971"/>
                              <a:gd name="T111" fmla="*/ 1640 h 931"/>
                              <a:gd name="T112" fmla="+- 0 4330 2635"/>
                              <a:gd name="T113" fmla="*/ T112 w 2758"/>
                              <a:gd name="T114" fmla="+- 0 1663 971"/>
                              <a:gd name="T115" fmla="*/ 1663 h 931"/>
                              <a:gd name="T116" fmla="+- 0 4354 2635"/>
                              <a:gd name="T117" fmla="*/ T116 w 2758"/>
                              <a:gd name="T118" fmla="+- 0 1720 971"/>
                              <a:gd name="T119" fmla="*/ 1720 h 931"/>
                              <a:gd name="T120" fmla="+- 0 4330 2635"/>
                              <a:gd name="T121" fmla="*/ T120 w 2758"/>
                              <a:gd name="T122" fmla="+- 0 1777 971"/>
                              <a:gd name="T123" fmla="*/ 1777 h 931"/>
                              <a:gd name="T124" fmla="+- 0 4273 2635"/>
                              <a:gd name="T125" fmla="*/ T124 w 2758"/>
                              <a:gd name="T126" fmla="+- 0 1800 971"/>
                              <a:gd name="T127" fmla="*/ 1800 h 931"/>
                              <a:gd name="T128" fmla="+- 0 4216 2635"/>
                              <a:gd name="T129" fmla="*/ T128 w 2758"/>
                              <a:gd name="T130" fmla="+- 0 1777 971"/>
                              <a:gd name="T131" fmla="*/ 1777 h 931"/>
                              <a:gd name="T132" fmla="+- 0 4193 2635"/>
                              <a:gd name="T133" fmla="*/ T132 w 2758"/>
                              <a:gd name="T134" fmla="+- 0 1720 971"/>
                              <a:gd name="T135" fmla="*/ 1720 h 931"/>
                              <a:gd name="T136" fmla="+- 0 4718 2635"/>
                              <a:gd name="T137" fmla="*/ T136 w 2758"/>
                              <a:gd name="T138" fmla="+- 0 1709 971"/>
                              <a:gd name="T139" fmla="*/ 1709 h 931"/>
                              <a:gd name="T140" fmla="+- 0 4761 2635"/>
                              <a:gd name="T141" fmla="*/ T140 w 2758"/>
                              <a:gd name="T142" fmla="+- 0 1666 971"/>
                              <a:gd name="T143" fmla="*/ 1666 h 931"/>
                              <a:gd name="T144" fmla="+- 0 4824 2635"/>
                              <a:gd name="T145" fmla="*/ T144 w 2758"/>
                              <a:gd name="T146" fmla="+- 0 1666 971"/>
                              <a:gd name="T147" fmla="*/ 1666 h 931"/>
                              <a:gd name="T148" fmla="+- 0 4867 2635"/>
                              <a:gd name="T149" fmla="*/ T148 w 2758"/>
                              <a:gd name="T150" fmla="+- 0 1709 971"/>
                              <a:gd name="T151" fmla="*/ 1709 h 931"/>
                              <a:gd name="T152" fmla="+- 0 4867 2635"/>
                              <a:gd name="T153" fmla="*/ T152 w 2758"/>
                              <a:gd name="T154" fmla="+- 0 1772 971"/>
                              <a:gd name="T155" fmla="*/ 1772 h 931"/>
                              <a:gd name="T156" fmla="+- 0 4824 2635"/>
                              <a:gd name="T157" fmla="*/ T156 w 2758"/>
                              <a:gd name="T158" fmla="+- 0 1814 971"/>
                              <a:gd name="T159" fmla="*/ 1814 h 931"/>
                              <a:gd name="T160" fmla="+- 0 4761 2635"/>
                              <a:gd name="T161" fmla="*/ T160 w 2758"/>
                              <a:gd name="T162" fmla="+- 0 1814 971"/>
                              <a:gd name="T163" fmla="*/ 1814 h 931"/>
                              <a:gd name="T164" fmla="+- 0 4718 2635"/>
                              <a:gd name="T165" fmla="*/ T164 w 2758"/>
                              <a:gd name="T166" fmla="+- 0 1772 971"/>
                              <a:gd name="T167" fmla="*/ 1772 h 931"/>
                              <a:gd name="T168" fmla="+- 0 5231 2635"/>
                              <a:gd name="T169" fmla="*/ T168 w 2758"/>
                              <a:gd name="T170" fmla="+- 0 1821 971"/>
                              <a:gd name="T171" fmla="*/ 1821 h 931"/>
                              <a:gd name="T172" fmla="+- 0 5255 2635"/>
                              <a:gd name="T173" fmla="*/ T172 w 2758"/>
                              <a:gd name="T174" fmla="+- 0 1765 971"/>
                              <a:gd name="T175" fmla="*/ 1765 h 931"/>
                              <a:gd name="T176" fmla="+- 0 5312 2635"/>
                              <a:gd name="T177" fmla="*/ T176 w 2758"/>
                              <a:gd name="T178" fmla="+- 0 1741 971"/>
                              <a:gd name="T179" fmla="*/ 1741 h 931"/>
                              <a:gd name="T180" fmla="+- 0 5368 2635"/>
                              <a:gd name="T181" fmla="*/ T180 w 2758"/>
                              <a:gd name="T182" fmla="+- 0 1765 971"/>
                              <a:gd name="T183" fmla="*/ 1765 h 931"/>
                              <a:gd name="T184" fmla="+- 0 5392 2635"/>
                              <a:gd name="T185" fmla="*/ T184 w 2758"/>
                              <a:gd name="T186" fmla="+- 0 1821 971"/>
                              <a:gd name="T187" fmla="*/ 1821 h 931"/>
                              <a:gd name="T188" fmla="+- 0 5368 2635"/>
                              <a:gd name="T189" fmla="*/ T188 w 2758"/>
                              <a:gd name="T190" fmla="+- 0 1878 971"/>
                              <a:gd name="T191" fmla="*/ 1878 h 931"/>
                              <a:gd name="T192" fmla="+- 0 5312 2635"/>
                              <a:gd name="T193" fmla="*/ T192 w 2758"/>
                              <a:gd name="T194" fmla="+- 0 1902 971"/>
                              <a:gd name="T195" fmla="*/ 1902 h 931"/>
                              <a:gd name="T196" fmla="+- 0 5255 2635"/>
                              <a:gd name="T197" fmla="*/ T196 w 2758"/>
                              <a:gd name="T198" fmla="+- 0 1878 971"/>
                              <a:gd name="T199" fmla="*/ 1878 h 931"/>
                              <a:gd name="T200" fmla="+- 0 5231 2635"/>
                              <a:gd name="T201" fmla="*/ T200 w 2758"/>
                              <a:gd name="T202" fmla="+- 0 1821 971"/>
                              <a:gd name="T203" fmla="*/ 1821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8" h="931">
                                <a:moveTo>
                                  <a:pt x="0" y="81"/>
                                </a:moveTo>
                                <a:lnTo>
                                  <a:pt x="6" y="49"/>
                                </a:lnTo>
                                <a:lnTo>
                                  <a:pt x="24" y="24"/>
                                </a:lnTo>
                                <a:lnTo>
                                  <a:pt x="49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7" y="24"/>
                                </a:lnTo>
                                <a:lnTo>
                                  <a:pt x="155" y="49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297"/>
                                </a:moveTo>
                                <a:lnTo>
                                  <a:pt x="526" y="266"/>
                                </a:lnTo>
                                <a:lnTo>
                                  <a:pt x="543" y="240"/>
                                </a:lnTo>
                                <a:lnTo>
                                  <a:pt x="569" y="223"/>
                                </a:lnTo>
                                <a:lnTo>
                                  <a:pt x="600" y="216"/>
                                </a:lnTo>
                                <a:lnTo>
                                  <a:pt x="631" y="223"/>
                                </a:lnTo>
                                <a:lnTo>
                                  <a:pt x="657" y="240"/>
                                </a:lnTo>
                                <a:lnTo>
                                  <a:pt x="674" y="266"/>
                                </a:lnTo>
                                <a:lnTo>
                                  <a:pt x="680" y="297"/>
                                </a:lnTo>
                                <a:lnTo>
                                  <a:pt x="674" y="328"/>
                                </a:lnTo>
                                <a:lnTo>
                                  <a:pt x="657" y="354"/>
                                </a:lnTo>
                                <a:lnTo>
                                  <a:pt x="631" y="371"/>
                                </a:lnTo>
                                <a:lnTo>
                                  <a:pt x="600" y="377"/>
                                </a:lnTo>
                                <a:lnTo>
                                  <a:pt x="569" y="371"/>
                                </a:lnTo>
                                <a:lnTo>
                                  <a:pt x="543" y="354"/>
                                </a:lnTo>
                                <a:lnTo>
                                  <a:pt x="526" y="328"/>
                                </a:lnTo>
                                <a:lnTo>
                                  <a:pt x="519" y="297"/>
                                </a:lnTo>
                                <a:moveTo>
                                  <a:pt x="1039" y="628"/>
                                </a:moveTo>
                                <a:lnTo>
                                  <a:pt x="1045" y="596"/>
                                </a:lnTo>
                                <a:lnTo>
                                  <a:pt x="1062" y="571"/>
                                </a:lnTo>
                                <a:lnTo>
                                  <a:pt x="1088" y="553"/>
                                </a:lnTo>
                                <a:lnTo>
                                  <a:pt x="1119" y="547"/>
                                </a:lnTo>
                                <a:lnTo>
                                  <a:pt x="1150" y="553"/>
                                </a:lnTo>
                                <a:lnTo>
                                  <a:pt x="1176" y="571"/>
                                </a:lnTo>
                                <a:lnTo>
                                  <a:pt x="1193" y="596"/>
                                </a:lnTo>
                                <a:lnTo>
                                  <a:pt x="1199" y="628"/>
                                </a:lnTo>
                                <a:lnTo>
                                  <a:pt x="1193" y="659"/>
                                </a:lnTo>
                                <a:lnTo>
                                  <a:pt x="1176" y="684"/>
                                </a:lnTo>
                                <a:lnTo>
                                  <a:pt x="1150" y="702"/>
                                </a:lnTo>
                                <a:lnTo>
                                  <a:pt x="1119" y="708"/>
                                </a:lnTo>
                                <a:lnTo>
                                  <a:pt x="1088" y="702"/>
                                </a:lnTo>
                                <a:lnTo>
                                  <a:pt x="1062" y="684"/>
                                </a:lnTo>
                                <a:lnTo>
                                  <a:pt x="1045" y="659"/>
                                </a:lnTo>
                                <a:lnTo>
                                  <a:pt x="1039" y="628"/>
                                </a:lnTo>
                                <a:moveTo>
                                  <a:pt x="1558" y="749"/>
                                </a:moveTo>
                                <a:lnTo>
                                  <a:pt x="1564" y="718"/>
                                </a:lnTo>
                                <a:lnTo>
                                  <a:pt x="1581" y="692"/>
                                </a:lnTo>
                                <a:lnTo>
                                  <a:pt x="1607" y="675"/>
                                </a:lnTo>
                                <a:lnTo>
                                  <a:pt x="1638" y="669"/>
                                </a:lnTo>
                                <a:lnTo>
                                  <a:pt x="1670" y="675"/>
                                </a:lnTo>
                                <a:lnTo>
                                  <a:pt x="1695" y="692"/>
                                </a:lnTo>
                                <a:lnTo>
                                  <a:pt x="1712" y="718"/>
                                </a:lnTo>
                                <a:lnTo>
                                  <a:pt x="1719" y="749"/>
                                </a:lnTo>
                                <a:lnTo>
                                  <a:pt x="1712" y="780"/>
                                </a:lnTo>
                                <a:lnTo>
                                  <a:pt x="1695" y="806"/>
                                </a:lnTo>
                                <a:lnTo>
                                  <a:pt x="1670" y="823"/>
                                </a:lnTo>
                                <a:lnTo>
                                  <a:pt x="1638" y="829"/>
                                </a:lnTo>
                                <a:lnTo>
                                  <a:pt x="1607" y="823"/>
                                </a:lnTo>
                                <a:lnTo>
                                  <a:pt x="1581" y="806"/>
                                </a:lnTo>
                                <a:lnTo>
                                  <a:pt x="1564" y="780"/>
                                </a:lnTo>
                                <a:lnTo>
                                  <a:pt x="1558" y="749"/>
                                </a:lnTo>
                                <a:moveTo>
                                  <a:pt x="2077" y="769"/>
                                </a:moveTo>
                                <a:lnTo>
                                  <a:pt x="2083" y="738"/>
                                </a:lnTo>
                                <a:lnTo>
                                  <a:pt x="2101" y="713"/>
                                </a:lnTo>
                                <a:lnTo>
                                  <a:pt x="2126" y="695"/>
                                </a:lnTo>
                                <a:lnTo>
                                  <a:pt x="2157" y="689"/>
                                </a:lnTo>
                                <a:lnTo>
                                  <a:pt x="2189" y="695"/>
                                </a:lnTo>
                                <a:lnTo>
                                  <a:pt x="2214" y="713"/>
                                </a:lnTo>
                                <a:lnTo>
                                  <a:pt x="2232" y="738"/>
                                </a:lnTo>
                                <a:lnTo>
                                  <a:pt x="2238" y="769"/>
                                </a:lnTo>
                                <a:lnTo>
                                  <a:pt x="2232" y="801"/>
                                </a:lnTo>
                                <a:lnTo>
                                  <a:pt x="2214" y="826"/>
                                </a:lnTo>
                                <a:lnTo>
                                  <a:pt x="2189" y="843"/>
                                </a:lnTo>
                                <a:lnTo>
                                  <a:pt x="2157" y="850"/>
                                </a:lnTo>
                                <a:lnTo>
                                  <a:pt x="2126" y="843"/>
                                </a:lnTo>
                                <a:lnTo>
                                  <a:pt x="2101" y="826"/>
                                </a:lnTo>
                                <a:lnTo>
                                  <a:pt x="2083" y="801"/>
                                </a:lnTo>
                                <a:lnTo>
                                  <a:pt x="2077" y="769"/>
                                </a:lnTo>
                                <a:moveTo>
                                  <a:pt x="2596" y="850"/>
                                </a:moveTo>
                                <a:lnTo>
                                  <a:pt x="2603" y="819"/>
                                </a:lnTo>
                                <a:lnTo>
                                  <a:pt x="2620" y="794"/>
                                </a:lnTo>
                                <a:lnTo>
                                  <a:pt x="2645" y="776"/>
                                </a:lnTo>
                                <a:lnTo>
                                  <a:pt x="2677" y="770"/>
                                </a:lnTo>
                                <a:lnTo>
                                  <a:pt x="2708" y="776"/>
                                </a:lnTo>
                                <a:lnTo>
                                  <a:pt x="2733" y="794"/>
                                </a:lnTo>
                                <a:lnTo>
                                  <a:pt x="2751" y="819"/>
                                </a:lnTo>
                                <a:lnTo>
                                  <a:pt x="2757" y="850"/>
                                </a:lnTo>
                                <a:lnTo>
                                  <a:pt x="2751" y="882"/>
                                </a:lnTo>
                                <a:lnTo>
                                  <a:pt x="2733" y="907"/>
                                </a:lnTo>
                                <a:lnTo>
                                  <a:pt x="2708" y="924"/>
                                </a:lnTo>
                                <a:lnTo>
                                  <a:pt x="2677" y="931"/>
                                </a:lnTo>
                                <a:lnTo>
                                  <a:pt x="2645" y="924"/>
                                </a:lnTo>
                                <a:lnTo>
                                  <a:pt x="2620" y="907"/>
                                </a:lnTo>
                                <a:lnTo>
                                  <a:pt x="2603" y="882"/>
                                </a:lnTo>
                                <a:lnTo>
                                  <a:pt x="2596" y="850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AutoShape 398"/>
                        <wps:cNvSpPr>
                          <a:spLocks/>
                        </wps:cNvSpPr>
                        <wps:spPr bwMode="auto">
                          <a:xfrm>
                            <a:off x="2652" y="998"/>
                            <a:ext cx="2757" cy="911"/>
                          </a:xfrm>
                          <a:custGeom>
                            <a:avLst/>
                            <a:gdLst>
                              <a:gd name="T0" fmla="+- 0 2659 2652"/>
                              <a:gd name="T1" fmla="*/ T0 w 2757"/>
                              <a:gd name="T2" fmla="+- 0 1047 998"/>
                              <a:gd name="T3" fmla="*/ 1047 h 911"/>
                              <a:gd name="T4" fmla="+- 0 2702 2652"/>
                              <a:gd name="T5" fmla="*/ T4 w 2757"/>
                              <a:gd name="T6" fmla="+- 0 1005 998"/>
                              <a:gd name="T7" fmla="*/ 1005 h 911"/>
                              <a:gd name="T8" fmla="+- 0 2764 2652"/>
                              <a:gd name="T9" fmla="*/ T8 w 2757"/>
                              <a:gd name="T10" fmla="+- 0 1005 998"/>
                              <a:gd name="T11" fmla="*/ 1005 h 911"/>
                              <a:gd name="T12" fmla="+- 0 2807 2652"/>
                              <a:gd name="T13" fmla="*/ T12 w 2757"/>
                              <a:gd name="T14" fmla="+- 0 1047 998"/>
                              <a:gd name="T15" fmla="*/ 1047 h 911"/>
                              <a:gd name="T16" fmla="+- 0 2807 2652"/>
                              <a:gd name="T17" fmla="*/ T16 w 2757"/>
                              <a:gd name="T18" fmla="+- 0 1110 998"/>
                              <a:gd name="T19" fmla="*/ 1110 h 911"/>
                              <a:gd name="T20" fmla="+- 0 2764 2652"/>
                              <a:gd name="T21" fmla="*/ T20 w 2757"/>
                              <a:gd name="T22" fmla="+- 0 1153 998"/>
                              <a:gd name="T23" fmla="*/ 1153 h 911"/>
                              <a:gd name="T24" fmla="+- 0 2702 2652"/>
                              <a:gd name="T25" fmla="*/ T24 w 2757"/>
                              <a:gd name="T26" fmla="+- 0 1153 998"/>
                              <a:gd name="T27" fmla="*/ 1153 h 911"/>
                              <a:gd name="T28" fmla="+- 0 2659 2652"/>
                              <a:gd name="T29" fmla="*/ T28 w 2757"/>
                              <a:gd name="T30" fmla="+- 0 1110 998"/>
                              <a:gd name="T31" fmla="*/ 1110 h 911"/>
                              <a:gd name="T32" fmla="+- 0 3172 2652"/>
                              <a:gd name="T33" fmla="*/ T32 w 2757"/>
                              <a:gd name="T34" fmla="+- 0 1362 998"/>
                              <a:gd name="T35" fmla="*/ 1362 h 911"/>
                              <a:gd name="T36" fmla="+- 0 3195 2652"/>
                              <a:gd name="T37" fmla="*/ T36 w 2757"/>
                              <a:gd name="T38" fmla="+- 0 1305 998"/>
                              <a:gd name="T39" fmla="*/ 1305 h 911"/>
                              <a:gd name="T40" fmla="+- 0 3252 2652"/>
                              <a:gd name="T41" fmla="*/ T40 w 2757"/>
                              <a:gd name="T42" fmla="+- 0 1282 998"/>
                              <a:gd name="T43" fmla="*/ 1282 h 911"/>
                              <a:gd name="T44" fmla="+- 0 3309 2652"/>
                              <a:gd name="T45" fmla="*/ T44 w 2757"/>
                              <a:gd name="T46" fmla="+- 0 1305 998"/>
                              <a:gd name="T47" fmla="*/ 1305 h 911"/>
                              <a:gd name="T48" fmla="+- 0 3333 2652"/>
                              <a:gd name="T49" fmla="*/ T48 w 2757"/>
                              <a:gd name="T50" fmla="+- 0 1362 998"/>
                              <a:gd name="T51" fmla="*/ 1362 h 911"/>
                              <a:gd name="T52" fmla="+- 0 3309 2652"/>
                              <a:gd name="T53" fmla="*/ T52 w 2757"/>
                              <a:gd name="T54" fmla="+- 0 1419 998"/>
                              <a:gd name="T55" fmla="*/ 1419 h 911"/>
                              <a:gd name="T56" fmla="+- 0 3252 2652"/>
                              <a:gd name="T57" fmla="*/ T56 w 2757"/>
                              <a:gd name="T58" fmla="+- 0 1443 998"/>
                              <a:gd name="T59" fmla="*/ 1443 h 911"/>
                              <a:gd name="T60" fmla="+- 0 3195 2652"/>
                              <a:gd name="T61" fmla="*/ T60 w 2757"/>
                              <a:gd name="T62" fmla="+- 0 1419 998"/>
                              <a:gd name="T63" fmla="*/ 1419 h 911"/>
                              <a:gd name="T64" fmla="+- 0 3172 2652"/>
                              <a:gd name="T65" fmla="*/ T64 w 2757"/>
                              <a:gd name="T66" fmla="+- 0 1362 998"/>
                              <a:gd name="T67" fmla="*/ 1362 h 911"/>
                              <a:gd name="T68" fmla="+- 0 3697 2652"/>
                              <a:gd name="T69" fmla="*/ T68 w 2757"/>
                              <a:gd name="T70" fmla="+- 0 1534 998"/>
                              <a:gd name="T71" fmla="*/ 1534 h 911"/>
                              <a:gd name="T72" fmla="+- 0 3740 2652"/>
                              <a:gd name="T73" fmla="*/ T72 w 2757"/>
                              <a:gd name="T74" fmla="+- 0 1491 998"/>
                              <a:gd name="T75" fmla="*/ 1491 h 911"/>
                              <a:gd name="T76" fmla="+- 0 3803 2652"/>
                              <a:gd name="T77" fmla="*/ T76 w 2757"/>
                              <a:gd name="T78" fmla="+- 0 1491 998"/>
                              <a:gd name="T79" fmla="*/ 1491 h 911"/>
                              <a:gd name="T80" fmla="+- 0 3845 2652"/>
                              <a:gd name="T81" fmla="*/ T80 w 2757"/>
                              <a:gd name="T82" fmla="+- 0 1534 998"/>
                              <a:gd name="T83" fmla="*/ 1534 h 911"/>
                              <a:gd name="T84" fmla="+- 0 3845 2652"/>
                              <a:gd name="T85" fmla="*/ T84 w 2757"/>
                              <a:gd name="T86" fmla="+- 0 1596 998"/>
                              <a:gd name="T87" fmla="*/ 1596 h 911"/>
                              <a:gd name="T88" fmla="+- 0 3803 2652"/>
                              <a:gd name="T89" fmla="*/ T88 w 2757"/>
                              <a:gd name="T90" fmla="+- 0 1639 998"/>
                              <a:gd name="T91" fmla="*/ 1639 h 911"/>
                              <a:gd name="T92" fmla="+- 0 3740 2652"/>
                              <a:gd name="T93" fmla="*/ T92 w 2757"/>
                              <a:gd name="T94" fmla="+- 0 1639 998"/>
                              <a:gd name="T95" fmla="*/ 1639 h 911"/>
                              <a:gd name="T96" fmla="+- 0 3697 2652"/>
                              <a:gd name="T97" fmla="*/ T96 w 2757"/>
                              <a:gd name="T98" fmla="+- 0 1596 998"/>
                              <a:gd name="T99" fmla="*/ 1596 h 911"/>
                              <a:gd name="T100" fmla="+- 0 4210 2652"/>
                              <a:gd name="T101" fmla="*/ T100 w 2757"/>
                              <a:gd name="T102" fmla="+- 0 1767 998"/>
                              <a:gd name="T103" fmla="*/ 1767 h 911"/>
                              <a:gd name="T104" fmla="+- 0 4234 2652"/>
                              <a:gd name="T105" fmla="*/ T104 w 2757"/>
                              <a:gd name="T106" fmla="+- 0 1711 998"/>
                              <a:gd name="T107" fmla="*/ 1711 h 911"/>
                              <a:gd name="T108" fmla="+- 0 4291 2652"/>
                              <a:gd name="T109" fmla="*/ T108 w 2757"/>
                              <a:gd name="T110" fmla="+- 0 1687 998"/>
                              <a:gd name="T111" fmla="*/ 1687 h 911"/>
                              <a:gd name="T112" fmla="+- 0 4347 2652"/>
                              <a:gd name="T113" fmla="*/ T112 w 2757"/>
                              <a:gd name="T114" fmla="+- 0 1711 998"/>
                              <a:gd name="T115" fmla="*/ 1711 h 911"/>
                              <a:gd name="T116" fmla="+- 0 4371 2652"/>
                              <a:gd name="T117" fmla="*/ T116 w 2757"/>
                              <a:gd name="T118" fmla="+- 0 1767 998"/>
                              <a:gd name="T119" fmla="*/ 1767 h 911"/>
                              <a:gd name="T120" fmla="+- 0 4347 2652"/>
                              <a:gd name="T121" fmla="*/ T120 w 2757"/>
                              <a:gd name="T122" fmla="+- 0 1824 998"/>
                              <a:gd name="T123" fmla="*/ 1824 h 911"/>
                              <a:gd name="T124" fmla="+- 0 4291 2652"/>
                              <a:gd name="T125" fmla="*/ T124 w 2757"/>
                              <a:gd name="T126" fmla="+- 0 1848 998"/>
                              <a:gd name="T127" fmla="*/ 1848 h 911"/>
                              <a:gd name="T128" fmla="+- 0 4234 2652"/>
                              <a:gd name="T129" fmla="*/ T128 w 2757"/>
                              <a:gd name="T130" fmla="+- 0 1824 998"/>
                              <a:gd name="T131" fmla="*/ 1824 h 911"/>
                              <a:gd name="T132" fmla="+- 0 4210 2652"/>
                              <a:gd name="T133" fmla="*/ T132 w 2757"/>
                              <a:gd name="T134" fmla="+- 0 1767 998"/>
                              <a:gd name="T135" fmla="*/ 1767 h 911"/>
                              <a:gd name="T136" fmla="+- 0 4736 2652"/>
                              <a:gd name="T137" fmla="*/ T136 w 2757"/>
                              <a:gd name="T138" fmla="+- 0 1729 998"/>
                              <a:gd name="T139" fmla="*/ 1729 h 911"/>
                              <a:gd name="T140" fmla="+- 0 4779 2652"/>
                              <a:gd name="T141" fmla="*/ T140 w 2757"/>
                              <a:gd name="T142" fmla="+- 0 1686 998"/>
                              <a:gd name="T143" fmla="*/ 1686 h 911"/>
                              <a:gd name="T144" fmla="+- 0 4841 2652"/>
                              <a:gd name="T145" fmla="*/ T144 w 2757"/>
                              <a:gd name="T146" fmla="+- 0 1686 998"/>
                              <a:gd name="T147" fmla="*/ 1686 h 911"/>
                              <a:gd name="T148" fmla="+- 0 4884 2652"/>
                              <a:gd name="T149" fmla="*/ T148 w 2757"/>
                              <a:gd name="T150" fmla="+- 0 1729 998"/>
                              <a:gd name="T151" fmla="*/ 1729 h 911"/>
                              <a:gd name="T152" fmla="+- 0 4884 2652"/>
                              <a:gd name="T153" fmla="*/ T152 w 2757"/>
                              <a:gd name="T154" fmla="+- 0 1792 998"/>
                              <a:gd name="T155" fmla="*/ 1792 h 911"/>
                              <a:gd name="T156" fmla="+- 0 4841 2652"/>
                              <a:gd name="T157" fmla="*/ T156 w 2757"/>
                              <a:gd name="T158" fmla="+- 0 1835 998"/>
                              <a:gd name="T159" fmla="*/ 1835 h 911"/>
                              <a:gd name="T160" fmla="+- 0 4779 2652"/>
                              <a:gd name="T161" fmla="*/ T160 w 2757"/>
                              <a:gd name="T162" fmla="+- 0 1835 998"/>
                              <a:gd name="T163" fmla="*/ 1835 h 911"/>
                              <a:gd name="T164" fmla="+- 0 4736 2652"/>
                              <a:gd name="T165" fmla="*/ T164 w 2757"/>
                              <a:gd name="T166" fmla="+- 0 1792 998"/>
                              <a:gd name="T167" fmla="*/ 1792 h 911"/>
                              <a:gd name="T168" fmla="+- 0 5249 2652"/>
                              <a:gd name="T169" fmla="*/ T168 w 2757"/>
                              <a:gd name="T170" fmla="+- 0 1828 998"/>
                              <a:gd name="T171" fmla="*/ 1828 h 911"/>
                              <a:gd name="T172" fmla="+- 0 5272 2652"/>
                              <a:gd name="T173" fmla="*/ T172 w 2757"/>
                              <a:gd name="T174" fmla="+- 0 1771 998"/>
                              <a:gd name="T175" fmla="*/ 1771 h 911"/>
                              <a:gd name="T176" fmla="+- 0 5329 2652"/>
                              <a:gd name="T177" fmla="*/ T176 w 2757"/>
                              <a:gd name="T178" fmla="+- 0 1748 998"/>
                              <a:gd name="T179" fmla="*/ 1748 h 911"/>
                              <a:gd name="T180" fmla="+- 0 5386 2652"/>
                              <a:gd name="T181" fmla="*/ T180 w 2757"/>
                              <a:gd name="T182" fmla="+- 0 1771 998"/>
                              <a:gd name="T183" fmla="*/ 1771 h 911"/>
                              <a:gd name="T184" fmla="+- 0 5409 2652"/>
                              <a:gd name="T185" fmla="*/ T184 w 2757"/>
                              <a:gd name="T186" fmla="+- 0 1828 998"/>
                              <a:gd name="T187" fmla="*/ 1828 h 911"/>
                              <a:gd name="T188" fmla="+- 0 5386 2652"/>
                              <a:gd name="T189" fmla="*/ T188 w 2757"/>
                              <a:gd name="T190" fmla="+- 0 1885 998"/>
                              <a:gd name="T191" fmla="*/ 1885 h 911"/>
                              <a:gd name="T192" fmla="+- 0 5329 2652"/>
                              <a:gd name="T193" fmla="*/ T192 w 2757"/>
                              <a:gd name="T194" fmla="+- 0 1909 998"/>
                              <a:gd name="T195" fmla="*/ 1909 h 911"/>
                              <a:gd name="T196" fmla="+- 0 5272 2652"/>
                              <a:gd name="T197" fmla="*/ T196 w 2757"/>
                              <a:gd name="T198" fmla="+- 0 1885 998"/>
                              <a:gd name="T199" fmla="*/ 1885 h 911"/>
                              <a:gd name="T200" fmla="+- 0 5249 2652"/>
                              <a:gd name="T201" fmla="*/ T200 w 2757"/>
                              <a:gd name="T202" fmla="+- 0 1828 998"/>
                              <a:gd name="T203" fmla="*/ 1828 h 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911">
                                <a:moveTo>
                                  <a:pt x="0" y="81"/>
                                </a:moveTo>
                                <a:lnTo>
                                  <a:pt x="7" y="49"/>
                                </a:lnTo>
                                <a:lnTo>
                                  <a:pt x="24" y="24"/>
                                </a:lnTo>
                                <a:lnTo>
                                  <a:pt x="50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8" y="24"/>
                                </a:lnTo>
                                <a:lnTo>
                                  <a:pt x="155" y="49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8" y="138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50" y="155"/>
                                </a:lnTo>
                                <a:lnTo>
                                  <a:pt x="24" y="138"/>
                                </a:lnTo>
                                <a:lnTo>
                                  <a:pt x="7" y="112"/>
                                </a:lnTo>
                                <a:lnTo>
                                  <a:pt x="0" y="81"/>
                                </a:lnTo>
                                <a:moveTo>
                                  <a:pt x="520" y="364"/>
                                </a:moveTo>
                                <a:lnTo>
                                  <a:pt x="526" y="333"/>
                                </a:lnTo>
                                <a:lnTo>
                                  <a:pt x="543" y="307"/>
                                </a:lnTo>
                                <a:lnTo>
                                  <a:pt x="569" y="290"/>
                                </a:lnTo>
                                <a:lnTo>
                                  <a:pt x="600" y="284"/>
                                </a:lnTo>
                                <a:lnTo>
                                  <a:pt x="631" y="290"/>
                                </a:lnTo>
                                <a:lnTo>
                                  <a:pt x="657" y="307"/>
                                </a:lnTo>
                                <a:lnTo>
                                  <a:pt x="674" y="333"/>
                                </a:lnTo>
                                <a:lnTo>
                                  <a:pt x="681" y="364"/>
                                </a:lnTo>
                                <a:lnTo>
                                  <a:pt x="674" y="395"/>
                                </a:lnTo>
                                <a:lnTo>
                                  <a:pt x="657" y="421"/>
                                </a:lnTo>
                                <a:lnTo>
                                  <a:pt x="631" y="438"/>
                                </a:lnTo>
                                <a:lnTo>
                                  <a:pt x="600" y="445"/>
                                </a:lnTo>
                                <a:lnTo>
                                  <a:pt x="569" y="438"/>
                                </a:lnTo>
                                <a:lnTo>
                                  <a:pt x="543" y="421"/>
                                </a:lnTo>
                                <a:lnTo>
                                  <a:pt x="526" y="395"/>
                                </a:lnTo>
                                <a:lnTo>
                                  <a:pt x="520" y="364"/>
                                </a:lnTo>
                                <a:moveTo>
                                  <a:pt x="1039" y="567"/>
                                </a:moveTo>
                                <a:lnTo>
                                  <a:pt x="1045" y="536"/>
                                </a:lnTo>
                                <a:lnTo>
                                  <a:pt x="1063" y="510"/>
                                </a:lnTo>
                                <a:lnTo>
                                  <a:pt x="1088" y="493"/>
                                </a:lnTo>
                                <a:lnTo>
                                  <a:pt x="1119" y="486"/>
                                </a:lnTo>
                                <a:lnTo>
                                  <a:pt x="1151" y="493"/>
                                </a:lnTo>
                                <a:lnTo>
                                  <a:pt x="1176" y="510"/>
                                </a:lnTo>
                                <a:lnTo>
                                  <a:pt x="1193" y="536"/>
                                </a:lnTo>
                                <a:lnTo>
                                  <a:pt x="1200" y="567"/>
                                </a:lnTo>
                                <a:lnTo>
                                  <a:pt x="1193" y="598"/>
                                </a:lnTo>
                                <a:lnTo>
                                  <a:pt x="1176" y="624"/>
                                </a:lnTo>
                                <a:lnTo>
                                  <a:pt x="1151" y="641"/>
                                </a:lnTo>
                                <a:lnTo>
                                  <a:pt x="1119" y="647"/>
                                </a:lnTo>
                                <a:lnTo>
                                  <a:pt x="1088" y="641"/>
                                </a:lnTo>
                                <a:lnTo>
                                  <a:pt x="1063" y="624"/>
                                </a:lnTo>
                                <a:lnTo>
                                  <a:pt x="1045" y="598"/>
                                </a:lnTo>
                                <a:lnTo>
                                  <a:pt x="1039" y="567"/>
                                </a:lnTo>
                                <a:moveTo>
                                  <a:pt x="1558" y="769"/>
                                </a:moveTo>
                                <a:lnTo>
                                  <a:pt x="1564" y="738"/>
                                </a:lnTo>
                                <a:lnTo>
                                  <a:pt x="1582" y="713"/>
                                </a:lnTo>
                                <a:lnTo>
                                  <a:pt x="1607" y="695"/>
                                </a:lnTo>
                                <a:lnTo>
                                  <a:pt x="1639" y="689"/>
                                </a:lnTo>
                                <a:lnTo>
                                  <a:pt x="1670" y="695"/>
                                </a:lnTo>
                                <a:lnTo>
                                  <a:pt x="1695" y="713"/>
                                </a:lnTo>
                                <a:lnTo>
                                  <a:pt x="1713" y="738"/>
                                </a:lnTo>
                                <a:lnTo>
                                  <a:pt x="1719" y="769"/>
                                </a:lnTo>
                                <a:lnTo>
                                  <a:pt x="1713" y="801"/>
                                </a:lnTo>
                                <a:lnTo>
                                  <a:pt x="1695" y="826"/>
                                </a:lnTo>
                                <a:lnTo>
                                  <a:pt x="1670" y="843"/>
                                </a:lnTo>
                                <a:lnTo>
                                  <a:pt x="1639" y="850"/>
                                </a:lnTo>
                                <a:lnTo>
                                  <a:pt x="1607" y="843"/>
                                </a:lnTo>
                                <a:lnTo>
                                  <a:pt x="1582" y="826"/>
                                </a:lnTo>
                                <a:lnTo>
                                  <a:pt x="1564" y="801"/>
                                </a:lnTo>
                                <a:lnTo>
                                  <a:pt x="1558" y="769"/>
                                </a:lnTo>
                                <a:moveTo>
                                  <a:pt x="2077" y="763"/>
                                </a:moveTo>
                                <a:lnTo>
                                  <a:pt x="2084" y="731"/>
                                </a:lnTo>
                                <a:lnTo>
                                  <a:pt x="2101" y="706"/>
                                </a:lnTo>
                                <a:lnTo>
                                  <a:pt x="2127" y="688"/>
                                </a:lnTo>
                                <a:lnTo>
                                  <a:pt x="2158" y="682"/>
                                </a:lnTo>
                                <a:lnTo>
                                  <a:pt x="2189" y="688"/>
                                </a:lnTo>
                                <a:lnTo>
                                  <a:pt x="2215" y="706"/>
                                </a:lnTo>
                                <a:lnTo>
                                  <a:pt x="2232" y="731"/>
                                </a:lnTo>
                                <a:lnTo>
                                  <a:pt x="2238" y="763"/>
                                </a:lnTo>
                                <a:lnTo>
                                  <a:pt x="2232" y="794"/>
                                </a:lnTo>
                                <a:lnTo>
                                  <a:pt x="2215" y="819"/>
                                </a:lnTo>
                                <a:lnTo>
                                  <a:pt x="2189" y="837"/>
                                </a:lnTo>
                                <a:lnTo>
                                  <a:pt x="2158" y="843"/>
                                </a:lnTo>
                                <a:lnTo>
                                  <a:pt x="2127" y="837"/>
                                </a:lnTo>
                                <a:lnTo>
                                  <a:pt x="2101" y="819"/>
                                </a:lnTo>
                                <a:lnTo>
                                  <a:pt x="2084" y="794"/>
                                </a:lnTo>
                                <a:lnTo>
                                  <a:pt x="2077" y="763"/>
                                </a:lnTo>
                                <a:moveTo>
                                  <a:pt x="2597" y="830"/>
                                </a:moveTo>
                                <a:lnTo>
                                  <a:pt x="2603" y="799"/>
                                </a:lnTo>
                                <a:lnTo>
                                  <a:pt x="2620" y="773"/>
                                </a:lnTo>
                                <a:lnTo>
                                  <a:pt x="2646" y="756"/>
                                </a:lnTo>
                                <a:lnTo>
                                  <a:pt x="2677" y="750"/>
                                </a:lnTo>
                                <a:lnTo>
                                  <a:pt x="2708" y="756"/>
                                </a:lnTo>
                                <a:lnTo>
                                  <a:pt x="2734" y="773"/>
                                </a:lnTo>
                                <a:lnTo>
                                  <a:pt x="2751" y="799"/>
                                </a:lnTo>
                                <a:lnTo>
                                  <a:pt x="2757" y="830"/>
                                </a:lnTo>
                                <a:lnTo>
                                  <a:pt x="2751" y="861"/>
                                </a:lnTo>
                                <a:lnTo>
                                  <a:pt x="2734" y="887"/>
                                </a:lnTo>
                                <a:lnTo>
                                  <a:pt x="2708" y="904"/>
                                </a:lnTo>
                                <a:lnTo>
                                  <a:pt x="2677" y="911"/>
                                </a:lnTo>
                                <a:lnTo>
                                  <a:pt x="2646" y="904"/>
                                </a:lnTo>
                                <a:lnTo>
                                  <a:pt x="2620" y="887"/>
                                </a:lnTo>
                                <a:lnTo>
                                  <a:pt x="2603" y="861"/>
                                </a:lnTo>
                                <a:lnTo>
                                  <a:pt x="2597" y="830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8331F" id="Group 397" o:spid="_x0000_s1026" style="position:absolute;margin-left:118.9pt;margin-top:3.95pt;width:161pt;height:111.4pt;z-index:-18069504;mso-position-horizontal-relative:page" coordorigin="2378,79" coordsize="3220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">
                <v:shape id="AutoShape 409" o:spid="_x0000_s1027" style="position:absolute;left:2378;top:518;width:3220;height:1351;visibility:visible;mso-wrap-style:square;v-text-anchor:top" coordsize="3220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" path="m,1351r3219,m,675r3219,m,l3219,e" filled="f" strokecolor="#ebebeb" strokeweight=".1194mm">
                  <v:path arrowok="t" o:connecttype="custom" o:connectlocs="0,1869;3219,1869;0,1193;3219,1193;0,518;3219,518" o:connectangles="0,0,0,0,0,0"/>
                </v:shape>
                <v:shape id="AutoShape 408" o:spid="_x0000_s1028" style="position:absolute;left:2378;top:79;width:3220;height:2228;visibility:visible;mso-wrap-style:square;v-text-anchor:top" coordsize="3220,2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" path="m,2127r3219,m,1452r3219,m,777r3219,m,102r3219,m312,2228l312,m831,2228l831,t519,2228l1350,t519,2228l1869,t520,2228l2389,t519,2228l2908,e" filled="f" strokecolor="#ebebeb" strokeweight=".23719mm">
                  <v:path arrowok="t" o:connecttype="custom" o:connectlocs="0,2206;3219,2206;0,1531;3219,1531;0,856;3219,856;0,181;3219,181;312,2307;312,79;831,2307;831,79;1350,2307;1350,79;1869,2307;1869,79;2389,2307;2389,79;2908,2307;2908,79" o:connectangles="0,0,0,0,0,0,0,0,0,0,0,0,0,0,0,0,0,0,0,0"/>
                </v:shape>
                <v:shape id="AutoShape 407" o:spid="_x0000_s1029" style="position:absolute;left:2609;top:1045;width:2757;height:1005;visibility:visible;mso-wrap-style:square;v-text-anchor:top" coordsize="2757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" path="m,160l161,m,l161,160m519,417l680,256t-161,l680,417t359,223l1200,479t-161,l1200,640t358,229l1719,708t-161,l1719,869t358,135l2238,843t-161,l2238,1004t358,-27l2757,816t-161,l2757,977e" filled="f" strokeweight=".39422mm">
                  <v:path arrowok="t" o:connecttype="custom" o:connectlocs="0,1206;161,1046;0,1046;161,1206;519,1463;680,1302;519,1302;680,1463;1039,1686;1200,1525;1039,1525;1200,1686;1558,1915;1719,1754;1558,1754;1719,1915;2077,2050;2238,1889;2077,1889;2238,2050;2596,2023;2757,1862;2596,1862;2757,2023" o:connectangles="0,0,0,0,0,0,0,0,0,0,0,0,0,0,0,0,0,0,0,0,0,0,0,0"/>
                </v:shape>
                <v:shape id="AutoShape 406" o:spid="_x0000_s1030" style="position:absolute;left:2565;top:768;width:2757;height:418;visibility:visible;mso-wrap-style:square;v-text-anchor:top" coordsize="2757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" path="m,249l6,218,24,192,49,175r31,-7l112,175r25,17l154,218r7,31l154,280r-17,26l112,323r-32,6l49,323,24,306,6,280,,249m519,80r7,-31l543,23,568,6,600,r31,6l656,23r18,26l680,80r-6,31l656,137r-25,17l600,161r-32,-7l543,137,526,111,519,80t519,155l1045,204r17,-25l1088,161r31,-6l1150,161r26,18l1193,204r6,31l1193,267r-17,25l1150,310r-31,6l1088,310r-26,-18l1045,267r-7,-32m1558,296r6,-31l1581,239r26,-17l1638,216r31,6l1695,239r17,26l1718,296r-6,31l1695,353r-26,17l1638,377r-31,-7l1581,353r-17,-26l1558,296t519,14l2083,278r17,-25l2126,236r31,-7l2188,236r26,17l2231,278r7,32l2231,341r-17,26l2188,384r-31,6l2126,384r-26,-17l2083,341r-6,-31m2596,337r6,-32l2620,280r25,-17l2676,256r32,7l2733,280r18,25l2757,337r-6,31l2733,394r-25,17l2676,417r-31,-6l2620,394r-18,-26l2596,337e" filled="f" strokecolor="#000004" strokeweight=".39422mm">
                  <v:path arrowok="t" o:connecttype="custom" o:connectlocs="6,987;49,944;112,944;154,987;154,1049;112,1092;49,1092;6,1049;519,849;543,792;600,769;656,792;680,849;656,906;600,930;543,906;519,849;1045,973;1088,930;1150,930;1193,973;1193,1036;1150,1079;1088,1079;1045,1036;1558,1065;1581,1008;1638,985;1695,1008;1718,1065;1695,1122;1638,1146;1581,1122;1558,1065;2083,1047;2126,1005;2188,1005;2231,1047;2231,1110;2188,1153;2126,1153;2083,1110;2596,1106;2620,1049;2676,1025;2733,1049;2757,1106;2733,1163;2676,1186;2620,1163;2596,1106" o:connectangles="0,0,0,0,0,0,0,0,0,0,0,0,0,0,0,0,0,0,0,0,0,0,0,0,0,0,0,0,0,0,0,0,0,0,0,0,0,0,0,0,0,0,0,0,0,0,0,0,0,0,0"/>
                </v:shape>
                <v:shape id="Picture 405" o:spid="_x0000_s1031" type="#_x0000_t75" style="position:absolute;left:2572;top:534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">
                  <v:imagedata r:id="rId72" o:title=""/>
                </v:shape>
                <v:shape id="AutoShape 404" o:spid="_x0000_s1032" style="position:absolute;left:3102;top:782;width:2238;height:546;visibility:visible;mso-wrap-style:square;v-text-anchor:top" coordsize="2238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" path="m,81l7,49,24,24,50,7,81,r31,7l138,24r17,25l161,81r-6,31l138,137r-26,18l81,161,50,155,24,137,7,112,,81m520,317r6,-31l543,260r26,-17l600,237r31,6l657,260r17,26l681,317r-7,31l657,374r-26,17l600,397r-31,-6l543,374,526,348r-6,-31m1039,438r6,-31l1063,382r25,-18l1119,358r32,6l1176,382r17,25l1200,438r-7,32l1176,495r-25,18l1119,519r-31,-6l1063,495r-18,-25l1039,438t519,-20l1564,387r18,-26l1607,344r32,-6l1670,344r25,17l1713,387r6,31l1713,449r-18,26l1670,492r-31,7l1607,492r-25,-17l1564,449r-6,-31m2077,466r7,-32l2101,409r26,-18l2158,385r31,6l2215,409r17,25l2238,466r-6,31l2215,522r-26,18l2158,546r-31,-6l2101,522r-17,-25l2077,466e" filled="f" strokecolor="#3b0f70" strokeweight=".39422mm">
                  <v:path arrowok="t" o:connecttype="custom" o:connectlocs="7,831;50,789;112,789;155,831;155,894;112,937;50,937;7,894;520,1099;543,1042;600,1019;657,1042;681,1099;657,1156;600,1179;543,1156;520,1099;1045,1189;1088,1146;1151,1146;1193,1189;1193,1252;1151,1295;1088,1295;1045,1252;1558,1200;1582,1143;1639,1120;1695,1143;1719,1200;1695,1257;1639,1281;1582,1257;1558,1200;2084,1216;2127,1173;2189,1173;2232,1216;2232,1279;2189,1322;2127,1322;2084,1279" o:connectangles="0,0,0,0,0,0,0,0,0,0,0,0,0,0,0,0,0,0,0,0,0,0,0,0,0,0,0,0,0,0,0,0,0,0,0,0,0,0,0,0,0,0"/>
                </v:shape>
                <v:shape id="AutoShape 403" o:spid="_x0000_s1033" style="position:absolute;left:2600;top:829;width:681;height:357;visibility:visible;mso-wrap-style:square;v-text-anchor:top" coordsize="681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" path="m,81l6,50,23,24,49,7,80,r31,7l137,24r17,26l160,81r-6,31l137,138r-26,17l80,161,49,155,23,138,6,112,,81m519,277r6,-32l542,220r26,-17l599,196r31,7l656,220r17,25l680,277r-7,31l656,334r-26,17l599,357r-31,-6l542,334,525,308r-6,-31e" filled="f" strokecolor="#8c2981" strokeweight=".39422mm">
                  <v:path arrowok="t" o:connecttype="custom" o:connectlocs="0,910;6,879;23,853;49,836;80,829;111,836;137,853;154,879;160,910;154,941;137,967;111,984;80,990;49,984;23,967;6,941;0,910;519,1106;525,1074;542,1049;568,1032;599,1025;630,1032;656,1049;673,1074;680,1106;673,1137;656,1163;630,1180;599,1186;568,1180;542,1163;525,1137;519,1106" o:connectangles="0,0,0,0,0,0,0,0,0,0,0,0,0,0,0,0,0,0,0,0,0,0,0,0,0,0,0,0,0,0,0,0,0,0"/>
                </v:shape>
                <v:shape id="Picture 402" o:spid="_x0000_s1034" type="#_x0000_t75" style="position:absolute;left:3627;top:1230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">
                  <v:imagedata r:id="rId89" o:title=""/>
                </v:shape>
                <v:shape id="AutoShape 401" o:spid="_x0000_s1035" style="position:absolute;left:4158;top:1356;width:1200;height:283;visibility:visible;mso-wrap-style:square;v-text-anchor:top" coordsize="1200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" path="m,81l7,49,24,24,49,6,81,r31,6l137,24r18,25l161,81r-6,31l137,137r-25,18l81,161,49,155,24,137,7,112,,81m519,202r7,-31l543,145r26,-17l600,122r31,6l657,145r17,26l680,202r-6,31l657,259r-26,17l600,282r-31,-6l543,259,526,233r-7,-31m1039,175r6,-31l1062,118r26,-17l1119,95r31,6l1176,118r17,26l1199,175r-6,31l1176,232r-26,17l1119,255r-31,-6l1062,232r-17,-26l1039,175e" filled="f" strokecolor="#8c2981" strokeweight=".39422mm">
                  <v:path arrowok="t" o:connecttype="custom" o:connectlocs="0,1437;7,1405;24,1380;49,1362;81,1356;112,1362;137,1380;155,1405;161,1437;155,1468;137,1493;112,1511;81,1517;49,1511;24,1493;7,1468;0,1437;519,1558;526,1527;543,1501;569,1484;600,1478;631,1484;657,1501;674,1527;680,1558;674,1589;657,1615;631,1632;600,1638;569,1632;543,1615;526,1589;519,1558;1039,1531;1045,1500;1062,1474;1088,1457;1119,1451;1150,1457;1176,1474;1193,1500;1199,1531;1193,1562;1176,1588;1150,1605;1119,1611;1088,1605;1062,1588;1045,1562;1039,1531" o:connectangles="0,0,0,0,0,0,0,0,0,0,0,0,0,0,0,0,0,0,0,0,0,0,0,0,0,0,0,0,0,0,0,0,0,0,0,0,0,0,0,0,0,0,0,0,0,0,0,0,0,0,0"/>
                </v:shape>
                <v:shape id="AutoShape 400" o:spid="_x0000_s1036" style="position:absolute;left:2617;top:917;width:2757;height:850;visibility:visible;mso-wrap-style:square;v-text-anchor:top" coordsize="275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" path="m,81l6,49,23,24,49,7,80,r32,7l137,24r17,25l161,81r-7,31l137,137r-25,18l80,161,49,155,23,137,6,112,,81m519,371r6,-31l543,314r25,-17l599,291r32,6l656,314r18,26l680,371r-6,31l656,428r-25,17l599,451r-31,-6l543,428,525,402r-6,-31m1038,621r7,-31l1062,564r26,-17l1119,540r31,7l1176,564r17,26l1199,621r-6,31l1176,678r-26,17l1119,701r-31,-6l1062,678r-17,-26l1038,621t520,88l1564,677r17,-25l1607,634r31,-6l1669,634r26,18l1712,677r6,32l1712,740r-17,25l1669,783r-31,6l1607,783r-26,-18l1564,740r-6,-31m2077,729r6,-31l2100,672r26,-17l2157,648r31,7l2214,672r17,26l2238,729r-7,31l2214,786r-26,17l2157,809r-31,-6l2100,786r-17,-26l2077,729t519,40l2602,738r18,-26l2645,695r31,-6l2708,695r25,17l2750,738r7,31l2750,801r-17,25l2708,843r-32,7l2645,843r-25,-17l2602,801r-6,-32e" filled="f" strokecolor="#de4968" strokeweight=".39422mm">
                  <v:path arrowok="t" o:connecttype="custom" o:connectlocs="6,966;49,924;112,924;154,966;154,1029;112,1072;49,1072;6,1029;519,1288;543,1231;599,1208;656,1231;680,1288;656,1345;599,1368;543,1345;519,1288;1045,1507;1088,1464;1150,1464;1193,1507;1193,1569;1150,1612;1088,1612;1045,1569;1558,1626;1581,1569;1638,1545;1695,1569;1718,1626;1695,1682;1638,1706;1581,1682;1558,1626;2083,1615;2126,1572;2188,1572;2231,1615;2231,1677;2188,1720;2126,1720;2083,1677;2596,1686;2620,1629;2676,1606;2733,1629;2757,1686;2733,1743;2676,1767;2620,1743;2596,1686" o:connectangles="0,0,0,0,0,0,0,0,0,0,0,0,0,0,0,0,0,0,0,0,0,0,0,0,0,0,0,0,0,0,0,0,0,0,0,0,0,0,0,0,0,0,0,0,0,0,0,0,0,0,0"/>
                </v:shape>
                <v:shape id="AutoShape 399" o:spid="_x0000_s1037" style="position:absolute;left:2635;top:971;width:2758;height:931;visibility:visible;mso-wrap-style:square;v-text-anchor:top" coordsize="275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" path="m,81l6,49,24,24,49,7,81,r31,7l137,24r18,25l161,81r-6,31l137,137r-25,18l81,161,49,155,24,137,6,112,,81m519,297r7,-31l543,240r26,-17l600,216r31,7l657,240r17,26l680,297r-6,31l657,354r-26,17l600,377r-31,-6l543,354,526,328r-7,-31m1039,628r6,-32l1062,571r26,-18l1119,547r31,6l1176,571r17,25l1199,628r-6,31l1176,684r-26,18l1119,708r-31,-6l1062,684r-17,-25l1039,628t519,121l1564,718r17,-26l1607,675r31,-6l1670,675r25,17l1712,718r7,31l1712,780r-17,26l1670,823r-32,6l1607,823r-26,-17l1564,780r-6,-31m2077,769r6,-31l2101,713r25,-18l2157,689r32,6l2214,713r18,25l2238,769r-6,32l2214,826r-25,17l2157,850r-31,-7l2101,826r-18,-25l2077,769t519,81l2603,819r17,-25l2645,776r32,-6l2708,776r25,18l2751,819r6,31l2751,882r-18,25l2708,924r-31,7l2645,924r-25,-17l2603,882r-7,-32e" filled="f" strokecolor="#fe9f6d" strokeweight=".39422mm">
                  <v:path arrowok="t" o:connecttype="custom" o:connectlocs="6,1020;49,978;112,978;155,1020;155,1083;112,1126;49,1126;6,1083;519,1268;543,1211;600,1187;657,1211;680,1268;657,1325;600,1348;543,1325;519,1268;1045,1567;1088,1524;1150,1524;1193,1567;1193,1630;1150,1673;1088,1673;1045,1630;1558,1720;1581,1663;1638,1640;1695,1663;1719,1720;1695,1777;1638,1800;1581,1777;1558,1720;2083,1709;2126,1666;2189,1666;2232,1709;2232,1772;2189,1814;2126,1814;2083,1772;2596,1821;2620,1765;2677,1741;2733,1765;2757,1821;2733,1878;2677,1902;2620,1878;2596,1821" o:connectangles="0,0,0,0,0,0,0,0,0,0,0,0,0,0,0,0,0,0,0,0,0,0,0,0,0,0,0,0,0,0,0,0,0,0,0,0,0,0,0,0,0,0,0,0,0,0,0,0,0,0,0"/>
                </v:shape>
                <v:shape id="AutoShape 398" o:spid="_x0000_s1038" style="position:absolute;left:2652;top:998;width:2757;height:911;visibility:visible;mso-wrap-style:square;v-text-anchor:top" coordsize="2757,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" path="m,81l7,49,24,24,50,7,81,r31,7l138,24r17,25l161,81r-6,31l138,138r-26,17l81,161,50,155,24,138,7,112,,81m520,364r6,-31l543,307r26,-17l600,284r31,6l657,307r17,26l681,364r-7,31l657,421r-26,17l600,445r-31,-7l543,421,526,395r-6,-31m1039,567r6,-31l1063,510r25,-17l1119,486r32,7l1176,510r17,26l1200,567r-7,31l1176,624r-25,17l1119,647r-31,-6l1063,624r-18,-26l1039,567t519,202l1564,738r18,-25l1607,695r32,-6l1670,695r25,18l1713,738r6,31l1713,801r-18,25l1670,843r-31,7l1607,843r-25,-17l1564,801r-6,-32m2077,763r7,-32l2101,706r26,-18l2158,682r31,6l2215,706r17,25l2238,763r-6,31l2215,819r-26,18l2158,843r-31,-6l2101,819r-17,-25l2077,763t520,67l2603,799r17,-26l2646,756r31,-6l2708,756r26,17l2751,799r6,31l2751,861r-17,26l2708,904r-31,7l2646,904r-26,-17l2603,861r-6,-31e" filled="f" strokecolor="#fcfdbf" strokeweight=".39422mm">
                  <v:path arrowok="t" o:connecttype="custom" o:connectlocs="7,1047;50,1005;112,1005;155,1047;155,1110;112,1153;50,1153;7,1110;520,1362;543,1305;600,1282;657,1305;681,1362;657,1419;600,1443;543,1419;520,1362;1045,1534;1088,1491;1151,1491;1193,1534;1193,1596;1151,1639;1088,1639;1045,1596;1558,1767;1582,1711;1639,1687;1695,1711;1719,1767;1695,1824;1639,1848;1582,1824;1558,1767;2084,1729;2127,1686;2189,1686;2232,1729;2232,1792;2189,1835;2127,1835;2084,1792;2597,1828;2620,1771;2677,1748;2734,1771;2757,1828;2734,1885;2677,1909;2620,1885;2597,1828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30</w:t>
      </w:r>
    </w:p>
    <w:p w14:paraId="29B23E89" w14:textId="77777777" w:rsidR="006F1C89" w:rsidRDefault="005D3991">
      <w:pPr>
        <w:spacing w:before="78"/>
        <w:jc w:val="right"/>
        <w:rPr>
          <w:rFonts w:ascii="Times New Roman"/>
          <w:sz w:val="16"/>
        </w:rPr>
      </w:pPr>
      <w:r>
        <w:br w:type="column"/>
      </w:r>
      <w:r>
        <w:rPr>
          <w:rFonts w:ascii="Times New Roman"/>
          <w:w w:val="105"/>
          <w:sz w:val="16"/>
        </w:rPr>
        <w:t>(B)</w:t>
      </w:r>
    </w:p>
    <w:p w14:paraId="3615D39B" w14:textId="77777777" w:rsidR="006F1C89" w:rsidRDefault="005D3991">
      <w:pPr>
        <w:pStyle w:val="BodyText"/>
        <w:spacing w:before="3"/>
        <w:rPr>
          <w:rFonts w:ascii="Times New Roman"/>
          <w:sz w:val="19"/>
        </w:rPr>
      </w:pPr>
      <w:r>
        <w:br w:type="column"/>
      </w:r>
    </w:p>
    <w:p w14:paraId="7E639FDF" w14:textId="77777777" w:rsidR="006F1C89" w:rsidRDefault="005D3991">
      <w:pPr>
        <w:ind w:left="322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 xml:space="preserve">Normal </w:t>
      </w:r>
      <w:r>
        <w:rPr>
          <w:rFonts w:ascii="Times New Roman"/>
          <w:spacing w:val="15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 xml:space="preserve">Resource </w:t>
      </w:r>
      <w:r>
        <w:rPr>
          <w:rFonts w:ascii="Times New Roman"/>
          <w:spacing w:val="14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>distribution</w:t>
      </w:r>
    </w:p>
    <w:p w14:paraId="4EF9218D" w14:textId="10C235AF" w:rsidR="006F1C89" w:rsidRDefault="00C85944">
      <w:pPr>
        <w:spacing w:before="116"/>
        <w:ind w:left="146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7552" behindDoc="0" locked="0" layoutInCell="1" allowOverlap="1" wp14:anchorId="7CF8536E" wp14:editId="645AF6FD">
                <wp:simplePos x="0" y="0"/>
                <wp:positionH relativeFrom="page">
                  <wp:posOffset>4029075</wp:posOffset>
                </wp:positionH>
                <wp:positionV relativeFrom="paragraph">
                  <wp:posOffset>50165</wp:posOffset>
                </wp:positionV>
                <wp:extent cx="2044700" cy="1414780"/>
                <wp:effectExtent l="0" t="0" r="0" b="0"/>
                <wp:wrapNone/>
                <wp:docPr id="39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700" cy="1414780"/>
                          <a:chOff x="6345" y="79"/>
                          <a:chExt cx="3220" cy="2228"/>
                        </a:xfrm>
                      </wpg:grpSpPr>
                      <wps:wsp>
                        <wps:cNvPr id="394" name="AutoShape 396"/>
                        <wps:cNvSpPr>
                          <a:spLocks/>
                        </wps:cNvSpPr>
                        <wps:spPr bwMode="auto">
                          <a:xfrm>
                            <a:off x="6345" y="518"/>
                            <a:ext cx="3220" cy="1351"/>
                          </a:xfrm>
                          <a:custGeom>
                            <a:avLst/>
                            <a:gdLst>
                              <a:gd name="T0" fmla="+- 0 6345 6345"/>
                              <a:gd name="T1" fmla="*/ T0 w 3220"/>
                              <a:gd name="T2" fmla="+- 0 1869 518"/>
                              <a:gd name="T3" fmla="*/ 1869 h 1351"/>
                              <a:gd name="T4" fmla="+- 0 9564 6345"/>
                              <a:gd name="T5" fmla="*/ T4 w 3220"/>
                              <a:gd name="T6" fmla="+- 0 1869 518"/>
                              <a:gd name="T7" fmla="*/ 1869 h 1351"/>
                              <a:gd name="T8" fmla="+- 0 6345 6345"/>
                              <a:gd name="T9" fmla="*/ T8 w 3220"/>
                              <a:gd name="T10" fmla="+- 0 1193 518"/>
                              <a:gd name="T11" fmla="*/ 1193 h 1351"/>
                              <a:gd name="T12" fmla="+- 0 9564 6345"/>
                              <a:gd name="T13" fmla="*/ T12 w 3220"/>
                              <a:gd name="T14" fmla="+- 0 1193 518"/>
                              <a:gd name="T15" fmla="*/ 1193 h 1351"/>
                              <a:gd name="T16" fmla="+- 0 6345 6345"/>
                              <a:gd name="T17" fmla="*/ T16 w 3220"/>
                              <a:gd name="T18" fmla="+- 0 518 518"/>
                              <a:gd name="T19" fmla="*/ 518 h 1351"/>
                              <a:gd name="T20" fmla="+- 0 9564 6345"/>
                              <a:gd name="T21" fmla="*/ T20 w 3220"/>
                              <a:gd name="T22" fmla="+- 0 518 518"/>
                              <a:gd name="T23" fmla="*/ 518 h 1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20" h="1351">
                                <a:moveTo>
                                  <a:pt x="0" y="1351"/>
                                </a:moveTo>
                                <a:lnTo>
                                  <a:pt x="3219" y="1351"/>
                                </a:lnTo>
                                <a:moveTo>
                                  <a:pt x="0" y="675"/>
                                </a:moveTo>
                                <a:lnTo>
                                  <a:pt x="3219" y="675"/>
                                </a:lnTo>
                                <a:moveTo>
                                  <a:pt x="0" y="0"/>
                                </a:moveTo>
                                <a:lnTo>
                                  <a:pt x="3219" y="0"/>
                                </a:lnTo>
                              </a:path>
                            </a:pathLst>
                          </a:custGeom>
                          <a:noFill/>
                          <a:ln w="429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AutoShape 395"/>
                        <wps:cNvSpPr>
                          <a:spLocks/>
                        </wps:cNvSpPr>
                        <wps:spPr bwMode="auto">
                          <a:xfrm>
                            <a:off x="6345" y="79"/>
                            <a:ext cx="3220" cy="2228"/>
                          </a:xfrm>
                          <a:custGeom>
                            <a:avLst/>
                            <a:gdLst>
                              <a:gd name="T0" fmla="+- 0 6345 6345"/>
                              <a:gd name="T1" fmla="*/ T0 w 3220"/>
                              <a:gd name="T2" fmla="+- 0 2206 79"/>
                              <a:gd name="T3" fmla="*/ 2206 h 2228"/>
                              <a:gd name="T4" fmla="+- 0 9564 6345"/>
                              <a:gd name="T5" fmla="*/ T4 w 3220"/>
                              <a:gd name="T6" fmla="+- 0 2206 79"/>
                              <a:gd name="T7" fmla="*/ 2206 h 2228"/>
                              <a:gd name="T8" fmla="+- 0 6345 6345"/>
                              <a:gd name="T9" fmla="*/ T8 w 3220"/>
                              <a:gd name="T10" fmla="+- 0 1531 79"/>
                              <a:gd name="T11" fmla="*/ 1531 h 2228"/>
                              <a:gd name="T12" fmla="+- 0 9564 6345"/>
                              <a:gd name="T13" fmla="*/ T12 w 3220"/>
                              <a:gd name="T14" fmla="+- 0 1531 79"/>
                              <a:gd name="T15" fmla="*/ 1531 h 2228"/>
                              <a:gd name="T16" fmla="+- 0 6345 6345"/>
                              <a:gd name="T17" fmla="*/ T16 w 3220"/>
                              <a:gd name="T18" fmla="+- 0 856 79"/>
                              <a:gd name="T19" fmla="*/ 856 h 2228"/>
                              <a:gd name="T20" fmla="+- 0 9564 6345"/>
                              <a:gd name="T21" fmla="*/ T20 w 3220"/>
                              <a:gd name="T22" fmla="+- 0 856 79"/>
                              <a:gd name="T23" fmla="*/ 856 h 2228"/>
                              <a:gd name="T24" fmla="+- 0 6345 6345"/>
                              <a:gd name="T25" fmla="*/ T24 w 3220"/>
                              <a:gd name="T26" fmla="+- 0 181 79"/>
                              <a:gd name="T27" fmla="*/ 181 h 2228"/>
                              <a:gd name="T28" fmla="+- 0 9564 6345"/>
                              <a:gd name="T29" fmla="*/ T28 w 3220"/>
                              <a:gd name="T30" fmla="+- 0 181 79"/>
                              <a:gd name="T31" fmla="*/ 181 h 2228"/>
                              <a:gd name="T32" fmla="+- 0 6657 6345"/>
                              <a:gd name="T33" fmla="*/ T32 w 3220"/>
                              <a:gd name="T34" fmla="+- 0 2307 79"/>
                              <a:gd name="T35" fmla="*/ 2307 h 2228"/>
                              <a:gd name="T36" fmla="+- 0 6657 6345"/>
                              <a:gd name="T37" fmla="*/ T36 w 3220"/>
                              <a:gd name="T38" fmla="+- 0 79 79"/>
                              <a:gd name="T39" fmla="*/ 79 h 2228"/>
                              <a:gd name="T40" fmla="+- 0 7176 6345"/>
                              <a:gd name="T41" fmla="*/ T40 w 3220"/>
                              <a:gd name="T42" fmla="+- 0 2307 79"/>
                              <a:gd name="T43" fmla="*/ 2307 h 2228"/>
                              <a:gd name="T44" fmla="+- 0 7176 6345"/>
                              <a:gd name="T45" fmla="*/ T44 w 3220"/>
                              <a:gd name="T46" fmla="+- 0 79 79"/>
                              <a:gd name="T47" fmla="*/ 79 h 2228"/>
                              <a:gd name="T48" fmla="+- 0 7695 6345"/>
                              <a:gd name="T49" fmla="*/ T48 w 3220"/>
                              <a:gd name="T50" fmla="+- 0 2307 79"/>
                              <a:gd name="T51" fmla="*/ 2307 h 2228"/>
                              <a:gd name="T52" fmla="+- 0 7695 6345"/>
                              <a:gd name="T53" fmla="*/ T52 w 3220"/>
                              <a:gd name="T54" fmla="+- 0 79 79"/>
                              <a:gd name="T55" fmla="*/ 79 h 2228"/>
                              <a:gd name="T56" fmla="+- 0 8214 6345"/>
                              <a:gd name="T57" fmla="*/ T56 w 3220"/>
                              <a:gd name="T58" fmla="+- 0 2307 79"/>
                              <a:gd name="T59" fmla="*/ 2307 h 2228"/>
                              <a:gd name="T60" fmla="+- 0 8214 6345"/>
                              <a:gd name="T61" fmla="*/ T60 w 3220"/>
                              <a:gd name="T62" fmla="+- 0 79 79"/>
                              <a:gd name="T63" fmla="*/ 79 h 2228"/>
                              <a:gd name="T64" fmla="+- 0 8734 6345"/>
                              <a:gd name="T65" fmla="*/ T64 w 3220"/>
                              <a:gd name="T66" fmla="+- 0 2307 79"/>
                              <a:gd name="T67" fmla="*/ 2307 h 2228"/>
                              <a:gd name="T68" fmla="+- 0 8734 6345"/>
                              <a:gd name="T69" fmla="*/ T68 w 3220"/>
                              <a:gd name="T70" fmla="+- 0 79 79"/>
                              <a:gd name="T71" fmla="*/ 79 h 2228"/>
                              <a:gd name="T72" fmla="+- 0 9253 6345"/>
                              <a:gd name="T73" fmla="*/ T72 w 3220"/>
                              <a:gd name="T74" fmla="+- 0 2307 79"/>
                              <a:gd name="T75" fmla="*/ 2307 h 2228"/>
                              <a:gd name="T76" fmla="+- 0 9253 6345"/>
                              <a:gd name="T77" fmla="*/ T76 w 3220"/>
                              <a:gd name="T78" fmla="+- 0 79 79"/>
                              <a:gd name="T79" fmla="*/ 79 h 2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220" h="2228">
                                <a:moveTo>
                                  <a:pt x="0" y="2127"/>
                                </a:moveTo>
                                <a:lnTo>
                                  <a:pt x="3219" y="2127"/>
                                </a:lnTo>
                                <a:moveTo>
                                  <a:pt x="0" y="1452"/>
                                </a:moveTo>
                                <a:lnTo>
                                  <a:pt x="3219" y="1452"/>
                                </a:lnTo>
                                <a:moveTo>
                                  <a:pt x="0" y="777"/>
                                </a:moveTo>
                                <a:lnTo>
                                  <a:pt x="3219" y="777"/>
                                </a:lnTo>
                                <a:moveTo>
                                  <a:pt x="0" y="102"/>
                                </a:moveTo>
                                <a:lnTo>
                                  <a:pt x="3219" y="102"/>
                                </a:lnTo>
                                <a:moveTo>
                                  <a:pt x="312" y="2228"/>
                                </a:moveTo>
                                <a:lnTo>
                                  <a:pt x="312" y="0"/>
                                </a:lnTo>
                                <a:moveTo>
                                  <a:pt x="831" y="2228"/>
                                </a:moveTo>
                                <a:lnTo>
                                  <a:pt x="831" y="0"/>
                                </a:lnTo>
                                <a:moveTo>
                                  <a:pt x="1350" y="2228"/>
                                </a:moveTo>
                                <a:lnTo>
                                  <a:pt x="1350" y="0"/>
                                </a:lnTo>
                                <a:moveTo>
                                  <a:pt x="1869" y="2228"/>
                                </a:moveTo>
                                <a:lnTo>
                                  <a:pt x="1869" y="0"/>
                                </a:lnTo>
                                <a:moveTo>
                                  <a:pt x="2389" y="2228"/>
                                </a:moveTo>
                                <a:lnTo>
                                  <a:pt x="2389" y="0"/>
                                </a:lnTo>
                                <a:moveTo>
                                  <a:pt x="2908" y="2228"/>
                                </a:moveTo>
                                <a:lnTo>
                                  <a:pt x="2908" y="0"/>
                                </a:lnTo>
                              </a:path>
                            </a:pathLst>
                          </a:custGeom>
                          <a:noFill/>
                          <a:ln w="853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AutoShape 394"/>
                        <wps:cNvSpPr>
                          <a:spLocks/>
                        </wps:cNvSpPr>
                        <wps:spPr bwMode="auto">
                          <a:xfrm>
                            <a:off x="6576" y="1045"/>
                            <a:ext cx="2757" cy="999"/>
                          </a:xfrm>
                          <a:custGeom>
                            <a:avLst/>
                            <a:gdLst>
                              <a:gd name="T0" fmla="+- 0 6576 6576"/>
                              <a:gd name="T1" fmla="*/ T0 w 2757"/>
                              <a:gd name="T2" fmla="+- 0 1206 1046"/>
                              <a:gd name="T3" fmla="*/ 1206 h 999"/>
                              <a:gd name="T4" fmla="+- 0 6737 6576"/>
                              <a:gd name="T5" fmla="*/ T4 w 2757"/>
                              <a:gd name="T6" fmla="+- 0 1046 1046"/>
                              <a:gd name="T7" fmla="*/ 1046 h 999"/>
                              <a:gd name="T8" fmla="+- 0 6576 6576"/>
                              <a:gd name="T9" fmla="*/ T8 w 2757"/>
                              <a:gd name="T10" fmla="+- 0 1046 1046"/>
                              <a:gd name="T11" fmla="*/ 1046 h 999"/>
                              <a:gd name="T12" fmla="+- 0 6737 6576"/>
                              <a:gd name="T13" fmla="*/ T12 w 2757"/>
                              <a:gd name="T14" fmla="+- 0 1206 1046"/>
                              <a:gd name="T15" fmla="*/ 1206 h 999"/>
                              <a:gd name="T16" fmla="+- 0 7096 6576"/>
                              <a:gd name="T17" fmla="*/ T16 w 2757"/>
                              <a:gd name="T18" fmla="+- 0 1463 1046"/>
                              <a:gd name="T19" fmla="*/ 1463 h 999"/>
                              <a:gd name="T20" fmla="+- 0 7256 6576"/>
                              <a:gd name="T21" fmla="*/ T20 w 2757"/>
                              <a:gd name="T22" fmla="+- 0 1302 1046"/>
                              <a:gd name="T23" fmla="*/ 1302 h 999"/>
                              <a:gd name="T24" fmla="+- 0 7096 6576"/>
                              <a:gd name="T25" fmla="*/ T24 w 2757"/>
                              <a:gd name="T26" fmla="+- 0 1302 1046"/>
                              <a:gd name="T27" fmla="*/ 1302 h 999"/>
                              <a:gd name="T28" fmla="+- 0 7256 6576"/>
                              <a:gd name="T29" fmla="*/ T28 w 2757"/>
                              <a:gd name="T30" fmla="+- 0 1463 1046"/>
                              <a:gd name="T31" fmla="*/ 1463 h 999"/>
                              <a:gd name="T32" fmla="+- 0 7615 6576"/>
                              <a:gd name="T33" fmla="*/ T32 w 2757"/>
                              <a:gd name="T34" fmla="+- 0 1659 1046"/>
                              <a:gd name="T35" fmla="*/ 1659 h 999"/>
                              <a:gd name="T36" fmla="+- 0 7776 6576"/>
                              <a:gd name="T37" fmla="*/ T36 w 2757"/>
                              <a:gd name="T38" fmla="+- 0 1498 1046"/>
                              <a:gd name="T39" fmla="*/ 1498 h 999"/>
                              <a:gd name="T40" fmla="+- 0 7615 6576"/>
                              <a:gd name="T41" fmla="*/ T40 w 2757"/>
                              <a:gd name="T42" fmla="+- 0 1498 1046"/>
                              <a:gd name="T43" fmla="*/ 1498 h 999"/>
                              <a:gd name="T44" fmla="+- 0 7776 6576"/>
                              <a:gd name="T45" fmla="*/ T44 w 2757"/>
                              <a:gd name="T46" fmla="+- 0 1659 1046"/>
                              <a:gd name="T47" fmla="*/ 1659 h 999"/>
                              <a:gd name="T48" fmla="+- 0 8134 6576"/>
                              <a:gd name="T49" fmla="*/ T48 w 2757"/>
                              <a:gd name="T50" fmla="+- 0 1787 1046"/>
                              <a:gd name="T51" fmla="*/ 1787 h 999"/>
                              <a:gd name="T52" fmla="+- 0 8295 6576"/>
                              <a:gd name="T53" fmla="*/ T52 w 2757"/>
                              <a:gd name="T54" fmla="+- 0 1626 1046"/>
                              <a:gd name="T55" fmla="*/ 1626 h 999"/>
                              <a:gd name="T56" fmla="+- 0 8134 6576"/>
                              <a:gd name="T57" fmla="*/ T56 w 2757"/>
                              <a:gd name="T58" fmla="+- 0 1626 1046"/>
                              <a:gd name="T59" fmla="*/ 1626 h 999"/>
                              <a:gd name="T60" fmla="+- 0 8295 6576"/>
                              <a:gd name="T61" fmla="*/ T60 w 2757"/>
                              <a:gd name="T62" fmla="+- 0 1787 1046"/>
                              <a:gd name="T63" fmla="*/ 1787 h 999"/>
                              <a:gd name="T64" fmla="+- 0 8653 6576"/>
                              <a:gd name="T65" fmla="*/ T64 w 2757"/>
                              <a:gd name="T66" fmla="+- 0 1983 1046"/>
                              <a:gd name="T67" fmla="*/ 1983 h 999"/>
                              <a:gd name="T68" fmla="+- 0 8814 6576"/>
                              <a:gd name="T69" fmla="*/ T68 w 2757"/>
                              <a:gd name="T70" fmla="+- 0 1822 1046"/>
                              <a:gd name="T71" fmla="*/ 1822 h 999"/>
                              <a:gd name="T72" fmla="+- 0 8653 6576"/>
                              <a:gd name="T73" fmla="*/ T72 w 2757"/>
                              <a:gd name="T74" fmla="+- 0 1822 1046"/>
                              <a:gd name="T75" fmla="*/ 1822 h 999"/>
                              <a:gd name="T76" fmla="+- 0 8814 6576"/>
                              <a:gd name="T77" fmla="*/ T76 w 2757"/>
                              <a:gd name="T78" fmla="+- 0 1983 1046"/>
                              <a:gd name="T79" fmla="*/ 1983 h 999"/>
                              <a:gd name="T80" fmla="+- 0 9172 6576"/>
                              <a:gd name="T81" fmla="*/ T80 w 2757"/>
                              <a:gd name="T82" fmla="+- 0 2044 1046"/>
                              <a:gd name="T83" fmla="*/ 2044 h 999"/>
                              <a:gd name="T84" fmla="+- 0 9333 6576"/>
                              <a:gd name="T85" fmla="*/ T84 w 2757"/>
                              <a:gd name="T86" fmla="+- 0 1883 1046"/>
                              <a:gd name="T87" fmla="*/ 1883 h 999"/>
                              <a:gd name="T88" fmla="+- 0 9172 6576"/>
                              <a:gd name="T89" fmla="*/ T88 w 2757"/>
                              <a:gd name="T90" fmla="+- 0 1883 1046"/>
                              <a:gd name="T91" fmla="*/ 1883 h 999"/>
                              <a:gd name="T92" fmla="+- 0 9333 6576"/>
                              <a:gd name="T93" fmla="*/ T92 w 2757"/>
                              <a:gd name="T94" fmla="+- 0 2044 1046"/>
                              <a:gd name="T95" fmla="*/ 2044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757" h="999">
                                <a:moveTo>
                                  <a:pt x="0" y="160"/>
                                </a:moveTo>
                                <a:lnTo>
                                  <a:pt x="161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160"/>
                                </a:lnTo>
                                <a:moveTo>
                                  <a:pt x="520" y="417"/>
                                </a:moveTo>
                                <a:lnTo>
                                  <a:pt x="680" y="256"/>
                                </a:lnTo>
                                <a:moveTo>
                                  <a:pt x="520" y="256"/>
                                </a:moveTo>
                                <a:lnTo>
                                  <a:pt x="680" y="417"/>
                                </a:lnTo>
                                <a:moveTo>
                                  <a:pt x="1039" y="613"/>
                                </a:moveTo>
                                <a:lnTo>
                                  <a:pt x="1200" y="452"/>
                                </a:lnTo>
                                <a:moveTo>
                                  <a:pt x="1039" y="452"/>
                                </a:moveTo>
                                <a:lnTo>
                                  <a:pt x="1200" y="613"/>
                                </a:lnTo>
                                <a:moveTo>
                                  <a:pt x="1558" y="741"/>
                                </a:moveTo>
                                <a:lnTo>
                                  <a:pt x="1719" y="580"/>
                                </a:lnTo>
                                <a:moveTo>
                                  <a:pt x="1558" y="580"/>
                                </a:moveTo>
                                <a:lnTo>
                                  <a:pt x="1719" y="741"/>
                                </a:lnTo>
                                <a:moveTo>
                                  <a:pt x="2077" y="937"/>
                                </a:moveTo>
                                <a:lnTo>
                                  <a:pt x="2238" y="776"/>
                                </a:lnTo>
                                <a:moveTo>
                                  <a:pt x="2077" y="776"/>
                                </a:moveTo>
                                <a:lnTo>
                                  <a:pt x="2238" y="937"/>
                                </a:lnTo>
                                <a:moveTo>
                                  <a:pt x="2596" y="998"/>
                                </a:moveTo>
                                <a:lnTo>
                                  <a:pt x="2757" y="837"/>
                                </a:lnTo>
                                <a:moveTo>
                                  <a:pt x="2596" y="837"/>
                                </a:moveTo>
                                <a:lnTo>
                                  <a:pt x="2757" y="998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AutoShape 393"/>
                        <wps:cNvSpPr>
                          <a:spLocks/>
                        </wps:cNvSpPr>
                        <wps:spPr bwMode="auto">
                          <a:xfrm>
                            <a:off x="6533" y="397"/>
                            <a:ext cx="1719" cy="708"/>
                          </a:xfrm>
                          <a:custGeom>
                            <a:avLst/>
                            <a:gdLst>
                              <a:gd name="T0" fmla="+- 0 6539 6533"/>
                              <a:gd name="T1" fmla="*/ T0 w 1719"/>
                              <a:gd name="T2" fmla="+- 0 447 397"/>
                              <a:gd name="T3" fmla="*/ 447 h 708"/>
                              <a:gd name="T4" fmla="+- 0 6582 6533"/>
                              <a:gd name="T5" fmla="*/ T4 w 1719"/>
                              <a:gd name="T6" fmla="+- 0 404 397"/>
                              <a:gd name="T7" fmla="*/ 404 h 708"/>
                              <a:gd name="T8" fmla="+- 0 6645 6533"/>
                              <a:gd name="T9" fmla="*/ T8 w 1719"/>
                              <a:gd name="T10" fmla="+- 0 404 397"/>
                              <a:gd name="T11" fmla="*/ 404 h 708"/>
                              <a:gd name="T12" fmla="+- 0 6688 6533"/>
                              <a:gd name="T13" fmla="*/ T12 w 1719"/>
                              <a:gd name="T14" fmla="+- 0 447 397"/>
                              <a:gd name="T15" fmla="*/ 447 h 708"/>
                              <a:gd name="T16" fmla="+- 0 6688 6533"/>
                              <a:gd name="T17" fmla="*/ T16 w 1719"/>
                              <a:gd name="T18" fmla="+- 0 509 397"/>
                              <a:gd name="T19" fmla="*/ 509 h 708"/>
                              <a:gd name="T20" fmla="+- 0 6645 6533"/>
                              <a:gd name="T21" fmla="*/ T20 w 1719"/>
                              <a:gd name="T22" fmla="+- 0 552 397"/>
                              <a:gd name="T23" fmla="*/ 552 h 708"/>
                              <a:gd name="T24" fmla="+- 0 6582 6533"/>
                              <a:gd name="T25" fmla="*/ T24 w 1719"/>
                              <a:gd name="T26" fmla="+- 0 552 397"/>
                              <a:gd name="T27" fmla="*/ 552 h 708"/>
                              <a:gd name="T28" fmla="+- 0 6539 6533"/>
                              <a:gd name="T29" fmla="*/ T28 w 1719"/>
                              <a:gd name="T30" fmla="+- 0 509 397"/>
                              <a:gd name="T31" fmla="*/ 509 h 708"/>
                              <a:gd name="T32" fmla="+- 0 7052 6533"/>
                              <a:gd name="T33" fmla="*/ T32 w 1719"/>
                              <a:gd name="T34" fmla="+- 0 809 397"/>
                              <a:gd name="T35" fmla="*/ 809 h 708"/>
                              <a:gd name="T36" fmla="+- 0 7076 6533"/>
                              <a:gd name="T37" fmla="*/ T36 w 1719"/>
                              <a:gd name="T38" fmla="+- 0 752 397"/>
                              <a:gd name="T39" fmla="*/ 752 h 708"/>
                              <a:gd name="T40" fmla="+- 0 7133 6533"/>
                              <a:gd name="T41" fmla="*/ T40 w 1719"/>
                              <a:gd name="T42" fmla="+- 0 728 397"/>
                              <a:gd name="T43" fmla="*/ 728 h 708"/>
                              <a:gd name="T44" fmla="+- 0 7190 6533"/>
                              <a:gd name="T45" fmla="*/ T44 w 1719"/>
                              <a:gd name="T46" fmla="+- 0 752 397"/>
                              <a:gd name="T47" fmla="*/ 752 h 708"/>
                              <a:gd name="T48" fmla="+- 0 7213 6533"/>
                              <a:gd name="T49" fmla="*/ T48 w 1719"/>
                              <a:gd name="T50" fmla="+- 0 809 397"/>
                              <a:gd name="T51" fmla="*/ 809 h 708"/>
                              <a:gd name="T52" fmla="+- 0 7190 6533"/>
                              <a:gd name="T53" fmla="*/ T52 w 1719"/>
                              <a:gd name="T54" fmla="+- 0 865 397"/>
                              <a:gd name="T55" fmla="*/ 865 h 708"/>
                              <a:gd name="T56" fmla="+- 0 7133 6533"/>
                              <a:gd name="T57" fmla="*/ T56 w 1719"/>
                              <a:gd name="T58" fmla="+- 0 889 397"/>
                              <a:gd name="T59" fmla="*/ 889 h 708"/>
                              <a:gd name="T60" fmla="+- 0 7076 6533"/>
                              <a:gd name="T61" fmla="*/ T60 w 1719"/>
                              <a:gd name="T62" fmla="+- 0 865 397"/>
                              <a:gd name="T63" fmla="*/ 865 h 708"/>
                              <a:gd name="T64" fmla="+- 0 7052 6533"/>
                              <a:gd name="T65" fmla="*/ T64 w 1719"/>
                              <a:gd name="T66" fmla="+- 0 809 397"/>
                              <a:gd name="T67" fmla="*/ 809 h 708"/>
                              <a:gd name="T68" fmla="+- 0 7578 6533"/>
                              <a:gd name="T69" fmla="*/ T68 w 1719"/>
                              <a:gd name="T70" fmla="+- 0 926 397"/>
                              <a:gd name="T71" fmla="*/ 926 h 708"/>
                              <a:gd name="T72" fmla="+- 0 7621 6533"/>
                              <a:gd name="T73" fmla="*/ T72 w 1719"/>
                              <a:gd name="T74" fmla="+- 0 883 397"/>
                              <a:gd name="T75" fmla="*/ 883 h 708"/>
                              <a:gd name="T76" fmla="+- 0 7683 6533"/>
                              <a:gd name="T77" fmla="*/ T76 w 1719"/>
                              <a:gd name="T78" fmla="+- 0 883 397"/>
                              <a:gd name="T79" fmla="*/ 883 h 708"/>
                              <a:gd name="T80" fmla="+- 0 7726 6533"/>
                              <a:gd name="T81" fmla="*/ T80 w 1719"/>
                              <a:gd name="T82" fmla="+- 0 926 397"/>
                              <a:gd name="T83" fmla="*/ 926 h 708"/>
                              <a:gd name="T84" fmla="+- 0 7726 6533"/>
                              <a:gd name="T85" fmla="*/ T84 w 1719"/>
                              <a:gd name="T86" fmla="+- 0 988 397"/>
                              <a:gd name="T87" fmla="*/ 988 h 708"/>
                              <a:gd name="T88" fmla="+- 0 7683 6533"/>
                              <a:gd name="T89" fmla="*/ T88 w 1719"/>
                              <a:gd name="T90" fmla="+- 0 1031 397"/>
                              <a:gd name="T91" fmla="*/ 1031 h 708"/>
                              <a:gd name="T92" fmla="+- 0 7621 6533"/>
                              <a:gd name="T93" fmla="*/ T92 w 1719"/>
                              <a:gd name="T94" fmla="+- 0 1031 397"/>
                              <a:gd name="T95" fmla="*/ 1031 h 708"/>
                              <a:gd name="T96" fmla="+- 0 7578 6533"/>
                              <a:gd name="T97" fmla="*/ T96 w 1719"/>
                              <a:gd name="T98" fmla="+- 0 988 397"/>
                              <a:gd name="T99" fmla="*/ 988 h 708"/>
                              <a:gd name="T100" fmla="+- 0 8091 6533"/>
                              <a:gd name="T101" fmla="*/ T100 w 1719"/>
                              <a:gd name="T102" fmla="+- 0 1025 397"/>
                              <a:gd name="T103" fmla="*/ 1025 h 708"/>
                              <a:gd name="T104" fmla="+- 0 8114 6533"/>
                              <a:gd name="T105" fmla="*/ T104 w 1719"/>
                              <a:gd name="T106" fmla="+- 0 968 397"/>
                              <a:gd name="T107" fmla="*/ 968 h 708"/>
                              <a:gd name="T108" fmla="+- 0 8171 6533"/>
                              <a:gd name="T109" fmla="*/ T108 w 1719"/>
                              <a:gd name="T110" fmla="+- 0 944 397"/>
                              <a:gd name="T111" fmla="*/ 944 h 708"/>
                              <a:gd name="T112" fmla="+- 0 8228 6533"/>
                              <a:gd name="T113" fmla="*/ T112 w 1719"/>
                              <a:gd name="T114" fmla="+- 0 968 397"/>
                              <a:gd name="T115" fmla="*/ 968 h 708"/>
                              <a:gd name="T116" fmla="+- 0 8252 6533"/>
                              <a:gd name="T117" fmla="*/ T116 w 1719"/>
                              <a:gd name="T118" fmla="+- 0 1025 397"/>
                              <a:gd name="T119" fmla="*/ 1025 h 708"/>
                              <a:gd name="T120" fmla="+- 0 8228 6533"/>
                              <a:gd name="T121" fmla="*/ T120 w 1719"/>
                              <a:gd name="T122" fmla="+- 0 1081 397"/>
                              <a:gd name="T123" fmla="*/ 1081 h 708"/>
                              <a:gd name="T124" fmla="+- 0 8171 6533"/>
                              <a:gd name="T125" fmla="*/ T124 w 1719"/>
                              <a:gd name="T126" fmla="+- 0 1105 397"/>
                              <a:gd name="T127" fmla="*/ 1105 h 708"/>
                              <a:gd name="T128" fmla="+- 0 8114 6533"/>
                              <a:gd name="T129" fmla="*/ T128 w 1719"/>
                              <a:gd name="T130" fmla="+- 0 1081 397"/>
                              <a:gd name="T131" fmla="*/ 1081 h 708"/>
                              <a:gd name="T132" fmla="+- 0 8091 6533"/>
                              <a:gd name="T133" fmla="*/ T132 w 1719"/>
                              <a:gd name="T134" fmla="+- 0 1025 397"/>
                              <a:gd name="T135" fmla="*/ 1025 h 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719" h="708">
                                <a:moveTo>
                                  <a:pt x="0" y="81"/>
                                </a:moveTo>
                                <a:lnTo>
                                  <a:pt x="6" y="50"/>
                                </a:lnTo>
                                <a:lnTo>
                                  <a:pt x="24" y="24"/>
                                </a:lnTo>
                                <a:lnTo>
                                  <a:pt x="49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7" y="24"/>
                                </a:lnTo>
                                <a:lnTo>
                                  <a:pt x="155" y="50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7" y="138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8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412"/>
                                </a:moveTo>
                                <a:lnTo>
                                  <a:pt x="526" y="380"/>
                                </a:lnTo>
                                <a:lnTo>
                                  <a:pt x="543" y="355"/>
                                </a:lnTo>
                                <a:lnTo>
                                  <a:pt x="569" y="338"/>
                                </a:lnTo>
                                <a:lnTo>
                                  <a:pt x="600" y="331"/>
                                </a:lnTo>
                                <a:lnTo>
                                  <a:pt x="631" y="338"/>
                                </a:lnTo>
                                <a:lnTo>
                                  <a:pt x="657" y="355"/>
                                </a:lnTo>
                                <a:lnTo>
                                  <a:pt x="674" y="380"/>
                                </a:lnTo>
                                <a:lnTo>
                                  <a:pt x="680" y="412"/>
                                </a:lnTo>
                                <a:lnTo>
                                  <a:pt x="674" y="443"/>
                                </a:lnTo>
                                <a:lnTo>
                                  <a:pt x="657" y="468"/>
                                </a:lnTo>
                                <a:lnTo>
                                  <a:pt x="631" y="486"/>
                                </a:lnTo>
                                <a:lnTo>
                                  <a:pt x="600" y="492"/>
                                </a:lnTo>
                                <a:lnTo>
                                  <a:pt x="569" y="486"/>
                                </a:lnTo>
                                <a:lnTo>
                                  <a:pt x="543" y="468"/>
                                </a:lnTo>
                                <a:lnTo>
                                  <a:pt x="526" y="443"/>
                                </a:lnTo>
                                <a:lnTo>
                                  <a:pt x="519" y="412"/>
                                </a:lnTo>
                                <a:moveTo>
                                  <a:pt x="1039" y="560"/>
                                </a:moveTo>
                                <a:lnTo>
                                  <a:pt x="1045" y="529"/>
                                </a:lnTo>
                                <a:lnTo>
                                  <a:pt x="1062" y="503"/>
                                </a:lnTo>
                                <a:lnTo>
                                  <a:pt x="1088" y="486"/>
                                </a:lnTo>
                                <a:lnTo>
                                  <a:pt x="1119" y="480"/>
                                </a:lnTo>
                                <a:lnTo>
                                  <a:pt x="1150" y="486"/>
                                </a:lnTo>
                                <a:lnTo>
                                  <a:pt x="1176" y="503"/>
                                </a:lnTo>
                                <a:lnTo>
                                  <a:pt x="1193" y="529"/>
                                </a:lnTo>
                                <a:lnTo>
                                  <a:pt x="1199" y="560"/>
                                </a:lnTo>
                                <a:lnTo>
                                  <a:pt x="1193" y="591"/>
                                </a:lnTo>
                                <a:lnTo>
                                  <a:pt x="1176" y="617"/>
                                </a:lnTo>
                                <a:lnTo>
                                  <a:pt x="1150" y="634"/>
                                </a:lnTo>
                                <a:lnTo>
                                  <a:pt x="1119" y="641"/>
                                </a:lnTo>
                                <a:lnTo>
                                  <a:pt x="1088" y="634"/>
                                </a:lnTo>
                                <a:lnTo>
                                  <a:pt x="1062" y="617"/>
                                </a:lnTo>
                                <a:lnTo>
                                  <a:pt x="1045" y="591"/>
                                </a:lnTo>
                                <a:lnTo>
                                  <a:pt x="1039" y="560"/>
                                </a:lnTo>
                                <a:moveTo>
                                  <a:pt x="1558" y="628"/>
                                </a:moveTo>
                                <a:lnTo>
                                  <a:pt x="1564" y="596"/>
                                </a:lnTo>
                                <a:lnTo>
                                  <a:pt x="1581" y="571"/>
                                </a:lnTo>
                                <a:lnTo>
                                  <a:pt x="1607" y="554"/>
                                </a:lnTo>
                                <a:lnTo>
                                  <a:pt x="1638" y="547"/>
                                </a:lnTo>
                                <a:lnTo>
                                  <a:pt x="1669" y="554"/>
                                </a:lnTo>
                                <a:lnTo>
                                  <a:pt x="1695" y="571"/>
                                </a:lnTo>
                                <a:lnTo>
                                  <a:pt x="1712" y="596"/>
                                </a:lnTo>
                                <a:lnTo>
                                  <a:pt x="1719" y="628"/>
                                </a:lnTo>
                                <a:lnTo>
                                  <a:pt x="1712" y="659"/>
                                </a:lnTo>
                                <a:lnTo>
                                  <a:pt x="1695" y="684"/>
                                </a:lnTo>
                                <a:lnTo>
                                  <a:pt x="1669" y="702"/>
                                </a:lnTo>
                                <a:lnTo>
                                  <a:pt x="1638" y="708"/>
                                </a:lnTo>
                                <a:lnTo>
                                  <a:pt x="1607" y="702"/>
                                </a:lnTo>
                                <a:lnTo>
                                  <a:pt x="1581" y="684"/>
                                </a:lnTo>
                                <a:lnTo>
                                  <a:pt x="1564" y="659"/>
                                </a:lnTo>
                                <a:lnTo>
                                  <a:pt x="1558" y="628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98" y="966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9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8" y="1034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0" name="AutoShape 390"/>
                        <wps:cNvSpPr>
                          <a:spLocks/>
                        </wps:cNvSpPr>
                        <wps:spPr bwMode="auto">
                          <a:xfrm>
                            <a:off x="6550" y="586"/>
                            <a:ext cx="1719" cy="681"/>
                          </a:xfrm>
                          <a:custGeom>
                            <a:avLst/>
                            <a:gdLst>
                              <a:gd name="T0" fmla="+- 0 6557 6550"/>
                              <a:gd name="T1" fmla="*/ T0 w 1719"/>
                              <a:gd name="T2" fmla="+- 0 636 586"/>
                              <a:gd name="T3" fmla="*/ 636 h 681"/>
                              <a:gd name="T4" fmla="+- 0 6600 6550"/>
                              <a:gd name="T5" fmla="*/ T4 w 1719"/>
                              <a:gd name="T6" fmla="+- 0 593 586"/>
                              <a:gd name="T7" fmla="*/ 593 h 681"/>
                              <a:gd name="T8" fmla="+- 0 6662 6550"/>
                              <a:gd name="T9" fmla="*/ T8 w 1719"/>
                              <a:gd name="T10" fmla="+- 0 593 586"/>
                              <a:gd name="T11" fmla="*/ 593 h 681"/>
                              <a:gd name="T12" fmla="+- 0 6705 6550"/>
                              <a:gd name="T13" fmla="*/ T12 w 1719"/>
                              <a:gd name="T14" fmla="+- 0 636 586"/>
                              <a:gd name="T15" fmla="*/ 636 h 681"/>
                              <a:gd name="T16" fmla="+- 0 6705 6550"/>
                              <a:gd name="T17" fmla="*/ T16 w 1719"/>
                              <a:gd name="T18" fmla="+- 0 698 586"/>
                              <a:gd name="T19" fmla="*/ 698 h 681"/>
                              <a:gd name="T20" fmla="+- 0 6662 6550"/>
                              <a:gd name="T21" fmla="*/ T20 w 1719"/>
                              <a:gd name="T22" fmla="+- 0 741 586"/>
                              <a:gd name="T23" fmla="*/ 741 h 681"/>
                              <a:gd name="T24" fmla="+- 0 6600 6550"/>
                              <a:gd name="T25" fmla="*/ T24 w 1719"/>
                              <a:gd name="T26" fmla="+- 0 741 586"/>
                              <a:gd name="T27" fmla="*/ 741 h 681"/>
                              <a:gd name="T28" fmla="+- 0 6557 6550"/>
                              <a:gd name="T29" fmla="*/ T28 w 1719"/>
                              <a:gd name="T30" fmla="+- 0 698 586"/>
                              <a:gd name="T31" fmla="*/ 698 h 681"/>
                              <a:gd name="T32" fmla="+- 0 7070 6550"/>
                              <a:gd name="T33" fmla="*/ T32 w 1719"/>
                              <a:gd name="T34" fmla="+- 0 842 586"/>
                              <a:gd name="T35" fmla="*/ 842 h 681"/>
                              <a:gd name="T36" fmla="+- 0 7093 6550"/>
                              <a:gd name="T37" fmla="*/ T36 w 1719"/>
                              <a:gd name="T38" fmla="+- 0 786 586"/>
                              <a:gd name="T39" fmla="*/ 786 h 681"/>
                              <a:gd name="T40" fmla="+- 0 7150 6550"/>
                              <a:gd name="T41" fmla="*/ T40 w 1719"/>
                              <a:gd name="T42" fmla="+- 0 762 586"/>
                              <a:gd name="T43" fmla="*/ 762 h 681"/>
                              <a:gd name="T44" fmla="+- 0 7207 6550"/>
                              <a:gd name="T45" fmla="*/ T44 w 1719"/>
                              <a:gd name="T46" fmla="+- 0 786 586"/>
                              <a:gd name="T47" fmla="*/ 786 h 681"/>
                              <a:gd name="T48" fmla="+- 0 7231 6550"/>
                              <a:gd name="T49" fmla="*/ T48 w 1719"/>
                              <a:gd name="T50" fmla="+- 0 842 586"/>
                              <a:gd name="T51" fmla="*/ 842 h 681"/>
                              <a:gd name="T52" fmla="+- 0 7207 6550"/>
                              <a:gd name="T53" fmla="*/ T52 w 1719"/>
                              <a:gd name="T54" fmla="+- 0 899 586"/>
                              <a:gd name="T55" fmla="*/ 899 h 681"/>
                              <a:gd name="T56" fmla="+- 0 7150 6550"/>
                              <a:gd name="T57" fmla="*/ T56 w 1719"/>
                              <a:gd name="T58" fmla="+- 0 923 586"/>
                              <a:gd name="T59" fmla="*/ 923 h 681"/>
                              <a:gd name="T60" fmla="+- 0 7093 6550"/>
                              <a:gd name="T61" fmla="*/ T60 w 1719"/>
                              <a:gd name="T62" fmla="+- 0 899 586"/>
                              <a:gd name="T63" fmla="*/ 899 h 681"/>
                              <a:gd name="T64" fmla="+- 0 7070 6550"/>
                              <a:gd name="T65" fmla="*/ T64 w 1719"/>
                              <a:gd name="T66" fmla="+- 0 842 586"/>
                              <a:gd name="T67" fmla="*/ 842 h 681"/>
                              <a:gd name="T68" fmla="+- 0 7595 6550"/>
                              <a:gd name="T69" fmla="*/ T68 w 1719"/>
                              <a:gd name="T70" fmla="+- 0 1068 586"/>
                              <a:gd name="T71" fmla="*/ 1068 h 681"/>
                              <a:gd name="T72" fmla="+- 0 7638 6550"/>
                              <a:gd name="T73" fmla="*/ T72 w 1719"/>
                              <a:gd name="T74" fmla="+- 0 1025 586"/>
                              <a:gd name="T75" fmla="*/ 1025 h 681"/>
                              <a:gd name="T76" fmla="+- 0 7701 6550"/>
                              <a:gd name="T77" fmla="*/ T76 w 1719"/>
                              <a:gd name="T78" fmla="+- 0 1025 586"/>
                              <a:gd name="T79" fmla="*/ 1025 h 681"/>
                              <a:gd name="T80" fmla="+- 0 7743 6550"/>
                              <a:gd name="T81" fmla="*/ T80 w 1719"/>
                              <a:gd name="T82" fmla="+- 0 1068 586"/>
                              <a:gd name="T83" fmla="*/ 1068 h 681"/>
                              <a:gd name="T84" fmla="+- 0 7743 6550"/>
                              <a:gd name="T85" fmla="*/ T84 w 1719"/>
                              <a:gd name="T86" fmla="+- 0 1130 586"/>
                              <a:gd name="T87" fmla="*/ 1130 h 681"/>
                              <a:gd name="T88" fmla="+- 0 7701 6550"/>
                              <a:gd name="T89" fmla="*/ T88 w 1719"/>
                              <a:gd name="T90" fmla="+- 0 1173 586"/>
                              <a:gd name="T91" fmla="*/ 1173 h 681"/>
                              <a:gd name="T92" fmla="+- 0 7638 6550"/>
                              <a:gd name="T93" fmla="*/ T92 w 1719"/>
                              <a:gd name="T94" fmla="+- 0 1173 586"/>
                              <a:gd name="T95" fmla="*/ 1173 h 681"/>
                              <a:gd name="T96" fmla="+- 0 7595 6550"/>
                              <a:gd name="T97" fmla="*/ T96 w 1719"/>
                              <a:gd name="T98" fmla="+- 0 1130 586"/>
                              <a:gd name="T99" fmla="*/ 1130 h 681"/>
                              <a:gd name="T100" fmla="+- 0 8108 6550"/>
                              <a:gd name="T101" fmla="*/ T100 w 1719"/>
                              <a:gd name="T102" fmla="+- 0 1187 586"/>
                              <a:gd name="T103" fmla="*/ 1187 h 681"/>
                              <a:gd name="T104" fmla="+- 0 8132 6550"/>
                              <a:gd name="T105" fmla="*/ T104 w 1719"/>
                              <a:gd name="T106" fmla="+- 0 1130 586"/>
                              <a:gd name="T107" fmla="*/ 1130 h 681"/>
                              <a:gd name="T108" fmla="+- 0 8189 6550"/>
                              <a:gd name="T109" fmla="*/ T108 w 1719"/>
                              <a:gd name="T110" fmla="+- 0 1106 586"/>
                              <a:gd name="T111" fmla="*/ 1106 h 681"/>
                              <a:gd name="T112" fmla="+- 0 8245 6550"/>
                              <a:gd name="T113" fmla="*/ T112 w 1719"/>
                              <a:gd name="T114" fmla="+- 0 1130 586"/>
                              <a:gd name="T115" fmla="*/ 1130 h 681"/>
                              <a:gd name="T116" fmla="+- 0 8269 6550"/>
                              <a:gd name="T117" fmla="*/ T116 w 1719"/>
                              <a:gd name="T118" fmla="+- 0 1187 586"/>
                              <a:gd name="T119" fmla="*/ 1187 h 681"/>
                              <a:gd name="T120" fmla="+- 0 8245 6550"/>
                              <a:gd name="T121" fmla="*/ T120 w 1719"/>
                              <a:gd name="T122" fmla="+- 0 1244 586"/>
                              <a:gd name="T123" fmla="*/ 1244 h 681"/>
                              <a:gd name="T124" fmla="+- 0 8189 6550"/>
                              <a:gd name="T125" fmla="*/ T124 w 1719"/>
                              <a:gd name="T126" fmla="+- 0 1267 586"/>
                              <a:gd name="T127" fmla="*/ 1267 h 681"/>
                              <a:gd name="T128" fmla="+- 0 8132 6550"/>
                              <a:gd name="T129" fmla="*/ T128 w 1719"/>
                              <a:gd name="T130" fmla="+- 0 1244 586"/>
                              <a:gd name="T131" fmla="*/ 1244 h 681"/>
                              <a:gd name="T132" fmla="+- 0 8108 6550"/>
                              <a:gd name="T133" fmla="*/ T132 w 1719"/>
                              <a:gd name="T134" fmla="+- 0 1187 586"/>
                              <a:gd name="T135" fmla="*/ 1187 h 6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719" h="681">
                                <a:moveTo>
                                  <a:pt x="0" y="81"/>
                                </a:moveTo>
                                <a:lnTo>
                                  <a:pt x="7" y="50"/>
                                </a:lnTo>
                                <a:lnTo>
                                  <a:pt x="24" y="24"/>
                                </a:lnTo>
                                <a:lnTo>
                                  <a:pt x="50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8" y="24"/>
                                </a:lnTo>
                                <a:lnTo>
                                  <a:pt x="155" y="50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8" y="138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50" y="155"/>
                                </a:lnTo>
                                <a:lnTo>
                                  <a:pt x="24" y="138"/>
                                </a:lnTo>
                                <a:lnTo>
                                  <a:pt x="7" y="112"/>
                                </a:lnTo>
                                <a:lnTo>
                                  <a:pt x="0" y="81"/>
                                </a:lnTo>
                                <a:moveTo>
                                  <a:pt x="520" y="256"/>
                                </a:moveTo>
                                <a:lnTo>
                                  <a:pt x="526" y="225"/>
                                </a:lnTo>
                                <a:lnTo>
                                  <a:pt x="543" y="200"/>
                                </a:lnTo>
                                <a:lnTo>
                                  <a:pt x="569" y="182"/>
                                </a:lnTo>
                                <a:lnTo>
                                  <a:pt x="600" y="176"/>
                                </a:lnTo>
                                <a:lnTo>
                                  <a:pt x="631" y="182"/>
                                </a:lnTo>
                                <a:lnTo>
                                  <a:pt x="657" y="200"/>
                                </a:lnTo>
                                <a:lnTo>
                                  <a:pt x="674" y="225"/>
                                </a:lnTo>
                                <a:lnTo>
                                  <a:pt x="681" y="256"/>
                                </a:lnTo>
                                <a:lnTo>
                                  <a:pt x="674" y="288"/>
                                </a:lnTo>
                                <a:lnTo>
                                  <a:pt x="657" y="313"/>
                                </a:lnTo>
                                <a:lnTo>
                                  <a:pt x="631" y="330"/>
                                </a:lnTo>
                                <a:lnTo>
                                  <a:pt x="600" y="337"/>
                                </a:lnTo>
                                <a:lnTo>
                                  <a:pt x="569" y="330"/>
                                </a:lnTo>
                                <a:lnTo>
                                  <a:pt x="543" y="313"/>
                                </a:lnTo>
                                <a:lnTo>
                                  <a:pt x="526" y="288"/>
                                </a:lnTo>
                                <a:lnTo>
                                  <a:pt x="520" y="256"/>
                                </a:lnTo>
                                <a:moveTo>
                                  <a:pt x="1039" y="513"/>
                                </a:moveTo>
                                <a:lnTo>
                                  <a:pt x="1045" y="482"/>
                                </a:lnTo>
                                <a:lnTo>
                                  <a:pt x="1062" y="456"/>
                                </a:lnTo>
                                <a:lnTo>
                                  <a:pt x="1088" y="439"/>
                                </a:lnTo>
                                <a:lnTo>
                                  <a:pt x="1119" y="433"/>
                                </a:lnTo>
                                <a:lnTo>
                                  <a:pt x="1151" y="439"/>
                                </a:lnTo>
                                <a:lnTo>
                                  <a:pt x="1176" y="456"/>
                                </a:lnTo>
                                <a:lnTo>
                                  <a:pt x="1193" y="482"/>
                                </a:lnTo>
                                <a:lnTo>
                                  <a:pt x="1200" y="513"/>
                                </a:lnTo>
                                <a:lnTo>
                                  <a:pt x="1193" y="544"/>
                                </a:lnTo>
                                <a:lnTo>
                                  <a:pt x="1176" y="570"/>
                                </a:lnTo>
                                <a:lnTo>
                                  <a:pt x="1151" y="587"/>
                                </a:lnTo>
                                <a:lnTo>
                                  <a:pt x="1119" y="593"/>
                                </a:lnTo>
                                <a:lnTo>
                                  <a:pt x="1088" y="587"/>
                                </a:lnTo>
                                <a:lnTo>
                                  <a:pt x="1062" y="570"/>
                                </a:lnTo>
                                <a:lnTo>
                                  <a:pt x="1045" y="544"/>
                                </a:lnTo>
                                <a:lnTo>
                                  <a:pt x="1039" y="513"/>
                                </a:lnTo>
                                <a:moveTo>
                                  <a:pt x="1558" y="601"/>
                                </a:moveTo>
                                <a:lnTo>
                                  <a:pt x="1564" y="569"/>
                                </a:lnTo>
                                <a:lnTo>
                                  <a:pt x="1582" y="544"/>
                                </a:lnTo>
                                <a:lnTo>
                                  <a:pt x="1607" y="527"/>
                                </a:lnTo>
                                <a:lnTo>
                                  <a:pt x="1639" y="520"/>
                                </a:lnTo>
                                <a:lnTo>
                                  <a:pt x="1670" y="527"/>
                                </a:lnTo>
                                <a:lnTo>
                                  <a:pt x="1695" y="544"/>
                                </a:lnTo>
                                <a:lnTo>
                                  <a:pt x="1713" y="569"/>
                                </a:lnTo>
                                <a:lnTo>
                                  <a:pt x="1719" y="601"/>
                                </a:lnTo>
                                <a:lnTo>
                                  <a:pt x="1713" y="632"/>
                                </a:lnTo>
                                <a:lnTo>
                                  <a:pt x="1695" y="658"/>
                                </a:lnTo>
                                <a:lnTo>
                                  <a:pt x="1670" y="675"/>
                                </a:lnTo>
                                <a:lnTo>
                                  <a:pt x="1639" y="681"/>
                                </a:lnTo>
                                <a:lnTo>
                                  <a:pt x="1607" y="675"/>
                                </a:lnTo>
                                <a:lnTo>
                                  <a:pt x="1582" y="658"/>
                                </a:lnTo>
                                <a:lnTo>
                                  <a:pt x="1564" y="632"/>
                                </a:lnTo>
                                <a:lnTo>
                                  <a:pt x="1558" y="601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16" y="1182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2" name="Freeform 388"/>
                        <wps:cNvSpPr>
                          <a:spLocks/>
                        </wps:cNvSpPr>
                        <wps:spPr bwMode="auto">
                          <a:xfrm>
                            <a:off x="9146" y="1315"/>
                            <a:ext cx="161" cy="161"/>
                          </a:xfrm>
                          <a:custGeom>
                            <a:avLst/>
                            <a:gdLst>
                              <a:gd name="T0" fmla="+- 0 9146 9146"/>
                              <a:gd name="T1" fmla="*/ T0 w 161"/>
                              <a:gd name="T2" fmla="+- 0 1396 1316"/>
                              <a:gd name="T3" fmla="*/ 1396 h 161"/>
                              <a:gd name="T4" fmla="+- 0 9153 9146"/>
                              <a:gd name="T5" fmla="*/ T4 w 161"/>
                              <a:gd name="T6" fmla="+- 0 1365 1316"/>
                              <a:gd name="T7" fmla="*/ 1365 h 161"/>
                              <a:gd name="T8" fmla="+- 0 9170 9146"/>
                              <a:gd name="T9" fmla="*/ T8 w 161"/>
                              <a:gd name="T10" fmla="+- 0 1339 1316"/>
                              <a:gd name="T11" fmla="*/ 1339 h 161"/>
                              <a:gd name="T12" fmla="+- 0 9196 9146"/>
                              <a:gd name="T13" fmla="*/ T12 w 161"/>
                              <a:gd name="T14" fmla="+- 0 1322 1316"/>
                              <a:gd name="T15" fmla="*/ 1322 h 161"/>
                              <a:gd name="T16" fmla="+- 0 9227 9146"/>
                              <a:gd name="T17" fmla="*/ T16 w 161"/>
                              <a:gd name="T18" fmla="+- 0 1316 1316"/>
                              <a:gd name="T19" fmla="*/ 1316 h 161"/>
                              <a:gd name="T20" fmla="+- 0 9258 9146"/>
                              <a:gd name="T21" fmla="*/ T20 w 161"/>
                              <a:gd name="T22" fmla="+- 0 1322 1316"/>
                              <a:gd name="T23" fmla="*/ 1322 h 161"/>
                              <a:gd name="T24" fmla="+- 0 9284 9146"/>
                              <a:gd name="T25" fmla="*/ T24 w 161"/>
                              <a:gd name="T26" fmla="+- 0 1339 1316"/>
                              <a:gd name="T27" fmla="*/ 1339 h 161"/>
                              <a:gd name="T28" fmla="+- 0 9301 9146"/>
                              <a:gd name="T29" fmla="*/ T28 w 161"/>
                              <a:gd name="T30" fmla="+- 0 1365 1316"/>
                              <a:gd name="T31" fmla="*/ 1365 h 161"/>
                              <a:gd name="T32" fmla="+- 0 9307 9146"/>
                              <a:gd name="T33" fmla="*/ T32 w 161"/>
                              <a:gd name="T34" fmla="+- 0 1396 1316"/>
                              <a:gd name="T35" fmla="*/ 1396 h 161"/>
                              <a:gd name="T36" fmla="+- 0 9301 9146"/>
                              <a:gd name="T37" fmla="*/ T36 w 161"/>
                              <a:gd name="T38" fmla="+- 0 1427 1316"/>
                              <a:gd name="T39" fmla="*/ 1427 h 161"/>
                              <a:gd name="T40" fmla="+- 0 9284 9146"/>
                              <a:gd name="T41" fmla="*/ T40 w 161"/>
                              <a:gd name="T42" fmla="+- 0 1453 1316"/>
                              <a:gd name="T43" fmla="*/ 1453 h 161"/>
                              <a:gd name="T44" fmla="+- 0 9258 9146"/>
                              <a:gd name="T45" fmla="*/ T44 w 161"/>
                              <a:gd name="T46" fmla="+- 0 1470 1316"/>
                              <a:gd name="T47" fmla="*/ 1470 h 161"/>
                              <a:gd name="T48" fmla="+- 0 9227 9146"/>
                              <a:gd name="T49" fmla="*/ T48 w 161"/>
                              <a:gd name="T50" fmla="+- 0 1476 1316"/>
                              <a:gd name="T51" fmla="*/ 1476 h 161"/>
                              <a:gd name="T52" fmla="+- 0 9196 9146"/>
                              <a:gd name="T53" fmla="*/ T52 w 161"/>
                              <a:gd name="T54" fmla="+- 0 1470 1316"/>
                              <a:gd name="T55" fmla="*/ 1470 h 161"/>
                              <a:gd name="T56" fmla="+- 0 9170 9146"/>
                              <a:gd name="T57" fmla="*/ T56 w 161"/>
                              <a:gd name="T58" fmla="+- 0 1453 1316"/>
                              <a:gd name="T59" fmla="*/ 1453 h 161"/>
                              <a:gd name="T60" fmla="+- 0 9153 9146"/>
                              <a:gd name="T61" fmla="*/ T60 w 161"/>
                              <a:gd name="T62" fmla="+- 0 1427 1316"/>
                              <a:gd name="T63" fmla="*/ 1427 h 161"/>
                              <a:gd name="T64" fmla="+- 0 9146 9146"/>
                              <a:gd name="T65" fmla="*/ T64 w 161"/>
                              <a:gd name="T66" fmla="+- 0 1396 1316"/>
                              <a:gd name="T67" fmla="*/ 1396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0" y="80"/>
                                </a:moveTo>
                                <a:lnTo>
                                  <a:pt x="7" y="49"/>
                                </a:lnTo>
                                <a:lnTo>
                                  <a:pt x="24" y="23"/>
                                </a:lnTo>
                                <a:lnTo>
                                  <a:pt x="50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8" y="23"/>
                                </a:lnTo>
                                <a:lnTo>
                                  <a:pt x="155" y="49"/>
                                </a:lnTo>
                                <a:lnTo>
                                  <a:pt x="161" y="80"/>
                                </a:lnTo>
                                <a:lnTo>
                                  <a:pt x="155" y="111"/>
                                </a:lnTo>
                                <a:lnTo>
                                  <a:pt x="138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1" y="160"/>
                                </a:lnTo>
                                <a:lnTo>
                                  <a:pt x="50" y="154"/>
                                </a:lnTo>
                                <a:lnTo>
                                  <a:pt x="24" y="137"/>
                                </a:lnTo>
                                <a:lnTo>
                                  <a:pt x="7" y="111"/>
                                </a:lnTo>
                                <a:lnTo>
                                  <a:pt x="0" y="80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AutoShape 387"/>
                        <wps:cNvSpPr>
                          <a:spLocks/>
                        </wps:cNvSpPr>
                        <wps:spPr bwMode="auto">
                          <a:xfrm>
                            <a:off x="6567" y="795"/>
                            <a:ext cx="2757" cy="877"/>
                          </a:xfrm>
                          <a:custGeom>
                            <a:avLst/>
                            <a:gdLst>
                              <a:gd name="T0" fmla="+- 0 6574 6568"/>
                              <a:gd name="T1" fmla="*/ T0 w 2757"/>
                              <a:gd name="T2" fmla="+- 0 845 796"/>
                              <a:gd name="T3" fmla="*/ 845 h 877"/>
                              <a:gd name="T4" fmla="+- 0 6617 6568"/>
                              <a:gd name="T5" fmla="*/ T4 w 2757"/>
                              <a:gd name="T6" fmla="+- 0 802 796"/>
                              <a:gd name="T7" fmla="*/ 802 h 877"/>
                              <a:gd name="T8" fmla="+- 0 6679 6568"/>
                              <a:gd name="T9" fmla="*/ T8 w 2757"/>
                              <a:gd name="T10" fmla="+- 0 802 796"/>
                              <a:gd name="T11" fmla="*/ 802 h 877"/>
                              <a:gd name="T12" fmla="+- 0 6722 6568"/>
                              <a:gd name="T13" fmla="*/ T12 w 2757"/>
                              <a:gd name="T14" fmla="+- 0 845 796"/>
                              <a:gd name="T15" fmla="*/ 845 h 877"/>
                              <a:gd name="T16" fmla="+- 0 6722 6568"/>
                              <a:gd name="T17" fmla="*/ T16 w 2757"/>
                              <a:gd name="T18" fmla="+- 0 907 796"/>
                              <a:gd name="T19" fmla="*/ 907 h 877"/>
                              <a:gd name="T20" fmla="+- 0 6679 6568"/>
                              <a:gd name="T21" fmla="*/ T20 w 2757"/>
                              <a:gd name="T22" fmla="+- 0 950 796"/>
                              <a:gd name="T23" fmla="*/ 950 h 877"/>
                              <a:gd name="T24" fmla="+- 0 6617 6568"/>
                              <a:gd name="T25" fmla="*/ T24 w 2757"/>
                              <a:gd name="T26" fmla="+- 0 950 796"/>
                              <a:gd name="T27" fmla="*/ 950 h 877"/>
                              <a:gd name="T28" fmla="+- 0 6574 6568"/>
                              <a:gd name="T29" fmla="*/ T28 w 2757"/>
                              <a:gd name="T30" fmla="+- 0 907 796"/>
                              <a:gd name="T31" fmla="*/ 907 h 877"/>
                              <a:gd name="T32" fmla="+- 0 7087 6568"/>
                              <a:gd name="T33" fmla="*/ T32 w 2757"/>
                              <a:gd name="T34" fmla="+- 0 1065 796"/>
                              <a:gd name="T35" fmla="*/ 1065 h 877"/>
                              <a:gd name="T36" fmla="+- 0 7111 6568"/>
                              <a:gd name="T37" fmla="*/ T36 w 2757"/>
                              <a:gd name="T38" fmla="+- 0 1008 796"/>
                              <a:gd name="T39" fmla="*/ 1008 h 877"/>
                              <a:gd name="T40" fmla="+- 0 7167 6568"/>
                              <a:gd name="T41" fmla="*/ T40 w 2757"/>
                              <a:gd name="T42" fmla="+- 0 985 796"/>
                              <a:gd name="T43" fmla="*/ 985 h 877"/>
                              <a:gd name="T44" fmla="+- 0 7224 6568"/>
                              <a:gd name="T45" fmla="*/ T44 w 2757"/>
                              <a:gd name="T46" fmla="+- 0 1008 796"/>
                              <a:gd name="T47" fmla="*/ 1008 h 877"/>
                              <a:gd name="T48" fmla="+- 0 7248 6568"/>
                              <a:gd name="T49" fmla="*/ T48 w 2757"/>
                              <a:gd name="T50" fmla="+- 0 1065 796"/>
                              <a:gd name="T51" fmla="*/ 1065 h 877"/>
                              <a:gd name="T52" fmla="+- 0 7224 6568"/>
                              <a:gd name="T53" fmla="*/ T52 w 2757"/>
                              <a:gd name="T54" fmla="+- 0 1122 796"/>
                              <a:gd name="T55" fmla="*/ 1122 h 877"/>
                              <a:gd name="T56" fmla="+- 0 7167 6568"/>
                              <a:gd name="T57" fmla="*/ T56 w 2757"/>
                              <a:gd name="T58" fmla="+- 0 1146 796"/>
                              <a:gd name="T59" fmla="*/ 1146 h 877"/>
                              <a:gd name="T60" fmla="+- 0 7111 6568"/>
                              <a:gd name="T61" fmla="*/ T60 w 2757"/>
                              <a:gd name="T62" fmla="+- 0 1122 796"/>
                              <a:gd name="T63" fmla="*/ 1122 h 877"/>
                              <a:gd name="T64" fmla="+- 0 7087 6568"/>
                              <a:gd name="T65" fmla="*/ T64 w 2757"/>
                              <a:gd name="T66" fmla="+- 0 1065 796"/>
                              <a:gd name="T67" fmla="*/ 1065 h 877"/>
                              <a:gd name="T68" fmla="+- 0 7612 6568"/>
                              <a:gd name="T69" fmla="*/ T68 w 2757"/>
                              <a:gd name="T70" fmla="+- 0 1331 796"/>
                              <a:gd name="T71" fmla="*/ 1331 h 877"/>
                              <a:gd name="T72" fmla="+- 0 7655 6568"/>
                              <a:gd name="T73" fmla="*/ T72 w 2757"/>
                              <a:gd name="T74" fmla="+- 0 1288 796"/>
                              <a:gd name="T75" fmla="*/ 1288 h 877"/>
                              <a:gd name="T76" fmla="+- 0 7718 6568"/>
                              <a:gd name="T77" fmla="*/ T76 w 2757"/>
                              <a:gd name="T78" fmla="+- 0 1288 796"/>
                              <a:gd name="T79" fmla="*/ 1288 h 877"/>
                              <a:gd name="T80" fmla="+- 0 7761 6568"/>
                              <a:gd name="T81" fmla="*/ T80 w 2757"/>
                              <a:gd name="T82" fmla="+- 0 1331 796"/>
                              <a:gd name="T83" fmla="*/ 1331 h 877"/>
                              <a:gd name="T84" fmla="+- 0 7761 6568"/>
                              <a:gd name="T85" fmla="*/ T84 w 2757"/>
                              <a:gd name="T86" fmla="+- 0 1393 796"/>
                              <a:gd name="T87" fmla="*/ 1393 h 877"/>
                              <a:gd name="T88" fmla="+- 0 7718 6568"/>
                              <a:gd name="T89" fmla="*/ T88 w 2757"/>
                              <a:gd name="T90" fmla="+- 0 1436 796"/>
                              <a:gd name="T91" fmla="*/ 1436 h 877"/>
                              <a:gd name="T92" fmla="+- 0 7655 6568"/>
                              <a:gd name="T93" fmla="*/ T92 w 2757"/>
                              <a:gd name="T94" fmla="+- 0 1436 796"/>
                              <a:gd name="T95" fmla="*/ 1436 h 877"/>
                              <a:gd name="T96" fmla="+- 0 7612 6568"/>
                              <a:gd name="T97" fmla="*/ T96 w 2757"/>
                              <a:gd name="T98" fmla="+- 0 1393 796"/>
                              <a:gd name="T99" fmla="*/ 1393 h 877"/>
                              <a:gd name="T100" fmla="+- 0 8125 6568"/>
                              <a:gd name="T101" fmla="*/ T100 w 2757"/>
                              <a:gd name="T102" fmla="+- 0 1430 796"/>
                              <a:gd name="T103" fmla="*/ 1430 h 877"/>
                              <a:gd name="T104" fmla="+- 0 8149 6568"/>
                              <a:gd name="T105" fmla="*/ T104 w 2757"/>
                              <a:gd name="T106" fmla="+- 0 1373 796"/>
                              <a:gd name="T107" fmla="*/ 1373 h 877"/>
                              <a:gd name="T108" fmla="+- 0 8206 6568"/>
                              <a:gd name="T109" fmla="*/ T108 w 2757"/>
                              <a:gd name="T110" fmla="+- 0 1349 796"/>
                              <a:gd name="T111" fmla="*/ 1349 h 877"/>
                              <a:gd name="T112" fmla="+- 0 8263 6568"/>
                              <a:gd name="T113" fmla="*/ T112 w 2757"/>
                              <a:gd name="T114" fmla="+- 0 1373 796"/>
                              <a:gd name="T115" fmla="*/ 1373 h 877"/>
                              <a:gd name="T116" fmla="+- 0 8286 6568"/>
                              <a:gd name="T117" fmla="*/ T116 w 2757"/>
                              <a:gd name="T118" fmla="+- 0 1430 796"/>
                              <a:gd name="T119" fmla="*/ 1430 h 877"/>
                              <a:gd name="T120" fmla="+- 0 8263 6568"/>
                              <a:gd name="T121" fmla="*/ T120 w 2757"/>
                              <a:gd name="T122" fmla="+- 0 1487 796"/>
                              <a:gd name="T123" fmla="*/ 1487 h 877"/>
                              <a:gd name="T124" fmla="+- 0 8206 6568"/>
                              <a:gd name="T125" fmla="*/ T124 w 2757"/>
                              <a:gd name="T126" fmla="+- 0 1510 796"/>
                              <a:gd name="T127" fmla="*/ 1510 h 877"/>
                              <a:gd name="T128" fmla="+- 0 8149 6568"/>
                              <a:gd name="T129" fmla="*/ T128 w 2757"/>
                              <a:gd name="T130" fmla="+- 0 1487 796"/>
                              <a:gd name="T131" fmla="*/ 1487 h 877"/>
                              <a:gd name="T132" fmla="+- 0 8125 6568"/>
                              <a:gd name="T133" fmla="*/ T132 w 2757"/>
                              <a:gd name="T134" fmla="+- 0 1430 796"/>
                              <a:gd name="T135" fmla="*/ 1430 h 877"/>
                              <a:gd name="T136" fmla="+- 0 8651 6568"/>
                              <a:gd name="T137" fmla="*/ T136 w 2757"/>
                              <a:gd name="T138" fmla="+- 0 1513 796"/>
                              <a:gd name="T139" fmla="*/ 1513 h 877"/>
                              <a:gd name="T140" fmla="+- 0 8694 6568"/>
                              <a:gd name="T141" fmla="*/ T140 w 2757"/>
                              <a:gd name="T142" fmla="+- 0 1470 796"/>
                              <a:gd name="T143" fmla="*/ 1470 h 877"/>
                              <a:gd name="T144" fmla="+- 0 8756 6568"/>
                              <a:gd name="T145" fmla="*/ T144 w 2757"/>
                              <a:gd name="T146" fmla="+- 0 1470 796"/>
                              <a:gd name="T147" fmla="*/ 1470 h 877"/>
                              <a:gd name="T148" fmla="+- 0 8799 6568"/>
                              <a:gd name="T149" fmla="*/ T148 w 2757"/>
                              <a:gd name="T150" fmla="+- 0 1513 796"/>
                              <a:gd name="T151" fmla="*/ 1513 h 877"/>
                              <a:gd name="T152" fmla="+- 0 8799 6568"/>
                              <a:gd name="T153" fmla="*/ T152 w 2757"/>
                              <a:gd name="T154" fmla="+- 0 1576 796"/>
                              <a:gd name="T155" fmla="*/ 1576 h 877"/>
                              <a:gd name="T156" fmla="+- 0 8756 6568"/>
                              <a:gd name="T157" fmla="*/ T156 w 2757"/>
                              <a:gd name="T158" fmla="+- 0 1619 796"/>
                              <a:gd name="T159" fmla="*/ 1619 h 877"/>
                              <a:gd name="T160" fmla="+- 0 8694 6568"/>
                              <a:gd name="T161" fmla="*/ T160 w 2757"/>
                              <a:gd name="T162" fmla="+- 0 1619 796"/>
                              <a:gd name="T163" fmla="*/ 1619 h 877"/>
                              <a:gd name="T164" fmla="+- 0 8651 6568"/>
                              <a:gd name="T165" fmla="*/ T164 w 2757"/>
                              <a:gd name="T166" fmla="+- 0 1576 796"/>
                              <a:gd name="T167" fmla="*/ 1576 h 877"/>
                              <a:gd name="T168" fmla="+- 0 9164 6568"/>
                              <a:gd name="T169" fmla="*/ T168 w 2757"/>
                              <a:gd name="T170" fmla="+- 0 1592 796"/>
                              <a:gd name="T171" fmla="*/ 1592 h 877"/>
                              <a:gd name="T172" fmla="+- 0 9187 6568"/>
                              <a:gd name="T173" fmla="*/ T172 w 2757"/>
                              <a:gd name="T174" fmla="+- 0 1535 796"/>
                              <a:gd name="T175" fmla="*/ 1535 h 877"/>
                              <a:gd name="T176" fmla="+- 0 9244 6568"/>
                              <a:gd name="T177" fmla="*/ T176 w 2757"/>
                              <a:gd name="T178" fmla="+- 0 1511 796"/>
                              <a:gd name="T179" fmla="*/ 1511 h 877"/>
                              <a:gd name="T180" fmla="+- 0 9301 6568"/>
                              <a:gd name="T181" fmla="*/ T180 w 2757"/>
                              <a:gd name="T182" fmla="+- 0 1535 796"/>
                              <a:gd name="T183" fmla="*/ 1535 h 877"/>
                              <a:gd name="T184" fmla="+- 0 9325 6568"/>
                              <a:gd name="T185" fmla="*/ T184 w 2757"/>
                              <a:gd name="T186" fmla="+- 0 1592 796"/>
                              <a:gd name="T187" fmla="*/ 1592 h 877"/>
                              <a:gd name="T188" fmla="+- 0 9301 6568"/>
                              <a:gd name="T189" fmla="*/ T188 w 2757"/>
                              <a:gd name="T190" fmla="+- 0 1649 796"/>
                              <a:gd name="T191" fmla="*/ 1649 h 877"/>
                              <a:gd name="T192" fmla="+- 0 9244 6568"/>
                              <a:gd name="T193" fmla="*/ T192 w 2757"/>
                              <a:gd name="T194" fmla="+- 0 1672 796"/>
                              <a:gd name="T195" fmla="*/ 1672 h 877"/>
                              <a:gd name="T196" fmla="+- 0 9187 6568"/>
                              <a:gd name="T197" fmla="*/ T196 w 2757"/>
                              <a:gd name="T198" fmla="+- 0 1649 796"/>
                              <a:gd name="T199" fmla="*/ 1649 h 877"/>
                              <a:gd name="T200" fmla="+- 0 9164 6568"/>
                              <a:gd name="T201" fmla="*/ T200 w 2757"/>
                              <a:gd name="T202" fmla="+- 0 1592 796"/>
                              <a:gd name="T203" fmla="*/ 1592 h 8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877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1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9" y="269"/>
                                </a:moveTo>
                                <a:lnTo>
                                  <a:pt x="525" y="238"/>
                                </a:lnTo>
                                <a:lnTo>
                                  <a:pt x="543" y="212"/>
                                </a:lnTo>
                                <a:lnTo>
                                  <a:pt x="568" y="195"/>
                                </a:lnTo>
                                <a:lnTo>
                                  <a:pt x="599" y="189"/>
                                </a:lnTo>
                                <a:lnTo>
                                  <a:pt x="631" y="195"/>
                                </a:lnTo>
                                <a:lnTo>
                                  <a:pt x="656" y="212"/>
                                </a:lnTo>
                                <a:lnTo>
                                  <a:pt x="673" y="238"/>
                                </a:lnTo>
                                <a:lnTo>
                                  <a:pt x="680" y="269"/>
                                </a:lnTo>
                                <a:lnTo>
                                  <a:pt x="673" y="300"/>
                                </a:lnTo>
                                <a:lnTo>
                                  <a:pt x="656" y="326"/>
                                </a:lnTo>
                                <a:lnTo>
                                  <a:pt x="631" y="343"/>
                                </a:lnTo>
                                <a:lnTo>
                                  <a:pt x="599" y="350"/>
                                </a:lnTo>
                                <a:lnTo>
                                  <a:pt x="568" y="343"/>
                                </a:lnTo>
                                <a:lnTo>
                                  <a:pt x="543" y="326"/>
                                </a:lnTo>
                                <a:lnTo>
                                  <a:pt x="525" y="300"/>
                                </a:lnTo>
                                <a:lnTo>
                                  <a:pt x="519" y="269"/>
                                </a:lnTo>
                                <a:moveTo>
                                  <a:pt x="1038" y="566"/>
                                </a:moveTo>
                                <a:lnTo>
                                  <a:pt x="1044" y="535"/>
                                </a:lnTo>
                                <a:lnTo>
                                  <a:pt x="1062" y="509"/>
                                </a:lnTo>
                                <a:lnTo>
                                  <a:pt x="1087" y="492"/>
                                </a:lnTo>
                                <a:lnTo>
                                  <a:pt x="1119" y="486"/>
                                </a:lnTo>
                                <a:lnTo>
                                  <a:pt x="1150" y="492"/>
                                </a:lnTo>
                                <a:lnTo>
                                  <a:pt x="1175" y="509"/>
                                </a:lnTo>
                                <a:lnTo>
                                  <a:pt x="1193" y="535"/>
                                </a:lnTo>
                                <a:lnTo>
                                  <a:pt x="1199" y="566"/>
                                </a:lnTo>
                                <a:lnTo>
                                  <a:pt x="1193" y="597"/>
                                </a:lnTo>
                                <a:lnTo>
                                  <a:pt x="1175" y="623"/>
                                </a:lnTo>
                                <a:lnTo>
                                  <a:pt x="1150" y="640"/>
                                </a:lnTo>
                                <a:lnTo>
                                  <a:pt x="1119" y="647"/>
                                </a:lnTo>
                                <a:lnTo>
                                  <a:pt x="1087" y="640"/>
                                </a:lnTo>
                                <a:lnTo>
                                  <a:pt x="1062" y="623"/>
                                </a:lnTo>
                                <a:lnTo>
                                  <a:pt x="1044" y="597"/>
                                </a:lnTo>
                                <a:lnTo>
                                  <a:pt x="1038" y="566"/>
                                </a:lnTo>
                                <a:moveTo>
                                  <a:pt x="1557" y="634"/>
                                </a:moveTo>
                                <a:lnTo>
                                  <a:pt x="1564" y="603"/>
                                </a:lnTo>
                                <a:lnTo>
                                  <a:pt x="1581" y="577"/>
                                </a:lnTo>
                                <a:lnTo>
                                  <a:pt x="1607" y="560"/>
                                </a:lnTo>
                                <a:lnTo>
                                  <a:pt x="1638" y="553"/>
                                </a:lnTo>
                                <a:lnTo>
                                  <a:pt x="1669" y="560"/>
                                </a:lnTo>
                                <a:lnTo>
                                  <a:pt x="1695" y="577"/>
                                </a:lnTo>
                                <a:lnTo>
                                  <a:pt x="1712" y="603"/>
                                </a:lnTo>
                                <a:lnTo>
                                  <a:pt x="1718" y="634"/>
                                </a:lnTo>
                                <a:lnTo>
                                  <a:pt x="1712" y="665"/>
                                </a:lnTo>
                                <a:lnTo>
                                  <a:pt x="1695" y="691"/>
                                </a:lnTo>
                                <a:lnTo>
                                  <a:pt x="1669" y="708"/>
                                </a:lnTo>
                                <a:lnTo>
                                  <a:pt x="1638" y="714"/>
                                </a:lnTo>
                                <a:lnTo>
                                  <a:pt x="1607" y="708"/>
                                </a:lnTo>
                                <a:lnTo>
                                  <a:pt x="1581" y="691"/>
                                </a:lnTo>
                                <a:lnTo>
                                  <a:pt x="1564" y="665"/>
                                </a:lnTo>
                                <a:lnTo>
                                  <a:pt x="1557" y="634"/>
                                </a:lnTo>
                                <a:moveTo>
                                  <a:pt x="2077" y="749"/>
                                </a:moveTo>
                                <a:lnTo>
                                  <a:pt x="2083" y="717"/>
                                </a:lnTo>
                                <a:lnTo>
                                  <a:pt x="2100" y="692"/>
                                </a:lnTo>
                                <a:lnTo>
                                  <a:pt x="2126" y="674"/>
                                </a:lnTo>
                                <a:lnTo>
                                  <a:pt x="2157" y="668"/>
                                </a:lnTo>
                                <a:lnTo>
                                  <a:pt x="2188" y="674"/>
                                </a:lnTo>
                                <a:lnTo>
                                  <a:pt x="2214" y="692"/>
                                </a:lnTo>
                                <a:lnTo>
                                  <a:pt x="2231" y="717"/>
                                </a:lnTo>
                                <a:lnTo>
                                  <a:pt x="2237" y="749"/>
                                </a:lnTo>
                                <a:lnTo>
                                  <a:pt x="2231" y="780"/>
                                </a:lnTo>
                                <a:lnTo>
                                  <a:pt x="2214" y="805"/>
                                </a:lnTo>
                                <a:lnTo>
                                  <a:pt x="2188" y="823"/>
                                </a:lnTo>
                                <a:lnTo>
                                  <a:pt x="2157" y="829"/>
                                </a:lnTo>
                                <a:lnTo>
                                  <a:pt x="2126" y="823"/>
                                </a:lnTo>
                                <a:lnTo>
                                  <a:pt x="2100" y="805"/>
                                </a:lnTo>
                                <a:lnTo>
                                  <a:pt x="2083" y="780"/>
                                </a:lnTo>
                                <a:lnTo>
                                  <a:pt x="2077" y="749"/>
                                </a:lnTo>
                                <a:moveTo>
                                  <a:pt x="2596" y="796"/>
                                </a:moveTo>
                                <a:lnTo>
                                  <a:pt x="2602" y="765"/>
                                </a:lnTo>
                                <a:lnTo>
                                  <a:pt x="2619" y="739"/>
                                </a:lnTo>
                                <a:lnTo>
                                  <a:pt x="2645" y="722"/>
                                </a:lnTo>
                                <a:lnTo>
                                  <a:pt x="2676" y="715"/>
                                </a:lnTo>
                                <a:lnTo>
                                  <a:pt x="2708" y="722"/>
                                </a:lnTo>
                                <a:lnTo>
                                  <a:pt x="2733" y="739"/>
                                </a:lnTo>
                                <a:lnTo>
                                  <a:pt x="2750" y="765"/>
                                </a:lnTo>
                                <a:lnTo>
                                  <a:pt x="2757" y="796"/>
                                </a:lnTo>
                                <a:lnTo>
                                  <a:pt x="2750" y="827"/>
                                </a:lnTo>
                                <a:lnTo>
                                  <a:pt x="2733" y="853"/>
                                </a:lnTo>
                                <a:lnTo>
                                  <a:pt x="2708" y="870"/>
                                </a:lnTo>
                                <a:lnTo>
                                  <a:pt x="2676" y="876"/>
                                </a:lnTo>
                                <a:lnTo>
                                  <a:pt x="2645" y="870"/>
                                </a:lnTo>
                                <a:lnTo>
                                  <a:pt x="2619" y="853"/>
                                </a:lnTo>
                                <a:lnTo>
                                  <a:pt x="2602" y="827"/>
                                </a:lnTo>
                                <a:lnTo>
                                  <a:pt x="2596" y="796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AutoShape 386"/>
                        <wps:cNvSpPr>
                          <a:spLocks/>
                        </wps:cNvSpPr>
                        <wps:spPr bwMode="auto">
                          <a:xfrm>
                            <a:off x="6585" y="829"/>
                            <a:ext cx="2757" cy="999"/>
                          </a:xfrm>
                          <a:custGeom>
                            <a:avLst/>
                            <a:gdLst>
                              <a:gd name="T0" fmla="+- 0 6591 6585"/>
                              <a:gd name="T1" fmla="*/ T0 w 2757"/>
                              <a:gd name="T2" fmla="+- 0 879 829"/>
                              <a:gd name="T3" fmla="*/ 879 h 999"/>
                              <a:gd name="T4" fmla="+- 0 6634 6585"/>
                              <a:gd name="T5" fmla="*/ T4 w 2757"/>
                              <a:gd name="T6" fmla="+- 0 836 829"/>
                              <a:gd name="T7" fmla="*/ 836 h 999"/>
                              <a:gd name="T8" fmla="+- 0 6697 6585"/>
                              <a:gd name="T9" fmla="*/ T8 w 2757"/>
                              <a:gd name="T10" fmla="+- 0 836 829"/>
                              <a:gd name="T11" fmla="*/ 836 h 999"/>
                              <a:gd name="T12" fmla="+- 0 6740 6585"/>
                              <a:gd name="T13" fmla="*/ T12 w 2757"/>
                              <a:gd name="T14" fmla="+- 0 879 829"/>
                              <a:gd name="T15" fmla="*/ 879 h 999"/>
                              <a:gd name="T16" fmla="+- 0 6740 6585"/>
                              <a:gd name="T17" fmla="*/ T16 w 2757"/>
                              <a:gd name="T18" fmla="+- 0 941 829"/>
                              <a:gd name="T19" fmla="*/ 941 h 999"/>
                              <a:gd name="T20" fmla="+- 0 6697 6585"/>
                              <a:gd name="T21" fmla="*/ T20 w 2757"/>
                              <a:gd name="T22" fmla="+- 0 984 829"/>
                              <a:gd name="T23" fmla="*/ 984 h 999"/>
                              <a:gd name="T24" fmla="+- 0 6634 6585"/>
                              <a:gd name="T25" fmla="*/ T24 w 2757"/>
                              <a:gd name="T26" fmla="+- 0 984 829"/>
                              <a:gd name="T27" fmla="*/ 984 h 999"/>
                              <a:gd name="T28" fmla="+- 0 6591 6585"/>
                              <a:gd name="T29" fmla="*/ T28 w 2757"/>
                              <a:gd name="T30" fmla="+- 0 941 829"/>
                              <a:gd name="T31" fmla="*/ 941 h 999"/>
                              <a:gd name="T32" fmla="+- 0 7104 6585"/>
                              <a:gd name="T33" fmla="*/ T32 w 2757"/>
                              <a:gd name="T34" fmla="+- 0 1220 829"/>
                              <a:gd name="T35" fmla="*/ 1220 h 999"/>
                              <a:gd name="T36" fmla="+- 0 7128 6585"/>
                              <a:gd name="T37" fmla="*/ T36 w 2757"/>
                              <a:gd name="T38" fmla="+- 0 1164 829"/>
                              <a:gd name="T39" fmla="*/ 1164 h 999"/>
                              <a:gd name="T40" fmla="+- 0 7185 6585"/>
                              <a:gd name="T41" fmla="*/ T40 w 2757"/>
                              <a:gd name="T42" fmla="+- 0 1140 829"/>
                              <a:gd name="T43" fmla="*/ 1140 h 999"/>
                              <a:gd name="T44" fmla="+- 0 7241 6585"/>
                              <a:gd name="T45" fmla="*/ T44 w 2757"/>
                              <a:gd name="T46" fmla="+- 0 1164 829"/>
                              <a:gd name="T47" fmla="*/ 1164 h 999"/>
                              <a:gd name="T48" fmla="+- 0 7265 6585"/>
                              <a:gd name="T49" fmla="*/ T48 w 2757"/>
                              <a:gd name="T50" fmla="+- 0 1220 829"/>
                              <a:gd name="T51" fmla="*/ 1220 h 999"/>
                              <a:gd name="T52" fmla="+- 0 7241 6585"/>
                              <a:gd name="T53" fmla="*/ T52 w 2757"/>
                              <a:gd name="T54" fmla="+- 0 1277 829"/>
                              <a:gd name="T55" fmla="*/ 1277 h 999"/>
                              <a:gd name="T56" fmla="+- 0 7185 6585"/>
                              <a:gd name="T57" fmla="*/ T56 w 2757"/>
                              <a:gd name="T58" fmla="+- 0 1301 829"/>
                              <a:gd name="T59" fmla="*/ 1301 h 999"/>
                              <a:gd name="T60" fmla="+- 0 7128 6585"/>
                              <a:gd name="T61" fmla="*/ T60 w 2757"/>
                              <a:gd name="T62" fmla="+- 0 1277 829"/>
                              <a:gd name="T63" fmla="*/ 1277 h 999"/>
                              <a:gd name="T64" fmla="+- 0 7104 6585"/>
                              <a:gd name="T65" fmla="*/ T64 w 2757"/>
                              <a:gd name="T66" fmla="+- 0 1220 829"/>
                              <a:gd name="T67" fmla="*/ 1220 h 999"/>
                              <a:gd name="T68" fmla="+- 0 7630 6585"/>
                              <a:gd name="T69" fmla="*/ T68 w 2757"/>
                              <a:gd name="T70" fmla="+- 0 1453 829"/>
                              <a:gd name="T71" fmla="*/ 1453 h 999"/>
                              <a:gd name="T72" fmla="+- 0 7673 6585"/>
                              <a:gd name="T73" fmla="*/ T72 w 2757"/>
                              <a:gd name="T74" fmla="+- 0 1410 829"/>
                              <a:gd name="T75" fmla="*/ 1410 h 999"/>
                              <a:gd name="T76" fmla="+- 0 7735 6585"/>
                              <a:gd name="T77" fmla="*/ T76 w 2757"/>
                              <a:gd name="T78" fmla="+- 0 1410 829"/>
                              <a:gd name="T79" fmla="*/ 1410 h 999"/>
                              <a:gd name="T80" fmla="+- 0 7778 6585"/>
                              <a:gd name="T81" fmla="*/ T80 w 2757"/>
                              <a:gd name="T82" fmla="+- 0 1453 829"/>
                              <a:gd name="T83" fmla="*/ 1453 h 999"/>
                              <a:gd name="T84" fmla="+- 0 7778 6585"/>
                              <a:gd name="T85" fmla="*/ T84 w 2757"/>
                              <a:gd name="T86" fmla="+- 0 1515 829"/>
                              <a:gd name="T87" fmla="*/ 1515 h 999"/>
                              <a:gd name="T88" fmla="+- 0 7735 6585"/>
                              <a:gd name="T89" fmla="*/ T88 w 2757"/>
                              <a:gd name="T90" fmla="+- 0 1558 829"/>
                              <a:gd name="T91" fmla="*/ 1558 h 999"/>
                              <a:gd name="T92" fmla="+- 0 7673 6585"/>
                              <a:gd name="T93" fmla="*/ T92 w 2757"/>
                              <a:gd name="T94" fmla="+- 0 1558 829"/>
                              <a:gd name="T95" fmla="*/ 1558 h 999"/>
                              <a:gd name="T96" fmla="+- 0 7630 6585"/>
                              <a:gd name="T97" fmla="*/ T96 w 2757"/>
                              <a:gd name="T98" fmla="+- 0 1515 829"/>
                              <a:gd name="T99" fmla="*/ 1515 h 999"/>
                              <a:gd name="T100" fmla="+- 0 8143 6585"/>
                              <a:gd name="T101" fmla="*/ T100 w 2757"/>
                              <a:gd name="T102" fmla="+- 0 1518 829"/>
                              <a:gd name="T103" fmla="*/ 1518 h 999"/>
                              <a:gd name="T104" fmla="+- 0 8166 6585"/>
                              <a:gd name="T105" fmla="*/ T104 w 2757"/>
                              <a:gd name="T106" fmla="+- 0 1461 829"/>
                              <a:gd name="T107" fmla="*/ 1461 h 999"/>
                              <a:gd name="T108" fmla="+- 0 8223 6585"/>
                              <a:gd name="T109" fmla="*/ T108 w 2757"/>
                              <a:gd name="T110" fmla="+- 0 1437 829"/>
                              <a:gd name="T111" fmla="*/ 1437 h 999"/>
                              <a:gd name="T112" fmla="+- 0 8280 6585"/>
                              <a:gd name="T113" fmla="*/ T112 w 2757"/>
                              <a:gd name="T114" fmla="+- 0 1461 829"/>
                              <a:gd name="T115" fmla="*/ 1461 h 999"/>
                              <a:gd name="T116" fmla="+- 0 8304 6585"/>
                              <a:gd name="T117" fmla="*/ T116 w 2757"/>
                              <a:gd name="T118" fmla="+- 0 1518 829"/>
                              <a:gd name="T119" fmla="*/ 1518 h 999"/>
                              <a:gd name="T120" fmla="+- 0 8280 6585"/>
                              <a:gd name="T121" fmla="*/ T120 w 2757"/>
                              <a:gd name="T122" fmla="+- 0 1574 829"/>
                              <a:gd name="T123" fmla="*/ 1574 h 999"/>
                              <a:gd name="T124" fmla="+- 0 8223 6585"/>
                              <a:gd name="T125" fmla="*/ T124 w 2757"/>
                              <a:gd name="T126" fmla="+- 0 1598 829"/>
                              <a:gd name="T127" fmla="*/ 1598 h 999"/>
                              <a:gd name="T128" fmla="+- 0 8166 6585"/>
                              <a:gd name="T129" fmla="*/ T128 w 2757"/>
                              <a:gd name="T130" fmla="+- 0 1574 829"/>
                              <a:gd name="T131" fmla="*/ 1574 h 999"/>
                              <a:gd name="T132" fmla="+- 0 8143 6585"/>
                              <a:gd name="T133" fmla="*/ T132 w 2757"/>
                              <a:gd name="T134" fmla="+- 0 1518 829"/>
                              <a:gd name="T135" fmla="*/ 1518 h 999"/>
                              <a:gd name="T136" fmla="+- 0 8668 6585"/>
                              <a:gd name="T137" fmla="*/ T136 w 2757"/>
                              <a:gd name="T138" fmla="+- 0 1615 829"/>
                              <a:gd name="T139" fmla="*/ 1615 h 999"/>
                              <a:gd name="T140" fmla="+- 0 8711 6585"/>
                              <a:gd name="T141" fmla="*/ T140 w 2757"/>
                              <a:gd name="T142" fmla="+- 0 1572 829"/>
                              <a:gd name="T143" fmla="*/ 1572 h 999"/>
                              <a:gd name="T144" fmla="+- 0 8774 6585"/>
                              <a:gd name="T145" fmla="*/ T144 w 2757"/>
                              <a:gd name="T146" fmla="+- 0 1572 829"/>
                              <a:gd name="T147" fmla="*/ 1572 h 999"/>
                              <a:gd name="T148" fmla="+- 0 8816 6585"/>
                              <a:gd name="T149" fmla="*/ T148 w 2757"/>
                              <a:gd name="T150" fmla="+- 0 1615 829"/>
                              <a:gd name="T151" fmla="*/ 1615 h 999"/>
                              <a:gd name="T152" fmla="+- 0 8816 6585"/>
                              <a:gd name="T153" fmla="*/ T152 w 2757"/>
                              <a:gd name="T154" fmla="+- 0 1677 829"/>
                              <a:gd name="T155" fmla="*/ 1677 h 999"/>
                              <a:gd name="T156" fmla="+- 0 8774 6585"/>
                              <a:gd name="T157" fmla="*/ T156 w 2757"/>
                              <a:gd name="T158" fmla="+- 0 1720 829"/>
                              <a:gd name="T159" fmla="*/ 1720 h 999"/>
                              <a:gd name="T160" fmla="+- 0 8711 6585"/>
                              <a:gd name="T161" fmla="*/ T160 w 2757"/>
                              <a:gd name="T162" fmla="+- 0 1720 829"/>
                              <a:gd name="T163" fmla="*/ 1720 h 999"/>
                              <a:gd name="T164" fmla="+- 0 8668 6585"/>
                              <a:gd name="T165" fmla="*/ T164 w 2757"/>
                              <a:gd name="T166" fmla="+- 0 1677 829"/>
                              <a:gd name="T167" fmla="*/ 1677 h 999"/>
                              <a:gd name="T168" fmla="+- 0 9181 6585"/>
                              <a:gd name="T169" fmla="*/ T168 w 2757"/>
                              <a:gd name="T170" fmla="+- 0 1747 829"/>
                              <a:gd name="T171" fmla="*/ 1747 h 999"/>
                              <a:gd name="T172" fmla="+- 0 9205 6585"/>
                              <a:gd name="T173" fmla="*/ T172 w 2757"/>
                              <a:gd name="T174" fmla="+- 0 1690 829"/>
                              <a:gd name="T175" fmla="*/ 1690 h 999"/>
                              <a:gd name="T176" fmla="+- 0 9262 6585"/>
                              <a:gd name="T177" fmla="*/ T176 w 2757"/>
                              <a:gd name="T178" fmla="+- 0 1667 829"/>
                              <a:gd name="T179" fmla="*/ 1667 h 999"/>
                              <a:gd name="T180" fmla="+- 0 9318 6585"/>
                              <a:gd name="T181" fmla="*/ T180 w 2757"/>
                              <a:gd name="T182" fmla="+- 0 1690 829"/>
                              <a:gd name="T183" fmla="*/ 1690 h 999"/>
                              <a:gd name="T184" fmla="+- 0 9342 6585"/>
                              <a:gd name="T185" fmla="*/ T184 w 2757"/>
                              <a:gd name="T186" fmla="+- 0 1747 829"/>
                              <a:gd name="T187" fmla="*/ 1747 h 999"/>
                              <a:gd name="T188" fmla="+- 0 9318 6585"/>
                              <a:gd name="T189" fmla="*/ T188 w 2757"/>
                              <a:gd name="T190" fmla="+- 0 1804 829"/>
                              <a:gd name="T191" fmla="*/ 1804 h 999"/>
                              <a:gd name="T192" fmla="+- 0 9262 6585"/>
                              <a:gd name="T193" fmla="*/ T192 w 2757"/>
                              <a:gd name="T194" fmla="+- 0 1827 829"/>
                              <a:gd name="T195" fmla="*/ 1827 h 999"/>
                              <a:gd name="T196" fmla="+- 0 9205 6585"/>
                              <a:gd name="T197" fmla="*/ T196 w 2757"/>
                              <a:gd name="T198" fmla="+- 0 1804 829"/>
                              <a:gd name="T199" fmla="*/ 1804 h 999"/>
                              <a:gd name="T200" fmla="+- 0 9181 6585"/>
                              <a:gd name="T201" fmla="*/ T200 w 2757"/>
                              <a:gd name="T202" fmla="+- 0 1747 829"/>
                              <a:gd name="T203" fmla="*/ 1747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999">
                                <a:moveTo>
                                  <a:pt x="0" y="81"/>
                                </a:moveTo>
                                <a:lnTo>
                                  <a:pt x="6" y="50"/>
                                </a:lnTo>
                                <a:lnTo>
                                  <a:pt x="24" y="24"/>
                                </a:lnTo>
                                <a:lnTo>
                                  <a:pt x="49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7" y="24"/>
                                </a:lnTo>
                                <a:lnTo>
                                  <a:pt x="155" y="50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7" y="138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8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391"/>
                                </a:moveTo>
                                <a:lnTo>
                                  <a:pt x="526" y="360"/>
                                </a:lnTo>
                                <a:lnTo>
                                  <a:pt x="543" y="335"/>
                                </a:lnTo>
                                <a:lnTo>
                                  <a:pt x="568" y="317"/>
                                </a:lnTo>
                                <a:lnTo>
                                  <a:pt x="600" y="311"/>
                                </a:lnTo>
                                <a:lnTo>
                                  <a:pt x="631" y="317"/>
                                </a:lnTo>
                                <a:lnTo>
                                  <a:pt x="656" y="335"/>
                                </a:lnTo>
                                <a:lnTo>
                                  <a:pt x="674" y="360"/>
                                </a:lnTo>
                                <a:lnTo>
                                  <a:pt x="680" y="391"/>
                                </a:lnTo>
                                <a:lnTo>
                                  <a:pt x="674" y="423"/>
                                </a:lnTo>
                                <a:lnTo>
                                  <a:pt x="656" y="448"/>
                                </a:lnTo>
                                <a:lnTo>
                                  <a:pt x="631" y="466"/>
                                </a:lnTo>
                                <a:lnTo>
                                  <a:pt x="600" y="472"/>
                                </a:lnTo>
                                <a:lnTo>
                                  <a:pt x="568" y="466"/>
                                </a:lnTo>
                                <a:lnTo>
                                  <a:pt x="543" y="448"/>
                                </a:lnTo>
                                <a:lnTo>
                                  <a:pt x="526" y="423"/>
                                </a:lnTo>
                                <a:lnTo>
                                  <a:pt x="519" y="391"/>
                                </a:lnTo>
                                <a:moveTo>
                                  <a:pt x="1038" y="655"/>
                                </a:moveTo>
                                <a:lnTo>
                                  <a:pt x="1045" y="624"/>
                                </a:lnTo>
                                <a:lnTo>
                                  <a:pt x="1062" y="598"/>
                                </a:lnTo>
                                <a:lnTo>
                                  <a:pt x="1088" y="581"/>
                                </a:lnTo>
                                <a:lnTo>
                                  <a:pt x="1119" y="574"/>
                                </a:lnTo>
                                <a:lnTo>
                                  <a:pt x="1150" y="581"/>
                                </a:lnTo>
                                <a:lnTo>
                                  <a:pt x="1176" y="598"/>
                                </a:lnTo>
                                <a:lnTo>
                                  <a:pt x="1193" y="624"/>
                                </a:lnTo>
                                <a:lnTo>
                                  <a:pt x="1199" y="655"/>
                                </a:lnTo>
                                <a:lnTo>
                                  <a:pt x="1193" y="686"/>
                                </a:lnTo>
                                <a:lnTo>
                                  <a:pt x="1176" y="712"/>
                                </a:lnTo>
                                <a:lnTo>
                                  <a:pt x="1150" y="729"/>
                                </a:lnTo>
                                <a:lnTo>
                                  <a:pt x="1119" y="735"/>
                                </a:lnTo>
                                <a:lnTo>
                                  <a:pt x="1088" y="729"/>
                                </a:lnTo>
                                <a:lnTo>
                                  <a:pt x="1062" y="712"/>
                                </a:lnTo>
                                <a:lnTo>
                                  <a:pt x="1045" y="686"/>
                                </a:lnTo>
                                <a:lnTo>
                                  <a:pt x="1038" y="655"/>
                                </a:lnTo>
                                <a:moveTo>
                                  <a:pt x="1558" y="689"/>
                                </a:moveTo>
                                <a:lnTo>
                                  <a:pt x="1564" y="657"/>
                                </a:lnTo>
                                <a:lnTo>
                                  <a:pt x="1581" y="632"/>
                                </a:lnTo>
                                <a:lnTo>
                                  <a:pt x="1607" y="614"/>
                                </a:lnTo>
                                <a:lnTo>
                                  <a:pt x="1638" y="608"/>
                                </a:lnTo>
                                <a:lnTo>
                                  <a:pt x="1669" y="614"/>
                                </a:lnTo>
                                <a:lnTo>
                                  <a:pt x="1695" y="632"/>
                                </a:lnTo>
                                <a:lnTo>
                                  <a:pt x="1712" y="657"/>
                                </a:lnTo>
                                <a:lnTo>
                                  <a:pt x="1719" y="689"/>
                                </a:lnTo>
                                <a:lnTo>
                                  <a:pt x="1712" y="720"/>
                                </a:lnTo>
                                <a:lnTo>
                                  <a:pt x="1695" y="745"/>
                                </a:lnTo>
                                <a:lnTo>
                                  <a:pt x="1669" y="763"/>
                                </a:lnTo>
                                <a:lnTo>
                                  <a:pt x="1638" y="769"/>
                                </a:lnTo>
                                <a:lnTo>
                                  <a:pt x="1607" y="763"/>
                                </a:lnTo>
                                <a:lnTo>
                                  <a:pt x="1581" y="745"/>
                                </a:lnTo>
                                <a:lnTo>
                                  <a:pt x="1564" y="720"/>
                                </a:lnTo>
                                <a:lnTo>
                                  <a:pt x="1558" y="689"/>
                                </a:lnTo>
                                <a:moveTo>
                                  <a:pt x="2077" y="817"/>
                                </a:moveTo>
                                <a:lnTo>
                                  <a:pt x="2083" y="786"/>
                                </a:lnTo>
                                <a:lnTo>
                                  <a:pt x="2101" y="760"/>
                                </a:lnTo>
                                <a:lnTo>
                                  <a:pt x="2126" y="743"/>
                                </a:lnTo>
                                <a:lnTo>
                                  <a:pt x="2157" y="736"/>
                                </a:lnTo>
                                <a:lnTo>
                                  <a:pt x="2189" y="743"/>
                                </a:lnTo>
                                <a:lnTo>
                                  <a:pt x="2214" y="760"/>
                                </a:lnTo>
                                <a:lnTo>
                                  <a:pt x="2231" y="786"/>
                                </a:lnTo>
                                <a:lnTo>
                                  <a:pt x="2238" y="817"/>
                                </a:lnTo>
                                <a:lnTo>
                                  <a:pt x="2231" y="848"/>
                                </a:lnTo>
                                <a:lnTo>
                                  <a:pt x="2214" y="874"/>
                                </a:lnTo>
                                <a:lnTo>
                                  <a:pt x="2189" y="891"/>
                                </a:lnTo>
                                <a:lnTo>
                                  <a:pt x="2157" y="897"/>
                                </a:lnTo>
                                <a:lnTo>
                                  <a:pt x="2126" y="891"/>
                                </a:lnTo>
                                <a:lnTo>
                                  <a:pt x="2101" y="874"/>
                                </a:lnTo>
                                <a:lnTo>
                                  <a:pt x="2083" y="848"/>
                                </a:lnTo>
                                <a:lnTo>
                                  <a:pt x="2077" y="817"/>
                                </a:lnTo>
                                <a:moveTo>
                                  <a:pt x="2596" y="918"/>
                                </a:moveTo>
                                <a:lnTo>
                                  <a:pt x="2603" y="887"/>
                                </a:lnTo>
                                <a:lnTo>
                                  <a:pt x="2620" y="861"/>
                                </a:lnTo>
                                <a:lnTo>
                                  <a:pt x="2645" y="844"/>
                                </a:lnTo>
                                <a:lnTo>
                                  <a:pt x="2677" y="838"/>
                                </a:lnTo>
                                <a:lnTo>
                                  <a:pt x="2708" y="844"/>
                                </a:lnTo>
                                <a:lnTo>
                                  <a:pt x="2733" y="861"/>
                                </a:lnTo>
                                <a:lnTo>
                                  <a:pt x="2751" y="887"/>
                                </a:lnTo>
                                <a:lnTo>
                                  <a:pt x="2757" y="918"/>
                                </a:lnTo>
                                <a:lnTo>
                                  <a:pt x="2751" y="949"/>
                                </a:lnTo>
                                <a:lnTo>
                                  <a:pt x="2733" y="975"/>
                                </a:lnTo>
                                <a:lnTo>
                                  <a:pt x="2708" y="992"/>
                                </a:lnTo>
                                <a:lnTo>
                                  <a:pt x="2677" y="998"/>
                                </a:lnTo>
                                <a:lnTo>
                                  <a:pt x="2645" y="992"/>
                                </a:lnTo>
                                <a:lnTo>
                                  <a:pt x="2620" y="975"/>
                                </a:lnTo>
                                <a:lnTo>
                                  <a:pt x="2603" y="949"/>
                                </a:lnTo>
                                <a:lnTo>
                                  <a:pt x="2596" y="918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AutoShape 385"/>
                        <wps:cNvSpPr>
                          <a:spLocks/>
                        </wps:cNvSpPr>
                        <wps:spPr bwMode="auto">
                          <a:xfrm>
                            <a:off x="6602" y="917"/>
                            <a:ext cx="2757" cy="1059"/>
                          </a:xfrm>
                          <a:custGeom>
                            <a:avLst/>
                            <a:gdLst>
                              <a:gd name="T0" fmla="+- 0 6609 6602"/>
                              <a:gd name="T1" fmla="*/ T0 w 2757"/>
                              <a:gd name="T2" fmla="+- 0 966 917"/>
                              <a:gd name="T3" fmla="*/ 966 h 1059"/>
                              <a:gd name="T4" fmla="+- 0 6652 6602"/>
                              <a:gd name="T5" fmla="*/ T4 w 2757"/>
                              <a:gd name="T6" fmla="+- 0 924 917"/>
                              <a:gd name="T7" fmla="*/ 924 h 1059"/>
                              <a:gd name="T8" fmla="+- 0 6714 6602"/>
                              <a:gd name="T9" fmla="*/ T8 w 2757"/>
                              <a:gd name="T10" fmla="+- 0 924 917"/>
                              <a:gd name="T11" fmla="*/ 924 h 1059"/>
                              <a:gd name="T12" fmla="+- 0 6757 6602"/>
                              <a:gd name="T13" fmla="*/ T12 w 2757"/>
                              <a:gd name="T14" fmla="+- 0 966 917"/>
                              <a:gd name="T15" fmla="*/ 966 h 1059"/>
                              <a:gd name="T16" fmla="+- 0 6757 6602"/>
                              <a:gd name="T17" fmla="*/ T16 w 2757"/>
                              <a:gd name="T18" fmla="+- 0 1029 917"/>
                              <a:gd name="T19" fmla="*/ 1029 h 1059"/>
                              <a:gd name="T20" fmla="+- 0 6714 6602"/>
                              <a:gd name="T21" fmla="*/ T20 w 2757"/>
                              <a:gd name="T22" fmla="+- 0 1072 917"/>
                              <a:gd name="T23" fmla="*/ 1072 h 1059"/>
                              <a:gd name="T24" fmla="+- 0 6652 6602"/>
                              <a:gd name="T25" fmla="*/ T24 w 2757"/>
                              <a:gd name="T26" fmla="+- 0 1072 917"/>
                              <a:gd name="T27" fmla="*/ 1072 h 1059"/>
                              <a:gd name="T28" fmla="+- 0 6609 6602"/>
                              <a:gd name="T29" fmla="*/ T28 w 2757"/>
                              <a:gd name="T30" fmla="+- 0 1029 917"/>
                              <a:gd name="T31" fmla="*/ 1029 h 1059"/>
                              <a:gd name="T32" fmla="+- 0 7122 6602"/>
                              <a:gd name="T33" fmla="*/ T32 w 2757"/>
                              <a:gd name="T34" fmla="+- 0 1274 917"/>
                              <a:gd name="T35" fmla="*/ 1274 h 1059"/>
                              <a:gd name="T36" fmla="+- 0 7145 6602"/>
                              <a:gd name="T37" fmla="*/ T36 w 2757"/>
                              <a:gd name="T38" fmla="+- 0 1218 917"/>
                              <a:gd name="T39" fmla="*/ 1218 h 1059"/>
                              <a:gd name="T40" fmla="+- 0 7202 6602"/>
                              <a:gd name="T41" fmla="*/ T40 w 2757"/>
                              <a:gd name="T42" fmla="+- 0 1194 917"/>
                              <a:gd name="T43" fmla="*/ 1194 h 1059"/>
                              <a:gd name="T44" fmla="+- 0 7259 6602"/>
                              <a:gd name="T45" fmla="*/ T44 w 2757"/>
                              <a:gd name="T46" fmla="+- 0 1218 917"/>
                              <a:gd name="T47" fmla="*/ 1218 h 1059"/>
                              <a:gd name="T48" fmla="+- 0 7282 6602"/>
                              <a:gd name="T49" fmla="*/ T48 w 2757"/>
                              <a:gd name="T50" fmla="+- 0 1274 917"/>
                              <a:gd name="T51" fmla="*/ 1274 h 1059"/>
                              <a:gd name="T52" fmla="+- 0 7259 6602"/>
                              <a:gd name="T53" fmla="*/ T52 w 2757"/>
                              <a:gd name="T54" fmla="+- 0 1331 917"/>
                              <a:gd name="T55" fmla="*/ 1331 h 1059"/>
                              <a:gd name="T56" fmla="+- 0 7202 6602"/>
                              <a:gd name="T57" fmla="*/ T56 w 2757"/>
                              <a:gd name="T58" fmla="+- 0 1355 917"/>
                              <a:gd name="T59" fmla="*/ 1355 h 1059"/>
                              <a:gd name="T60" fmla="+- 0 7145 6602"/>
                              <a:gd name="T61" fmla="*/ T60 w 2757"/>
                              <a:gd name="T62" fmla="+- 0 1331 917"/>
                              <a:gd name="T63" fmla="*/ 1331 h 1059"/>
                              <a:gd name="T64" fmla="+- 0 7122 6602"/>
                              <a:gd name="T65" fmla="*/ T64 w 2757"/>
                              <a:gd name="T66" fmla="+- 0 1274 917"/>
                              <a:gd name="T67" fmla="*/ 1274 h 1059"/>
                              <a:gd name="T68" fmla="+- 0 7647 6602"/>
                              <a:gd name="T69" fmla="*/ T68 w 2757"/>
                              <a:gd name="T70" fmla="+- 0 1527 917"/>
                              <a:gd name="T71" fmla="*/ 1527 h 1059"/>
                              <a:gd name="T72" fmla="+- 0 7690 6602"/>
                              <a:gd name="T73" fmla="*/ T72 w 2757"/>
                              <a:gd name="T74" fmla="+- 0 1484 917"/>
                              <a:gd name="T75" fmla="*/ 1484 h 1059"/>
                              <a:gd name="T76" fmla="+- 0 7752 6602"/>
                              <a:gd name="T77" fmla="*/ T76 w 2757"/>
                              <a:gd name="T78" fmla="+- 0 1484 917"/>
                              <a:gd name="T79" fmla="*/ 1484 h 1059"/>
                              <a:gd name="T80" fmla="+- 0 7795 6602"/>
                              <a:gd name="T81" fmla="*/ T80 w 2757"/>
                              <a:gd name="T82" fmla="+- 0 1527 917"/>
                              <a:gd name="T83" fmla="*/ 1527 h 1059"/>
                              <a:gd name="T84" fmla="+- 0 7795 6602"/>
                              <a:gd name="T85" fmla="*/ T84 w 2757"/>
                              <a:gd name="T86" fmla="+- 0 1589 917"/>
                              <a:gd name="T87" fmla="*/ 1589 h 1059"/>
                              <a:gd name="T88" fmla="+- 0 7752 6602"/>
                              <a:gd name="T89" fmla="*/ T88 w 2757"/>
                              <a:gd name="T90" fmla="+- 0 1632 917"/>
                              <a:gd name="T91" fmla="*/ 1632 h 1059"/>
                              <a:gd name="T92" fmla="+- 0 7690 6602"/>
                              <a:gd name="T93" fmla="*/ T92 w 2757"/>
                              <a:gd name="T94" fmla="+- 0 1632 917"/>
                              <a:gd name="T95" fmla="*/ 1632 h 1059"/>
                              <a:gd name="T96" fmla="+- 0 7647 6602"/>
                              <a:gd name="T97" fmla="*/ T96 w 2757"/>
                              <a:gd name="T98" fmla="+- 0 1589 917"/>
                              <a:gd name="T99" fmla="*/ 1589 h 1059"/>
                              <a:gd name="T100" fmla="+- 0 8160 6602"/>
                              <a:gd name="T101" fmla="*/ T100 w 2757"/>
                              <a:gd name="T102" fmla="+- 0 1713 917"/>
                              <a:gd name="T103" fmla="*/ 1713 h 1059"/>
                              <a:gd name="T104" fmla="+- 0 8184 6602"/>
                              <a:gd name="T105" fmla="*/ T104 w 2757"/>
                              <a:gd name="T106" fmla="+- 0 1657 917"/>
                              <a:gd name="T107" fmla="*/ 1657 h 1059"/>
                              <a:gd name="T108" fmla="+- 0 8240 6602"/>
                              <a:gd name="T109" fmla="*/ T108 w 2757"/>
                              <a:gd name="T110" fmla="+- 0 1633 917"/>
                              <a:gd name="T111" fmla="*/ 1633 h 1059"/>
                              <a:gd name="T112" fmla="+- 0 8297 6602"/>
                              <a:gd name="T113" fmla="*/ T112 w 2757"/>
                              <a:gd name="T114" fmla="+- 0 1657 917"/>
                              <a:gd name="T115" fmla="*/ 1657 h 1059"/>
                              <a:gd name="T116" fmla="+- 0 8321 6602"/>
                              <a:gd name="T117" fmla="*/ T116 w 2757"/>
                              <a:gd name="T118" fmla="+- 0 1713 917"/>
                              <a:gd name="T119" fmla="*/ 1713 h 1059"/>
                              <a:gd name="T120" fmla="+- 0 8297 6602"/>
                              <a:gd name="T121" fmla="*/ T120 w 2757"/>
                              <a:gd name="T122" fmla="+- 0 1770 917"/>
                              <a:gd name="T123" fmla="*/ 1770 h 1059"/>
                              <a:gd name="T124" fmla="+- 0 8240 6602"/>
                              <a:gd name="T125" fmla="*/ T124 w 2757"/>
                              <a:gd name="T126" fmla="+- 0 1794 917"/>
                              <a:gd name="T127" fmla="*/ 1794 h 1059"/>
                              <a:gd name="T128" fmla="+- 0 8184 6602"/>
                              <a:gd name="T129" fmla="*/ T128 w 2757"/>
                              <a:gd name="T130" fmla="+- 0 1770 917"/>
                              <a:gd name="T131" fmla="*/ 1770 h 1059"/>
                              <a:gd name="T132" fmla="+- 0 8160 6602"/>
                              <a:gd name="T133" fmla="*/ T132 w 2757"/>
                              <a:gd name="T134" fmla="+- 0 1713 917"/>
                              <a:gd name="T135" fmla="*/ 1713 h 1059"/>
                              <a:gd name="T136" fmla="+- 0 8686 6602"/>
                              <a:gd name="T137" fmla="*/ T136 w 2757"/>
                              <a:gd name="T138" fmla="+- 0 1689 917"/>
                              <a:gd name="T139" fmla="*/ 1689 h 1059"/>
                              <a:gd name="T140" fmla="+- 0 8728 6602"/>
                              <a:gd name="T141" fmla="*/ T140 w 2757"/>
                              <a:gd name="T142" fmla="+- 0 1646 917"/>
                              <a:gd name="T143" fmla="*/ 1646 h 1059"/>
                              <a:gd name="T144" fmla="+- 0 8791 6602"/>
                              <a:gd name="T145" fmla="*/ T144 w 2757"/>
                              <a:gd name="T146" fmla="+- 0 1646 917"/>
                              <a:gd name="T147" fmla="*/ 1646 h 1059"/>
                              <a:gd name="T148" fmla="+- 0 8834 6602"/>
                              <a:gd name="T149" fmla="*/ T148 w 2757"/>
                              <a:gd name="T150" fmla="+- 0 1689 917"/>
                              <a:gd name="T151" fmla="*/ 1689 h 1059"/>
                              <a:gd name="T152" fmla="+- 0 8834 6602"/>
                              <a:gd name="T153" fmla="*/ T152 w 2757"/>
                              <a:gd name="T154" fmla="+- 0 1751 917"/>
                              <a:gd name="T155" fmla="*/ 1751 h 1059"/>
                              <a:gd name="T156" fmla="+- 0 8791 6602"/>
                              <a:gd name="T157" fmla="*/ T156 w 2757"/>
                              <a:gd name="T158" fmla="+- 0 1794 917"/>
                              <a:gd name="T159" fmla="*/ 1794 h 1059"/>
                              <a:gd name="T160" fmla="+- 0 8728 6602"/>
                              <a:gd name="T161" fmla="*/ T160 w 2757"/>
                              <a:gd name="T162" fmla="+- 0 1794 917"/>
                              <a:gd name="T163" fmla="*/ 1794 h 1059"/>
                              <a:gd name="T164" fmla="+- 0 8686 6602"/>
                              <a:gd name="T165" fmla="*/ T164 w 2757"/>
                              <a:gd name="T166" fmla="+- 0 1751 917"/>
                              <a:gd name="T167" fmla="*/ 1751 h 1059"/>
                              <a:gd name="T168" fmla="+- 0 9198 6602"/>
                              <a:gd name="T169" fmla="*/ T168 w 2757"/>
                              <a:gd name="T170" fmla="+- 0 1896 917"/>
                              <a:gd name="T171" fmla="*/ 1896 h 1059"/>
                              <a:gd name="T172" fmla="+- 0 9222 6602"/>
                              <a:gd name="T173" fmla="*/ T172 w 2757"/>
                              <a:gd name="T174" fmla="+- 0 1839 917"/>
                              <a:gd name="T175" fmla="*/ 1839 h 1059"/>
                              <a:gd name="T176" fmla="+- 0 9279 6602"/>
                              <a:gd name="T177" fmla="*/ T176 w 2757"/>
                              <a:gd name="T178" fmla="+- 0 1815 917"/>
                              <a:gd name="T179" fmla="*/ 1815 h 1059"/>
                              <a:gd name="T180" fmla="+- 0 9336 6602"/>
                              <a:gd name="T181" fmla="*/ T180 w 2757"/>
                              <a:gd name="T182" fmla="+- 0 1839 917"/>
                              <a:gd name="T183" fmla="*/ 1839 h 1059"/>
                              <a:gd name="T184" fmla="+- 0 9359 6602"/>
                              <a:gd name="T185" fmla="*/ T184 w 2757"/>
                              <a:gd name="T186" fmla="+- 0 1896 917"/>
                              <a:gd name="T187" fmla="*/ 1896 h 1059"/>
                              <a:gd name="T188" fmla="+- 0 9336 6602"/>
                              <a:gd name="T189" fmla="*/ T188 w 2757"/>
                              <a:gd name="T190" fmla="+- 0 1952 917"/>
                              <a:gd name="T191" fmla="*/ 1952 h 1059"/>
                              <a:gd name="T192" fmla="+- 0 9279 6602"/>
                              <a:gd name="T193" fmla="*/ T192 w 2757"/>
                              <a:gd name="T194" fmla="+- 0 1976 917"/>
                              <a:gd name="T195" fmla="*/ 1976 h 1059"/>
                              <a:gd name="T196" fmla="+- 0 9222 6602"/>
                              <a:gd name="T197" fmla="*/ T196 w 2757"/>
                              <a:gd name="T198" fmla="+- 0 1952 917"/>
                              <a:gd name="T199" fmla="*/ 1952 h 1059"/>
                              <a:gd name="T200" fmla="+- 0 9198 6602"/>
                              <a:gd name="T201" fmla="*/ T200 w 2757"/>
                              <a:gd name="T202" fmla="+- 0 1896 917"/>
                              <a:gd name="T203" fmla="*/ 1896 h 10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7" h="1059">
                                <a:moveTo>
                                  <a:pt x="0" y="81"/>
                                </a:moveTo>
                                <a:lnTo>
                                  <a:pt x="7" y="49"/>
                                </a:lnTo>
                                <a:lnTo>
                                  <a:pt x="24" y="24"/>
                                </a:lnTo>
                                <a:lnTo>
                                  <a:pt x="50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8" y="24"/>
                                </a:lnTo>
                                <a:lnTo>
                                  <a:pt x="155" y="49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8" y="137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50" y="155"/>
                                </a:lnTo>
                                <a:lnTo>
                                  <a:pt x="24" y="137"/>
                                </a:lnTo>
                                <a:lnTo>
                                  <a:pt x="7" y="112"/>
                                </a:lnTo>
                                <a:lnTo>
                                  <a:pt x="0" y="81"/>
                                </a:lnTo>
                                <a:moveTo>
                                  <a:pt x="520" y="357"/>
                                </a:moveTo>
                                <a:lnTo>
                                  <a:pt x="526" y="326"/>
                                </a:lnTo>
                                <a:lnTo>
                                  <a:pt x="543" y="301"/>
                                </a:lnTo>
                                <a:lnTo>
                                  <a:pt x="569" y="283"/>
                                </a:lnTo>
                                <a:lnTo>
                                  <a:pt x="600" y="277"/>
                                </a:lnTo>
                                <a:lnTo>
                                  <a:pt x="631" y="283"/>
                                </a:lnTo>
                                <a:lnTo>
                                  <a:pt x="657" y="301"/>
                                </a:lnTo>
                                <a:lnTo>
                                  <a:pt x="674" y="326"/>
                                </a:lnTo>
                                <a:lnTo>
                                  <a:pt x="680" y="357"/>
                                </a:lnTo>
                                <a:lnTo>
                                  <a:pt x="674" y="389"/>
                                </a:lnTo>
                                <a:lnTo>
                                  <a:pt x="657" y="414"/>
                                </a:lnTo>
                                <a:lnTo>
                                  <a:pt x="631" y="432"/>
                                </a:lnTo>
                                <a:lnTo>
                                  <a:pt x="600" y="438"/>
                                </a:lnTo>
                                <a:lnTo>
                                  <a:pt x="569" y="432"/>
                                </a:lnTo>
                                <a:lnTo>
                                  <a:pt x="543" y="414"/>
                                </a:lnTo>
                                <a:lnTo>
                                  <a:pt x="526" y="389"/>
                                </a:lnTo>
                                <a:lnTo>
                                  <a:pt x="520" y="357"/>
                                </a:lnTo>
                                <a:moveTo>
                                  <a:pt x="1039" y="641"/>
                                </a:moveTo>
                                <a:lnTo>
                                  <a:pt x="1045" y="610"/>
                                </a:lnTo>
                                <a:lnTo>
                                  <a:pt x="1062" y="584"/>
                                </a:lnTo>
                                <a:lnTo>
                                  <a:pt x="1088" y="567"/>
                                </a:lnTo>
                                <a:lnTo>
                                  <a:pt x="1119" y="561"/>
                                </a:lnTo>
                                <a:lnTo>
                                  <a:pt x="1150" y="567"/>
                                </a:lnTo>
                                <a:lnTo>
                                  <a:pt x="1176" y="584"/>
                                </a:lnTo>
                                <a:lnTo>
                                  <a:pt x="1193" y="610"/>
                                </a:lnTo>
                                <a:lnTo>
                                  <a:pt x="1200" y="641"/>
                                </a:lnTo>
                                <a:lnTo>
                                  <a:pt x="1193" y="672"/>
                                </a:lnTo>
                                <a:lnTo>
                                  <a:pt x="1176" y="698"/>
                                </a:lnTo>
                                <a:lnTo>
                                  <a:pt x="1150" y="715"/>
                                </a:lnTo>
                                <a:lnTo>
                                  <a:pt x="1119" y="721"/>
                                </a:lnTo>
                                <a:lnTo>
                                  <a:pt x="1088" y="715"/>
                                </a:lnTo>
                                <a:lnTo>
                                  <a:pt x="1062" y="698"/>
                                </a:lnTo>
                                <a:lnTo>
                                  <a:pt x="1045" y="672"/>
                                </a:lnTo>
                                <a:lnTo>
                                  <a:pt x="1039" y="641"/>
                                </a:lnTo>
                                <a:moveTo>
                                  <a:pt x="1558" y="796"/>
                                </a:moveTo>
                                <a:lnTo>
                                  <a:pt x="1564" y="765"/>
                                </a:lnTo>
                                <a:lnTo>
                                  <a:pt x="1582" y="740"/>
                                </a:lnTo>
                                <a:lnTo>
                                  <a:pt x="1607" y="722"/>
                                </a:lnTo>
                                <a:lnTo>
                                  <a:pt x="1638" y="716"/>
                                </a:lnTo>
                                <a:lnTo>
                                  <a:pt x="1670" y="722"/>
                                </a:lnTo>
                                <a:lnTo>
                                  <a:pt x="1695" y="740"/>
                                </a:lnTo>
                                <a:lnTo>
                                  <a:pt x="1713" y="765"/>
                                </a:lnTo>
                                <a:lnTo>
                                  <a:pt x="1719" y="796"/>
                                </a:lnTo>
                                <a:lnTo>
                                  <a:pt x="1713" y="828"/>
                                </a:lnTo>
                                <a:lnTo>
                                  <a:pt x="1695" y="853"/>
                                </a:lnTo>
                                <a:lnTo>
                                  <a:pt x="1670" y="870"/>
                                </a:lnTo>
                                <a:lnTo>
                                  <a:pt x="1638" y="877"/>
                                </a:lnTo>
                                <a:lnTo>
                                  <a:pt x="1607" y="870"/>
                                </a:lnTo>
                                <a:lnTo>
                                  <a:pt x="1582" y="853"/>
                                </a:lnTo>
                                <a:lnTo>
                                  <a:pt x="1564" y="828"/>
                                </a:lnTo>
                                <a:lnTo>
                                  <a:pt x="1558" y="796"/>
                                </a:lnTo>
                                <a:moveTo>
                                  <a:pt x="2077" y="803"/>
                                </a:moveTo>
                                <a:lnTo>
                                  <a:pt x="2084" y="772"/>
                                </a:lnTo>
                                <a:lnTo>
                                  <a:pt x="2101" y="746"/>
                                </a:lnTo>
                                <a:lnTo>
                                  <a:pt x="2126" y="729"/>
                                </a:lnTo>
                                <a:lnTo>
                                  <a:pt x="2158" y="723"/>
                                </a:lnTo>
                                <a:lnTo>
                                  <a:pt x="2189" y="729"/>
                                </a:lnTo>
                                <a:lnTo>
                                  <a:pt x="2214" y="746"/>
                                </a:lnTo>
                                <a:lnTo>
                                  <a:pt x="2232" y="772"/>
                                </a:lnTo>
                                <a:lnTo>
                                  <a:pt x="2238" y="803"/>
                                </a:lnTo>
                                <a:lnTo>
                                  <a:pt x="2232" y="834"/>
                                </a:lnTo>
                                <a:lnTo>
                                  <a:pt x="2214" y="860"/>
                                </a:lnTo>
                                <a:lnTo>
                                  <a:pt x="2189" y="877"/>
                                </a:lnTo>
                                <a:lnTo>
                                  <a:pt x="2158" y="883"/>
                                </a:lnTo>
                                <a:lnTo>
                                  <a:pt x="2126" y="877"/>
                                </a:lnTo>
                                <a:lnTo>
                                  <a:pt x="2101" y="860"/>
                                </a:lnTo>
                                <a:lnTo>
                                  <a:pt x="2084" y="834"/>
                                </a:lnTo>
                                <a:lnTo>
                                  <a:pt x="2077" y="803"/>
                                </a:lnTo>
                                <a:moveTo>
                                  <a:pt x="2596" y="979"/>
                                </a:moveTo>
                                <a:lnTo>
                                  <a:pt x="2603" y="947"/>
                                </a:lnTo>
                                <a:lnTo>
                                  <a:pt x="2620" y="922"/>
                                </a:lnTo>
                                <a:lnTo>
                                  <a:pt x="2646" y="905"/>
                                </a:lnTo>
                                <a:lnTo>
                                  <a:pt x="2677" y="898"/>
                                </a:lnTo>
                                <a:lnTo>
                                  <a:pt x="2708" y="905"/>
                                </a:lnTo>
                                <a:lnTo>
                                  <a:pt x="2734" y="922"/>
                                </a:lnTo>
                                <a:lnTo>
                                  <a:pt x="2751" y="947"/>
                                </a:lnTo>
                                <a:lnTo>
                                  <a:pt x="2757" y="979"/>
                                </a:lnTo>
                                <a:lnTo>
                                  <a:pt x="2751" y="1010"/>
                                </a:lnTo>
                                <a:lnTo>
                                  <a:pt x="2734" y="1035"/>
                                </a:lnTo>
                                <a:lnTo>
                                  <a:pt x="2708" y="1053"/>
                                </a:lnTo>
                                <a:lnTo>
                                  <a:pt x="2677" y="1059"/>
                                </a:lnTo>
                                <a:lnTo>
                                  <a:pt x="2646" y="1053"/>
                                </a:lnTo>
                                <a:lnTo>
                                  <a:pt x="2620" y="1035"/>
                                </a:lnTo>
                                <a:lnTo>
                                  <a:pt x="2603" y="1010"/>
                                </a:lnTo>
                                <a:lnTo>
                                  <a:pt x="2596" y="979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AutoShape 384"/>
                        <wps:cNvSpPr>
                          <a:spLocks/>
                        </wps:cNvSpPr>
                        <wps:spPr bwMode="auto">
                          <a:xfrm>
                            <a:off x="6619" y="978"/>
                            <a:ext cx="2758" cy="1039"/>
                          </a:xfrm>
                          <a:custGeom>
                            <a:avLst/>
                            <a:gdLst>
                              <a:gd name="T0" fmla="+- 0 6626 6620"/>
                              <a:gd name="T1" fmla="*/ T0 w 2758"/>
                              <a:gd name="T2" fmla="+- 0 1027 978"/>
                              <a:gd name="T3" fmla="*/ 1027 h 1039"/>
                              <a:gd name="T4" fmla="+- 0 6669 6620"/>
                              <a:gd name="T5" fmla="*/ T4 w 2758"/>
                              <a:gd name="T6" fmla="+- 0 984 978"/>
                              <a:gd name="T7" fmla="*/ 984 h 1039"/>
                              <a:gd name="T8" fmla="+- 0 6731 6620"/>
                              <a:gd name="T9" fmla="*/ T8 w 2758"/>
                              <a:gd name="T10" fmla="+- 0 984 978"/>
                              <a:gd name="T11" fmla="*/ 984 h 1039"/>
                              <a:gd name="T12" fmla="+- 0 6774 6620"/>
                              <a:gd name="T13" fmla="*/ T12 w 2758"/>
                              <a:gd name="T14" fmla="+- 0 1027 978"/>
                              <a:gd name="T15" fmla="*/ 1027 h 1039"/>
                              <a:gd name="T16" fmla="+- 0 6774 6620"/>
                              <a:gd name="T17" fmla="*/ T16 w 2758"/>
                              <a:gd name="T18" fmla="+- 0 1090 978"/>
                              <a:gd name="T19" fmla="*/ 1090 h 1039"/>
                              <a:gd name="T20" fmla="+- 0 6731 6620"/>
                              <a:gd name="T21" fmla="*/ T20 w 2758"/>
                              <a:gd name="T22" fmla="+- 0 1132 978"/>
                              <a:gd name="T23" fmla="*/ 1132 h 1039"/>
                              <a:gd name="T24" fmla="+- 0 6669 6620"/>
                              <a:gd name="T25" fmla="*/ T24 w 2758"/>
                              <a:gd name="T26" fmla="+- 0 1132 978"/>
                              <a:gd name="T27" fmla="*/ 1132 h 1039"/>
                              <a:gd name="T28" fmla="+- 0 6626 6620"/>
                              <a:gd name="T29" fmla="*/ T28 w 2758"/>
                              <a:gd name="T30" fmla="+- 0 1090 978"/>
                              <a:gd name="T31" fmla="*/ 1090 h 1039"/>
                              <a:gd name="T32" fmla="+- 0 7139 6620"/>
                              <a:gd name="T33" fmla="*/ T32 w 2758"/>
                              <a:gd name="T34" fmla="+- 0 1342 978"/>
                              <a:gd name="T35" fmla="*/ 1342 h 1039"/>
                              <a:gd name="T36" fmla="+- 0 7162 6620"/>
                              <a:gd name="T37" fmla="*/ T36 w 2758"/>
                              <a:gd name="T38" fmla="+- 0 1285 978"/>
                              <a:gd name="T39" fmla="*/ 1285 h 1039"/>
                              <a:gd name="T40" fmla="+- 0 7219 6620"/>
                              <a:gd name="T41" fmla="*/ T40 w 2758"/>
                              <a:gd name="T42" fmla="+- 0 1262 978"/>
                              <a:gd name="T43" fmla="*/ 1262 h 1039"/>
                              <a:gd name="T44" fmla="+- 0 7276 6620"/>
                              <a:gd name="T45" fmla="*/ T44 w 2758"/>
                              <a:gd name="T46" fmla="+- 0 1285 978"/>
                              <a:gd name="T47" fmla="*/ 1285 h 1039"/>
                              <a:gd name="T48" fmla="+- 0 7300 6620"/>
                              <a:gd name="T49" fmla="*/ T48 w 2758"/>
                              <a:gd name="T50" fmla="+- 0 1342 978"/>
                              <a:gd name="T51" fmla="*/ 1342 h 1039"/>
                              <a:gd name="T52" fmla="+- 0 7276 6620"/>
                              <a:gd name="T53" fmla="*/ T52 w 2758"/>
                              <a:gd name="T54" fmla="+- 0 1399 978"/>
                              <a:gd name="T55" fmla="*/ 1399 h 1039"/>
                              <a:gd name="T56" fmla="+- 0 7219 6620"/>
                              <a:gd name="T57" fmla="*/ T56 w 2758"/>
                              <a:gd name="T58" fmla="+- 0 1422 978"/>
                              <a:gd name="T59" fmla="*/ 1422 h 1039"/>
                              <a:gd name="T60" fmla="+- 0 7162 6620"/>
                              <a:gd name="T61" fmla="*/ T60 w 2758"/>
                              <a:gd name="T62" fmla="+- 0 1399 978"/>
                              <a:gd name="T63" fmla="*/ 1399 h 1039"/>
                              <a:gd name="T64" fmla="+- 0 7139 6620"/>
                              <a:gd name="T65" fmla="*/ T64 w 2758"/>
                              <a:gd name="T66" fmla="+- 0 1342 978"/>
                              <a:gd name="T67" fmla="*/ 1342 h 1039"/>
                              <a:gd name="T68" fmla="+- 0 7664 6620"/>
                              <a:gd name="T69" fmla="*/ T68 w 2758"/>
                              <a:gd name="T70" fmla="+- 0 1561 978"/>
                              <a:gd name="T71" fmla="*/ 1561 h 1039"/>
                              <a:gd name="T72" fmla="+- 0 7707 6620"/>
                              <a:gd name="T73" fmla="*/ T72 w 2758"/>
                              <a:gd name="T74" fmla="+- 0 1518 978"/>
                              <a:gd name="T75" fmla="*/ 1518 h 1039"/>
                              <a:gd name="T76" fmla="+- 0 7770 6620"/>
                              <a:gd name="T77" fmla="*/ T76 w 2758"/>
                              <a:gd name="T78" fmla="+- 0 1518 978"/>
                              <a:gd name="T79" fmla="*/ 1518 h 1039"/>
                              <a:gd name="T80" fmla="+- 0 7813 6620"/>
                              <a:gd name="T81" fmla="*/ T80 w 2758"/>
                              <a:gd name="T82" fmla="+- 0 1561 978"/>
                              <a:gd name="T83" fmla="*/ 1561 h 1039"/>
                              <a:gd name="T84" fmla="+- 0 7813 6620"/>
                              <a:gd name="T85" fmla="*/ T84 w 2758"/>
                              <a:gd name="T86" fmla="+- 0 1623 978"/>
                              <a:gd name="T87" fmla="*/ 1623 h 1039"/>
                              <a:gd name="T88" fmla="+- 0 7770 6620"/>
                              <a:gd name="T89" fmla="*/ T88 w 2758"/>
                              <a:gd name="T90" fmla="+- 0 1666 978"/>
                              <a:gd name="T91" fmla="*/ 1666 h 1039"/>
                              <a:gd name="T92" fmla="+- 0 7707 6620"/>
                              <a:gd name="T93" fmla="*/ T92 w 2758"/>
                              <a:gd name="T94" fmla="+- 0 1666 978"/>
                              <a:gd name="T95" fmla="*/ 1666 h 1039"/>
                              <a:gd name="T96" fmla="+- 0 7664 6620"/>
                              <a:gd name="T97" fmla="*/ T96 w 2758"/>
                              <a:gd name="T98" fmla="+- 0 1623 978"/>
                              <a:gd name="T99" fmla="*/ 1623 h 1039"/>
                              <a:gd name="T100" fmla="+- 0 8177 6620"/>
                              <a:gd name="T101" fmla="*/ T100 w 2758"/>
                              <a:gd name="T102" fmla="+- 0 1734 978"/>
                              <a:gd name="T103" fmla="*/ 1734 h 1039"/>
                              <a:gd name="T104" fmla="+- 0 8201 6620"/>
                              <a:gd name="T105" fmla="*/ T104 w 2758"/>
                              <a:gd name="T106" fmla="+- 0 1677 978"/>
                              <a:gd name="T107" fmla="*/ 1677 h 1039"/>
                              <a:gd name="T108" fmla="+- 0 8258 6620"/>
                              <a:gd name="T109" fmla="*/ T108 w 2758"/>
                              <a:gd name="T110" fmla="+- 0 1653 978"/>
                              <a:gd name="T111" fmla="*/ 1653 h 1039"/>
                              <a:gd name="T112" fmla="+- 0 8315 6620"/>
                              <a:gd name="T113" fmla="*/ T112 w 2758"/>
                              <a:gd name="T114" fmla="+- 0 1677 978"/>
                              <a:gd name="T115" fmla="*/ 1677 h 1039"/>
                              <a:gd name="T116" fmla="+- 0 8338 6620"/>
                              <a:gd name="T117" fmla="*/ T116 w 2758"/>
                              <a:gd name="T118" fmla="+- 0 1734 978"/>
                              <a:gd name="T119" fmla="*/ 1734 h 1039"/>
                              <a:gd name="T120" fmla="+- 0 8315 6620"/>
                              <a:gd name="T121" fmla="*/ T120 w 2758"/>
                              <a:gd name="T122" fmla="+- 0 1790 978"/>
                              <a:gd name="T123" fmla="*/ 1790 h 1039"/>
                              <a:gd name="T124" fmla="+- 0 8258 6620"/>
                              <a:gd name="T125" fmla="*/ T124 w 2758"/>
                              <a:gd name="T126" fmla="+- 0 1814 978"/>
                              <a:gd name="T127" fmla="*/ 1814 h 1039"/>
                              <a:gd name="T128" fmla="+- 0 8201 6620"/>
                              <a:gd name="T129" fmla="*/ T128 w 2758"/>
                              <a:gd name="T130" fmla="+- 0 1790 978"/>
                              <a:gd name="T131" fmla="*/ 1790 h 1039"/>
                              <a:gd name="T132" fmla="+- 0 8177 6620"/>
                              <a:gd name="T133" fmla="*/ T132 w 2758"/>
                              <a:gd name="T134" fmla="+- 0 1734 978"/>
                              <a:gd name="T135" fmla="*/ 1734 h 1039"/>
                              <a:gd name="T136" fmla="+- 0 8703 6620"/>
                              <a:gd name="T137" fmla="*/ T136 w 2758"/>
                              <a:gd name="T138" fmla="+- 0 1804 978"/>
                              <a:gd name="T139" fmla="*/ 1804 h 1039"/>
                              <a:gd name="T140" fmla="+- 0 8746 6620"/>
                              <a:gd name="T141" fmla="*/ T140 w 2758"/>
                              <a:gd name="T142" fmla="+- 0 1761 978"/>
                              <a:gd name="T143" fmla="*/ 1761 h 1039"/>
                              <a:gd name="T144" fmla="+- 0 8808 6620"/>
                              <a:gd name="T145" fmla="*/ T144 w 2758"/>
                              <a:gd name="T146" fmla="+- 0 1761 978"/>
                              <a:gd name="T147" fmla="*/ 1761 h 1039"/>
                              <a:gd name="T148" fmla="+- 0 8851 6620"/>
                              <a:gd name="T149" fmla="*/ T148 w 2758"/>
                              <a:gd name="T150" fmla="+- 0 1804 978"/>
                              <a:gd name="T151" fmla="*/ 1804 h 1039"/>
                              <a:gd name="T152" fmla="+- 0 8851 6620"/>
                              <a:gd name="T153" fmla="*/ T152 w 2758"/>
                              <a:gd name="T154" fmla="+- 0 1866 978"/>
                              <a:gd name="T155" fmla="*/ 1866 h 1039"/>
                              <a:gd name="T156" fmla="+- 0 8808 6620"/>
                              <a:gd name="T157" fmla="*/ T156 w 2758"/>
                              <a:gd name="T158" fmla="+- 0 1909 978"/>
                              <a:gd name="T159" fmla="*/ 1909 h 1039"/>
                              <a:gd name="T160" fmla="+- 0 8746 6620"/>
                              <a:gd name="T161" fmla="*/ T160 w 2758"/>
                              <a:gd name="T162" fmla="+- 0 1909 978"/>
                              <a:gd name="T163" fmla="*/ 1909 h 1039"/>
                              <a:gd name="T164" fmla="+- 0 8703 6620"/>
                              <a:gd name="T165" fmla="*/ T164 w 2758"/>
                              <a:gd name="T166" fmla="+- 0 1866 978"/>
                              <a:gd name="T167" fmla="*/ 1866 h 1039"/>
                              <a:gd name="T168" fmla="+- 0 9216 6620"/>
                              <a:gd name="T169" fmla="*/ T168 w 2758"/>
                              <a:gd name="T170" fmla="+- 0 1936 978"/>
                              <a:gd name="T171" fmla="*/ 1936 h 1039"/>
                              <a:gd name="T172" fmla="+- 0 9239 6620"/>
                              <a:gd name="T173" fmla="*/ T172 w 2758"/>
                              <a:gd name="T174" fmla="+- 0 1879 978"/>
                              <a:gd name="T175" fmla="*/ 1879 h 1039"/>
                              <a:gd name="T176" fmla="+- 0 9296 6620"/>
                              <a:gd name="T177" fmla="*/ T176 w 2758"/>
                              <a:gd name="T178" fmla="+- 0 1856 978"/>
                              <a:gd name="T179" fmla="*/ 1856 h 1039"/>
                              <a:gd name="T180" fmla="+- 0 9353 6620"/>
                              <a:gd name="T181" fmla="*/ T180 w 2758"/>
                              <a:gd name="T182" fmla="+- 0 1879 978"/>
                              <a:gd name="T183" fmla="*/ 1879 h 1039"/>
                              <a:gd name="T184" fmla="+- 0 9377 6620"/>
                              <a:gd name="T185" fmla="*/ T184 w 2758"/>
                              <a:gd name="T186" fmla="+- 0 1936 978"/>
                              <a:gd name="T187" fmla="*/ 1936 h 1039"/>
                              <a:gd name="T188" fmla="+- 0 9353 6620"/>
                              <a:gd name="T189" fmla="*/ T188 w 2758"/>
                              <a:gd name="T190" fmla="+- 0 1993 978"/>
                              <a:gd name="T191" fmla="*/ 1993 h 1039"/>
                              <a:gd name="T192" fmla="+- 0 9296 6620"/>
                              <a:gd name="T193" fmla="*/ T192 w 2758"/>
                              <a:gd name="T194" fmla="+- 0 2017 978"/>
                              <a:gd name="T195" fmla="*/ 2017 h 1039"/>
                              <a:gd name="T196" fmla="+- 0 9239 6620"/>
                              <a:gd name="T197" fmla="*/ T196 w 2758"/>
                              <a:gd name="T198" fmla="+- 0 1993 978"/>
                              <a:gd name="T199" fmla="*/ 1993 h 1039"/>
                              <a:gd name="T200" fmla="+- 0 9216 6620"/>
                              <a:gd name="T201" fmla="*/ T200 w 2758"/>
                              <a:gd name="T202" fmla="+- 0 1936 978"/>
                              <a:gd name="T203" fmla="*/ 1936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8" h="1039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4"/>
                                </a:lnTo>
                                <a:lnTo>
                                  <a:pt x="154" y="49"/>
                                </a:lnTo>
                                <a:lnTo>
                                  <a:pt x="161" y="80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0"/>
                                </a:lnTo>
                                <a:moveTo>
                                  <a:pt x="519" y="364"/>
                                </a:moveTo>
                                <a:lnTo>
                                  <a:pt x="525" y="333"/>
                                </a:lnTo>
                                <a:lnTo>
                                  <a:pt x="542" y="307"/>
                                </a:lnTo>
                                <a:lnTo>
                                  <a:pt x="568" y="290"/>
                                </a:lnTo>
                                <a:lnTo>
                                  <a:pt x="599" y="284"/>
                                </a:lnTo>
                                <a:lnTo>
                                  <a:pt x="631" y="290"/>
                                </a:lnTo>
                                <a:lnTo>
                                  <a:pt x="656" y="307"/>
                                </a:lnTo>
                                <a:lnTo>
                                  <a:pt x="673" y="333"/>
                                </a:lnTo>
                                <a:lnTo>
                                  <a:pt x="680" y="364"/>
                                </a:lnTo>
                                <a:lnTo>
                                  <a:pt x="673" y="395"/>
                                </a:lnTo>
                                <a:lnTo>
                                  <a:pt x="656" y="421"/>
                                </a:lnTo>
                                <a:lnTo>
                                  <a:pt x="631" y="438"/>
                                </a:lnTo>
                                <a:lnTo>
                                  <a:pt x="599" y="444"/>
                                </a:lnTo>
                                <a:lnTo>
                                  <a:pt x="568" y="438"/>
                                </a:lnTo>
                                <a:lnTo>
                                  <a:pt x="542" y="421"/>
                                </a:lnTo>
                                <a:lnTo>
                                  <a:pt x="525" y="395"/>
                                </a:lnTo>
                                <a:lnTo>
                                  <a:pt x="519" y="364"/>
                                </a:lnTo>
                                <a:moveTo>
                                  <a:pt x="1038" y="614"/>
                                </a:moveTo>
                                <a:lnTo>
                                  <a:pt x="1044" y="583"/>
                                </a:lnTo>
                                <a:lnTo>
                                  <a:pt x="1062" y="557"/>
                                </a:lnTo>
                                <a:lnTo>
                                  <a:pt x="1087" y="540"/>
                                </a:lnTo>
                                <a:lnTo>
                                  <a:pt x="1119" y="533"/>
                                </a:lnTo>
                                <a:lnTo>
                                  <a:pt x="1150" y="540"/>
                                </a:lnTo>
                                <a:lnTo>
                                  <a:pt x="1175" y="557"/>
                                </a:lnTo>
                                <a:lnTo>
                                  <a:pt x="1193" y="583"/>
                                </a:lnTo>
                                <a:lnTo>
                                  <a:pt x="1199" y="614"/>
                                </a:lnTo>
                                <a:lnTo>
                                  <a:pt x="1193" y="645"/>
                                </a:lnTo>
                                <a:lnTo>
                                  <a:pt x="1175" y="671"/>
                                </a:lnTo>
                                <a:lnTo>
                                  <a:pt x="1150" y="688"/>
                                </a:lnTo>
                                <a:lnTo>
                                  <a:pt x="1119" y="694"/>
                                </a:lnTo>
                                <a:lnTo>
                                  <a:pt x="1087" y="688"/>
                                </a:lnTo>
                                <a:lnTo>
                                  <a:pt x="1062" y="671"/>
                                </a:lnTo>
                                <a:lnTo>
                                  <a:pt x="1044" y="645"/>
                                </a:lnTo>
                                <a:lnTo>
                                  <a:pt x="1038" y="614"/>
                                </a:lnTo>
                                <a:moveTo>
                                  <a:pt x="1557" y="756"/>
                                </a:moveTo>
                                <a:lnTo>
                                  <a:pt x="1564" y="724"/>
                                </a:lnTo>
                                <a:lnTo>
                                  <a:pt x="1581" y="699"/>
                                </a:lnTo>
                                <a:lnTo>
                                  <a:pt x="1607" y="681"/>
                                </a:lnTo>
                                <a:lnTo>
                                  <a:pt x="1638" y="675"/>
                                </a:lnTo>
                                <a:lnTo>
                                  <a:pt x="1669" y="681"/>
                                </a:lnTo>
                                <a:lnTo>
                                  <a:pt x="1695" y="699"/>
                                </a:lnTo>
                                <a:lnTo>
                                  <a:pt x="1712" y="724"/>
                                </a:lnTo>
                                <a:lnTo>
                                  <a:pt x="1718" y="756"/>
                                </a:lnTo>
                                <a:lnTo>
                                  <a:pt x="1712" y="787"/>
                                </a:lnTo>
                                <a:lnTo>
                                  <a:pt x="1695" y="812"/>
                                </a:lnTo>
                                <a:lnTo>
                                  <a:pt x="1669" y="830"/>
                                </a:lnTo>
                                <a:lnTo>
                                  <a:pt x="1638" y="836"/>
                                </a:lnTo>
                                <a:lnTo>
                                  <a:pt x="1607" y="830"/>
                                </a:lnTo>
                                <a:lnTo>
                                  <a:pt x="1581" y="812"/>
                                </a:lnTo>
                                <a:lnTo>
                                  <a:pt x="1564" y="787"/>
                                </a:lnTo>
                                <a:lnTo>
                                  <a:pt x="1557" y="756"/>
                                </a:lnTo>
                                <a:moveTo>
                                  <a:pt x="2077" y="857"/>
                                </a:moveTo>
                                <a:lnTo>
                                  <a:pt x="2083" y="826"/>
                                </a:lnTo>
                                <a:lnTo>
                                  <a:pt x="2100" y="800"/>
                                </a:lnTo>
                                <a:lnTo>
                                  <a:pt x="2126" y="783"/>
                                </a:lnTo>
                                <a:lnTo>
                                  <a:pt x="2157" y="776"/>
                                </a:lnTo>
                                <a:lnTo>
                                  <a:pt x="2188" y="783"/>
                                </a:lnTo>
                                <a:lnTo>
                                  <a:pt x="2214" y="800"/>
                                </a:lnTo>
                                <a:lnTo>
                                  <a:pt x="2231" y="826"/>
                                </a:lnTo>
                                <a:lnTo>
                                  <a:pt x="2237" y="857"/>
                                </a:lnTo>
                                <a:lnTo>
                                  <a:pt x="2231" y="888"/>
                                </a:lnTo>
                                <a:lnTo>
                                  <a:pt x="2214" y="914"/>
                                </a:lnTo>
                                <a:lnTo>
                                  <a:pt x="2188" y="931"/>
                                </a:lnTo>
                                <a:lnTo>
                                  <a:pt x="2157" y="937"/>
                                </a:lnTo>
                                <a:lnTo>
                                  <a:pt x="2126" y="931"/>
                                </a:lnTo>
                                <a:lnTo>
                                  <a:pt x="2100" y="914"/>
                                </a:lnTo>
                                <a:lnTo>
                                  <a:pt x="2083" y="888"/>
                                </a:lnTo>
                                <a:lnTo>
                                  <a:pt x="2077" y="857"/>
                                </a:lnTo>
                                <a:moveTo>
                                  <a:pt x="2596" y="958"/>
                                </a:moveTo>
                                <a:lnTo>
                                  <a:pt x="2602" y="927"/>
                                </a:lnTo>
                                <a:lnTo>
                                  <a:pt x="2619" y="901"/>
                                </a:lnTo>
                                <a:lnTo>
                                  <a:pt x="2645" y="884"/>
                                </a:lnTo>
                                <a:lnTo>
                                  <a:pt x="2676" y="878"/>
                                </a:lnTo>
                                <a:lnTo>
                                  <a:pt x="2707" y="884"/>
                                </a:lnTo>
                                <a:lnTo>
                                  <a:pt x="2733" y="901"/>
                                </a:lnTo>
                                <a:lnTo>
                                  <a:pt x="2750" y="927"/>
                                </a:lnTo>
                                <a:lnTo>
                                  <a:pt x="2757" y="958"/>
                                </a:lnTo>
                                <a:lnTo>
                                  <a:pt x="2750" y="989"/>
                                </a:lnTo>
                                <a:lnTo>
                                  <a:pt x="2733" y="1015"/>
                                </a:lnTo>
                                <a:lnTo>
                                  <a:pt x="2707" y="1032"/>
                                </a:lnTo>
                                <a:lnTo>
                                  <a:pt x="2676" y="1039"/>
                                </a:lnTo>
                                <a:lnTo>
                                  <a:pt x="2645" y="1032"/>
                                </a:lnTo>
                                <a:lnTo>
                                  <a:pt x="2619" y="1015"/>
                                </a:lnTo>
                                <a:lnTo>
                                  <a:pt x="2602" y="989"/>
                                </a:lnTo>
                                <a:lnTo>
                                  <a:pt x="2596" y="958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CF0960" id="Group 383" o:spid="_x0000_s1026" style="position:absolute;margin-left:317.25pt;margin-top:3.95pt;width:161pt;height:111.4pt;z-index:15767552;mso-position-horizontal-relative:page" coordorigin="6345,79" coordsize="3220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">
                <v:shape id="AutoShape 396" o:spid="_x0000_s1027" style="position:absolute;left:6345;top:518;width:3220;height:1351;visibility:visible;mso-wrap-style:square;v-text-anchor:top" coordsize="3220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" path="m,1351r3219,m,675r3219,m,l3219,e" filled="f" strokecolor="#ebebeb" strokeweight=".1194mm">
                  <v:path arrowok="t" o:connecttype="custom" o:connectlocs="0,1869;3219,1869;0,1193;3219,1193;0,518;3219,518" o:connectangles="0,0,0,0,0,0"/>
                </v:shape>
                <v:shape id="AutoShape 395" o:spid="_x0000_s1028" style="position:absolute;left:6345;top:79;width:3220;height:2228;visibility:visible;mso-wrap-style:square;v-text-anchor:top" coordsize="3220,2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" path="m,2127r3219,m,1452r3219,m,777r3219,m,102r3219,m312,2228l312,m831,2228l831,t519,2228l1350,t519,2228l1869,t520,2228l2389,t519,2228l2908,e" filled="f" strokecolor="#ebebeb" strokeweight=".23719mm">
                  <v:path arrowok="t" o:connecttype="custom" o:connectlocs="0,2206;3219,2206;0,1531;3219,1531;0,856;3219,856;0,181;3219,181;312,2307;312,79;831,2307;831,79;1350,2307;1350,79;1869,2307;1869,79;2389,2307;2389,79;2908,2307;2908,79" o:connectangles="0,0,0,0,0,0,0,0,0,0,0,0,0,0,0,0,0,0,0,0"/>
                </v:shape>
                <v:shape id="AutoShape 394" o:spid="_x0000_s1029" style="position:absolute;left:6576;top:1045;width:2757;height:999;visibility:visible;mso-wrap-style:square;v-text-anchor:top" coordsize="2757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" path="m,160l161,m,l161,160m520,417l680,256t-160,l680,417t359,196l1200,452t-161,l1200,613t358,128l1719,580t-161,l1719,741t358,196l2238,776t-161,l2238,937t358,61l2757,837t-161,l2757,998e" filled="f" strokeweight=".39422mm">
                  <v:path arrowok="t" o:connecttype="custom" o:connectlocs="0,1206;161,1046;0,1046;161,1206;520,1463;680,1302;520,1302;680,1463;1039,1659;1200,1498;1039,1498;1200,1659;1558,1787;1719,1626;1558,1626;1719,1787;2077,1983;2238,1822;2077,1822;2238,1983;2596,2044;2757,1883;2596,1883;2757,2044" o:connectangles="0,0,0,0,0,0,0,0,0,0,0,0,0,0,0,0,0,0,0,0,0,0,0,0"/>
                </v:shape>
                <v:shape id="AutoShape 393" o:spid="_x0000_s1030" style="position:absolute;left:6533;top:397;width:1719;height:708;visibility:visible;mso-wrap-style:square;v-text-anchor:top" coordsize="1719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" path="m,81l6,50,24,24,49,7,81,r31,7l137,24r18,26l161,81r-6,31l137,138r-25,17l81,161,49,155,24,138,6,112,,81m519,412r7,-32l543,355r26,-17l600,331r31,7l657,355r17,25l680,412r-6,31l657,468r-26,18l600,492r-31,-6l543,468,526,443r-7,-31m1039,560r6,-31l1062,503r26,-17l1119,480r31,6l1176,503r17,26l1199,560r-6,31l1176,617r-26,17l1119,641r-31,-7l1062,617r-17,-26l1039,560t519,68l1564,596r17,-25l1607,554r31,-7l1669,554r26,17l1712,596r7,32l1712,659r-17,25l1669,702r-31,6l1607,702r-26,-18l1564,659r-6,-31e" filled="f" strokecolor="#000004" strokeweight=".39422mm">
                  <v:path arrowok="t" o:connecttype="custom" o:connectlocs="6,447;49,404;112,404;155,447;155,509;112,552;49,552;6,509;519,809;543,752;600,728;657,752;680,809;657,865;600,889;543,865;519,809;1045,926;1088,883;1150,883;1193,926;1193,988;1150,1031;1088,1031;1045,988;1558,1025;1581,968;1638,944;1695,968;1719,1025;1695,1081;1638,1105;1581,1081;1558,1025" o:connectangles="0,0,0,0,0,0,0,0,0,0,0,0,0,0,0,0,0,0,0,0,0,0,0,0,0,0,0,0,0,0,0,0,0,0"/>
                </v:shape>
                <v:shape id="Picture 392" o:spid="_x0000_s1031" type="#_x0000_t75" style="position:absolute;left:8598;top:966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">
                  <v:imagedata r:id="rId41" o:title=""/>
                </v:shape>
                <v:shape id="Picture 391" o:spid="_x0000_s1032" type="#_x0000_t75" style="position:absolute;left:9118;top:1034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">
                  <v:imagedata r:id="rId41" o:title=""/>
                </v:shape>
                <v:shape id="AutoShape 390" o:spid="_x0000_s1033" style="position:absolute;left:6550;top:586;width:1719;height:681;visibility:visible;mso-wrap-style:square;v-text-anchor:top" coordsize="1719,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" path="m,81l7,50,24,24,50,7,81,r31,7l138,24r17,26l161,81r-6,31l138,138r-26,17l81,161,50,155,24,138,7,112,,81m520,256r6,-31l543,200r26,-18l600,176r31,6l657,200r17,25l681,256r-7,32l657,313r-26,17l600,337r-31,-7l543,313,526,288r-6,-32m1039,513r6,-31l1062,456r26,-17l1119,433r32,6l1176,456r17,26l1200,513r-7,31l1176,570r-25,17l1119,593r-31,-6l1062,570r-17,-26l1039,513t519,88l1564,569r18,-25l1607,527r32,-7l1670,527r25,17l1713,569r6,32l1713,632r-18,26l1670,675r-31,6l1607,675r-25,-17l1564,632r-6,-31e" filled="f" strokecolor="#3b0f70" strokeweight=".39422mm">
                  <v:path arrowok="t" o:connecttype="custom" o:connectlocs="7,636;50,593;112,593;155,636;155,698;112,741;50,741;7,698;520,842;543,786;600,762;657,786;681,842;657,899;600,923;543,899;520,842;1045,1068;1088,1025;1151,1025;1193,1068;1193,1130;1151,1173;1088,1173;1045,1130;1558,1187;1582,1130;1639,1106;1695,1130;1719,1187;1695,1244;1639,1267;1582,1244;1558,1187" o:connectangles="0,0,0,0,0,0,0,0,0,0,0,0,0,0,0,0,0,0,0,0,0,0,0,0,0,0,0,0,0,0,0,0,0,0"/>
                </v:shape>
                <v:shape id="Picture 389" o:spid="_x0000_s1034" type="#_x0000_t75" style="position:absolute;left:8616;top:1182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">
                  <v:imagedata r:id="rId91" o:title=""/>
                </v:shape>
                <v:shape id="Freeform 388" o:spid="_x0000_s1035" style="position:absolute;left:9146;top:1315;width:161;height:161;visibility:visible;mso-wrap-style:square;v-text-anchor:top" coordsize="161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" path="m,80l7,49,24,23,50,6,81,r31,6l138,23r17,26l161,80r-6,31l138,137r-26,17l81,160,50,154,24,137,7,111,,80e" filled="f" strokecolor="#3b0f70" strokeweight=".39422mm">
                  <v:path arrowok="t" o:connecttype="custom" o:connectlocs="0,1396;7,1365;24,1339;50,1322;81,1316;112,1322;138,1339;155,1365;161,1396;155,1427;138,1453;112,1470;81,1476;50,1470;24,1453;7,1427;0,1396" o:connectangles="0,0,0,0,0,0,0,0,0,0,0,0,0,0,0,0,0"/>
                </v:shape>
                <v:shape id="AutoShape 387" o:spid="_x0000_s1036" style="position:absolute;left:6567;top:795;width:2757;height:877;visibility:visible;mso-wrap-style:square;v-text-anchor:top" coordsize="2757,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" path="m,80l6,49,23,23,49,6,80,r31,6l137,23r17,26l161,80r-7,31l137,137r-26,17l80,161,49,154,23,137,6,111,,80m519,269r6,-31l543,212r25,-17l599,189r32,6l656,212r17,26l680,269r-7,31l656,326r-25,17l599,350r-31,-7l543,326,525,300r-6,-31m1038,566r6,-31l1062,509r25,-17l1119,486r31,6l1175,509r18,26l1199,566r-6,31l1175,623r-25,17l1119,647r-32,-7l1062,623r-18,-26l1038,566t519,68l1564,603r17,-26l1607,560r31,-7l1669,560r26,17l1712,603r6,31l1712,665r-17,26l1669,708r-31,6l1607,708r-26,-17l1564,665r-7,-31m2077,749r6,-32l2100,692r26,-18l2157,668r31,6l2214,692r17,25l2237,749r-6,31l2214,805r-26,18l2157,829r-31,-6l2100,805r-17,-25l2077,749t519,47l2602,765r17,-26l2645,722r31,-7l2708,722r25,17l2750,765r7,31l2750,827r-17,26l2708,870r-32,6l2645,870r-26,-17l2602,827r-6,-31e" filled="f" strokecolor="#8c2981" strokeweight=".39422mm">
                  <v:path arrowok="t" o:connecttype="custom" o:connectlocs="6,845;49,802;111,802;154,845;154,907;111,950;49,950;6,907;519,1065;543,1008;599,985;656,1008;680,1065;656,1122;599,1146;543,1122;519,1065;1044,1331;1087,1288;1150,1288;1193,1331;1193,1393;1150,1436;1087,1436;1044,1393;1557,1430;1581,1373;1638,1349;1695,1373;1718,1430;1695,1487;1638,1510;1581,1487;1557,1430;2083,1513;2126,1470;2188,1470;2231,1513;2231,1576;2188,1619;2126,1619;2083,1576;2596,1592;2619,1535;2676,1511;2733,1535;2757,1592;2733,1649;2676,1672;2619,1649;2596,1592" o:connectangles="0,0,0,0,0,0,0,0,0,0,0,0,0,0,0,0,0,0,0,0,0,0,0,0,0,0,0,0,0,0,0,0,0,0,0,0,0,0,0,0,0,0,0,0,0,0,0,0,0,0,0"/>
                </v:shape>
                <v:shape id="AutoShape 386" o:spid="_x0000_s1037" style="position:absolute;left:6585;top:829;width:2757;height:999;visibility:visible;mso-wrap-style:square;v-text-anchor:top" coordsize="2757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" path="m,81l6,50,24,24,49,7,81,r31,7l137,24r18,26l161,81r-6,31l137,138r-25,17l81,161,49,155,24,138,6,112,,81m519,391r7,-31l543,335r25,-18l600,311r31,6l656,335r18,25l680,391r-6,32l656,448r-25,18l600,472r-32,-6l543,448,526,423r-7,-32m1038,655r7,-31l1062,598r26,-17l1119,574r31,7l1176,598r17,26l1199,655r-6,31l1176,712r-26,17l1119,735r-31,-6l1062,712r-17,-26l1038,655t520,34l1564,657r17,-25l1607,614r31,-6l1669,614r26,18l1712,657r7,32l1712,720r-17,25l1669,763r-31,6l1607,763r-26,-18l1564,720r-6,-31m2077,817r6,-31l2101,760r25,-17l2157,736r32,7l2214,760r17,26l2238,817r-7,31l2214,874r-25,17l2157,897r-31,-6l2101,874r-18,-26l2077,817t519,101l2603,887r17,-26l2645,844r32,-6l2708,844r25,17l2751,887r6,31l2751,949r-18,26l2708,992r-31,6l2645,992r-25,-17l2603,949r-7,-31e" filled="f" strokecolor="#de4968" strokeweight=".39422mm">
                  <v:path arrowok="t" o:connecttype="custom" o:connectlocs="6,879;49,836;112,836;155,879;155,941;112,984;49,984;6,941;519,1220;543,1164;600,1140;656,1164;680,1220;656,1277;600,1301;543,1277;519,1220;1045,1453;1088,1410;1150,1410;1193,1453;1193,1515;1150,1558;1088,1558;1045,1515;1558,1518;1581,1461;1638,1437;1695,1461;1719,1518;1695,1574;1638,1598;1581,1574;1558,1518;2083,1615;2126,1572;2189,1572;2231,1615;2231,1677;2189,1720;2126,1720;2083,1677;2596,1747;2620,1690;2677,1667;2733,1690;2757,1747;2733,1804;2677,1827;2620,1804;2596,1747" o:connectangles="0,0,0,0,0,0,0,0,0,0,0,0,0,0,0,0,0,0,0,0,0,0,0,0,0,0,0,0,0,0,0,0,0,0,0,0,0,0,0,0,0,0,0,0,0,0,0,0,0,0,0"/>
                </v:shape>
                <v:shape id="AutoShape 385" o:spid="_x0000_s1038" style="position:absolute;left:6602;top:917;width:2757;height:1059;visibility:visible;mso-wrap-style:square;v-text-anchor:top" coordsize="2757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" path="m,81l7,49,24,24,50,7,81,r31,7l138,24r17,25l161,81r-6,31l138,137r-26,18l81,161,50,155,24,137,7,112,,81m520,357r6,-31l543,301r26,-18l600,277r31,6l657,301r17,25l680,357r-6,32l657,414r-26,18l600,438r-31,-6l543,414,526,389r-6,-32m1039,641r6,-31l1062,584r26,-17l1119,561r31,6l1176,584r17,26l1200,641r-7,31l1176,698r-26,17l1119,721r-31,-6l1062,698r-17,-26l1039,641t519,155l1564,765r18,-25l1607,722r31,-6l1670,722r25,18l1713,765r6,31l1713,828r-18,25l1670,870r-32,7l1607,870r-25,-17l1564,828r-6,-32m2077,803r7,-31l2101,746r25,-17l2158,723r31,6l2214,746r18,26l2238,803r-6,31l2214,860r-25,17l2158,883r-32,-6l2101,860r-17,-26l2077,803t519,176l2603,947r17,-25l2646,905r31,-7l2708,905r26,17l2751,947r6,32l2751,1010r-17,25l2708,1053r-31,6l2646,1053r-26,-18l2603,1010r-7,-31e" filled="f" strokecolor="#fe9f6d" strokeweight=".39422mm">
                  <v:path arrowok="t" o:connecttype="custom" o:connectlocs="7,966;50,924;112,924;155,966;155,1029;112,1072;50,1072;7,1029;520,1274;543,1218;600,1194;657,1218;680,1274;657,1331;600,1355;543,1331;520,1274;1045,1527;1088,1484;1150,1484;1193,1527;1193,1589;1150,1632;1088,1632;1045,1589;1558,1713;1582,1657;1638,1633;1695,1657;1719,1713;1695,1770;1638,1794;1582,1770;1558,1713;2084,1689;2126,1646;2189,1646;2232,1689;2232,1751;2189,1794;2126,1794;2084,1751;2596,1896;2620,1839;2677,1815;2734,1839;2757,1896;2734,1952;2677,1976;2620,1952;2596,1896" o:connectangles="0,0,0,0,0,0,0,0,0,0,0,0,0,0,0,0,0,0,0,0,0,0,0,0,0,0,0,0,0,0,0,0,0,0,0,0,0,0,0,0,0,0,0,0,0,0,0,0,0,0,0"/>
                </v:shape>
                <v:shape id="AutoShape 384" o:spid="_x0000_s1039" style="position:absolute;left:6619;top:978;width:2758;height:1039;visibility:visible;mso-wrap-style:square;v-text-anchor:top" coordsize="2758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" path="m,80l6,49,23,24,49,6,80,r31,6l137,24r17,25l161,80r-7,32l137,137r-26,17l80,161,49,154,23,137,6,112,,80m519,364r6,-31l542,307r26,-17l599,284r32,6l656,307r17,26l680,364r-7,31l656,421r-25,17l599,444r-31,-6l542,421,525,395r-6,-31m1038,614r6,-31l1062,557r25,-17l1119,533r31,7l1175,557r18,26l1199,614r-6,31l1175,671r-25,17l1119,694r-32,-6l1062,671r-18,-26l1038,614t519,142l1564,724r17,-25l1607,681r31,-6l1669,681r26,18l1712,724r6,32l1712,787r-17,25l1669,830r-31,6l1607,830r-26,-18l1564,787r-7,-31m2077,857r6,-31l2100,800r26,-17l2157,776r31,7l2214,800r17,26l2237,857r-6,31l2214,914r-26,17l2157,937r-31,-6l2100,914r-17,-26l2077,857t519,101l2602,927r17,-26l2645,884r31,-6l2707,884r26,17l2750,927r7,31l2750,989r-17,26l2707,1032r-31,7l2645,1032r-26,-17l2602,989r-6,-31e" filled="f" strokecolor="#fcfdbf" strokeweight=".39422mm">
                  <v:path arrowok="t" o:connecttype="custom" o:connectlocs="6,1027;49,984;111,984;154,1027;154,1090;111,1132;49,1132;6,1090;519,1342;542,1285;599,1262;656,1285;680,1342;656,1399;599,1422;542,1399;519,1342;1044,1561;1087,1518;1150,1518;1193,1561;1193,1623;1150,1666;1087,1666;1044,1623;1557,1734;1581,1677;1638,1653;1695,1677;1718,1734;1695,1790;1638,1814;1581,1790;1557,1734;2083,1804;2126,1761;2188,1761;2231,1804;2231,1866;2188,1909;2126,1909;2083,1866;2596,1936;2619,1879;2676,1856;2733,1879;2757,1936;2733,1993;2676,2017;2619,1993;2596,1936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30</w:t>
      </w:r>
    </w:p>
    <w:p w14:paraId="4688FBA8" w14:textId="77777777" w:rsidR="006F1C89" w:rsidRDefault="006F1C89">
      <w:pPr>
        <w:rPr>
          <w:rFonts w:ascii="Times New Roman"/>
          <w:sz w:val="11"/>
        </w:rPr>
        <w:sectPr w:rsidR="006F1C89">
          <w:pgSz w:w="12240" w:h="15840"/>
          <w:pgMar w:top="880" w:right="740" w:bottom="400" w:left="700" w:header="0" w:footer="216" w:gutter="0"/>
          <w:cols w:num="4" w:space="720" w:equalWidth="0">
            <w:col w:w="1320" w:space="40"/>
            <w:col w:w="2344" w:space="270"/>
            <w:col w:w="1311" w:space="40"/>
            <w:col w:w="5475"/>
          </w:cols>
        </w:sectPr>
      </w:pPr>
    </w:p>
    <w:p w14:paraId="102B4948" w14:textId="77777777" w:rsidR="006F1C89" w:rsidRDefault="006F1C89">
      <w:pPr>
        <w:pStyle w:val="BodyText"/>
        <w:rPr>
          <w:rFonts w:ascii="Times New Roman"/>
          <w:sz w:val="20"/>
        </w:rPr>
      </w:pPr>
    </w:p>
    <w:p w14:paraId="67A6FC30" w14:textId="77777777" w:rsidR="006F1C89" w:rsidRDefault="006F1C89">
      <w:pPr>
        <w:pStyle w:val="BodyText"/>
        <w:spacing w:before="3"/>
        <w:rPr>
          <w:rFonts w:ascii="Times New Roman"/>
          <w:sz w:val="19"/>
        </w:rPr>
      </w:pPr>
    </w:p>
    <w:p w14:paraId="0C259DA6" w14:textId="09C80C2F" w:rsidR="006F1C89" w:rsidRDefault="00C85944">
      <w:pPr>
        <w:tabs>
          <w:tab w:val="left" w:pos="5471"/>
        </w:tabs>
        <w:spacing w:before="97"/>
        <w:ind w:left="1504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5DA5A21D" wp14:editId="747363C9">
                <wp:simplePos x="0" y="0"/>
                <wp:positionH relativeFrom="page">
                  <wp:posOffset>1264285</wp:posOffset>
                </wp:positionH>
                <wp:positionV relativeFrom="paragraph">
                  <wp:posOffset>-48895</wp:posOffset>
                </wp:positionV>
                <wp:extent cx="123825" cy="728980"/>
                <wp:effectExtent l="0" t="0" r="0" b="0"/>
                <wp:wrapNone/>
                <wp:docPr id="392" name="Text Box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79695" w14:textId="77777777" w:rsidR="006F1C89" w:rsidRDefault="005D3991">
                            <w:pPr>
                              <w:spacing w:before="13"/>
                              <w:ind w:left="20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spacing w:val="2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5A21D" id="Text Box 382" o:spid="_x0000_s1052" type="#_x0000_t202" style="position:absolute;left:0;text-align:left;margin-left:99.55pt;margin-top:-3.85pt;width:9.75pt;height:57.4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18679695" w14:textId="77777777" w:rsidR="006F1C89" w:rsidRDefault="005D3991">
                      <w:pPr>
                        <w:spacing w:before="13"/>
                        <w:ind w:left="20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Number</w:t>
                      </w:r>
                      <w:r>
                        <w:rPr>
                          <w:rFonts w:ascii="Times New Roman"/>
                          <w:spacing w:val="28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species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51584" behindDoc="1" locked="0" layoutInCell="1" allowOverlap="1" wp14:anchorId="364915D1" wp14:editId="1E5950D1">
                <wp:simplePos x="0" y="0"/>
                <wp:positionH relativeFrom="page">
                  <wp:posOffset>3783330</wp:posOffset>
                </wp:positionH>
                <wp:positionV relativeFrom="paragraph">
                  <wp:posOffset>-48895</wp:posOffset>
                </wp:positionV>
                <wp:extent cx="123825" cy="728980"/>
                <wp:effectExtent l="0" t="0" r="0" b="0"/>
                <wp:wrapNone/>
                <wp:docPr id="391" name="Text 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D4509F" w14:textId="77777777" w:rsidR="006F1C89" w:rsidRDefault="005D3991">
                            <w:pPr>
                              <w:spacing w:before="13"/>
                              <w:ind w:left="20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spacing w:val="2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915D1" id="Text Box 381" o:spid="_x0000_s1053" type="#_x0000_t202" style="position:absolute;left:0;text-align:left;margin-left:297.9pt;margin-top:-3.85pt;width:9.75pt;height:57.4pt;z-index:-180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3AD4509F" w14:textId="77777777" w:rsidR="006F1C89" w:rsidRDefault="005D3991">
                      <w:pPr>
                        <w:spacing w:before="13"/>
                        <w:ind w:left="20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Number</w:t>
                      </w:r>
                      <w:r>
                        <w:rPr>
                          <w:rFonts w:ascii="Times New Roman"/>
                          <w:spacing w:val="28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species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20</w:t>
      </w:r>
      <w:r w:rsidR="005D3991">
        <w:rPr>
          <w:rFonts w:ascii="Times New Roman"/>
          <w:color w:val="4D4D4D"/>
          <w:sz w:val="11"/>
        </w:rPr>
        <w:tab/>
        <w:t>20</w:t>
      </w:r>
    </w:p>
    <w:p w14:paraId="1A1DA57A" w14:textId="77777777" w:rsidR="006F1C89" w:rsidRDefault="006F1C89">
      <w:pPr>
        <w:pStyle w:val="BodyText"/>
        <w:rPr>
          <w:rFonts w:ascii="Times New Roman"/>
          <w:sz w:val="20"/>
        </w:rPr>
      </w:pPr>
    </w:p>
    <w:p w14:paraId="7E61E753" w14:textId="77777777" w:rsidR="006F1C89" w:rsidRDefault="006F1C89">
      <w:pPr>
        <w:pStyle w:val="BodyText"/>
        <w:spacing w:before="3"/>
        <w:rPr>
          <w:rFonts w:ascii="Times New Roman"/>
          <w:sz w:val="19"/>
        </w:rPr>
      </w:pPr>
    </w:p>
    <w:p w14:paraId="0CF4493A" w14:textId="77777777" w:rsidR="006F1C89" w:rsidRDefault="006F1C89">
      <w:pPr>
        <w:rPr>
          <w:rFonts w:ascii="Times New Roman"/>
          <w:sz w:val="19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12A9E31B" w14:textId="77777777" w:rsidR="006F1C89" w:rsidRDefault="006F1C89">
      <w:pPr>
        <w:pStyle w:val="BodyText"/>
        <w:rPr>
          <w:rFonts w:ascii="Times New Roman"/>
          <w:sz w:val="18"/>
        </w:rPr>
      </w:pPr>
    </w:p>
    <w:p w14:paraId="1A7A3CA8" w14:textId="77777777" w:rsidR="006F1C89" w:rsidRDefault="006F1C89">
      <w:pPr>
        <w:pStyle w:val="BodyText"/>
        <w:rPr>
          <w:rFonts w:ascii="Times New Roman"/>
          <w:sz w:val="18"/>
        </w:rPr>
      </w:pPr>
    </w:p>
    <w:p w14:paraId="5E75B532" w14:textId="77777777" w:rsidR="006F1C89" w:rsidRDefault="006F1C89">
      <w:pPr>
        <w:pStyle w:val="BodyText"/>
        <w:rPr>
          <w:rFonts w:ascii="Times New Roman"/>
          <w:sz w:val="18"/>
        </w:rPr>
      </w:pPr>
    </w:p>
    <w:p w14:paraId="64B539E5" w14:textId="77777777" w:rsidR="006F1C89" w:rsidRDefault="006F1C89">
      <w:pPr>
        <w:pStyle w:val="BodyText"/>
        <w:rPr>
          <w:rFonts w:ascii="Times New Roman"/>
          <w:sz w:val="18"/>
        </w:rPr>
      </w:pPr>
    </w:p>
    <w:p w14:paraId="177AF444" w14:textId="77777777" w:rsidR="006F1C89" w:rsidRDefault="006F1C89">
      <w:pPr>
        <w:pStyle w:val="BodyText"/>
        <w:rPr>
          <w:rFonts w:ascii="Times New Roman"/>
          <w:sz w:val="18"/>
        </w:rPr>
      </w:pPr>
    </w:p>
    <w:p w14:paraId="62F981A9" w14:textId="77777777" w:rsidR="006F1C89" w:rsidRDefault="006F1C89">
      <w:pPr>
        <w:pStyle w:val="BodyText"/>
        <w:rPr>
          <w:rFonts w:ascii="Times New Roman"/>
          <w:sz w:val="18"/>
        </w:rPr>
      </w:pPr>
    </w:p>
    <w:p w14:paraId="18F009A3" w14:textId="77777777" w:rsidR="006F1C89" w:rsidRDefault="006F1C89">
      <w:pPr>
        <w:pStyle w:val="BodyText"/>
        <w:spacing w:before="8"/>
        <w:rPr>
          <w:rFonts w:ascii="Times New Roman"/>
          <w:sz w:val="14"/>
        </w:rPr>
      </w:pPr>
    </w:p>
    <w:p w14:paraId="4BAE7281" w14:textId="77777777" w:rsidR="006F1C89" w:rsidRDefault="005D3991">
      <w:pPr>
        <w:jc w:val="right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>(C)</w:t>
      </w:r>
    </w:p>
    <w:p w14:paraId="7E6B92DB" w14:textId="77777777" w:rsidR="006F1C89" w:rsidRDefault="005D3991">
      <w:pPr>
        <w:spacing w:before="97"/>
        <w:ind w:left="151"/>
        <w:rPr>
          <w:rFonts w:ascii="Times New Roman"/>
          <w:sz w:val="11"/>
        </w:rPr>
      </w:pPr>
      <w:r>
        <w:br w:type="column"/>
      </w:r>
      <w:r>
        <w:rPr>
          <w:rFonts w:ascii="Times New Roman"/>
          <w:color w:val="4D4D4D"/>
          <w:sz w:val="11"/>
        </w:rPr>
        <w:t>10</w:t>
      </w:r>
    </w:p>
    <w:p w14:paraId="7FEDCD25" w14:textId="77777777" w:rsidR="006F1C89" w:rsidRDefault="006F1C89">
      <w:pPr>
        <w:pStyle w:val="BodyText"/>
        <w:rPr>
          <w:rFonts w:ascii="Times New Roman"/>
          <w:sz w:val="12"/>
        </w:rPr>
      </w:pPr>
    </w:p>
    <w:p w14:paraId="60E412BB" w14:textId="77777777" w:rsidR="006F1C89" w:rsidRDefault="006F1C89">
      <w:pPr>
        <w:pStyle w:val="BodyText"/>
        <w:rPr>
          <w:rFonts w:ascii="Times New Roman"/>
          <w:sz w:val="12"/>
        </w:rPr>
      </w:pPr>
    </w:p>
    <w:p w14:paraId="28AF6760" w14:textId="77777777" w:rsidR="006F1C89" w:rsidRDefault="006F1C89">
      <w:pPr>
        <w:pStyle w:val="BodyText"/>
        <w:rPr>
          <w:rFonts w:ascii="Times New Roman"/>
          <w:sz w:val="12"/>
        </w:rPr>
      </w:pPr>
    </w:p>
    <w:p w14:paraId="6C1DA6BD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48928AD5" w14:textId="77777777" w:rsidR="006F1C89" w:rsidRDefault="005D3991">
      <w:pPr>
        <w:ind w:left="207"/>
        <w:rPr>
          <w:rFonts w:ascii="Times New Roman"/>
          <w:sz w:val="11"/>
        </w:rPr>
      </w:pPr>
      <w:r>
        <w:rPr>
          <w:rFonts w:ascii="Times New Roman"/>
          <w:color w:val="4D4D4D"/>
          <w:w w:val="101"/>
          <w:sz w:val="11"/>
        </w:rPr>
        <w:t>0</w:t>
      </w:r>
    </w:p>
    <w:p w14:paraId="38E4F60E" w14:textId="77777777" w:rsidR="006F1C89" w:rsidRDefault="005D3991">
      <w:pPr>
        <w:tabs>
          <w:tab w:val="left" w:pos="1084"/>
          <w:tab w:val="left" w:pos="1576"/>
          <w:tab w:val="left" w:pos="2123"/>
          <w:tab w:val="left" w:pos="2614"/>
          <w:tab w:val="left" w:pos="3161"/>
        </w:tabs>
        <w:spacing w:before="75"/>
        <w:ind w:left="537"/>
        <w:rPr>
          <w:rFonts w:ascii="Times New Roman"/>
          <w:sz w:val="11"/>
        </w:rPr>
      </w:pPr>
      <w:r>
        <w:rPr>
          <w:rFonts w:ascii="Times New Roman"/>
          <w:color w:val="4D4D4D"/>
          <w:sz w:val="11"/>
        </w:rPr>
        <w:t>0.05</w:t>
      </w:r>
      <w:r>
        <w:rPr>
          <w:rFonts w:ascii="Times New Roman"/>
          <w:color w:val="4D4D4D"/>
          <w:sz w:val="11"/>
        </w:rPr>
        <w:tab/>
        <w:t>0.2</w:t>
      </w:r>
      <w:r>
        <w:rPr>
          <w:rFonts w:ascii="Times New Roman"/>
          <w:color w:val="4D4D4D"/>
          <w:sz w:val="11"/>
        </w:rPr>
        <w:tab/>
        <w:t>0.35</w:t>
      </w:r>
      <w:r>
        <w:rPr>
          <w:rFonts w:ascii="Times New Roman"/>
          <w:color w:val="4D4D4D"/>
          <w:sz w:val="11"/>
        </w:rPr>
        <w:tab/>
        <w:t>0.5</w:t>
      </w:r>
      <w:r>
        <w:rPr>
          <w:rFonts w:ascii="Times New Roman"/>
          <w:color w:val="4D4D4D"/>
          <w:sz w:val="11"/>
        </w:rPr>
        <w:tab/>
        <w:t>0.65</w:t>
      </w:r>
      <w:r>
        <w:rPr>
          <w:rFonts w:ascii="Times New Roman"/>
          <w:color w:val="4D4D4D"/>
          <w:sz w:val="11"/>
        </w:rPr>
        <w:tab/>
      </w:r>
      <w:r>
        <w:rPr>
          <w:rFonts w:ascii="Times New Roman"/>
          <w:color w:val="4D4D4D"/>
          <w:spacing w:val="-1"/>
          <w:sz w:val="11"/>
        </w:rPr>
        <w:t>0.8</w:t>
      </w:r>
    </w:p>
    <w:p w14:paraId="42C04769" w14:textId="77777777" w:rsidR="006F1C89" w:rsidRDefault="005D3991">
      <w:pPr>
        <w:spacing w:before="15"/>
        <w:ind w:right="833"/>
        <w:jc w:val="right"/>
        <w:rPr>
          <w:rFonts w:ascii="Times New Roman"/>
          <w:sz w:val="14"/>
        </w:rPr>
      </w:pPr>
      <w:r>
        <w:rPr>
          <w:rFonts w:ascii="Times New Roman"/>
          <w:sz w:val="14"/>
        </w:rPr>
        <w:t>Adult</w:t>
      </w:r>
      <w:r>
        <w:rPr>
          <w:rFonts w:ascii="Times New Roman"/>
          <w:spacing w:val="65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Generalism</w:t>
      </w:r>
      <w:proofErr w:type="spellEnd"/>
    </w:p>
    <w:p w14:paraId="65805631" w14:textId="77777777" w:rsidR="006F1C89" w:rsidRDefault="006F1C89">
      <w:pPr>
        <w:pStyle w:val="BodyText"/>
        <w:rPr>
          <w:rFonts w:ascii="Times New Roman"/>
          <w:sz w:val="14"/>
        </w:rPr>
      </w:pPr>
    </w:p>
    <w:p w14:paraId="077787D8" w14:textId="77777777" w:rsidR="006F1C89" w:rsidRDefault="005D3991">
      <w:pPr>
        <w:spacing w:before="118"/>
        <w:ind w:right="817"/>
        <w:jc w:val="right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 xml:space="preserve">Skewed </w:t>
      </w:r>
      <w:r>
        <w:rPr>
          <w:rFonts w:ascii="Times New Roman"/>
          <w:spacing w:val="28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 xml:space="preserve">Resource </w:t>
      </w:r>
      <w:r>
        <w:rPr>
          <w:rFonts w:ascii="Times New Roman"/>
          <w:spacing w:val="20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>distribution</w:t>
      </w:r>
    </w:p>
    <w:p w14:paraId="0FA32E7B" w14:textId="50DB12E8" w:rsidR="006F1C89" w:rsidRDefault="00C85944">
      <w:pPr>
        <w:spacing w:before="115"/>
        <w:ind w:left="151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48000" behindDoc="1" locked="0" layoutInCell="1" allowOverlap="1" wp14:anchorId="2CD6C041" wp14:editId="39F6EC7C">
                <wp:simplePos x="0" y="0"/>
                <wp:positionH relativeFrom="page">
                  <wp:posOffset>1510030</wp:posOffset>
                </wp:positionH>
                <wp:positionV relativeFrom="paragraph">
                  <wp:posOffset>49530</wp:posOffset>
                </wp:positionV>
                <wp:extent cx="2042160" cy="1414780"/>
                <wp:effectExtent l="0" t="0" r="0" b="0"/>
                <wp:wrapNone/>
                <wp:docPr id="380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2160" cy="1414780"/>
                          <a:chOff x="2378" y="78"/>
                          <a:chExt cx="3216" cy="2228"/>
                        </a:xfrm>
                      </wpg:grpSpPr>
                      <wps:wsp>
                        <wps:cNvPr id="381" name="AutoShape 380"/>
                        <wps:cNvSpPr>
                          <a:spLocks/>
                        </wps:cNvSpPr>
                        <wps:spPr bwMode="auto">
                          <a:xfrm>
                            <a:off x="2378" y="517"/>
                            <a:ext cx="3216" cy="1351"/>
                          </a:xfrm>
                          <a:custGeom>
                            <a:avLst/>
                            <a:gdLst>
                              <a:gd name="T0" fmla="+- 0 2378 2378"/>
                              <a:gd name="T1" fmla="*/ T0 w 3216"/>
                              <a:gd name="T2" fmla="+- 0 1868 517"/>
                              <a:gd name="T3" fmla="*/ 1868 h 1351"/>
                              <a:gd name="T4" fmla="+- 0 5593 2378"/>
                              <a:gd name="T5" fmla="*/ T4 w 3216"/>
                              <a:gd name="T6" fmla="+- 0 1868 517"/>
                              <a:gd name="T7" fmla="*/ 1868 h 1351"/>
                              <a:gd name="T8" fmla="+- 0 2378 2378"/>
                              <a:gd name="T9" fmla="*/ T8 w 3216"/>
                              <a:gd name="T10" fmla="+- 0 1192 517"/>
                              <a:gd name="T11" fmla="*/ 1192 h 1351"/>
                              <a:gd name="T12" fmla="+- 0 5593 2378"/>
                              <a:gd name="T13" fmla="*/ T12 w 3216"/>
                              <a:gd name="T14" fmla="+- 0 1192 517"/>
                              <a:gd name="T15" fmla="*/ 1192 h 1351"/>
                              <a:gd name="T16" fmla="+- 0 2378 2378"/>
                              <a:gd name="T17" fmla="*/ T16 w 3216"/>
                              <a:gd name="T18" fmla="+- 0 517 517"/>
                              <a:gd name="T19" fmla="*/ 517 h 1351"/>
                              <a:gd name="T20" fmla="+- 0 5593 2378"/>
                              <a:gd name="T21" fmla="*/ T20 w 3216"/>
                              <a:gd name="T22" fmla="+- 0 517 517"/>
                              <a:gd name="T23" fmla="*/ 517 h 1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16" h="1351">
                                <a:moveTo>
                                  <a:pt x="0" y="1351"/>
                                </a:moveTo>
                                <a:lnTo>
                                  <a:pt x="3215" y="1351"/>
                                </a:lnTo>
                                <a:moveTo>
                                  <a:pt x="0" y="675"/>
                                </a:moveTo>
                                <a:lnTo>
                                  <a:pt x="3215" y="675"/>
                                </a:lnTo>
                                <a:moveTo>
                                  <a:pt x="0" y="0"/>
                                </a:moveTo>
                                <a:lnTo>
                                  <a:pt x="3215" y="0"/>
                                </a:lnTo>
                              </a:path>
                            </a:pathLst>
                          </a:custGeom>
                          <a:noFill/>
                          <a:ln w="429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AutoShape 379"/>
                        <wps:cNvSpPr>
                          <a:spLocks/>
                        </wps:cNvSpPr>
                        <wps:spPr bwMode="auto">
                          <a:xfrm>
                            <a:off x="2378" y="78"/>
                            <a:ext cx="3216" cy="2228"/>
                          </a:xfrm>
                          <a:custGeom>
                            <a:avLst/>
                            <a:gdLst>
                              <a:gd name="T0" fmla="+- 0 2378 2378"/>
                              <a:gd name="T1" fmla="*/ T0 w 3216"/>
                              <a:gd name="T2" fmla="+- 0 2205 78"/>
                              <a:gd name="T3" fmla="*/ 2205 h 2228"/>
                              <a:gd name="T4" fmla="+- 0 5593 2378"/>
                              <a:gd name="T5" fmla="*/ T4 w 3216"/>
                              <a:gd name="T6" fmla="+- 0 2205 78"/>
                              <a:gd name="T7" fmla="*/ 2205 h 2228"/>
                              <a:gd name="T8" fmla="+- 0 2378 2378"/>
                              <a:gd name="T9" fmla="*/ T8 w 3216"/>
                              <a:gd name="T10" fmla="+- 0 1530 78"/>
                              <a:gd name="T11" fmla="*/ 1530 h 2228"/>
                              <a:gd name="T12" fmla="+- 0 5593 2378"/>
                              <a:gd name="T13" fmla="*/ T12 w 3216"/>
                              <a:gd name="T14" fmla="+- 0 1530 78"/>
                              <a:gd name="T15" fmla="*/ 1530 h 2228"/>
                              <a:gd name="T16" fmla="+- 0 2378 2378"/>
                              <a:gd name="T17" fmla="*/ T16 w 3216"/>
                              <a:gd name="T18" fmla="+- 0 855 78"/>
                              <a:gd name="T19" fmla="*/ 855 h 2228"/>
                              <a:gd name="T20" fmla="+- 0 5593 2378"/>
                              <a:gd name="T21" fmla="*/ T20 w 3216"/>
                              <a:gd name="T22" fmla="+- 0 855 78"/>
                              <a:gd name="T23" fmla="*/ 855 h 2228"/>
                              <a:gd name="T24" fmla="+- 0 2378 2378"/>
                              <a:gd name="T25" fmla="*/ T24 w 3216"/>
                              <a:gd name="T26" fmla="+- 0 180 78"/>
                              <a:gd name="T27" fmla="*/ 180 h 2228"/>
                              <a:gd name="T28" fmla="+- 0 5593 2378"/>
                              <a:gd name="T29" fmla="*/ T28 w 3216"/>
                              <a:gd name="T30" fmla="+- 0 180 78"/>
                              <a:gd name="T31" fmla="*/ 180 h 2228"/>
                              <a:gd name="T32" fmla="+- 0 2689 2378"/>
                              <a:gd name="T33" fmla="*/ T32 w 3216"/>
                              <a:gd name="T34" fmla="+- 0 2306 78"/>
                              <a:gd name="T35" fmla="*/ 2306 h 2228"/>
                              <a:gd name="T36" fmla="+- 0 2689 2378"/>
                              <a:gd name="T37" fmla="*/ T36 w 3216"/>
                              <a:gd name="T38" fmla="+- 0 78 78"/>
                              <a:gd name="T39" fmla="*/ 78 h 2228"/>
                              <a:gd name="T40" fmla="+- 0 3208 2378"/>
                              <a:gd name="T41" fmla="*/ T40 w 3216"/>
                              <a:gd name="T42" fmla="+- 0 2306 78"/>
                              <a:gd name="T43" fmla="*/ 2306 h 2228"/>
                              <a:gd name="T44" fmla="+- 0 3208 2378"/>
                              <a:gd name="T45" fmla="*/ T44 w 3216"/>
                              <a:gd name="T46" fmla="+- 0 78 78"/>
                              <a:gd name="T47" fmla="*/ 78 h 2228"/>
                              <a:gd name="T48" fmla="+- 0 3726 2378"/>
                              <a:gd name="T49" fmla="*/ T48 w 3216"/>
                              <a:gd name="T50" fmla="+- 0 2306 78"/>
                              <a:gd name="T51" fmla="*/ 2306 h 2228"/>
                              <a:gd name="T52" fmla="+- 0 3726 2378"/>
                              <a:gd name="T53" fmla="*/ T52 w 3216"/>
                              <a:gd name="T54" fmla="+- 0 78 78"/>
                              <a:gd name="T55" fmla="*/ 78 h 2228"/>
                              <a:gd name="T56" fmla="+- 0 4245 2378"/>
                              <a:gd name="T57" fmla="*/ T56 w 3216"/>
                              <a:gd name="T58" fmla="+- 0 2306 78"/>
                              <a:gd name="T59" fmla="*/ 2306 h 2228"/>
                              <a:gd name="T60" fmla="+- 0 4245 2378"/>
                              <a:gd name="T61" fmla="*/ T60 w 3216"/>
                              <a:gd name="T62" fmla="+- 0 78 78"/>
                              <a:gd name="T63" fmla="*/ 78 h 2228"/>
                              <a:gd name="T64" fmla="+- 0 4764 2378"/>
                              <a:gd name="T65" fmla="*/ T64 w 3216"/>
                              <a:gd name="T66" fmla="+- 0 2306 78"/>
                              <a:gd name="T67" fmla="*/ 2306 h 2228"/>
                              <a:gd name="T68" fmla="+- 0 4764 2378"/>
                              <a:gd name="T69" fmla="*/ T68 w 3216"/>
                              <a:gd name="T70" fmla="+- 0 78 78"/>
                              <a:gd name="T71" fmla="*/ 78 h 2228"/>
                              <a:gd name="T72" fmla="+- 0 5282 2378"/>
                              <a:gd name="T73" fmla="*/ T72 w 3216"/>
                              <a:gd name="T74" fmla="+- 0 2306 78"/>
                              <a:gd name="T75" fmla="*/ 2306 h 2228"/>
                              <a:gd name="T76" fmla="+- 0 5282 2378"/>
                              <a:gd name="T77" fmla="*/ T76 w 3216"/>
                              <a:gd name="T78" fmla="+- 0 78 78"/>
                              <a:gd name="T79" fmla="*/ 78 h 2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216" h="2228">
                                <a:moveTo>
                                  <a:pt x="0" y="2127"/>
                                </a:moveTo>
                                <a:lnTo>
                                  <a:pt x="3215" y="2127"/>
                                </a:lnTo>
                                <a:moveTo>
                                  <a:pt x="0" y="1452"/>
                                </a:moveTo>
                                <a:lnTo>
                                  <a:pt x="3215" y="1452"/>
                                </a:lnTo>
                                <a:moveTo>
                                  <a:pt x="0" y="777"/>
                                </a:moveTo>
                                <a:lnTo>
                                  <a:pt x="3215" y="777"/>
                                </a:lnTo>
                                <a:moveTo>
                                  <a:pt x="0" y="102"/>
                                </a:moveTo>
                                <a:lnTo>
                                  <a:pt x="3215" y="102"/>
                                </a:lnTo>
                                <a:moveTo>
                                  <a:pt x="311" y="2228"/>
                                </a:moveTo>
                                <a:lnTo>
                                  <a:pt x="311" y="0"/>
                                </a:lnTo>
                                <a:moveTo>
                                  <a:pt x="830" y="2228"/>
                                </a:moveTo>
                                <a:lnTo>
                                  <a:pt x="830" y="0"/>
                                </a:lnTo>
                                <a:moveTo>
                                  <a:pt x="1348" y="2228"/>
                                </a:moveTo>
                                <a:lnTo>
                                  <a:pt x="1348" y="0"/>
                                </a:lnTo>
                                <a:moveTo>
                                  <a:pt x="1867" y="2228"/>
                                </a:moveTo>
                                <a:lnTo>
                                  <a:pt x="1867" y="0"/>
                                </a:lnTo>
                                <a:moveTo>
                                  <a:pt x="2386" y="2228"/>
                                </a:moveTo>
                                <a:lnTo>
                                  <a:pt x="2386" y="0"/>
                                </a:lnTo>
                                <a:moveTo>
                                  <a:pt x="2904" y="2228"/>
                                </a:moveTo>
                                <a:lnTo>
                                  <a:pt x="2904" y="0"/>
                                </a:lnTo>
                              </a:path>
                            </a:pathLst>
                          </a:custGeom>
                          <a:noFill/>
                          <a:ln w="853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AutoShape 378"/>
                        <wps:cNvSpPr>
                          <a:spLocks/>
                        </wps:cNvSpPr>
                        <wps:spPr bwMode="auto">
                          <a:xfrm>
                            <a:off x="2608" y="1051"/>
                            <a:ext cx="2754" cy="1005"/>
                          </a:xfrm>
                          <a:custGeom>
                            <a:avLst/>
                            <a:gdLst>
                              <a:gd name="T0" fmla="+- 0 2609 2609"/>
                              <a:gd name="T1" fmla="*/ T0 w 2754"/>
                              <a:gd name="T2" fmla="+- 0 1212 1051"/>
                              <a:gd name="T3" fmla="*/ 1212 h 1005"/>
                              <a:gd name="T4" fmla="+- 0 2770 2609"/>
                              <a:gd name="T5" fmla="*/ T4 w 2754"/>
                              <a:gd name="T6" fmla="+- 0 1051 1051"/>
                              <a:gd name="T7" fmla="*/ 1051 h 1005"/>
                              <a:gd name="T8" fmla="+- 0 2609 2609"/>
                              <a:gd name="T9" fmla="*/ T8 w 2754"/>
                              <a:gd name="T10" fmla="+- 0 1051 1051"/>
                              <a:gd name="T11" fmla="*/ 1051 h 1005"/>
                              <a:gd name="T12" fmla="+- 0 2770 2609"/>
                              <a:gd name="T13" fmla="*/ T12 w 2754"/>
                              <a:gd name="T14" fmla="+- 0 1212 1051"/>
                              <a:gd name="T15" fmla="*/ 1212 h 1005"/>
                              <a:gd name="T16" fmla="+- 0 3127 2609"/>
                              <a:gd name="T17" fmla="*/ T16 w 2754"/>
                              <a:gd name="T18" fmla="+- 0 1421 1051"/>
                              <a:gd name="T19" fmla="*/ 1421 h 1005"/>
                              <a:gd name="T20" fmla="+- 0 3288 2609"/>
                              <a:gd name="T21" fmla="*/ T20 w 2754"/>
                              <a:gd name="T22" fmla="+- 0 1261 1051"/>
                              <a:gd name="T23" fmla="*/ 1261 h 1005"/>
                              <a:gd name="T24" fmla="+- 0 3127 2609"/>
                              <a:gd name="T25" fmla="*/ T24 w 2754"/>
                              <a:gd name="T26" fmla="+- 0 1261 1051"/>
                              <a:gd name="T27" fmla="*/ 1261 h 1005"/>
                              <a:gd name="T28" fmla="+- 0 3288 2609"/>
                              <a:gd name="T29" fmla="*/ T28 w 2754"/>
                              <a:gd name="T30" fmla="+- 0 1421 1051"/>
                              <a:gd name="T31" fmla="*/ 1421 h 1005"/>
                              <a:gd name="T32" fmla="+- 0 3646 2609"/>
                              <a:gd name="T33" fmla="*/ T32 w 2754"/>
                              <a:gd name="T34" fmla="+- 0 1678 1051"/>
                              <a:gd name="T35" fmla="*/ 1678 h 1005"/>
                              <a:gd name="T36" fmla="+- 0 3807 2609"/>
                              <a:gd name="T37" fmla="*/ T36 w 2754"/>
                              <a:gd name="T38" fmla="+- 0 1517 1051"/>
                              <a:gd name="T39" fmla="*/ 1517 h 1005"/>
                              <a:gd name="T40" fmla="+- 0 3646 2609"/>
                              <a:gd name="T41" fmla="*/ T40 w 2754"/>
                              <a:gd name="T42" fmla="+- 0 1517 1051"/>
                              <a:gd name="T43" fmla="*/ 1517 h 1005"/>
                              <a:gd name="T44" fmla="+- 0 3807 2609"/>
                              <a:gd name="T45" fmla="*/ T44 w 2754"/>
                              <a:gd name="T46" fmla="+- 0 1678 1051"/>
                              <a:gd name="T47" fmla="*/ 1678 h 1005"/>
                              <a:gd name="T48" fmla="+- 0 4165 2609"/>
                              <a:gd name="T49" fmla="*/ T48 w 2754"/>
                              <a:gd name="T50" fmla="+- 0 1874 1051"/>
                              <a:gd name="T51" fmla="*/ 1874 h 1005"/>
                              <a:gd name="T52" fmla="+- 0 4326 2609"/>
                              <a:gd name="T53" fmla="*/ T52 w 2754"/>
                              <a:gd name="T54" fmla="+- 0 1713 1051"/>
                              <a:gd name="T55" fmla="*/ 1713 h 1005"/>
                              <a:gd name="T56" fmla="+- 0 4165 2609"/>
                              <a:gd name="T57" fmla="*/ T56 w 2754"/>
                              <a:gd name="T58" fmla="+- 0 1713 1051"/>
                              <a:gd name="T59" fmla="*/ 1713 h 1005"/>
                              <a:gd name="T60" fmla="+- 0 4326 2609"/>
                              <a:gd name="T61" fmla="*/ T60 w 2754"/>
                              <a:gd name="T62" fmla="+- 0 1874 1051"/>
                              <a:gd name="T63" fmla="*/ 1874 h 1005"/>
                              <a:gd name="T64" fmla="+- 0 4683 2609"/>
                              <a:gd name="T65" fmla="*/ T64 w 2754"/>
                              <a:gd name="T66" fmla="+- 0 2022 1051"/>
                              <a:gd name="T67" fmla="*/ 2022 h 1005"/>
                              <a:gd name="T68" fmla="+- 0 4844 2609"/>
                              <a:gd name="T69" fmla="*/ T68 w 2754"/>
                              <a:gd name="T70" fmla="+- 0 1861 1051"/>
                              <a:gd name="T71" fmla="*/ 1861 h 1005"/>
                              <a:gd name="T72" fmla="+- 0 4683 2609"/>
                              <a:gd name="T73" fmla="*/ T72 w 2754"/>
                              <a:gd name="T74" fmla="+- 0 1861 1051"/>
                              <a:gd name="T75" fmla="*/ 1861 h 1005"/>
                              <a:gd name="T76" fmla="+- 0 4844 2609"/>
                              <a:gd name="T77" fmla="*/ T76 w 2754"/>
                              <a:gd name="T78" fmla="+- 0 2022 1051"/>
                              <a:gd name="T79" fmla="*/ 2022 h 1005"/>
                              <a:gd name="T80" fmla="+- 0 5202 2609"/>
                              <a:gd name="T81" fmla="*/ T80 w 2754"/>
                              <a:gd name="T82" fmla="+- 0 2056 1051"/>
                              <a:gd name="T83" fmla="*/ 2056 h 1005"/>
                              <a:gd name="T84" fmla="+- 0 5363 2609"/>
                              <a:gd name="T85" fmla="*/ T84 w 2754"/>
                              <a:gd name="T86" fmla="+- 0 1895 1051"/>
                              <a:gd name="T87" fmla="*/ 1895 h 1005"/>
                              <a:gd name="T88" fmla="+- 0 5202 2609"/>
                              <a:gd name="T89" fmla="*/ T88 w 2754"/>
                              <a:gd name="T90" fmla="+- 0 1895 1051"/>
                              <a:gd name="T91" fmla="*/ 1895 h 1005"/>
                              <a:gd name="T92" fmla="+- 0 5363 2609"/>
                              <a:gd name="T93" fmla="*/ T92 w 2754"/>
                              <a:gd name="T94" fmla="+- 0 2056 1051"/>
                              <a:gd name="T95" fmla="*/ 2056 h 10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754" h="1005">
                                <a:moveTo>
                                  <a:pt x="0" y="161"/>
                                </a:moveTo>
                                <a:lnTo>
                                  <a:pt x="161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161"/>
                                </a:lnTo>
                                <a:moveTo>
                                  <a:pt x="518" y="370"/>
                                </a:moveTo>
                                <a:lnTo>
                                  <a:pt x="679" y="210"/>
                                </a:lnTo>
                                <a:moveTo>
                                  <a:pt x="518" y="210"/>
                                </a:moveTo>
                                <a:lnTo>
                                  <a:pt x="679" y="370"/>
                                </a:lnTo>
                                <a:moveTo>
                                  <a:pt x="1037" y="627"/>
                                </a:moveTo>
                                <a:lnTo>
                                  <a:pt x="1198" y="466"/>
                                </a:lnTo>
                                <a:moveTo>
                                  <a:pt x="1037" y="466"/>
                                </a:moveTo>
                                <a:lnTo>
                                  <a:pt x="1198" y="627"/>
                                </a:lnTo>
                                <a:moveTo>
                                  <a:pt x="1556" y="823"/>
                                </a:moveTo>
                                <a:lnTo>
                                  <a:pt x="1717" y="662"/>
                                </a:lnTo>
                                <a:moveTo>
                                  <a:pt x="1556" y="662"/>
                                </a:moveTo>
                                <a:lnTo>
                                  <a:pt x="1717" y="823"/>
                                </a:lnTo>
                                <a:moveTo>
                                  <a:pt x="2074" y="971"/>
                                </a:moveTo>
                                <a:lnTo>
                                  <a:pt x="2235" y="810"/>
                                </a:lnTo>
                                <a:moveTo>
                                  <a:pt x="2074" y="810"/>
                                </a:moveTo>
                                <a:lnTo>
                                  <a:pt x="2235" y="971"/>
                                </a:lnTo>
                                <a:moveTo>
                                  <a:pt x="2593" y="1005"/>
                                </a:moveTo>
                                <a:lnTo>
                                  <a:pt x="2754" y="844"/>
                                </a:lnTo>
                                <a:moveTo>
                                  <a:pt x="2593" y="844"/>
                                </a:moveTo>
                                <a:lnTo>
                                  <a:pt x="2754" y="1005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AutoShape 377"/>
                        <wps:cNvSpPr>
                          <a:spLocks/>
                        </wps:cNvSpPr>
                        <wps:spPr bwMode="auto">
                          <a:xfrm>
                            <a:off x="2565" y="423"/>
                            <a:ext cx="2754" cy="735"/>
                          </a:xfrm>
                          <a:custGeom>
                            <a:avLst/>
                            <a:gdLst>
                              <a:gd name="T0" fmla="+- 0 2572 2566"/>
                              <a:gd name="T1" fmla="*/ T0 w 2754"/>
                              <a:gd name="T2" fmla="+- 0 472 423"/>
                              <a:gd name="T3" fmla="*/ 472 h 735"/>
                              <a:gd name="T4" fmla="+- 0 2615 2566"/>
                              <a:gd name="T5" fmla="*/ T4 w 2754"/>
                              <a:gd name="T6" fmla="+- 0 430 423"/>
                              <a:gd name="T7" fmla="*/ 430 h 735"/>
                              <a:gd name="T8" fmla="+- 0 2677 2566"/>
                              <a:gd name="T9" fmla="*/ T8 w 2754"/>
                              <a:gd name="T10" fmla="+- 0 430 423"/>
                              <a:gd name="T11" fmla="*/ 430 h 735"/>
                              <a:gd name="T12" fmla="+- 0 2720 2566"/>
                              <a:gd name="T13" fmla="*/ T12 w 2754"/>
                              <a:gd name="T14" fmla="+- 0 472 423"/>
                              <a:gd name="T15" fmla="*/ 472 h 735"/>
                              <a:gd name="T16" fmla="+- 0 2720 2566"/>
                              <a:gd name="T17" fmla="*/ T16 w 2754"/>
                              <a:gd name="T18" fmla="+- 0 535 423"/>
                              <a:gd name="T19" fmla="*/ 535 h 735"/>
                              <a:gd name="T20" fmla="+- 0 2677 2566"/>
                              <a:gd name="T21" fmla="*/ T20 w 2754"/>
                              <a:gd name="T22" fmla="+- 0 578 423"/>
                              <a:gd name="T23" fmla="*/ 578 h 735"/>
                              <a:gd name="T24" fmla="+- 0 2615 2566"/>
                              <a:gd name="T25" fmla="*/ T24 w 2754"/>
                              <a:gd name="T26" fmla="+- 0 578 423"/>
                              <a:gd name="T27" fmla="*/ 578 h 735"/>
                              <a:gd name="T28" fmla="+- 0 2572 2566"/>
                              <a:gd name="T29" fmla="*/ T28 w 2754"/>
                              <a:gd name="T30" fmla="+- 0 535 423"/>
                              <a:gd name="T31" fmla="*/ 535 h 735"/>
                              <a:gd name="T32" fmla="+- 0 3084 2566"/>
                              <a:gd name="T33" fmla="*/ T32 w 2754"/>
                              <a:gd name="T34" fmla="+- 0 828 423"/>
                              <a:gd name="T35" fmla="*/ 828 h 735"/>
                              <a:gd name="T36" fmla="+- 0 3108 2566"/>
                              <a:gd name="T37" fmla="*/ T36 w 2754"/>
                              <a:gd name="T38" fmla="+- 0 771 423"/>
                              <a:gd name="T39" fmla="*/ 771 h 735"/>
                              <a:gd name="T40" fmla="+- 0 3165 2566"/>
                              <a:gd name="T41" fmla="*/ T40 w 2754"/>
                              <a:gd name="T42" fmla="+- 0 747 423"/>
                              <a:gd name="T43" fmla="*/ 747 h 735"/>
                              <a:gd name="T44" fmla="+- 0 3221 2566"/>
                              <a:gd name="T45" fmla="*/ T44 w 2754"/>
                              <a:gd name="T46" fmla="+- 0 771 423"/>
                              <a:gd name="T47" fmla="*/ 771 h 735"/>
                              <a:gd name="T48" fmla="+- 0 3245 2566"/>
                              <a:gd name="T49" fmla="*/ T48 w 2754"/>
                              <a:gd name="T50" fmla="+- 0 828 423"/>
                              <a:gd name="T51" fmla="*/ 828 h 735"/>
                              <a:gd name="T52" fmla="+- 0 3221 2566"/>
                              <a:gd name="T53" fmla="*/ T52 w 2754"/>
                              <a:gd name="T54" fmla="+- 0 885 423"/>
                              <a:gd name="T55" fmla="*/ 885 h 735"/>
                              <a:gd name="T56" fmla="+- 0 3165 2566"/>
                              <a:gd name="T57" fmla="*/ T56 w 2754"/>
                              <a:gd name="T58" fmla="+- 0 908 423"/>
                              <a:gd name="T59" fmla="*/ 908 h 735"/>
                              <a:gd name="T60" fmla="+- 0 3108 2566"/>
                              <a:gd name="T61" fmla="*/ T60 w 2754"/>
                              <a:gd name="T62" fmla="+- 0 885 423"/>
                              <a:gd name="T63" fmla="*/ 885 h 735"/>
                              <a:gd name="T64" fmla="+- 0 3084 2566"/>
                              <a:gd name="T65" fmla="*/ T64 w 2754"/>
                              <a:gd name="T66" fmla="+- 0 828 423"/>
                              <a:gd name="T67" fmla="*/ 828 h 735"/>
                              <a:gd name="T68" fmla="+- 0 3609 2566"/>
                              <a:gd name="T69" fmla="*/ T68 w 2754"/>
                              <a:gd name="T70" fmla="+- 0 932 423"/>
                              <a:gd name="T71" fmla="*/ 932 h 735"/>
                              <a:gd name="T72" fmla="+- 0 3652 2566"/>
                              <a:gd name="T73" fmla="*/ T72 w 2754"/>
                              <a:gd name="T74" fmla="+- 0 889 423"/>
                              <a:gd name="T75" fmla="*/ 889 h 735"/>
                              <a:gd name="T76" fmla="+- 0 3714 2566"/>
                              <a:gd name="T77" fmla="*/ T76 w 2754"/>
                              <a:gd name="T78" fmla="+- 0 889 423"/>
                              <a:gd name="T79" fmla="*/ 889 h 735"/>
                              <a:gd name="T80" fmla="+- 0 3757 2566"/>
                              <a:gd name="T81" fmla="*/ T80 w 2754"/>
                              <a:gd name="T82" fmla="+- 0 932 423"/>
                              <a:gd name="T83" fmla="*/ 932 h 735"/>
                              <a:gd name="T84" fmla="+- 0 3757 2566"/>
                              <a:gd name="T85" fmla="*/ T84 w 2754"/>
                              <a:gd name="T86" fmla="+- 0 994 423"/>
                              <a:gd name="T87" fmla="*/ 994 h 735"/>
                              <a:gd name="T88" fmla="+- 0 3714 2566"/>
                              <a:gd name="T89" fmla="*/ T88 w 2754"/>
                              <a:gd name="T90" fmla="+- 0 1037 423"/>
                              <a:gd name="T91" fmla="*/ 1037 h 735"/>
                              <a:gd name="T92" fmla="+- 0 3652 2566"/>
                              <a:gd name="T93" fmla="*/ T92 w 2754"/>
                              <a:gd name="T94" fmla="+- 0 1037 423"/>
                              <a:gd name="T95" fmla="*/ 1037 h 735"/>
                              <a:gd name="T96" fmla="+- 0 3609 2566"/>
                              <a:gd name="T97" fmla="*/ T96 w 2754"/>
                              <a:gd name="T98" fmla="+- 0 994 423"/>
                              <a:gd name="T99" fmla="*/ 994 h 735"/>
                              <a:gd name="T100" fmla="+- 0 4121 2566"/>
                              <a:gd name="T101" fmla="*/ T100 w 2754"/>
                              <a:gd name="T102" fmla="+- 0 1044 423"/>
                              <a:gd name="T103" fmla="*/ 1044 h 735"/>
                              <a:gd name="T104" fmla="+- 0 4145 2566"/>
                              <a:gd name="T105" fmla="*/ T104 w 2754"/>
                              <a:gd name="T106" fmla="+- 0 987 423"/>
                              <a:gd name="T107" fmla="*/ 987 h 735"/>
                              <a:gd name="T108" fmla="+- 0 4202 2566"/>
                              <a:gd name="T109" fmla="*/ T108 w 2754"/>
                              <a:gd name="T110" fmla="+- 0 963 423"/>
                              <a:gd name="T111" fmla="*/ 963 h 735"/>
                              <a:gd name="T112" fmla="+- 0 4259 2566"/>
                              <a:gd name="T113" fmla="*/ T112 w 2754"/>
                              <a:gd name="T114" fmla="+- 0 987 423"/>
                              <a:gd name="T115" fmla="*/ 987 h 735"/>
                              <a:gd name="T116" fmla="+- 0 4282 2566"/>
                              <a:gd name="T117" fmla="*/ T116 w 2754"/>
                              <a:gd name="T118" fmla="+- 0 1044 423"/>
                              <a:gd name="T119" fmla="*/ 1044 h 735"/>
                              <a:gd name="T120" fmla="+- 0 4259 2566"/>
                              <a:gd name="T121" fmla="*/ T120 w 2754"/>
                              <a:gd name="T122" fmla="+- 0 1101 423"/>
                              <a:gd name="T123" fmla="*/ 1101 h 735"/>
                              <a:gd name="T124" fmla="+- 0 4202 2566"/>
                              <a:gd name="T125" fmla="*/ T124 w 2754"/>
                              <a:gd name="T126" fmla="+- 0 1124 423"/>
                              <a:gd name="T127" fmla="*/ 1124 h 735"/>
                              <a:gd name="T128" fmla="+- 0 4145 2566"/>
                              <a:gd name="T129" fmla="*/ T128 w 2754"/>
                              <a:gd name="T130" fmla="+- 0 1101 423"/>
                              <a:gd name="T131" fmla="*/ 1101 h 735"/>
                              <a:gd name="T132" fmla="+- 0 4121 2566"/>
                              <a:gd name="T133" fmla="*/ T132 w 2754"/>
                              <a:gd name="T134" fmla="+- 0 1044 423"/>
                              <a:gd name="T135" fmla="*/ 1044 h 735"/>
                              <a:gd name="T136" fmla="+- 0 4646 2566"/>
                              <a:gd name="T137" fmla="*/ T136 w 2754"/>
                              <a:gd name="T138" fmla="+- 0 1046 423"/>
                              <a:gd name="T139" fmla="*/ 1046 h 735"/>
                              <a:gd name="T140" fmla="+- 0 4689 2566"/>
                              <a:gd name="T141" fmla="*/ T140 w 2754"/>
                              <a:gd name="T142" fmla="+- 0 1003 423"/>
                              <a:gd name="T143" fmla="*/ 1003 h 735"/>
                              <a:gd name="T144" fmla="+- 0 4752 2566"/>
                              <a:gd name="T145" fmla="*/ T144 w 2754"/>
                              <a:gd name="T146" fmla="+- 0 1003 423"/>
                              <a:gd name="T147" fmla="*/ 1003 h 735"/>
                              <a:gd name="T148" fmla="+- 0 4795 2566"/>
                              <a:gd name="T149" fmla="*/ T148 w 2754"/>
                              <a:gd name="T150" fmla="+- 0 1046 423"/>
                              <a:gd name="T151" fmla="*/ 1046 h 735"/>
                              <a:gd name="T152" fmla="+- 0 4795 2566"/>
                              <a:gd name="T153" fmla="*/ T152 w 2754"/>
                              <a:gd name="T154" fmla="+- 0 1109 423"/>
                              <a:gd name="T155" fmla="*/ 1109 h 735"/>
                              <a:gd name="T156" fmla="+- 0 4752 2566"/>
                              <a:gd name="T157" fmla="*/ T156 w 2754"/>
                              <a:gd name="T158" fmla="+- 0 1152 423"/>
                              <a:gd name="T159" fmla="*/ 1152 h 735"/>
                              <a:gd name="T160" fmla="+- 0 4689 2566"/>
                              <a:gd name="T161" fmla="*/ T160 w 2754"/>
                              <a:gd name="T162" fmla="+- 0 1152 423"/>
                              <a:gd name="T163" fmla="*/ 1152 h 735"/>
                              <a:gd name="T164" fmla="+- 0 4646 2566"/>
                              <a:gd name="T165" fmla="*/ T164 w 2754"/>
                              <a:gd name="T166" fmla="+- 0 1109 423"/>
                              <a:gd name="T167" fmla="*/ 1109 h 735"/>
                              <a:gd name="T168" fmla="+- 0 5159 2566"/>
                              <a:gd name="T169" fmla="*/ T168 w 2754"/>
                              <a:gd name="T170" fmla="+- 0 1078 423"/>
                              <a:gd name="T171" fmla="*/ 1078 h 735"/>
                              <a:gd name="T172" fmla="+- 0 5182 2566"/>
                              <a:gd name="T173" fmla="*/ T172 w 2754"/>
                              <a:gd name="T174" fmla="+- 0 1021 423"/>
                              <a:gd name="T175" fmla="*/ 1021 h 735"/>
                              <a:gd name="T176" fmla="+- 0 5239 2566"/>
                              <a:gd name="T177" fmla="*/ T176 w 2754"/>
                              <a:gd name="T178" fmla="+- 0 997 423"/>
                              <a:gd name="T179" fmla="*/ 997 h 735"/>
                              <a:gd name="T180" fmla="+- 0 5296 2566"/>
                              <a:gd name="T181" fmla="*/ T180 w 2754"/>
                              <a:gd name="T182" fmla="+- 0 1021 423"/>
                              <a:gd name="T183" fmla="*/ 1021 h 735"/>
                              <a:gd name="T184" fmla="+- 0 5319 2566"/>
                              <a:gd name="T185" fmla="*/ T184 w 2754"/>
                              <a:gd name="T186" fmla="+- 0 1078 423"/>
                              <a:gd name="T187" fmla="*/ 1078 h 735"/>
                              <a:gd name="T188" fmla="+- 0 5296 2566"/>
                              <a:gd name="T189" fmla="*/ T188 w 2754"/>
                              <a:gd name="T190" fmla="+- 0 1134 423"/>
                              <a:gd name="T191" fmla="*/ 1134 h 735"/>
                              <a:gd name="T192" fmla="+- 0 5239 2566"/>
                              <a:gd name="T193" fmla="*/ T192 w 2754"/>
                              <a:gd name="T194" fmla="+- 0 1158 423"/>
                              <a:gd name="T195" fmla="*/ 1158 h 735"/>
                              <a:gd name="T196" fmla="+- 0 5182 2566"/>
                              <a:gd name="T197" fmla="*/ T196 w 2754"/>
                              <a:gd name="T198" fmla="+- 0 1134 423"/>
                              <a:gd name="T199" fmla="*/ 1134 h 735"/>
                              <a:gd name="T200" fmla="+- 0 5159 2566"/>
                              <a:gd name="T201" fmla="*/ T200 w 2754"/>
                              <a:gd name="T202" fmla="+- 0 1078 423"/>
                              <a:gd name="T203" fmla="*/ 1078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735">
                                <a:moveTo>
                                  <a:pt x="0" y="81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9" y="7"/>
                                </a:lnTo>
                                <a:lnTo>
                                  <a:pt x="80" y="0"/>
                                </a:lnTo>
                                <a:lnTo>
                                  <a:pt x="111" y="7"/>
                                </a:lnTo>
                                <a:lnTo>
                                  <a:pt x="137" y="24"/>
                                </a:lnTo>
                                <a:lnTo>
                                  <a:pt x="154" y="49"/>
                                </a:lnTo>
                                <a:lnTo>
                                  <a:pt x="160" y="81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8"/>
                                </a:lnTo>
                                <a:lnTo>
                                  <a:pt x="111" y="155"/>
                                </a:lnTo>
                                <a:lnTo>
                                  <a:pt x="80" y="161"/>
                                </a:lnTo>
                                <a:lnTo>
                                  <a:pt x="49" y="155"/>
                                </a:lnTo>
                                <a:lnTo>
                                  <a:pt x="23" y="138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8" y="405"/>
                                </a:moveTo>
                                <a:lnTo>
                                  <a:pt x="525" y="374"/>
                                </a:lnTo>
                                <a:lnTo>
                                  <a:pt x="542" y="348"/>
                                </a:lnTo>
                                <a:lnTo>
                                  <a:pt x="567" y="331"/>
                                </a:lnTo>
                                <a:lnTo>
                                  <a:pt x="599" y="324"/>
                                </a:lnTo>
                                <a:lnTo>
                                  <a:pt x="630" y="331"/>
                                </a:lnTo>
                                <a:lnTo>
                                  <a:pt x="655" y="348"/>
                                </a:lnTo>
                                <a:lnTo>
                                  <a:pt x="673" y="374"/>
                                </a:lnTo>
                                <a:lnTo>
                                  <a:pt x="679" y="405"/>
                                </a:lnTo>
                                <a:lnTo>
                                  <a:pt x="673" y="436"/>
                                </a:lnTo>
                                <a:lnTo>
                                  <a:pt x="655" y="462"/>
                                </a:lnTo>
                                <a:lnTo>
                                  <a:pt x="630" y="479"/>
                                </a:lnTo>
                                <a:lnTo>
                                  <a:pt x="599" y="485"/>
                                </a:lnTo>
                                <a:lnTo>
                                  <a:pt x="567" y="479"/>
                                </a:lnTo>
                                <a:lnTo>
                                  <a:pt x="542" y="462"/>
                                </a:lnTo>
                                <a:lnTo>
                                  <a:pt x="525" y="436"/>
                                </a:lnTo>
                                <a:lnTo>
                                  <a:pt x="518" y="405"/>
                                </a:lnTo>
                                <a:moveTo>
                                  <a:pt x="1037" y="540"/>
                                </a:moveTo>
                                <a:lnTo>
                                  <a:pt x="1043" y="509"/>
                                </a:lnTo>
                                <a:lnTo>
                                  <a:pt x="1060" y="483"/>
                                </a:lnTo>
                                <a:lnTo>
                                  <a:pt x="1086" y="466"/>
                                </a:lnTo>
                                <a:lnTo>
                                  <a:pt x="1117" y="459"/>
                                </a:lnTo>
                                <a:lnTo>
                                  <a:pt x="1148" y="466"/>
                                </a:lnTo>
                                <a:lnTo>
                                  <a:pt x="1174" y="483"/>
                                </a:lnTo>
                                <a:lnTo>
                                  <a:pt x="1191" y="509"/>
                                </a:lnTo>
                                <a:lnTo>
                                  <a:pt x="1198" y="540"/>
                                </a:lnTo>
                                <a:lnTo>
                                  <a:pt x="1191" y="571"/>
                                </a:lnTo>
                                <a:lnTo>
                                  <a:pt x="1174" y="597"/>
                                </a:lnTo>
                                <a:lnTo>
                                  <a:pt x="1148" y="614"/>
                                </a:lnTo>
                                <a:lnTo>
                                  <a:pt x="1117" y="620"/>
                                </a:lnTo>
                                <a:lnTo>
                                  <a:pt x="1086" y="614"/>
                                </a:lnTo>
                                <a:lnTo>
                                  <a:pt x="1060" y="597"/>
                                </a:lnTo>
                                <a:lnTo>
                                  <a:pt x="1043" y="571"/>
                                </a:lnTo>
                                <a:lnTo>
                                  <a:pt x="1037" y="540"/>
                                </a:lnTo>
                                <a:moveTo>
                                  <a:pt x="1555" y="621"/>
                                </a:moveTo>
                                <a:lnTo>
                                  <a:pt x="1562" y="590"/>
                                </a:lnTo>
                                <a:lnTo>
                                  <a:pt x="1579" y="564"/>
                                </a:lnTo>
                                <a:lnTo>
                                  <a:pt x="1605" y="547"/>
                                </a:lnTo>
                                <a:lnTo>
                                  <a:pt x="1636" y="540"/>
                                </a:lnTo>
                                <a:lnTo>
                                  <a:pt x="1667" y="547"/>
                                </a:lnTo>
                                <a:lnTo>
                                  <a:pt x="1693" y="564"/>
                                </a:lnTo>
                                <a:lnTo>
                                  <a:pt x="1710" y="590"/>
                                </a:lnTo>
                                <a:lnTo>
                                  <a:pt x="1716" y="621"/>
                                </a:lnTo>
                                <a:lnTo>
                                  <a:pt x="1710" y="652"/>
                                </a:lnTo>
                                <a:lnTo>
                                  <a:pt x="1693" y="678"/>
                                </a:lnTo>
                                <a:lnTo>
                                  <a:pt x="1667" y="695"/>
                                </a:lnTo>
                                <a:lnTo>
                                  <a:pt x="1636" y="701"/>
                                </a:lnTo>
                                <a:lnTo>
                                  <a:pt x="1605" y="695"/>
                                </a:lnTo>
                                <a:lnTo>
                                  <a:pt x="1579" y="678"/>
                                </a:lnTo>
                                <a:lnTo>
                                  <a:pt x="1562" y="652"/>
                                </a:lnTo>
                                <a:lnTo>
                                  <a:pt x="1555" y="621"/>
                                </a:lnTo>
                                <a:moveTo>
                                  <a:pt x="2074" y="655"/>
                                </a:moveTo>
                                <a:lnTo>
                                  <a:pt x="2080" y="623"/>
                                </a:lnTo>
                                <a:lnTo>
                                  <a:pt x="2098" y="598"/>
                                </a:lnTo>
                                <a:lnTo>
                                  <a:pt x="2123" y="580"/>
                                </a:lnTo>
                                <a:lnTo>
                                  <a:pt x="2154" y="574"/>
                                </a:lnTo>
                                <a:lnTo>
                                  <a:pt x="2186" y="580"/>
                                </a:lnTo>
                                <a:lnTo>
                                  <a:pt x="2211" y="598"/>
                                </a:lnTo>
                                <a:lnTo>
                                  <a:pt x="2229" y="623"/>
                                </a:lnTo>
                                <a:lnTo>
                                  <a:pt x="2235" y="655"/>
                                </a:lnTo>
                                <a:lnTo>
                                  <a:pt x="2229" y="686"/>
                                </a:lnTo>
                                <a:lnTo>
                                  <a:pt x="2211" y="711"/>
                                </a:lnTo>
                                <a:lnTo>
                                  <a:pt x="2186" y="729"/>
                                </a:lnTo>
                                <a:lnTo>
                                  <a:pt x="2154" y="735"/>
                                </a:lnTo>
                                <a:lnTo>
                                  <a:pt x="2123" y="729"/>
                                </a:lnTo>
                                <a:lnTo>
                                  <a:pt x="2098" y="711"/>
                                </a:lnTo>
                                <a:lnTo>
                                  <a:pt x="2080" y="686"/>
                                </a:lnTo>
                                <a:lnTo>
                                  <a:pt x="2074" y="655"/>
                                </a:lnTo>
                                <a:moveTo>
                                  <a:pt x="2593" y="655"/>
                                </a:moveTo>
                                <a:lnTo>
                                  <a:pt x="2599" y="623"/>
                                </a:lnTo>
                                <a:lnTo>
                                  <a:pt x="2616" y="598"/>
                                </a:lnTo>
                                <a:lnTo>
                                  <a:pt x="2642" y="580"/>
                                </a:lnTo>
                                <a:lnTo>
                                  <a:pt x="2673" y="574"/>
                                </a:lnTo>
                                <a:lnTo>
                                  <a:pt x="2704" y="580"/>
                                </a:lnTo>
                                <a:lnTo>
                                  <a:pt x="2730" y="598"/>
                                </a:lnTo>
                                <a:lnTo>
                                  <a:pt x="2747" y="623"/>
                                </a:lnTo>
                                <a:lnTo>
                                  <a:pt x="2753" y="655"/>
                                </a:lnTo>
                                <a:lnTo>
                                  <a:pt x="2747" y="686"/>
                                </a:lnTo>
                                <a:lnTo>
                                  <a:pt x="2730" y="711"/>
                                </a:lnTo>
                                <a:lnTo>
                                  <a:pt x="2704" y="729"/>
                                </a:lnTo>
                                <a:lnTo>
                                  <a:pt x="2673" y="735"/>
                                </a:lnTo>
                                <a:lnTo>
                                  <a:pt x="2642" y="729"/>
                                </a:lnTo>
                                <a:lnTo>
                                  <a:pt x="2616" y="711"/>
                                </a:lnTo>
                                <a:lnTo>
                                  <a:pt x="2599" y="686"/>
                                </a:lnTo>
                                <a:lnTo>
                                  <a:pt x="2593" y="655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AutoShape 376"/>
                        <wps:cNvSpPr>
                          <a:spLocks/>
                        </wps:cNvSpPr>
                        <wps:spPr bwMode="auto">
                          <a:xfrm>
                            <a:off x="2582" y="585"/>
                            <a:ext cx="2754" cy="762"/>
                          </a:xfrm>
                          <a:custGeom>
                            <a:avLst/>
                            <a:gdLst>
                              <a:gd name="T0" fmla="+- 0 2589 2583"/>
                              <a:gd name="T1" fmla="*/ T0 w 2754"/>
                              <a:gd name="T2" fmla="+- 0 635 585"/>
                              <a:gd name="T3" fmla="*/ 635 h 762"/>
                              <a:gd name="T4" fmla="+- 0 2632 2583"/>
                              <a:gd name="T5" fmla="*/ T4 w 2754"/>
                              <a:gd name="T6" fmla="+- 0 592 585"/>
                              <a:gd name="T7" fmla="*/ 592 h 762"/>
                              <a:gd name="T8" fmla="+- 0 2695 2583"/>
                              <a:gd name="T9" fmla="*/ T8 w 2754"/>
                              <a:gd name="T10" fmla="+- 0 592 585"/>
                              <a:gd name="T11" fmla="*/ 592 h 762"/>
                              <a:gd name="T12" fmla="+- 0 2737 2583"/>
                              <a:gd name="T13" fmla="*/ T12 w 2754"/>
                              <a:gd name="T14" fmla="+- 0 635 585"/>
                              <a:gd name="T15" fmla="*/ 635 h 762"/>
                              <a:gd name="T16" fmla="+- 0 2737 2583"/>
                              <a:gd name="T17" fmla="*/ T16 w 2754"/>
                              <a:gd name="T18" fmla="+- 0 697 585"/>
                              <a:gd name="T19" fmla="*/ 697 h 762"/>
                              <a:gd name="T20" fmla="+- 0 2695 2583"/>
                              <a:gd name="T21" fmla="*/ T20 w 2754"/>
                              <a:gd name="T22" fmla="+- 0 740 585"/>
                              <a:gd name="T23" fmla="*/ 740 h 762"/>
                              <a:gd name="T24" fmla="+- 0 2632 2583"/>
                              <a:gd name="T25" fmla="*/ T24 w 2754"/>
                              <a:gd name="T26" fmla="+- 0 740 585"/>
                              <a:gd name="T27" fmla="*/ 740 h 762"/>
                              <a:gd name="T28" fmla="+- 0 2589 2583"/>
                              <a:gd name="T29" fmla="*/ T28 w 2754"/>
                              <a:gd name="T30" fmla="+- 0 697 585"/>
                              <a:gd name="T31" fmla="*/ 697 h 762"/>
                              <a:gd name="T32" fmla="+- 0 3101 2583"/>
                              <a:gd name="T33" fmla="*/ T32 w 2754"/>
                              <a:gd name="T34" fmla="+- 0 848 585"/>
                              <a:gd name="T35" fmla="*/ 848 h 762"/>
                              <a:gd name="T36" fmla="+- 0 3125 2583"/>
                              <a:gd name="T37" fmla="*/ T36 w 2754"/>
                              <a:gd name="T38" fmla="+- 0 791 585"/>
                              <a:gd name="T39" fmla="*/ 791 h 762"/>
                              <a:gd name="T40" fmla="+- 0 3182 2583"/>
                              <a:gd name="T41" fmla="*/ T40 w 2754"/>
                              <a:gd name="T42" fmla="+- 0 768 585"/>
                              <a:gd name="T43" fmla="*/ 768 h 762"/>
                              <a:gd name="T44" fmla="+- 0 3239 2583"/>
                              <a:gd name="T45" fmla="*/ T44 w 2754"/>
                              <a:gd name="T46" fmla="+- 0 791 585"/>
                              <a:gd name="T47" fmla="*/ 791 h 762"/>
                              <a:gd name="T48" fmla="+- 0 3262 2583"/>
                              <a:gd name="T49" fmla="*/ T48 w 2754"/>
                              <a:gd name="T50" fmla="+- 0 848 585"/>
                              <a:gd name="T51" fmla="*/ 848 h 762"/>
                              <a:gd name="T52" fmla="+- 0 3239 2583"/>
                              <a:gd name="T53" fmla="*/ T52 w 2754"/>
                              <a:gd name="T54" fmla="+- 0 905 585"/>
                              <a:gd name="T55" fmla="*/ 905 h 762"/>
                              <a:gd name="T56" fmla="+- 0 3182 2583"/>
                              <a:gd name="T57" fmla="*/ T56 w 2754"/>
                              <a:gd name="T58" fmla="+- 0 929 585"/>
                              <a:gd name="T59" fmla="*/ 929 h 762"/>
                              <a:gd name="T60" fmla="+- 0 3125 2583"/>
                              <a:gd name="T61" fmla="*/ T60 w 2754"/>
                              <a:gd name="T62" fmla="+- 0 905 585"/>
                              <a:gd name="T63" fmla="*/ 905 h 762"/>
                              <a:gd name="T64" fmla="+- 0 3101 2583"/>
                              <a:gd name="T65" fmla="*/ T64 w 2754"/>
                              <a:gd name="T66" fmla="+- 0 848 585"/>
                              <a:gd name="T67" fmla="*/ 848 h 762"/>
                              <a:gd name="T68" fmla="+- 0 3626 2583"/>
                              <a:gd name="T69" fmla="*/ T68 w 2754"/>
                              <a:gd name="T70" fmla="+- 0 1053 585"/>
                              <a:gd name="T71" fmla="*/ 1053 h 762"/>
                              <a:gd name="T72" fmla="+- 0 3669 2583"/>
                              <a:gd name="T73" fmla="*/ T72 w 2754"/>
                              <a:gd name="T74" fmla="+- 0 1010 585"/>
                              <a:gd name="T75" fmla="*/ 1010 h 762"/>
                              <a:gd name="T76" fmla="+- 0 3732 2583"/>
                              <a:gd name="T77" fmla="*/ T76 w 2754"/>
                              <a:gd name="T78" fmla="+- 0 1010 585"/>
                              <a:gd name="T79" fmla="*/ 1010 h 762"/>
                              <a:gd name="T80" fmla="+- 0 3775 2583"/>
                              <a:gd name="T81" fmla="*/ T80 w 2754"/>
                              <a:gd name="T82" fmla="+- 0 1053 585"/>
                              <a:gd name="T83" fmla="*/ 1053 h 762"/>
                              <a:gd name="T84" fmla="+- 0 3775 2583"/>
                              <a:gd name="T85" fmla="*/ T84 w 2754"/>
                              <a:gd name="T86" fmla="+- 0 1116 585"/>
                              <a:gd name="T87" fmla="*/ 1116 h 762"/>
                              <a:gd name="T88" fmla="+- 0 3732 2583"/>
                              <a:gd name="T89" fmla="*/ T88 w 2754"/>
                              <a:gd name="T90" fmla="+- 0 1158 585"/>
                              <a:gd name="T91" fmla="*/ 1158 h 762"/>
                              <a:gd name="T92" fmla="+- 0 3669 2583"/>
                              <a:gd name="T93" fmla="*/ T92 w 2754"/>
                              <a:gd name="T94" fmla="+- 0 1158 585"/>
                              <a:gd name="T95" fmla="*/ 1158 h 762"/>
                              <a:gd name="T96" fmla="+- 0 3626 2583"/>
                              <a:gd name="T97" fmla="*/ T96 w 2754"/>
                              <a:gd name="T98" fmla="+- 0 1116 585"/>
                              <a:gd name="T99" fmla="*/ 1116 h 762"/>
                              <a:gd name="T100" fmla="+- 0 4139 2583"/>
                              <a:gd name="T101" fmla="*/ T100 w 2754"/>
                              <a:gd name="T102" fmla="+- 0 1172 585"/>
                              <a:gd name="T103" fmla="*/ 1172 h 762"/>
                              <a:gd name="T104" fmla="+- 0 4162 2583"/>
                              <a:gd name="T105" fmla="*/ T104 w 2754"/>
                              <a:gd name="T106" fmla="+- 0 1115 585"/>
                              <a:gd name="T107" fmla="*/ 1115 h 762"/>
                              <a:gd name="T108" fmla="+- 0 4219 2583"/>
                              <a:gd name="T109" fmla="*/ T108 w 2754"/>
                              <a:gd name="T110" fmla="+- 0 1092 585"/>
                              <a:gd name="T111" fmla="*/ 1092 h 762"/>
                              <a:gd name="T112" fmla="+- 0 4276 2583"/>
                              <a:gd name="T113" fmla="*/ T112 w 2754"/>
                              <a:gd name="T114" fmla="+- 0 1115 585"/>
                              <a:gd name="T115" fmla="*/ 1115 h 762"/>
                              <a:gd name="T116" fmla="+- 0 4300 2583"/>
                              <a:gd name="T117" fmla="*/ T116 w 2754"/>
                              <a:gd name="T118" fmla="+- 0 1172 585"/>
                              <a:gd name="T119" fmla="*/ 1172 h 762"/>
                              <a:gd name="T120" fmla="+- 0 4276 2583"/>
                              <a:gd name="T121" fmla="*/ T120 w 2754"/>
                              <a:gd name="T122" fmla="+- 0 1229 585"/>
                              <a:gd name="T123" fmla="*/ 1229 h 762"/>
                              <a:gd name="T124" fmla="+- 0 4219 2583"/>
                              <a:gd name="T125" fmla="*/ T124 w 2754"/>
                              <a:gd name="T126" fmla="+- 0 1253 585"/>
                              <a:gd name="T127" fmla="*/ 1253 h 762"/>
                              <a:gd name="T128" fmla="+- 0 4162 2583"/>
                              <a:gd name="T129" fmla="*/ T128 w 2754"/>
                              <a:gd name="T130" fmla="+- 0 1229 585"/>
                              <a:gd name="T131" fmla="*/ 1229 h 762"/>
                              <a:gd name="T132" fmla="+- 0 4139 2583"/>
                              <a:gd name="T133" fmla="*/ T132 w 2754"/>
                              <a:gd name="T134" fmla="+- 0 1172 585"/>
                              <a:gd name="T135" fmla="*/ 1172 h 762"/>
                              <a:gd name="T136" fmla="+- 0 4664 2583"/>
                              <a:gd name="T137" fmla="*/ T136 w 2754"/>
                              <a:gd name="T138" fmla="+- 0 1235 585"/>
                              <a:gd name="T139" fmla="*/ 1235 h 762"/>
                              <a:gd name="T140" fmla="+- 0 4706 2583"/>
                              <a:gd name="T141" fmla="*/ T140 w 2754"/>
                              <a:gd name="T142" fmla="+- 0 1193 585"/>
                              <a:gd name="T143" fmla="*/ 1193 h 762"/>
                              <a:gd name="T144" fmla="+- 0 4769 2583"/>
                              <a:gd name="T145" fmla="*/ T144 w 2754"/>
                              <a:gd name="T146" fmla="+- 0 1193 585"/>
                              <a:gd name="T147" fmla="*/ 1193 h 762"/>
                              <a:gd name="T148" fmla="+- 0 4812 2583"/>
                              <a:gd name="T149" fmla="*/ T148 w 2754"/>
                              <a:gd name="T150" fmla="+- 0 1235 585"/>
                              <a:gd name="T151" fmla="*/ 1235 h 762"/>
                              <a:gd name="T152" fmla="+- 0 4812 2583"/>
                              <a:gd name="T153" fmla="*/ T152 w 2754"/>
                              <a:gd name="T154" fmla="+- 0 1298 585"/>
                              <a:gd name="T155" fmla="*/ 1298 h 762"/>
                              <a:gd name="T156" fmla="+- 0 4769 2583"/>
                              <a:gd name="T157" fmla="*/ T156 w 2754"/>
                              <a:gd name="T158" fmla="+- 0 1341 585"/>
                              <a:gd name="T159" fmla="*/ 1341 h 762"/>
                              <a:gd name="T160" fmla="+- 0 4706 2583"/>
                              <a:gd name="T161" fmla="*/ T160 w 2754"/>
                              <a:gd name="T162" fmla="+- 0 1341 585"/>
                              <a:gd name="T163" fmla="*/ 1341 h 762"/>
                              <a:gd name="T164" fmla="+- 0 4664 2583"/>
                              <a:gd name="T165" fmla="*/ T164 w 2754"/>
                              <a:gd name="T166" fmla="+- 0 1298 585"/>
                              <a:gd name="T167" fmla="*/ 1298 h 762"/>
                              <a:gd name="T168" fmla="+- 0 5176 2583"/>
                              <a:gd name="T169" fmla="*/ T168 w 2754"/>
                              <a:gd name="T170" fmla="+- 0 1267 585"/>
                              <a:gd name="T171" fmla="*/ 1267 h 762"/>
                              <a:gd name="T172" fmla="+- 0 5200 2583"/>
                              <a:gd name="T173" fmla="*/ T172 w 2754"/>
                              <a:gd name="T174" fmla="+- 0 1210 585"/>
                              <a:gd name="T175" fmla="*/ 1210 h 762"/>
                              <a:gd name="T176" fmla="+- 0 5256 2583"/>
                              <a:gd name="T177" fmla="*/ T176 w 2754"/>
                              <a:gd name="T178" fmla="+- 0 1186 585"/>
                              <a:gd name="T179" fmla="*/ 1186 h 762"/>
                              <a:gd name="T180" fmla="+- 0 5313 2583"/>
                              <a:gd name="T181" fmla="*/ T180 w 2754"/>
                              <a:gd name="T182" fmla="+- 0 1210 585"/>
                              <a:gd name="T183" fmla="*/ 1210 h 762"/>
                              <a:gd name="T184" fmla="+- 0 5337 2583"/>
                              <a:gd name="T185" fmla="*/ T184 w 2754"/>
                              <a:gd name="T186" fmla="+- 0 1267 585"/>
                              <a:gd name="T187" fmla="*/ 1267 h 762"/>
                              <a:gd name="T188" fmla="+- 0 5313 2583"/>
                              <a:gd name="T189" fmla="*/ T188 w 2754"/>
                              <a:gd name="T190" fmla="+- 0 1323 585"/>
                              <a:gd name="T191" fmla="*/ 1323 h 762"/>
                              <a:gd name="T192" fmla="+- 0 5256 2583"/>
                              <a:gd name="T193" fmla="*/ T192 w 2754"/>
                              <a:gd name="T194" fmla="+- 0 1347 585"/>
                              <a:gd name="T195" fmla="*/ 1347 h 762"/>
                              <a:gd name="T196" fmla="+- 0 5200 2583"/>
                              <a:gd name="T197" fmla="*/ T196 w 2754"/>
                              <a:gd name="T198" fmla="+- 0 1323 585"/>
                              <a:gd name="T199" fmla="*/ 1323 h 762"/>
                              <a:gd name="T200" fmla="+- 0 5176 2583"/>
                              <a:gd name="T201" fmla="*/ T200 w 2754"/>
                              <a:gd name="T202" fmla="+- 0 1267 585"/>
                              <a:gd name="T203" fmla="*/ 1267 h 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762">
                                <a:moveTo>
                                  <a:pt x="0" y="81"/>
                                </a:moveTo>
                                <a:lnTo>
                                  <a:pt x="6" y="50"/>
                                </a:lnTo>
                                <a:lnTo>
                                  <a:pt x="24" y="24"/>
                                </a:lnTo>
                                <a:lnTo>
                                  <a:pt x="49" y="7"/>
                                </a:lnTo>
                                <a:lnTo>
                                  <a:pt x="80" y="0"/>
                                </a:lnTo>
                                <a:lnTo>
                                  <a:pt x="112" y="7"/>
                                </a:lnTo>
                                <a:lnTo>
                                  <a:pt x="137" y="24"/>
                                </a:lnTo>
                                <a:lnTo>
                                  <a:pt x="154" y="50"/>
                                </a:lnTo>
                                <a:lnTo>
                                  <a:pt x="161" y="81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8"/>
                                </a:lnTo>
                                <a:lnTo>
                                  <a:pt x="112" y="155"/>
                                </a:lnTo>
                                <a:lnTo>
                                  <a:pt x="80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8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8" y="263"/>
                                </a:moveTo>
                                <a:lnTo>
                                  <a:pt x="525" y="232"/>
                                </a:lnTo>
                                <a:lnTo>
                                  <a:pt x="542" y="206"/>
                                </a:lnTo>
                                <a:lnTo>
                                  <a:pt x="568" y="189"/>
                                </a:lnTo>
                                <a:lnTo>
                                  <a:pt x="599" y="183"/>
                                </a:lnTo>
                                <a:lnTo>
                                  <a:pt x="630" y="189"/>
                                </a:lnTo>
                                <a:lnTo>
                                  <a:pt x="656" y="206"/>
                                </a:lnTo>
                                <a:lnTo>
                                  <a:pt x="673" y="232"/>
                                </a:lnTo>
                                <a:lnTo>
                                  <a:pt x="679" y="263"/>
                                </a:lnTo>
                                <a:lnTo>
                                  <a:pt x="673" y="294"/>
                                </a:lnTo>
                                <a:lnTo>
                                  <a:pt x="656" y="320"/>
                                </a:lnTo>
                                <a:lnTo>
                                  <a:pt x="630" y="337"/>
                                </a:lnTo>
                                <a:lnTo>
                                  <a:pt x="599" y="344"/>
                                </a:lnTo>
                                <a:lnTo>
                                  <a:pt x="568" y="337"/>
                                </a:lnTo>
                                <a:lnTo>
                                  <a:pt x="542" y="320"/>
                                </a:lnTo>
                                <a:lnTo>
                                  <a:pt x="525" y="294"/>
                                </a:lnTo>
                                <a:lnTo>
                                  <a:pt x="518" y="263"/>
                                </a:lnTo>
                                <a:moveTo>
                                  <a:pt x="1037" y="499"/>
                                </a:moveTo>
                                <a:lnTo>
                                  <a:pt x="1043" y="468"/>
                                </a:lnTo>
                                <a:lnTo>
                                  <a:pt x="1061" y="443"/>
                                </a:lnTo>
                                <a:lnTo>
                                  <a:pt x="1086" y="425"/>
                                </a:lnTo>
                                <a:lnTo>
                                  <a:pt x="1118" y="419"/>
                                </a:lnTo>
                                <a:lnTo>
                                  <a:pt x="1149" y="425"/>
                                </a:lnTo>
                                <a:lnTo>
                                  <a:pt x="1174" y="443"/>
                                </a:lnTo>
                                <a:lnTo>
                                  <a:pt x="1192" y="468"/>
                                </a:lnTo>
                                <a:lnTo>
                                  <a:pt x="1198" y="499"/>
                                </a:lnTo>
                                <a:lnTo>
                                  <a:pt x="1192" y="531"/>
                                </a:lnTo>
                                <a:lnTo>
                                  <a:pt x="1174" y="556"/>
                                </a:lnTo>
                                <a:lnTo>
                                  <a:pt x="1149" y="573"/>
                                </a:lnTo>
                                <a:lnTo>
                                  <a:pt x="1118" y="580"/>
                                </a:lnTo>
                                <a:lnTo>
                                  <a:pt x="1086" y="573"/>
                                </a:lnTo>
                                <a:lnTo>
                                  <a:pt x="1061" y="556"/>
                                </a:lnTo>
                                <a:lnTo>
                                  <a:pt x="1043" y="531"/>
                                </a:lnTo>
                                <a:lnTo>
                                  <a:pt x="1037" y="499"/>
                                </a:lnTo>
                                <a:moveTo>
                                  <a:pt x="1556" y="587"/>
                                </a:moveTo>
                                <a:lnTo>
                                  <a:pt x="1562" y="556"/>
                                </a:lnTo>
                                <a:lnTo>
                                  <a:pt x="1579" y="530"/>
                                </a:lnTo>
                                <a:lnTo>
                                  <a:pt x="1605" y="513"/>
                                </a:lnTo>
                                <a:lnTo>
                                  <a:pt x="1636" y="507"/>
                                </a:lnTo>
                                <a:lnTo>
                                  <a:pt x="1667" y="513"/>
                                </a:lnTo>
                                <a:lnTo>
                                  <a:pt x="1693" y="530"/>
                                </a:lnTo>
                                <a:lnTo>
                                  <a:pt x="1710" y="556"/>
                                </a:lnTo>
                                <a:lnTo>
                                  <a:pt x="1717" y="587"/>
                                </a:lnTo>
                                <a:lnTo>
                                  <a:pt x="1710" y="618"/>
                                </a:lnTo>
                                <a:lnTo>
                                  <a:pt x="1693" y="644"/>
                                </a:lnTo>
                                <a:lnTo>
                                  <a:pt x="1667" y="661"/>
                                </a:lnTo>
                                <a:lnTo>
                                  <a:pt x="1636" y="668"/>
                                </a:lnTo>
                                <a:lnTo>
                                  <a:pt x="1605" y="661"/>
                                </a:lnTo>
                                <a:lnTo>
                                  <a:pt x="1579" y="644"/>
                                </a:lnTo>
                                <a:lnTo>
                                  <a:pt x="1562" y="618"/>
                                </a:lnTo>
                                <a:lnTo>
                                  <a:pt x="1556" y="587"/>
                                </a:lnTo>
                                <a:moveTo>
                                  <a:pt x="2074" y="682"/>
                                </a:moveTo>
                                <a:lnTo>
                                  <a:pt x="2081" y="650"/>
                                </a:lnTo>
                                <a:lnTo>
                                  <a:pt x="2098" y="625"/>
                                </a:lnTo>
                                <a:lnTo>
                                  <a:pt x="2123" y="608"/>
                                </a:lnTo>
                                <a:lnTo>
                                  <a:pt x="2155" y="601"/>
                                </a:lnTo>
                                <a:lnTo>
                                  <a:pt x="2186" y="608"/>
                                </a:lnTo>
                                <a:lnTo>
                                  <a:pt x="2212" y="625"/>
                                </a:lnTo>
                                <a:lnTo>
                                  <a:pt x="2229" y="650"/>
                                </a:lnTo>
                                <a:lnTo>
                                  <a:pt x="2235" y="682"/>
                                </a:lnTo>
                                <a:lnTo>
                                  <a:pt x="2229" y="713"/>
                                </a:lnTo>
                                <a:lnTo>
                                  <a:pt x="2212" y="738"/>
                                </a:lnTo>
                                <a:lnTo>
                                  <a:pt x="2186" y="756"/>
                                </a:lnTo>
                                <a:lnTo>
                                  <a:pt x="2155" y="762"/>
                                </a:lnTo>
                                <a:lnTo>
                                  <a:pt x="2123" y="756"/>
                                </a:lnTo>
                                <a:lnTo>
                                  <a:pt x="2098" y="738"/>
                                </a:lnTo>
                                <a:lnTo>
                                  <a:pt x="2081" y="713"/>
                                </a:lnTo>
                                <a:lnTo>
                                  <a:pt x="2074" y="682"/>
                                </a:lnTo>
                                <a:moveTo>
                                  <a:pt x="2593" y="682"/>
                                </a:moveTo>
                                <a:lnTo>
                                  <a:pt x="2599" y="650"/>
                                </a:lnTo>
                                <a:lnTo>
                                  <a:pt x="2617" y="625"/>
                                </a:lnTo>
                                <a:lnTo>
                                  <a:pt x="2642" y="608"/>
                                </a:lnTo>
                                <a:lnTo>
                                  <a:pt x="2673" y="601"/>
                                </a:lnTo>
                                <a:lnTo>
                                  <a:pt x="2705" y="608"/>
                                </a:lnTo>
                                <a:lnTo>
                                  <a:pt x="2730" y="625"/>
                                </a:lnTo>
                                <a:lnTo>
                                  <a:pt x="2747" y="650"/>
                                </a:lnTo>
                                <a:lnTo>
                                  <a:pt x="2754" y="682"/>
                                </a:lnTo>
                                <a:lnTo>
                                  <a:pt x="2747" y="713"/>
                                </a:lnTo>
                                <a:lnTo>
                                  <a:pt x="2730" y="738"/>
                                </a:lnTo>
                                <a:lnTo>
                                  <a:pt x="2705" y="756"/>
                                </a:lnTo>
                                <a:lnTo>
                                  <a:pt x="2673" y="762"/>
                                </a:lnTo>
                                <a:lnTo>
                                  <a:pt x="2642" y="756"/>
                                </a:lnTo>
                                <a:lnTo>
                                  <a:pt x="2617" y="738"/>
                                </a:lnTo>
                                <a:lnTo>
                                  <a:pt x="2599" y="713"/>
                                </a:lnTo>
                                <a:lnTo>
                                  <a:pt x="2593" y="682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375"/>
                        <wps:cNvSpPr>
                          <a:spLocks/>
                        </wps:cNvSpPr>
                        <wps:spPr bwMode="auto">
                          <a:xfrm>
                            <a:off x="2600" y="747"/>
                            <a:ext cx="2236" cy="870"/>
                          </a:xfrm>
                          <a:custGeom>
                            <a:avLst/>
                            <a:gdLst>
                              <a:gd name="T0" fmla="+- 0 2607 2600"/>
                              <a:gd name="T1" fmla="*/ T0 w 2236"/>
                              <a:gd name="T2" fmla="+- 0 797 747"/>
                              <a:gd name="T3" fmla="*/ 797 h 870"/>
                              <a:gd name="T4" fmla="+- 0 2649 2600"/>
                              <a:gd name="T5" fmla="*/ T4 w 2236"/>
                              <a:gd name="T6" fmla="+- 0 754 747"/>
                              <a:gd name="T7" fmla="*/ 754 h 870"/>
                              <a:gd name="T8" fmla="+- 0 2712 2600"/>
                              <a:gd name="T9" fmla="*/ T8 w 2236"/>
                              <a:gd name="T10" fmla="+- 0 754 747"/>
                              <a:gd name="T11" fmla="*/ 754 h 870"/>
                              <a:gd name="T12" fmla="+- 0 2755 2600"/>
                              <a:gd name="T13" fmla="*/ T12 w 2236"/>
                              <a:gd name="T14" fmla="+- 0 797 747"/>
                              <a:gd name="T15" fmla="*/ 797 h 870"/>
                              <a:gd name="T16" fmla="+- 0 2755 2600"/>
                              <a:gd name="T17" fmla="*/ T16 w 2236"/>
                              <a:gd name="T18" fmla="+- 0 859 747"/>
                              <a:gd name="T19" fmla="*/ 859 h 870"/>
                              <a:gd name="T20" fmla="+- 0 2712 2600"/>
                              <a:gd name="T21" fmla="*/ T20 w 2236"/>
                              <a:gd name="T22" fmla="+- 0 902 747"/>
                              <a:gd name="T23" fmla="*/ 902 h 870"/>
                              <a:gd name="T24" fmla="+- 0 2649 2600"/>
                              <a:gd name="T25" fmla="*/ T24 w 2236"/>
                              <a:gd name="T26" fmla="+- 0 902 747"/>
                              <a:gd name="T27" fmla="*/ 902 h 870"/>
                              <a:gd name="T28" fmla="+- 0 2607 2600"/>
                              <a:gd name="T29" fmla="*/ T28 w 2236"/>
                              <a:gd name="T30" fmla="+- 0 859 747"/>
                              <a:gd name="T31" fmla="*/ 859 h 870"/>
                              <a:gd name="T32" fmla="+- 0 3119 2600"/>
                              <a:gd name="T33" fmla="*/ T32 w 2236"/>
                              <a:gd name="T34" fmla="+- 0 1132 747"/>
                              <a:gd name="T35" fmla="*/ 1132 h 870"/>
                              <a:gd name="T36" fmla="+- 0 3142 2600"/>
                              <a:gd name="T37" fmla="*/ T36 w 2236"/>
                              <a:gd name="T38" fmla="+- 0 1075 747"/>
                              <a:gd name="T39" fmla="*/ 1075 h 870"/>
                              <a:gd name="T40" fmla="+- 0 3199 2600"/>
                              <a:gd name="T41" fmla="*/ T40 w 2236"/>
                              <a:gd name="T42" fmla="+- 0 1051 747"/>
                              <a:gd name="T43" fmla="*/ 1051 h 870"/>
                              <a:gd name="T44" fmla="+- 0 3256 2600"/>
                              <a:gd name="T45" fmla="*/ T44 w 2236"/>
                              <a:gd name="T46" fmla="+- 0 1075 747"/>
                              <a:gd name="T47" fmla="*/ 1075 h 870"/>
                              <a:gd name="T48" fmla="+- 0 3280 2600"/>
                              <a:gd name="T49" fmla="*/ T48 w 2236"/>
                              <a:gd name="T50" fmla="+- 0 1132 747"/>
                              <a:gd name="T51" fmla="*/ 1132 h 870"/>
                              <a:gd name="T52" fmla="+- 0 3256 2600"/>
                              <a:gd name="T53" fmla="*/ T52 w 2236"/>
                              <a:gd name="T54" fmla="+- 0 1188 747"/>
                              <a:gd name="T55" fmla="*/ 1188 h 870"/>
                              <a:gd name="T56" fmla="+- 0 3199 2600"/>
                              <a:gd name="T57" fmla="*/ T56 w 2236"/>
                              <a:gd name="T58" fmla="+- 0 1212 747"/>
                              <a:gd name="T59" fmla="*/ 1212 h 870"/>
                              <a:gd name="T60" fmla="+- 0 3142 2600"/>
                              <a:gd name="T61" fmla="*/ T60 w 2236"/>
                              <a:gd name="T62" fmla="+- 0 1188 747"/>
                              <a:gd name="T63" fmla="*/ 1188 h 870"/>
                              <a:gd name="T64" fmla="+- 0 3119 2600"/>
                              <a:gd name="T65" fmla="*/ T64 w 2236"/>
                              <a:gd name="T66" fmla="+- 0 1132 747"/>
                              <a:gd name="T67" fmla="*/ 1132 h 870"/>
                              <a:gd name="T68" fmla="+- 0 3644 2600"/>
                              <a:gd name="T69" fmla="*/ T68 w 2236"/>
                              <a:gd name="T70" fmla="+- 0 1310 747"/>
                              <a:gd name="T71" fmla="*/ 1310 h 870"/>
                              <a:gd name="T72" fmla="+- 0 3687 2600"/>
                              <a:gd name="T73" fmla="*/ T72 w 2236"/>
                              <a:gd name="T74" fmla="+- 0 1267 747"/>
                              <a:gd name="T75" fmla="*/ 1267 h 870"/>
                              <a:gd name="T76" fmla="+- 0 3749 2600"/>
                              <a:gd name="T77" fmla="*/ T76 w 2236"/>
                              <a:gd name="T78" fmla="+- 0 1267 747"/>
                              <a:gd name="T79" fmla="*/ 1267 h 870"/>
                              <a:gd name="T80" fmla="+- 0 3792 2600"/>
                              <a:gd name="T81" fmla="*/ T80 w 2236"/>
                              <a:gd name="T82" fmla="+- 0 1310 747"/>
                              <a:gd name="T83" fmla="*/ 1310 h 870"/>
                              <a:gd name="T84" fmla="+- 0 3792 2600"/>
                              <a:gd name="T85" fmla="*/ T84 w 2236"/>
                              <a:gd name="T86" fmla="+- 0 1372 747"/>
                              <a:gd name="T87" fmla="*/ 1372 h 870"/>
                              <a:gd name="T88" fmla="+- 0 3749 2600"/>
                              <a:gd name="T89" fmla="*/ T88 w 2236"/>
                              <a:gd name="T90" fmla="+- 0 1415 747"/>
                              <a:gd name="T91" fmla="*/ 1415 h 870"/>
                              <a:gd name="T92" fmla="+- 0 3687 2600"/>
                              <a:gd name="T93" fmla="*/ T92 w 2236"/>
                              <a:gd name="T94" fmla="+- 0 1415 747"/>
                              <a:gd name="T95" fmla="*/ 1415 h 870"/>
                              <a:gd name="T96" fmla="+- 0 3644 2600"/>
                              <a:gd name="T97" fmla="*/ T96 w 2236"/>
                              <a:gd name="T98" fmla="+- 0 1372 747"/>
                              <a:gd name="T99" fmla="*/ 1372 h 870"/>
                              <a:gd name="T100" fmla="+- 0 4156 2600"/>
                              <a:gd name="T101" fmla="*/ T100 w 2236"/>
                              <a:gd name="T102" fmla="+- 0 1456 747"/>
                              <a:gd name="T103" fmla="*/ 1456 h 870"/>
                              <a:gd name="T104" fmla="+- 0 4180 2600"/>
                              <a:gd name="T105" fmla="*/ T104 w 2236"/>
                              <a:gd name="T106" fmla="+- 0 1399 747"/>
                              <a:gd name="T107" fmla="*/ 1399 h 870"/>
                              <a:gd name="T108" fmla="+- 0 4236 2600"/>
                              <a:gd name="T109" fmla="*/ T108 w 2236"/>
                              <a:gd name="T110" fmla="+- 0 1375 747"/>
                              <a:gd name="T111" fmla="*/ 1375 h 870"/>
                              <a:gd name="T112" fmla="+- 0 4293 2600"/>
                              <a:gd name="T113" fmla="*/ T112 w 2236"/>
                              <a:gd name="T114" fmla="+- 0 1399 747"/>
                              <a:gd name="T115" fmla="*/ 1399 h 870"/>
                              <a:gd name="T116" fmla="+- 0 4317 2600"/>
                              <a:gd name="T117" fmla="*/ T116 w 2236"/>
                              <a:gd name="T118" fmla="+- 0 1456 747"/>
                              <a:gd name="T119" fmla="*/ 1456 h 870"/>
                              <a:gd name="T120" fmla="+- 0 4293 2600"/>
                              <a:gd name="T121" fmla="*/ T120 w 2236"/>
                              <a:gd name="T122" fmla="+- 0 1513 747"/>
                              <a:gd name="T123" fmla="*/ 1513 h 870"/>
                              <a:gd name="T124" fmla="+- 0 4236 2600"/>
                              <a:gd name="T125" fmla="*/ T124 w 2236"/>
                              <a:gd name="T126" fmla="+- 0 1536 747"/>
                              <a:gd name="T127" fmla="*/ 1536 h 870"/>
                              <a:gd name="T128" fmla="+- 0 4180 2600"/>
                              <a:gd name="T129" fmla="*/ T128 w 2236"/>
                              <a:gd name="T130" fmla="+- 0 1513 747"/>
                              <a:gd name="T131" fmla="*/ 1513 h 870"/>
                              <a:gd name="T132" fmla="+- 0 4156 2600"/>
                              <a:gd name="T133" fmla="*/ T132 w 2236"/>
                              <a:gd name="T134" fmla="+- 0 1456 747"/>
                              <a:gd name="T135" fmla="*/ 1456 h 870"/>
                              <a:gd name="T136" fmla="+- 0 4681 2600"/>
                              <a:gd name="T137" fmla="*/ T136 w 2236"/>
                              <a:gd name="T138" fmla="+- 0 1505 747"/>
                              <a:gd name="T139" fmla="*/ 1505 h 870"/>
                              <a:gd name="T140" fmla="+- 0 4724 2600"/>
                              <a:gd name="T141" fmla="*/ T140 w 2236"/>
                              <a:gd name="T142" fmla="+- 0 1463 747"/>
                              <a:gd name="T143" fmla="*/ 1463 h 870"/>
                              <a:gd name="T144" fmla="+- 0 4786 2600"/>
                              <a:gd name="T145" fmla="*/ T144 w 2236"/>
                              <a:gd name="T146" fmla="+- 0 1463 747"/>
                              <a:gd name="T147" fmla="*/ 1463 h 870"/>
                              <a:gd name="T148" fmla="+- 0 4829 2600"/>
                              <a:gd name="T149" fmla="*/ T148 w 2236"/>
                              <a:gd name="T150" fmla="+- 0 1505 747"/>
                              <a:gd name="T151" fmla="*/ 1505 h 870"/>
                              <a:gd name="T152" fmla="+- 0 4829 2600"/>
                              <a:gd name="T153" fmla="*/ T152 w 2236"/>
                              <a:gd name="T154" fmla="+- 0 1568 747"/>
                              <a:gd name="T155" fmla="*/ 1568 h 870"/>
                              <a:gd name="T156" fmla="+- 0 4786 2600"/>
                              <a:gd name="T157" fmla="*/ T156 w 2236"/>
                              <a:gd name="T158" fmla="+- 0 1611 747"/>
                              <a:gd name="T159" fmla="*/ 1611 h 870"/>
                              <a:gd name="T160" fmla="+- 0 4724 2600"/>
                              <a:gd name="T161" fmla="*/ T160 w 2236"/>
                              <a:gd name="T162" fmla="+- 0 1611 747"/>
                              <a:gd name="T163" fmla="*/ 1611 h 870"/>
                              <a:gd name="T164" fmla="+- 0 4681 2600"/>
                              <a:gd name="T165" fmla="*/ T164 w 2236"/>
                              <a:gd name="T166" fmla="+- 0 1568 747"/>
                              <a:gd name="T167" fmla="*/ 1568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236" h="870">
                                <a:moveTo>
                                  <a:pt x="0" y="81"/>
                                </a:moveTo>
                                <a:lnTo>
                                  <a:pt x="7" y="50"/>
                                </a:lnTo>
                                <a:lnTo>
                                  <a:pt x="24" y="24"/>
                                </a:lnTo>
                                <a:lnTo>
                                  <a:pt x="49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7" y="24"/>
                                </a:lnTo>
                                <a:lnTo>
                                  <a:pt x="155" y="50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7" y="138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8"/>
                                </a:lnTo>
                                <a:lnTo>
                                  <a:pt x="7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385"/>
                                </a:moveTo>
                                <a:lnTo>
                                  <a:pt x="525" y="353"/>
                                </a:lnTo>
                                <a:lnTo>
                                  <a:pt x="542" y="328"/>
                                </a:lnTo>
                                <a:lnTo>
                                  <a:pt x="568" y="311"/>
                                </a:lnTo>
                                <a:lnTo>
                                  <a:pt x="599" y="304"/>
                                </a:lnTo>
                                <a:lnTo>
                                  <a:pt x="630" y="311"/>
                                </a:lnTo>
                                <a:lnTo>
                                  <a:pt x="656" y="328"/>
                                </a:lnTo>
                                <a:lnTo>
                                  <a:pt x="673" y="353"/>
                                </a:lnTo>
                                <a:lnTo>
                                  <a:pt x="680" y="385"/>
                                </a:lnTo>
                                <a:lnTo>
                                  <a:pt x="673" y="416"/>
                                </a:lnTo>
                                <a:lnTo>
                                  <a:pt x="656" y="441"/>
                                </a:lnTo>
                                <a:lnTo>
                                  <a:pt x="630" y="459"/>
                                </a:lnTo>
                                <a:lnTo>
                                  <a:pt x="599" y="465"/>
                                </a:lnTo>
                                <a:lnTo>
                                  <a:pt x="568" y="459"/>
                                </a:lnTo>
                                <a:lnTo>
                                  <a:pt x="542" y="441"/>
                                </a:lnTo>
                                <a:lnTo>
                                  <a:pt x="525" y="416"/>
                                </a:lnTo>
                                <a:lnTo>
                                  <a:pt x="519" y="385"/>
                                </a:lnTo>
                                <a:moveTo>
                                  <a:pt x="1037" y="594"/>
                                </a:moveTo>
                                <a:lnTo>
                                  <a:pt x="1044" y="563"/>
                                </a:lnTo>
                                <a:lnTo>
                                  <a:pt x="1061" y="537"/>
                                </a:lnTo>
                                <a:lnTo>
                                  <a:pt x="1087" y="520"/>
                                </a:lnTo>
                                <a:lnTo>
                                  <a:pt x="1118" y="514"/>
                                </a:lnTo>
                                <a:lnTo>
                                  <a:pt x="1149" y="520"/>
                                </a:lnTo>
                                <a:lnTo>
                                  <a:pt x="1175" y="537"/>
                                </a:lnTo>
                                <a:lnTo>
                                  <a:pt x="1192" y="563"/>
                                </a:lnTo>
                                <a:lnTo>
                                  <a:pt x="1198" y="594"/>
                                </a:lnTo>
                                <a:lnTo>
                                  <a:pt x="1192" y="625"/>
                                </a:lnTo>
                                <a:lnTo>
                                  <a:pt x="1175" y="651"/>
                                </a:lnTo>
                                <a:lnTo>
                                  <a:pt x="1149" y="668"/>
                                </a:lnTo>
                                <a:lnTo>
                                  <a:pt x="1118" y="674"/>
                                </a:lnTo>
                                <a:lnTo>
                                  <a:pt x="1087" y="668"/>
                                </a:lnTo>
                                <a:lnTo>
                                  <a:pt x="1061" y="651"/>
                                </a:lnTo>
                                <a:lnTo>
                                  <a:pt x="1044" y="625"/>
                                </a:lnTo>
                                <a:lnTo>
                                  <a:pt x="1037" y="594"/>
                                </a:lnTo>
                                <a:moveTo>
                                  <a:pt x="1556" y="709"/>
                                </a:moveTo>
                                <a:lnTo>
                                  <a:pt x="1562" y="677"/>
                                </a:lnTo>
                                <a:lnTo>
                                  <a:pt x="1580" y="652"/>
                                </a:lnTo>
                                <a:lnTo>
                                  <a:pt x="1605" y="635"/>
                                </a:lnTo>
                                <a:lnTo>
                                  <a:pt x="1636" y="628"/>
                                </a:lnTo>
                                <a:lnTo>
                                  <a:pt x="1668" y="635"/>
                                </a:lnTo>
                                <a:lnTo>
                                  <a:pt x="1693" y="652"/>
                                </a:lnTo>
                                <a:lnTo>
                                  <a:pt x="1710" y="677"/>
                                </a:lnTo>
                                <a:lnTo>
                                  <a:pt x="1717" y="709"/>
                                </a:lnTo>
                                <a:lnTo>
                                  <a:pt x="1710" y="740"/>
                                </a:lnTo>
                                <a:lnTo>
                                  <a:pt x="1693" y="766"/>
                                </a:lnTo>
                                <a:lnTo>
                                  <a:pt x="1668" y="783"/>
                                </a:lnTo>
                                <a:lnTo>
                                  <a:pt x="1636" y="789"/>
                                </a:lnTo>
                                <a:lnTo>
                                  <a:pt x="1605" y="783"/>
                                </a:lnTo>
                                <a:lnTo>
                                  <a:pt x="1580" y="766"/>
                                </a:lnTo>
                                <a:lnTo>
                                  <a:pt x="1562" y="740"/>
                                </a:lnTo>
                                <a:lnTo>
                                  <a:pt x="1556" y="709"/>
                                </a:lnTo>
                                <a:moveTo>
                                  <a:pt x="2075" y="790"/>
                                </a:moveTo>
                                <a:lnTo>
                                  <a:pt x="2081" y="758"/>
                                </a:lnTo>
                                <a:lnTo>
                                  <a:pt x="2098" y="733"/>
                                </a:lnTo>
                                <a:lnTo>
                                  <a:pt x="2124" y="716"/>
                                </a:lnTo>
                                <a:lnTo>
                                  <a:pt x="2155" y="709"/>
                                </a:lnTo>
                                <a:lnTo>
                                  <a:pt x="2186" y="716"/>
                                </a:lnTo>
                                <a:lnTo>
                                  <a:pt x="2212" y="733"/>
                                </a:lnTo>
                                <a:lnTo>
                                  <a:pt x="2229" y="758"/>
                                </a:lnTo>
                                <a:lnTo>
                                  <a:pt x="2235" y="790"/>
                                </a:lnTo>
                                <a:lnTo>
                                  <a:pt x="2229" y="821"/>
                                </a:lnTo>
                                <a:lnTo>
                                  <a:pt x="2212" y="847"/>
                                </a:lnTo>
                                <a:lnTo>
                                  <a:pt x="2186" y="864"/>
                                </a:lnTo>
                                <a:lnTo>
                                  <a:pt x="2155" y="870"/>
                                </a:lnTo>
                                <a:lnTo>
                                  <a:pt x="2124" y="864"/>
                                </a:lnTo>
                                <a:lnTo>
                                  <a:pt x="2098" y="847"/>
                                </a:lnTo>
                                <a:lnTo>
                                  <a:pt x="2081" y="821"/>
                                </a:lnTo>
                                <a:lnTo>
                                  <a:pt x="2075" y="790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7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1" y="1418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8" name="AutoShape 373"/>
                        <wps:cNvSpPr>
                          <a:spLocks/>
                        </wps:cNvSpPr>
                        <wps:spPr bwMode="auto">
                          <a:xfrm>
                            <a:off x="2617" y="909"/>
                            <a:ext cx="2754" cy="897"/>
                          </a:xfrm>
                          <a:custGeom>
                            <a:avLst/>
                            <a:gdLst>
                              <a:gd name="T0" fmla="+- 0 2624 2617"/>
                              <a:gd name="T1" fmla="*/ T0 w 2754"/>
                              <a:gd name="T2" fmla="+- 0 959 909"/>
                              <a:gd name="T3" fmla="*/ 959 h 897"/>
                              <a:gd name="T4" fmla="+- 0 2667 2617"/>
                              <a:gd name="T5" fmla="*/ T4 w 2754"/>
                              <a:gd name="T6" fmla="+- 0 916 909"/>
                              <a:gd name="T7" fmla="*/ 916 h 897"/>
                              <a:gd name="T8" fmla="+- 0 2729 2617"/>
                              <a:gd name="T9" fmla="*/ T8 w 2754"/>
                              <a:gd name="T10" fmla="+- 0 916 909"/>
                              <a:gd name="T11" fmla="*/ 916 h 897"/>
                              <a:gd name="T12" fmla="+- 0 2772 2617"/>
                              <a:gd name="T13" fmla="*/ T12 w 2754"/>
                              <a:gd name="T14" fmla="+- 0 959 909"/>
                              <a:gd name="T15" fmla="*/ 959 h 897"/>
                              <a:gd name="T16" fmla="+- 0 2772 2617"/>
                              <a:gd name="T17" fmla="*/ T16 w 2754"/>
                              <a:gd name="T18" fmla="+- 0 1021 909"/>
                              <a:gd name="T19" fmla="*/ 1021 h 897"/>
                              <a:gd name="T20" fmla="+- 0 2729 2617"/>
                              <a:gd name="T21" fmla="*/ T20 w 2754"/>
                              <a:gd name="T22" fmla="+- 0 1064 909"/>
                              <a:gd name="T23" fmla="*/ 1064 h 897"/>
                              <a:gd name="T24" fmla="+- 0 2667 2617"/>
                              <a:gd name="T25" fmla="*/ T24 w 2754"/>
                              <a:gd name="T26" fmla="+- 0 1064 909"/>
                              <a:gd name="T27" fmla="*/ 1064 h 897"/>
                              <a:gd name="T28" fmla="+- 0 2624 2617"/>
                              <a:gd name="T29" fmla="*/ T28 w 2754"/>
                              <a:gd name="T30" fmla="+- 0 1021 909"/>
                              <a:gd name="T31" fmla="*/ 1021 h 897"/>
                              <a:gd name="T32" fmla="+- 0 3136 2617"/>
                              <a:gd name="T33" fmla="*/ T32 w 2754"/>
                              <a:gd name="T34" fmla="+- 0 1280 909"/>
                              <a:gd name="T35" fmla="*/ 1280 h 897"/>
                              <a:gd name="T36" fmla="+- 0 3160 2617"/>
                              <a:gd name="T37" fmla="*/ T36 w 2754"/>
                              <a:gd name="T38" fmla="+- 0 1223 909"/>
                              <a:gd name="T39" fmla="*/ 1223 h 897"/>
                              <a:gd name="T40" fmla="+- 0 3216 2617"/>
                              <a:gd name="T41" fmla="*/ T40 w 2754"/>
                              <a:gd name="T42" fmla="+- 0 1200 909"/>
                              <a:gd name="T43" fmla="*/ 1200 h 897"/>
                              <a:gd name="T44" fmla="+- 0 3273 2617"/>
                              <a:gd name="T45" fmla="*/ T44 w 2754"/>
                              <a:gd name="T46" fmla="+- 0 1223 909"/>
                              <a:gd name="T47" fmla="*/ 1223 h 897"/>
                              <a:gd name="T48" fmla="+- 0 3297 2617"/>
                              <a:gd name="T49" fmla="*/ T48 w 2754"/>
                              <a:gd name="T50" fmla="+- 0 1280 909"/>
                              <a:gd name="T51" fmla="*/ 1280 h 897"/>
                              <a:gd name="T52" fmla="+- 0 3273 2617"/>
                              <a:gd name="T53" fmla="*/ T52 w 2754"/>
                              <a:gd name="T54" fmla="+- 0 1337 909"/>
                              <a:gd name="T55" fmla="*/ 1337 h 897"/>
                              <a:gd name="T56" fmla="+- 0 3216 2617"/>
                              <a:gd name="T57" fmla="*/ T56 w 2754"/>
                              <a:gd name="T58" fmla="+- 0 1361 909"/>
                              <a:gd name="T59" fmla="*/ 1361 h 897"/>
                              <a:gd name="T60" fmla="+- 0 3160 2617"/>
                              <a:gd name="T61" fmla="*/ T60 w 2754"/>
                              <a:gd name="T62" fmla="+- 0 1337 909"/>
                              <a:gd name="T63" fmla="*/ 1337 h 897"/>
                              <a:gd name="T64" fmla="+- 0 3136 2617"/>
                              <a:gd name="T65" fmla="*/ T64 w 2754"/>
                              <a:gd name="T66" fmla="+- 0 1280 909"/>
                              <a:gd name="T67" fmla="*/ 1280 h 897"/>
                              <a:gd name="T68" fmla="+- 0 3661 2617"/>
                              <a:gd name="T69" fmla="*/ T68 w 2754"/>
                              <a:gd name="T70" fmla="+- 0 1492 909"/>
                              <a:gd name="T71" fmla="*/ 1492 h 897"/>
                              <a:gd name="T72" fmla="+- 0 3704 2617"/>
                              <a:gd name="T73" fmla="*/ T72 w 2754"/>
                              <a:gd name="T74" fmla="+- 0 1449 909"/>
                              <a:gd name="T75" fmla="*/ 1449 h 897"/>
                              <a:gd name="T76" fmla="+- 0 3766 2617"/>
                              <a:gd name="T77" fmla="*/ T76 w 2754"/>
                              <a:gd name="T78" fmla="+- 0 1449 909"/>
                              <a:gd name="T79" fmla="*/ 1449 h 897"/>
                              <a:gd name="T80" fmla="+- 0 3809 2617"/>
                              <a:gd name="T81" fmla="*/ T80 w 2754"/>
                              <a:gd name="T82" fmla="+- 0 1492 909"/>
                              <a:gd name="T83" fmla="*/ 1492 h 897"/>
                              <a:gd name="T84" fmla="+- 0 3809 2617"/>
                              <a:gd name="T85" fmla="*/ T84 w 2754"/>
                              <a:gd name="T86" fmla="+- 0 1554 909"/>
                              <a:gd name="T87" fmla="*/ 1554 h 897"/>
                              <a:gd name="T88" fmla="+- 0 3766 2617"/>
                              <a:gd name="T89" fmla="*/ T88 w 2754"/>
                              <a:gd name="T90" fmla="+- 0 1597 909"/>
                              <a:gd name="T91" fmla="*/ 1597 h 897"/>
                              <a:gd name="T92" fmla="+- 0 3704 2617"/>
                              <a:gd name="T93" fmla="*/ T92 w 2754"/>
                              <a:gd name="T94" fmla="+- 0 1597 909"/>
                              <a:gd name="T95" fmla="*/ 1597 h 897"/>
                              <a:gd name="T96" fmla="+- 0 3661 2617"/>
                              <a:gd name="T97" fmla="*/ T96 w 2754"/>
                              <a:gd name="T98" fmla="+- 0 1554 909"/>
                              <a:gd name="T99" fmla="*/ 1554 h 897"/>
                              <a:gd name="T100" fmla="+- 0 4173 2617"/>
                              <a:gd name="T101" fmla="*/ T100 w 2754"/>
                              <a:gd name="T102" fmla="+- 0 1591 909"/>
                              <a:gd name="T103" fmla="*/ 1591 h 897"/>
                              <a:gd name="T104" fmla="+- 0 4197 2617"/>
                              <a:gd name="T105" fmla="*/ T104 w 2754"/>
                              <a:gd name="T106" fmla="+- 0 1534 909"/>
                              <a:gd name="T107" fmla="*/ 1534 h 897"/>
                              <a:gd name="T108" fmla="+- 0 4254 2617"/>
                              <a:gd name="T109" fmla="*/ T108 w 2754"/>
                              <a:gd name="T110" fmla="+- 0 1510 909"/>
                              <a:gd name="T111" fmla="*/ 1510 h 897"/>
                              <a:gd name="T112" fmla="+- 0 4311 2617"/>
                              <a:gd name="T113" fmla="*/ T112 w 2754"/>
                              <a:gd name="T114" fmla="+- 0 1534 909"/>
                              <a:gd name="T115" fmla="*/ 1534 h 897"/>
                              <a:gd name="T116" fmla="+- 0 4334 2617"/>
                              <a:gd name="T117" fmla="*/ T116 w 2754"/>
                              <a:gd name="T118" fmla="+- 0 1591 909"/>
                              <a:gd name="T119" fmla="*/ 1591 h 897"/>
                              <a:gd name="T120" fmla="+- 0 4311 2617"/>
                              <a:gd name="T121" fmla="*/ T120 w 2754"/>
                              <a:gd name="T122" fmla="+- 0 1648 909"/>
                              <a:gd name="T123" fmla="*/ 1648 h 897"/>
                              <a:gd name="T124" fmla="+- 0 4254 2617"/>
                              <a:gd name="T125" fmla="*/ T124 w 2754"/>
                              <a:gd name="T126" fmla="+- 0 1671 909"/>
                              <a:gd name="T127" fmla="*/ 1671 h 897"/>
                              <a:gd name="T128" fmla="+- 0 4197 2617"/>
                              <a:gd name="T129" fmla="*/ T128 w 2754"/>
                              <a:gd name="T130" fmla="+- 0 1648 909"/>
                              <a:gd name="T131" fmla="*/ 1648 h 897"/>
                              <a:gd name="T132" fmla="+- 0 4173 2617"/>
                              <a:gd name="T133" fmla="*/ T132 w 2754"/>
                              <a:gd name="T134" fmla="+- 0 1591 909"/>
                              <a:gd name="T135" fmla="*/ 1591 h 897"/>
                              <a:gd name="T136" fmla="+- 0 4698 2617"/>
                              <a:gd name="T137" fmla="*/ T136 w 2754"/>
                              <a:gd name="T138" fmla="+- 0 1674 909"/>
                              <a:gd name="T139" fmla="*/ 1674 h 897"/>
                              <a:gd name="T140" fmla="+- 0 4741 2617"/>
                              <a:gd name="T141" fmla="*/ T140 w 2754"/>
                              <a:gd name="T142" fmla="+- 0 1631 909"/>
                              <a:gd name="T143" fmla="*/ 1631 h 897"/>
                              <a:gd name="T144" fmla="+- 0 4804 2617"/>
                              <a:gd name="T145" fmla="*/ T144 w 2754"/>
                              <a:gd name="T146" fmla="+- 0 1631 909"/>
                              <a:gd name="T147" fmla="*/ 1631 h 897"/>
                              <a:gd name="T148" fmla="+- 0 4846 2617"/>
                              <a:gd name="T149" fmla="*/ T148 w 2754"/>
                              <a:gd name="T150" fmla="+- 0 1674 909"/>
                              <a:gd name="T151" fmla="*/ 1674 h 897"/>
                              <a:gd name="T152" fmla="+- 0 4846 2617"/>
                              <a:gd name="T153" fmla="*/ T152 w 2754"/>
                              <a:gd name="T154" fmla="+- 0 1737 909"/>
                              <a:gd name="T155" fmla="*/ 1737 h 897"/>
                              <a:gd name="T156" fmla="+- 0 4804 2617"/>
                              <a:gd name="T157" fmla="*/ T156 w 2754"/>
                              <a:gd name="T158" fmla="+- 0 1780 909"/>
                              <a:gd name="T159" fmla="*/ 1780 h 897"/>
                              <a:gd name="T160" fmla="+- 0 4741 2617"/>
                              <a:gd name="T161" fmla="*/ T160 w 2754"/>
                              <a:gd name="T162" fmla="+- 0 1780 909"/>
                              <a:gd name="T163" fmla="*/ 1780 h 897"/>
                              <a:gd name="T164" fmla="+- 0 4698 2617"/>
                              <a:gd name="T165" fmla="*/ T164 w 2754"/>
                              <a:gd name="T166" fmla="+- 0 1737 909"/>
                              <a:gd name="T167" fmla="*/ 1737 h 897"/>
                              <a:gd name="T168" fmla="+- 0 5210 2617"/>
                              <a:gd name="T169" fmla="*/ T168 w 2754"/>
                              <a:gd name="T170" fmla="+- 0 1726 909"/>
                              <a:gd name="T171" fmla="*/ 1726 h 897"/>
                              <a:gd name="T172" fmla="+- 0 5234 2617"/>
                              <a:gd name="T173" fmla="*/ T172 w 2754"/>
                              <a:gd name="T174" fmla="+- 0 1669 909"/>
                              <a:gd name="T175" fmla="*/ 1669 h 897"/>
                              <a:gd name="T176" fmla="+- 0 5291 2617"/>
                              <a:gd name="T177" fmla="*/ T176 w 2754"/>
                              <a:gd name="T178" fmla="+- 0 1645 909"/>
                              <a:gd name="T179" fmla="*/ 1645 h 897"/>
                              <a:gd name="T180" fmla="+- 0 5348 2617"/>
                              <a:gd name="T181" fmla="*/ T180 w 2754"/>
                              <a:gd name="T182" fmla="+- 0 1669 909"/>
                              <a:gd name="T183" fmla="*/ 1669 h 897"/>
                              <a:gd name="T184" fmla="+- 0 5371 2617"/>
                              <a:gd name="T185" fmla="*/ T184 w 2754"/>
                              <a:gd name="T186" fmla="+- 0 1726 909"/>
                              <a:gd name="T187" fmla="*/ 1726 h 897"/>
                              <a:gd name="T188" fmla="+- 0 5348 2617"/>
                              <a:gd name="T189" fmla="*/ T188 w 2754"/>
                              <a:gd name="T190" fmla="+- 0 1783 909"/>
                              <a:gd name="T191" fmla="*/ 1783 h 897"/>
                              <a:gd name="T192" fmla="+- 0 5291 2617"/>
                              <a:gd name="T193" fmla="*/ T192 w 2754"/>
                              <a:gd name="T194" fmla="+- 0 1806 909"/>
                              <a:gd name="T195" fmla="*/ 1806 h 897"/>
                              <a:gd name="T196" fmla="+- 0 5234 2617"/>
                              <a:gd name="T197" fmla="*/ T196 w 2754"/>
                              <a:gd name="T198" fmla="+- 0 1783 909"/>
                              <a:gd name="T199" fmla="*/ 1783 h 897"/>
                              <a:gd name="T200" fmla="+- 0 5210 2617"/>
                              <a:gd name="T201" fmla="*/ T200 w 2754"/>
                              <a:gd name="T202" fmla="+- 0 1726 909"/>
                              <a:gd name="T203" fmla="*/ 1726 h 8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897">
                                <a:moveTo>
                                  <a:pt x="0" y="81"/>
                                </a:moveTo>
                                <a:lnTo>
                                  <a:pt x="7" y="50"/>
                                </a:lnTo>
                                <a:lnTo>
                                  <a:pt x="24" y="24"/>
                                </a:lnTo>
                                <a:lnTo>
                                  <a:pt x="50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8" y="24"/>
                                </a:lnTo>
                                <a:lnTo>
                                  <a:pt x="155" y="50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8" y="138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50" y="155"/>
                                </a:lnTo>
                                <a:lnTo>
                                  <a:pt x="24" y="138"/>
                                </a:lnTo>
                                <a:lnTo>
                                  <a:pt x="7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371"/>
                                </a:moveTo>
                                <a:lnTo>
                                  <a:pt x="525" y="340"/>
                                </a:lnTo>
                                <a:lnTo>
                                  <a:pt x="543" y="314"/>
                                </a:lnTo>
                                <a:lnTo>
                                  <a:pt x="568" y="297"/>
                                </a:lnTo>
                                <a:lnTo>
                                  <a:pt x="599" y="291"/>
                                </a:lnTo>
                                <a:lnTo>
                                  <a:pt x="631" y="297"/>
                                </a:lnTo>
                                <a:lnTo>
                                  <a:pt x="656" y="314"/>
                                </a:lnTo>
                                <a:lnTo>
                                  <a:pt x="674" y="340"/>
                                </a:lnTo>
                                <a:lnTo>
                                  <a:pt x="680" y="371"/>
                                </a:lnTo>
                                <a:lnTo>
                                  <a:pt x="674" y="402"/>
                                </a:lnTo>
                                <a:lnTo>
                                  <a:pt x="656" y="428"/>
                                </a:lnTo>
                                <a:lnTo>
                                  <a:pt x="631" y="445"/>
                                </a:lnTo>
                                <a:lnTo>
                                  <a:pt x="599" y="452"/>
                                </a:lnTo>
                                <a:lnTo>
                                  <a:pt x="568" y="445"/>
                                </a:lnTo>
                                <a:lnTo>
                                  <a:pt x="543" y="428"/>
                                </a:lnTo>
                                <a:lnTo>
                                  <a:pt x="525" y="402"/>
                                </a:lnTo>
                                <a:lnTo>
                                  <a:pt x="519" y="371"/>
                                </a:lnTo>
                                <a:moveTo>
                                  <a:pt x="1038" y="614"/>
                                </a:moveTo>
                                <a:lnTo>
                                  <a:pt x="1044" y="583"/>
                                </a:lnTo>
                                <a:lnTo>
                                  <a:pt x="1061" y="557"/>
                                </a:lnTo>
                                <a:lnTo>
                                  <a:pt x="1087" y="540"/>
                                </a:lnTo>
                                <a:lnTo>
                                  <a:pt x="1118" y="534"/>
                                </a:lnTo>
                                <a:lnTo>
                                  <a:pt x="1149" y="540"/>
                                </a:lnTo>
                                <a:lnTo>
                                  <a:pt x="1175" y="557"/>
                                </a:lnTo>
                                <a:lnTo>
                                  <a:pt x="1192" y="583"/>
                                </a:lnTo>
                                <a:lnTo>
                                  <a:pt x="1199" y="614"/>
                                </a:lnTo>
                                <a:lnTo>
                                  <a:pt x="1192" y="645"/>
                                </a:lnTo>
                                <a:lnTo>
                                  <a:pt x="1175" y="671"/>
                                </a:lnTo>
                                <a:lnTo>
                                  <a:pt x="1149" y="688"/>
                                </a:lnTo>
                                <a:lnTo>
                                  <a:pt x="1118" y="695"/>
                                </a:lnTo>
                                <a:lnTo>
                                  <a:pt x="1087" y="688"/>
                                </a:lnTo>
                                <a:lnTo>
                                  <a:pt x="1061" y="671"/>
                                </a:lnTo>
                                <a:lnTo>
                                  <a:pt x="1044" y="645"/>
                                </a:lnTo>
                                <a:lnTo>
                                  <a:pt x="1038" y="614"/>
                                </a:lnTo>
                                <a:moveTo>
                                  <a:pt x="1556" y="682"/>
                                </a:moveTo>
                                <a:lnTo>
                                  <a:pt x="1563" y="651"/>
                                </a:lnTo>
                                <a:lnTo>
                                  <a:pt x="1580" y="625"/>
                                </a:lnTo>
                                <a:lnTo>
                                  <a:pt x="1605" y="608"/>
                                </a:lnTo>
                                <a:lnTo>
                                  <a:pt x="1637" y="601"/>
                                </a:lnTo>
                                <a:lnTo>
                                  <a:pt x="1668" y="608"/>
                                </a:lnTo>
                                <a:lnTo>
                                  <a:pt x="1694" y="625"/>
                                </a:lnTo>
                                <a:lnTo>
                                  <a:pt x="1711" y="651"/>
                                </a:lnTo>
                                <a:lnTo>
                                  <a:pt x="1717" y="682"/>
                                </a:lnTo>
                                <a:lnTo>
                                  <a:pt x="1711" y="713"/>
                                </a:lnTo>
                                <a:lnTo>
                                  <a:pt x="1694" y="739"/>
                                </a:lnTo>
                                <a:lnTo>
                                  <a:pt x="1668" y="756"/>
                                </a:lnTo>
                                <a:lnTo>
                                  <a:pt x="1637" y="762"/>
                                </a:lnTo>
                                <a:lnTo>
                                  <a:pt x="1605" y="756"/>
                                </a:lnTo>
                                <a:lnTo>
                                  <a:pt x="1580" y="739"/>
                                </a:lnTo>
                                <a:lnTo>
                                  <a:pt x="1563" y="713"/>
                                </a:lnTo>
                                <a:lnTo>
                                  <a:pt x="1556" y="682"/>
                                </a:lnTo>
                                <a:moveTo>
                                  <a:pt x="2075" y="796"/>
                                </a:moveTo>
                                <a:lnTo>
                                  <a:pt x="2081" y="765"/>
                                </a:lnTo>
                                <a:lnTo>
                                  <a:pt x="2098" y="740"/>
                                </a:lnTo>
                                <a:lnTo>
                                  <a:pt x="2124" y="722"/>
                                </a:lnTo>
                                <a:lnTo>
                                  <a:pt x="2155" y="716"/>
                                </a:lnTo>
                                <a:lnTo>
                                  <a:pt x="2187" y="722"/>
                                </a:lnTo>
                                <a:lnTo>
                                  <a:pt x="2212" y="740"/>
                                </a:lnTo>
                                <a:lnTo>
                                  <a:pt x="2229" y="765"/>
                                </a:lnTo>
                                <a:lnTo>
                                  <a:pt x="2236" y="796"/>
                                </a:lnTo>
                                <a:lnTo>
                                  <a:pt x="2229" y="828"/>
                                </a:lnTo>
                                <a:lnTo>
                                  <a:pt x="2212" y="853"/>
                                </a:lnTo>
                                <a:lnTo>
                                  <a:pt x="2187" y="871"/>
                                </a:lnTo>
                                <a:lnTo>
                                  <a:pt x="2155" y="877"/>
                                </a:lnTo>
                                <a:lnTo>
                                  <a:pt x="2124" y="871"/>
                                </a:lnTo>
                                <a:lnTo>
                                  <a:pt x="2098" y="853"/>
                                </a:lnTo>
                                <a:lnTo>
                                  <a:pt x="2081" y="828"/>
                                </a:lnTo>
                                <a:lnTo>
                                  <a:pt x="2075" y="796"/>
                                </a:lnTo>
                                <a:moveTo>
                                  <a:pt x="2593" y="817"/>
                                </a:moveTo>
                                <a:lnTo>
                                  <a:pt x="2600" y="786"/>
                                </a:lnTo>
                                <a:lnTo>
                                  <a:pt x="2617" y="760"/>
                                </a:lnTo>
                                <a:lnTo>
                                  <a:pt x="2643" y="743"/>
                                </a:lnTo>
                                <a:lnTo>
                                  <a:pt x="2674" y="736"/>
                                </a:lnTo>
                                <a:lnTo>
                                  <a:pt x="2705" y="743"/>
                                </a:lnTo>
                                <a:lnTo>
                                  <a:pt x="2731" y="760"/>
                                </a:lnTo>
                                <a:lnTo>
                                  <a:pt x="2748" y="786"/>
                                </a:lnTo>
                                <a:lnTo>
                                  <a:pt x="2754" y="817"/>
                                </a:lnTo>
                                <a:lnTo>
                                  <a:pt x="2748" y="848"/>
                                </a:lnTo>
                                <a:lnTo>
                                  <a:pt x="2731" y="874"/>
                                </a:lnTo>
                                <a:lnTo>
                                  <a:pt x="2705" y="891"/>
                                </a:lnTo>
                                <a:lnTo>
                                  <a:pt x="2674" y="897"/>
                                </a:lnTo>
                                <a:lnTo>
                                  <a:pt x="2643" y="891"/>
                                </a:lnTo>
                                <a:lnTo>
                                  <a:pt x="2617" y="874"/>
                                </a:lnTo>
                                <a:lnTo>
                                  <a:pt x="2600" y="848"/>
                                </a:lnTo>
                                <a:lnTo>
                                  <a:pt x="2593" y="817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AutoShape 372"/>
                        <wps:cNvSpPr>
                          <a:spLocks/>
                        </wps:cNvSpPr>
                        <wps:spPr bwMode="auto">
                          <a:xfrm>
                            <a:off x="2634" y="949"/>
                            <a:ext cx="2754" cy="972"/>
                          </a:xfrm>
                          <a:custGeom>
                            <a:avLst/>
                            <a:gdLst>
                              <a:gd name="T0" fmla="+- 0 2641 2635"/>
                              <a:gd name="T1" fmla="*/ T0 w 2754"/>
                              <a:gd name="T2" fmla="+- 0 999 950"/>
                              <a:gd name="T3" fmla="*/ 999 h 972"/>
                              <a:gd name="T4" fmla="+- 0 2684 2635"/>
                              <a:gd name="T5" fmla="*/ T4 w 2754"/>
                              <a:gd name="T6" fmla="+- 0 956 950"/>
                              <a:gd name="T7" fmla="*/ 956 h 972"/>
                              <a:gd name="T8" fmla="+- 0 2746 2635"/>
                              <a:gd name="T9" fmla="*/ T8 w 2754"/>
                              <a:gd name="T10" fmla="+- 0 956 950"/>
                              <a:gd name="T11" fmla="*/ 956 h 972"/>
                              <a:gd name="T12" fmla="+- 0 2789 2635"/>
                              <a:gd name="T13" fmla="*/ T12 w 2754"/>
                              <a:gd name="T14" fmla="+- 0 999 950"/>
                              <a:gd name="T15" fmla="*/ 999 h 972"/>
                              <a:gd name="T16" fmla="+- 0 2789 2635"/>
                              <a:gd name="T17" fmla="*/ T16 w 2754"/>
                              <a:gd name="T18" fmla="+- 0 1062 950"/>
                              <a:gd name="T19" fmla="*/ 1062 h 972"/>
                              <a:gd name="T20" fmla="+- 0 2746 2635"/>
                              <a:gd name="T21" fmla="*/ T20 w 2754"/>
                              <a:gd name="T22" fmla="+- 0 1104 950"/>
                              <a:gd name="T23" fmla="*/ 1104 h 972"/>
                              <a:gd name="T24" fmla="+- 0 2684 2635"/>
                              <a:gd name="T25" fmla="*/ T24 w 2754"/>
                              <a:gd name="T26" fmla="+- 0 1104 950"/>
                              <a:gd name="T27" fmla="*/ 1104 h 972"/>
                              <a:gd name="T28" fmla="+- 0 2641 2635"/>
                              <a:gd name="T29" fmla="*/ T28 w 2754"/>
                              <a:gd name="T30" fmla="+- 0 1062 950"/>
                              <a:gd name="T31" fmla="*/ 1062 h 972"/>
                              <a:gd name="T32" fmla="+- 0 3153 2635"/>
                              <a:gd name="T33" fmla="*/ T32 w 2754"/>
                              <a:gd name="T34" fmla="+- 0 1314 950"/>
                              <a:gd name="T35" fmla="*/ 1314 h 972"/>
                              <a:gd name="T36" fmla="+- 0 3177 2635"/>
                              <a:gd name="T37" fmla="*/ T36 w 2754"/>
                              <a:gd name="T38" fmla="+- 0 1257 950"/>
                              <a:gd name="T39" fmla="*/ 1257 h 972"/>
                              <a:gd name="T40" fmla="+- 0 3234 2635"/>
                              <a:gd name="T41" fmla="*/ T40 w 2754"/>
                              <a:gd name="T42" fmla="+- 0 1233 950"/>
                              <a:gd name="T43" fmla="*/ 1233 h 972"/>
                              <a:gd name="T44" fmla="+- 0 3291 2635"/>
                              <a:gd name="T45" fmla="*/ T44 w 2754"/>
                              <a:gd name="T46" fmla="+- 0 1257 950"/>
                              <a:gd name="T47" fmla="*/ 1257 h 972"/>
                              <a:gd name="T48" fmla="+- 0 3314 2635"/>
                              <a:gd name="T49" fmla="*/ T48 w 2754"/>
                              <a:gd name="T50" fmla="+- 0 1314 950"/>
                              <a:gd name="T51" fmla="*/ 1314 h 972"/>
                              <a:gd name="T52" fmla="+- 0 3291 2635"/>
                              <a:gd name="T53" fmla="*/ T52 w 2754"/>
                              <a:gd name="T54" fmla="+- 0 1371 950"/>
                              <a:gd name="T55" fmla="*/ 1371 h 972"/>
                              <a:gd name="T56" fmla="+- 0 3234 2635"/>
                              <a:gd name="T57" fmla="*/ T56 w 2754"/>
                              <a:gd name="T58" fmla="+- 0 1394 950"/>
                              <a:gd name="T59" fmla="*/ 1394 h 972"/>
                              <a:gd name="T60" fmla="+- 0 3177 2635"/>
                              <a:gd name="T61" fmla="*/ T60 w 2754"/>
                              <a:gd name="T62" fmla="+- 0 1371 950"/>
                              <a:gd name="T63" fmla="*/ 1371 h 972"/>
                              <a:gd name="T64" fmla="+- 0 3153 2635"/>
                              <a:gd name="T65" fmla="*/ T64 w 2754"/>
                              <a:gd name="T66" fmla="+- 0 1314 950"/>
                              <a:gd name="T67" fmla="*/ 1314 h 972"/>
                              <a:gd name="T68" fmla="+- 0 3678 2635"/>
                              <a:gd name="T69" fmla="*/ T68 w 2754"/>
                              <a:gd name="T70" fmla="+- 0 1553 950"/>
                              <a:gd name="T71" fmla="*/ 1553 h 972"/>
                              <a:gd name="T72" fmla="+- 0 3721 2635"/>
                              <a:gd name="T73" fmla="*/ T72 w 2754"/>
                              <a:gd name="T74" fmla="+- 0 1510 950"/>
                              <a:gd name="T75" fmla="*/ 1510 h 972"/>
                              <a:gd name="T76" fmla="+- 0 3784 2635"/>
                              <a:gd name="T77" fmla="*/ T76 w 2754"/>
                              <a:gd name="T78" fmla="+- 0 1510 950"/>
                              <a:gd name="T79" fmla="*/ 1510 h 972"/>
                              <a:gd name="T80" fmla="+- 0 3826 2635"/>
                              <a:gd name="T81" fmla="*/ T80 w 2754"/>
                              <a:gd name="T82" fmla="+- 0 1553 950"/>
                              <a:gd name="T83" fmla="*/ 1553 h 972"/>
                              <a:gd name="T84" fmla="+- 0 3826 2635"/>
                              <a:gd name="T85" fmla="*/ T84 w 2754"/>
                              <a:gd name="T86" fmla="+- 0 1615 950"/>
                              <a:gd name="T87" fmla="*/ 1615 h 972"/>
                              <a:gd name="T88" fmla="+- 0 3784 2635"/>
                              <a:gd name="T89" fmla="*/ T88 w 2754"/>
                              <a:gd name="T90" fmla="+- 0 1658 950"/>
                              <a:gd name="T91" fmla="*/ 1658 h 972"/>
                              <a:gd name="T92" fmla="+- 0 3721 2635"/>
                              <a:gd name="T93" fmla="*/ T92 w 2754"/>
                              <a:gd name="T94" fmla="+- 0 1658 950"/>
                              <a:gd name="T95" fmla="*/ 1658 h 972"/>
                              <a:gd name="T96" fmla="+- 0 3678 2635"/>
                              <a:gd name="T97" fmla="*/ T96 w 2754"/>
                              <a:gd name="T98" fmla="+- 0 1615 950"/>
                              <a:gd name="T99" fmla="*/ 1615 h 972"/>
                              <a:gd name="T100" fmla="+- 0 4191 2635"/>
                              <a:gd name="T101" fmla="*/ T100 w 2754"/>
                              <a:gd name="T102" fmla="+- 0 1746 950"/>
                              <a:gd name="T103" fmla="*/ 1746 h 972"/>
                              <a:gd name="T104" fmla="+- 0 4214 2635"/>
                              <a:gd name="T105" fmla="*/ T104 w 2754"/>
                              <a:gd name="T106" fmla="+- 0 1689 950"/>
                              <a:gd name="T107" fmla="*/ 1689 h 972"/>
                              <a:gd name="T108" fmla="+- 0 4271 2635"/>
                              <a:gd name="T109" fmla="*/ T108 w 2754"/>
                              <a:gd name="T110" fmla="+- 0 1666 950"/>
                              <a:gd name="T111" fmla="*/ 1666 h 972"/>
                              <a:gd name="T112" fmla="+- 0 4328 2635"/>
                              <a:gd name="T113" fmla="*/ T112 w 2754"/>
                              <a:gd name="T114" fmla="+- 0 1689 950"/>
                              <a:gd name="T115" fmla="*/ 1689 h 972"/>
                              <a:gd name="T116" fmla="+- 0 4351 2635"/>
                              <a:gd name="T117" fmla="*/ T116 w 2754"/>
                              <a:gd name="T118" fmla="+- 0 1746 950"/>
                              <a:gd name="T119" fmla="*/ 1746 h 972"/>
                              <a:gd name="T120" fmla="+- 0 4328 2635"/>
                              <a:gd name="T121" fmla="*/ T120 w 2754"/>
                              <a:gd name="T122" fmla="+- 0 1803 950"/>
                              <a:gd name="T123" fmla="*/ 1803 h 972"/>
                              <a:gd name="T124" fmla="+- 0 4271 2635"/>
                              <a:gd name="T125" fmla="*/ T124 w 2754"/>
                              <a:gd name="T126" fmla="+- 0 1826 950"/>
                              <a:gd name="T127" fmla="*/ 1826 h 972"/>
                              <a:gd name="T128" fmla="+- 0 4214 2635"/>
                              <a:gd name="T129" fmla="*/ T128 w 2754"/>
                              <a:gd name="T130" fmla="+- 0 1803 950"/>
                              <a:gd name="T131" fmla="*/ 1803 h 972"/>
                              <a:gd name="T132" fmla="+- 0 4191 2635"/>
                              <a:gd name="T133" fmla="*/ T132 w 2754"/>
                              <a:gd name="T134" fmla="+- 0 1746 950"/>
                              <a:gd name="T135" fmla="*/ 1746 h 972"/>
                              <a:gd name="T136" fmla="+- 0 4715 2635"/>
                              <a:gd name="T137" fmla="*/ T136 w 2754"/>
                              <a:gd name="T138" fmla="+- 0 1769 950"/>
                              <a:gd name="T139" fmla="*/ 1769 h 972"/>
                              <a:gd name="T140" fmla="+- 0 4758 2635"/>
                              <a:gd name="T141" fmla="*/ T140 w 2754"/>
                              <a:gd name="T142" fmla="+- 0 1726 950"/>
                              <a:gd name="T143" fmla="*/ 1726 h 972"/>
                              <a:gd name="T144" fmla="+- 0 4821 2635"/>
                              <a:gd name="T145" fmla="*/ T144 w 2754"/>
                              <a:gd name="T146" fmla="+- 0 1726 950"/>
                              <a:gd name="T147" fmla="*/ 1726 h 972"/>
                              <a:gd name="T148" fmla="+- 0 4864 2635"/>
                              <a:gd name="T149" fmla="*/ T148 w 2754"/>
                              <a:gd name="T150" fmla="+- 0 1769 950"/>
                              <a:gd name="T151" fmla="*/ 1769 h 972"/>
                              <a:gd name="T152" fmla="+- 0 4864 2635"/>
                              <a:gd name="T153" fmla="*/ T152 w 2754"/>
                              <a:gd name="T154" fmla="+- 0 1831 950"/>
                              <a:gd name="T155" fmla="*/ 1831 h 972"/>
                              <a:gd name="T156" fmla="+- 0 4821 2635"/>
                              <a:gd name="T157" fmla="*/ T156 w 2754"/>
                              <a:gd name="T158" fmla="+- 0 1874 950"/>
                              <a:gd name="T159" fmla="*/ 1874 h 972"/>
                              <a:gd name="T160" fmla="+- 0 4758 2635"/>
                              <a:gd name="T161" fmla="*/ T160 w 2754"/>
                              <a:gd name="T162" fmla="+- 0 1874 950"/>
                              <a:gd name="T163" fmla="*/ 1874 h 972"/>
                              <a:gd name="T164" fmla="+- 0 4715 2635"/>
                              <a:gd name="T165" fmla="*/ T164 w 2754"/>
                              <a:gd name="T166" fmla="+- 0 1831 950"/>
                              <a:gd name="T167" fmla="*/ 1831 h 972"/>
                              <a:gd name="T168" fmla="+- 0 5228 2635"/>
                              <a:gd name="T169" fmla="*/ T168 w 2754"/>
                              <a:gd name="T170" fmla="+- 0 1840 950"/>
                              <a:gd name="T171" fmla="*/ 1840 h 972"/>
                              <a:gd name="T172" fmla="+- 0 5251 2635"/>
                              <a:gd name="T173" fmla="*/ T172 w 2754"/>
                              <a:gd name="T174" fmla="+- 0 1784 950"/>
                              <a:gd name="T175" fmla="*/ 1784 h 972"/>
                              <a:gd name="T176" fmla="+- 0 5308 2635"/>
                              <a:gd name="T177" fmla="*/ T176 w 2754"/>
                              <a:gd name="T178" fmla="+- 0 1760 950"/>
                              <a:gd name="T179" fmla="*/ 1760 h 972"/>
                              <a:gd name="T180" fmla="+- 0 5365 2635"/>
                              <a:gd name="T181" fmla="*/ T180 w 2754"/>
                              <a:gd name="T182" fmla="+- 0 1784 950"/>
                              <a:gd name="T183" fmla="*/ 1784 h 972"/>
                              <a:gd name="T184" fmla="+- 0 5389 2635"/>
                              <a:gd name="T185" fmla="*/ T184 w 2754"/>
                              <a:gd name="T186" fmla="+- 0 1840 950"/>
                              <a:gd name="T187" fmla="*/ 1840 h 972"/>
                              <a:gd name="T188" fmla="+- 0 5365 2635"/>
                              <a:gd name="T189" fmla="*/ T188 w 2754"/>
                              <a:gd name="T190" fmla="+- 0 1897 950"/>
                              <a:gd name="T191" fmla="*/ 1897 h 972"/>
                              <a:gd name="T192" fmla="+- 0 5308 2635"/>
                              <a:gd name="T193" fmla="*/ T192 w 2754"/>
                              <a:gd name="T194" fmla="+- 0 1921 950"/>
                              <a:gd name="T195" fmla="*/ 1921 h 972"/>
                              <a:gd name="T196" fmla="+- 0 5251 2635"/>
                              <a:gd name="T197" fmla="*/ T196 w 2754"/>
                              <a:gd name="T198" fmla="+- 0 1897 950"/>
                              <a:gd name="T199" fmla="*/ 1897 h 972"/>
                              <a:gd name="T200" fmla="+- 0 5228 2635"/>
                              <a:gd name="T201" fmla="*/ T200 w 2754"/>
                              <a:gd name="T202" fmla="+- 0 1840 950"/>
                              <a:gd name="T203" fmla="*/ 1840 h 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972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4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4"/>
                                </a:lnTo>
                                <a:lnTo>
                                  <a:pt x="154" y="49"/>
                                </a:lnTo>
                                <a:lnTo>
                                  <a:pt x="161" y="80"/>
                                </a:lnTo>
                                <a:lnTo>
                                  <a:pt x="154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0"/>
                                </a:lnTo>
                                <a:moveTo>
                                  <a:pt x="518" y="364"/>
                                </a:moveTo>
                                <a:lnTo>
                                  <a:pt x="525" y="333"/>
                                </a:lnTo>
                                <a:lnTo>
                                  <a:pt x="542" y="307"/>
                                </a:lnTo>
                                <a:lnTo>
                                  <a:pt x="568" y="290"/>
                                </a:lnTo>
                                <a:lnTo>
                                  <a:pt x="599" y="283"/>
                                </a:lnTo>
                                <a:lnTo>
                                  <a:pt x="630" y="290"/>
                                </a:lnTo>
                                <a:lnTo>
                                  <a:pt x="656" y="307"/>
                                </a:lnTo>
                                <a:lnTo>
                                  <a:pt x="673" y="333"/>
                                </a:lnTo>
                                <a:lnTo>
                                  <a:pt x="679" y="364"/>
                                </a:lnTo>
                                <a:lnTo>
                                  <a:pt x="673" y="395"/>
                                </a:lnTo>
                                <a:lnTo>
                                  <a:pt x="656" y="421"/>
                                </a:lnTo>
                                <a:lnTo>
                                  <a:pt x="630" y="438"/>
                                </a:lnTo>
                                <a:lnTo>
                                  <a:pt x="599" y="444"/>
                                </a:lnTo>
                                <a:lnTo>
                                  <a:pt x="568" y="438"/>
                                </a:lnTo>
                                <a:lnTo>
                                  <a:pt x="542" y="421"/>
                                </a:lnTo>
                                <a:lnTo>
                                  <a:pt x="525" y="395"/>
                                </a:lnTo>
                                <a:lnTo>
                                  <a:pt x="518" y="364"/>
                                </a:lnTo>
                                <a:moveTo>
                                  <a:pt x="1037" y="634"/>
                                </a:moveTo>
                                <a:lnTo>
                                  <a:pt x="1043" y="603"/>
                                </a:lnTo>
                                <a:lnTo>
                                  <a:pt x="1061" y="577"/>
                                </a:lnTo>
                                <a:lnTo>
                                  <a:pt x="1086" y="560"/>
                                </a:lnTo>
                                <a:lnTo>
                                  <a:pt x="1117" y="553"/>
                                </a:lnTo>
                                <a:lnTo>
                                  <a:pt x="1149" y="560"/>
                                </a:lnTo>
                                <a:lnTo>
                                  <a:pt x="1174" y="577"/>
                                </a:lnTo>
                                <a:lnTo>
                                  <a:pt x="1191" y="603"/>
                                </a:lnTo>
                                <a:lnTo>
                                  <a:pt x="1198" y="634"/>
                                </a:lnTo>
                                <a:lnTo>
                                  <a:pt x="1191" y="665"/>
                                </a:lnTo>
                                <a:lnTo>
                                  <a:pt x="1174" y="691"/>
                                </a:lnTo>
                                <a:lnTo>
                                  <a:pt x="1149" y="708"/>
                                </a:lnTo>
                                <a:lnTo>
                                  <a:pt x="1117" y="714"/>
                                </a:lnTo>
                                <a:lnTo>
                                  <a:pt x="1086" y="708"/>
                                </a:lnTo>
                                <a:lnTo>
                                  <a:pt x="1061" y="691"/>
                                </a:lnTo>
                                <a:lnTo>
                                  <a:pt x="1043" y="665"/>
                                </a:lnTo>
                                <a:lnTo>
                                  <a:pt x="1037" y="634"/>
                                </a:lnTo>
                                <a:moveTo>
                                  <a:pt x="1556" y="796"/>
                                </a:moveTo>
                                <a:lnTo>
                                  <a:pt x="1562" y="765"/>
                                </a:lnTo>
                                <a:lnTo>
                                  <a:pt x="1579" y="739"/>
                                </a:lnTo>
                                <a:lnTo>
                                  <a:pt x="1605" y="722"/>
                                </a:lnTo>
                                <a:lnTo>
                                  <a:pt x="1636" y="716"/>
                                </a:lnTo>
                                <a:lnTo>
                                  <a:pt x="1667" y="722"/>
                                </a:lnTo>
                                <a:lnTo>
                                  <a:pt x="1693" y="739"/>
                                </a:lnTo>
                                <a:lnTo>
                                  <a:pt x="1710" y="765"/>
                                </a:lnTo>
                                <a:lnTo>
                                  <a:pt x="1716" y="796"/>
                                </a:lnTo>
                                <a:lnTo>
                                  <a:pt x="1710" y="827"/>
                                </a:lnTo>
                                <a:lnTo>
                                  <a:pt x="1693" y="853"/>
                                </a:lnTo>
                                <a:lnTo>
                                  <a:pt x="1667" y="870"/>
                                </a:lnTo>
                                <a:lnTo>
                                  <a:pt x="1636" y="876"/>
                                </a:lnTo>
                                <a:lnTo>
                                  <a:pt x="1605" y="870"/>
                                </a:lnTo>
                                <a:lnTo>
                                  <a:pt x="1579" y="853"/>
                                </a:lnTo>
                                <a:lnTo>
                                  <a:pt x="1562" y="827"/>
                                </a:lnTo>
                                <a:lnTo>
                                  <a:pt x="1556" y="796"/>
                                </a:lnTo>
                                <a:moveTo>
                                  <a:pt x="2074" y="850"/>
                                </a:moveTo>
                                <a:lnTo>
                                  <a:pt x="2080" y="819"/>
                                </a:lnTo>
                                <a:lnTo>
                                  <a:pt x="2098" y="793"/>
                                </a:lnTo>
                                <a:lnTo>
                                  <a:pt x="2123" y="776"/>
                                </a:lnTo>
                                <a:lnTo>
                                  <a:pt x="2155" y="770"/>
                                </a:lnTo>
                                <a:lnTo>
                                  <a:pt x="2186" y="776"/>
                                </a:lnTo>
                                <a:lnTo>
                                  <a:pt x="2211" y="793"/>
                                </a:lnTo>
                                <a:lnTo>
                                  <a:pt x="2229" y="819"/>
                                </a:lnTo>
                                <a:lnTo>
                                  <a:pt x="2235" y="850"/>
                                </a:lnTo>
                                <a:lnTo>
                                  <a:pt x="2229" y="881"/>
                                </a:lnTo>
                                <a:lnTo>
                                  <a:pt x="2211" y="907"/>
                                </a:lnTo>
                                <a:lnTo>
                                  <a:pt x="2186" y="924"/>
                                </a:lnTo>
                                <a:lnTo>
                                  <a:pt x="2155" y="930"/>
                                </a:lnTo>
                                <a:lnTo>
                                  <a:pt x="2123" y="924"/>
                                </a:lnTo>
                                <a:lnTo>
                                  <a:pt x="2098" y="907"/>
                                </a:lnTo>
                                <a:lnTo>
                                  <a:pt x="2080" y="881"/>
                                </a:lnTo>
                                <a:lnTo>
                                  <a:pt x="2074" y="850"/>
                                </a:lnTo>
                                <a:moveTo>
                                  <a:pt x="2593" y="890"/>
                                </a:moveTo>
                                <a:lnTo>
                                  <a:pt x="2599" y="859"/>
                                </a:lnTo>
                                <a:lnTo>
                                  <a:pt x="2616" y="834"/>
                                </a:lnTo>
                                <a:lnTo>
                                  <a:pt x="2642" y="816"/>
                                </a:lnTo>
                                <a:lnTo>
                                  <a:pt x="2673" y="810"/>
                                </a:lnTo>
                                <a:lnTo>
                                  <a:pt x="2704" y="816"/>
                                </a:lnTo>
                                <a:lnTo>
                                  <a:pt x="2730" y="834"/>
                                </a:lnTo>
                                <a:lnTo>
                                  <a:pt x="2747" y="859"/>
                                </a:lnTo>
                                <a:lnTo>
                                  <a:pt x="2754" y="890"/>
                                </a:lnTo>
                                <a:lnTo>
                                  <a:pt x="2747" y="922"/>
                                </a:lnTo>
                                <a:lnTo>
                                  <a:pt x="2730" y="947"/>
                                </a:lnTo>
                                <a:lnTo>
                                  <a:pt x="2704" y="965"/>
                                </a:lnTo>
                                <a:lnTo>
                                  <a:pt x="2673" y="971"/>
                                </a:lnTo>
                                <a:lnTo>
                                  <a:pt x="2642" y="965"/>
                                </a:lnTo>
                                <a:lnTo>
                                  <a:pt x="2616" y="947"/>
                                </a:lnTo>
                                <a:lnTo>
                                  <a:pt x="2599" y="922"/>
                                </a:lnTo>
                                <a:lnTo>
                                  <a:pt x="2593" y="890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AutoShape 371"/>
                        <wps:cNvSpPr>
                          <a:spLocks/>
                        </wps:cNvSpPr>
                        <wps:spPr bwMode="auto">
                          <a:xfrm>
                            <a:off x="2652" y="970"/>
                            <a:ext cx="2754" cy="951"/>
                          </a:xfrm>
                          <a:custGeom>
                            <a:avLst/>
                            <a:gdLst>
                              <a:gd name="T0" fmla="+- 0 2658 2652"/>
                              <a:gd name="T1" fmla="*/ T0 w 2754"/>
                              <a:gd name="T2" fmla="+- 0 1019 970"/>
                              <a:gd name="T3" fmla="*/ 1019 h 951"/>
                              <a:gd name="T4" fmla="+- 0 2701 2652"/>
                              <a:gd name="T5" fmla="*/ T4 w 2754"/>
                              <a:gd name="T6" fmla="+- 0 976 970"/>
                              <a:gd name="T7" fmla="*/ 976 h 951"/>
                              <a:gd name="T8" fmla="+- 0 2764 2652"/>
                              <a:gd name="T9" fmla="*/ T8 w 2754"/>
                              <a:gd name="T10" fmla="+- 0 976 970"/>
                              <a:gd name="T11" fmla="*/ 976 h 951"/>
                              <a:gd name="T12" fmla="+- 0 2807 2652"/>
                              <a:gd name="T13" fmla="*/ T12 w 2754"/>
                              <a:gd name="T14" fmla="+- 0 1019 970"/>
                              <a:gd name="T15" fmla="*/ 1019 h 951"/>
                              <a:gd name="T16" fmla="+- 0 2807 2652"/>
                              <a:gd name="T17" fmla="*/ T16 w 2754"/>
                              <a:gd name="T18" fmla="+- 0 1082 970"/>
                              <a:gd name="T19" fmla="*/ 1082 h 951"/>
                              <a:gd name="T20" fmla="+- 0 2764 2652"/>
                              <a:gd name="T21" fmla="*/ T20 w 2754"/>
                              <a:gd name="T22" fmla="+- 0 1125 970"/>
                              <a:gd name="T23" fmla="*/ 1125 h 951"/>
                              <a:gd name="T24" fmla="+- 0 2701 2652"/>
                              <a:gd name="T25" fmla="*/ T24 w 2754"/>
                              <a:gd name="T26" fmla="+- 0 1125 970"/>
                              <a:gd name="T27" fmla="*/ 1125 h 951"/>
                              <a:gd name="T28" fmla="+- 0 2658 2652"/>
                              <a:gd name="T29" fmla="*/ T28 w 2754"/>
                              <a:gd name="T30" fmla="+- 0 1082 970"/>
                              <a:gd name="T31" fmla="*/ 1082 h 951"/>
                              <a:gd name="T32" fmla="+- 0 3171 2652"/>
                              <a:gd name="T33" fmla="*/ T32 w 2754"/>
                              <a:gd name="T34" fmla="+- 0 1348 970"/>
                              <a:gd name="T35" fmla="*/ 1348 h 951"/>
                              <a:gd name="T36" fmla="+- 0 3194 2652"/>
                              <a:gd name="T37" fmla="*/ T36 w 2754"/>
                              <a:gd name="T38" fmla="+- 0 1291 970"/>
                              <a:gd name="T39" fmla="*/ 1291 h 951"/>
                              <a:gd name="T40" fmla="+- 0 3251 2652"/>
                              <a:gd name="T41" fmla="*/ T40 w 2754"/>
                              <a:gd name="T42" fmla="+- 0 1267 970"/>
                              <a:gd name="T43" fmla="*/ 1267 h 951"/>
                              <a:gd name="T44" fmla="+- 0 3308 2652"/>
                              <a:gd name="T45" fmla="*/ T44 w 2754"/>
                              <a:gd name="T46" fmla="+- 0 1291 970"/>
                              <a:gd name="T47" fmla="*/ 1291 h 951"/>
                              <a:gd name="T48" fmla="+- 0 3331 2652"/>
                              <a:gd name="T49" fmla="*/ T48 w 2754"/>
                              <a:gd name="T50" fmla="+- 0 1348 970"/>
                              <a:gd name="T51" fmla="*/ 1348 h 951"/>
                              <a:gd name="T52" fmla="+- 0 3308 2652"/>
                              <a:gd name="T53" fmla="*/ T52 w 2754"/>
                              <a:gd name="T54" fmla="+- 0 1404 970"/>
                              <a:gd name="T55" fmla="*/ 1404 h 951"/>
                              <a:gd name="T56" fmla="+- 0 3251 2652"/>
                              <a:gd name="T57" fmla="*/ T56 w 2754"/>
                              <a:gd name="T58" fmla="+- 0 1428 970"/>
                              <a:gd name="T59" fmla="*/ 1428 h 951"/>
                              <a:gd name="T60" fmla="+- 0 3194 2652"/>
                              <a:gd name="T61" fmla="*/ T60 w 2754"/>
                              <a:gd name="T62" fmla="+- 0 1404 970"/>
                              <a:gd name="T63" fmla="*/ 1404 h 951"/>
                              <a:gd name="T64" fmla="+- 0 3171 2652"/>
                              <a:gd name="T65" fmla="*/ T64 w 2754"/>
                              <a:gd name="T66" fmla="+- 0 1348 970"/>
                              <a:gd name="T67" fmla="*/ 1348 h 951"/>
                              <a:gd name="T68" fmla="+- 0 3696 2652"/>
                              <a:gd name="T69" fmla="*/ T68 w 2754"/>
                              <a:gd name="T70" fmla="+- 0 1573 970"/>
                              <a:gd name="T71" fmla="*/ 1573 h 951"/>
                              <a:gd name="T72" fmla="+- 0 3738 2652"/>
                              <a:gd name="T73" fmla="*/ T72 w 2754"/>
                              <a:gd name="T74" fmla="+- 0 1530 970"/>
                              <a:gd name="T75" fmla="*/ 1530 h 951"/>
                              <a:gd name="T76" fmla="+- 0 3801 2652"/>
                              <a:gd name="T77" fmla="*/ T76 w 2754"/>
                              <a:gd name="T78" fmla="+- 0 1530 970"/>
                              <a:gd name="T79" fmla="*/ 1530 h 951"/>
                              <a:gd name="T80" fmla="+- 0 3844 2652"/>
                              <a:gd name="T81" fmla="*/ T80 w 2754"/>
                              <a:gd name="T82" fmla="+- 0 1573 970"/>
                              <a:gd name="T83" fmla="*/ 1573 h 951"/>
                              <a:gd name="T84" fmla="+- 0 3844 2652"/>
                              <a:gd name="T85" fmla="*/ T84 w 2754"/>
                              <a:gd name="T86" fmla="+- 0 1635 970"/>
                              <a:gd name="T87" fmla="*/ 1635 h 951"/>
                              <a:gd name="T88" fmla="+- 0 3801 2652"/>
                              <a:gd name="T89" fmla="*/ T88 w 2754"/>
                              <a:gd name="T90" fmla="+- 0 1678 970"/>
                              <a:gd name="T91" fmla="*/ 1678 h 951"/>
                              <a:gd name="T92" fmla="+- 0 3738 2652"/>
                              <a:gd name="T93" fmla="*/ T92 w 2754"/>
                              <a:gd name="T94" fmla="+- 0 1678 970"/>
                              <a:gd name="T95" fmla="*/ 1678 h 951"/>
                              <a:gd name="T96" fmla="+- 0 3696 2652"/>
                              <a:gd name="T97" fmla="*/ T96 w 2754"/>
                              <a:gd name="T98" fmla="+- 0 1635 970"/>
                              <a:gd name="T99" fmla="*/ 1635 h 951"/>
                              <a:gd name="T100" fmla="+- 0 4208 2652"/>
                              <a:gd name="T101" fmla="*/ T100 w 2754"/>
                              <a:gd name="T102" fmla="+- 0 1712 970"/>
                              <a:gd name="T103" fmla="*/ 1712 h 951"/>
                              <a:gd name="T104" fmla="+- 0 4231 2652"/>
                              <a:gd name="T105" fmla="*/ T104 w 2754"/>
                              <a:gd name="T106" fmla="+- 0 1655 970"/>
                              <a:gd name="T107" fmla="*/ 1655 h 951"/>
                              <a:gd name="T108" fmla="+- 0 4288 2652"/>
                              <a:gd name="T109" fmla="*/ T108 w 2754"/>
                              <a:gd name="T110" fmla="+- 0 1632 970"/>
                              <a:gd name="T111" fmla="*/ 1632 h 951"/>
                              <a:gd name="T112" fmla="+- 0 4345 2652"/>
                              <a:gd name="T113" fmla="*/ T112 w 2754"/>
                              <a:gd name="T114" fmla="+- 0 1655 970"/>
                              <a:gd name="T115" fmla="*/ 1655 h 951"/>
                              <a:gd name="T116" fmla="+- 0 4369 2652"/>
                              <a:gd name="T117" fmla="*/ T116 w 2754"/>
                              <a:gd name="T118" fmla="+- 0 1712 970"/>
                              <a:gd name="T119" fmla="*/ 1712 h 951"/>
                              <a:gd name="T120" fmla="+- 0 4345 2652"/>
                              <a:gd name="T121" fmla="*/ T120 w 2754"/>
                              <a:gd name="T122" fmla="+- 0 1769 970"/>
                              <a:gd name="T123" fmla="*/ 1769 h 951"/>
                              <a:gd name="T124" fmla="+- 0 4288 2652"/>
                              <a:gd name="T125" fmla="*/ T124 w 2754"/>
                              <a:gd name="T126" fmla="+- 0 1793 970"/>
                              <a:gd name="T127" fmla="*/ 1793 h 951"/>
                              <a:gd name="T128" fmla="+- 0 4231 2652"/>
                              <a:gd name="T129" fmla="*/ T128 w 2754"/>
                              <a:gd name="T130" fmla="+- 0 1769 970"/>
                              <a:gd name="T131" fmla="*/ 1769 h 951"/>
                              <a:gd name="T132" fmla="+- 0 4208 2652"/>
                              <a:gd name="T133" fmla="*/ T132 w 2754"/>
                              <a:gd name="T134" fmla="+- 0 1712 970"/>
                              <a:gd name="T135" fmla="*/ 1712 h 951"/>
                              <a:gd name="T136" fmla="+- 0 4733 2652"/>
                              <a:gd name="T137" fmla="*/ T136 w 2754"/>
                              <a:gd name="T138" fmla="+- 0 1776 970"/>
                              <a:gd name="T139" fmla="*/ 1776 h 951"/>
                              <a:gd name="T140" fmla="+- 0 4776 2652"/>
                              <a:gd name="T141" fmla="*/ T140 w 2754"/>
                              <a:gd name="T142" fmla="+- 0 1733 970"/>
                              <a:gd name="T143" fmla="*/ 1733 h 951"/>
                              <a:gd name="T144" fmla="+- 0 4838 2652"/>
                              <a:gd name="T145" fmla="*/ T144 w 2754"/>
                              <a:gd name="T146" fmla="+- 0 1733 970"/>
                              <a:gd name="T147" fmla="*/ 1733 h 951"/>
                              <a:gd name="T148" fmla="+- 0 4881 2652"/>
                              <a:gd name="T149" fmla="*/ T148 w 2754"/>
                              <a:gd name="T150" fmla="+- 0 1776 970"/>
                              <a:gd name="T151" fmla="*/ 1776 h 951"/>
                              <a:gd name="T152" fmla="+- 0 4881 2652"/>
                              <a:gd name="T153" fmla="*/ T152 w 2754"/>
                              <a:gd name="T154" fmla="+- 0 1838 970"/>
                              <a:gd name="T155" fmla="*/ 1838 h 951"/>
                              <a:gd name="T156" fmla="+- 0 4838 2652"/>
                              <a:gd name="T157" fmla="*/ T156 w 2754"/>
                              <a:gd name="T158" fmla="+- 0 1881 970"/>
                              <a:gd name="T159" fmla="*/ 1881 h 951"/>
                              <a:gd name="T160" fmla="+- 0 4776 2652"/>
                              <a:gd name="T161" fmla="*/ T160 w 2754"/>
                              <a:gd name="T162" fmla="+- 0 1881 970"/>
                              <a:gd name="T163" fmla="*/ 1881 h 951"/>
                              <a:gd name="T164" fmla="+- 0 4733 2652"/>
                              <a:gd name="T165" fmla="*/ T164 w 2754"/>
                              <a:gd name="T166" fmla="+- 0 1838 970"/>
                              <a:gd name="T167" fmla="*/ 1838 h 951"/>
                              <a:gd name="T168" fmla="+- 0 5245 2652"/>
                              <a:gd name="T169" fmla="*/ T168 w 2754"/>
                              <a:gd name="T170" fmla="+- 0 1840 970"/>
                              <a:gd name="T171" fmla="*/ 1840 h 951"/>
                              <a:gd name="T172" fmla="+- 0 5269 2652"/>
                              <a:gd name="T173" fmla="*/ T172 w 2754"/>
                              <a:gd name="T174" fmla="+- 0 1784 970"/>
                              <a:gd name="T175" fmla="*/ 1784 h 951"/>
                              <a:gd name="T176" fmla="+- 0 5325 2652"/>
                              <a:gd name="T177" fmla="*/ T176 w 2754"/>
                              <a:gd name="T178" fmla="+- 0 1760 970"/>
                              <a:gd name="T179" fmla="*/ 1760 h 951"/>
                              <a:gd name="T180" fmla="+- 0 5382 2652"/>
                              <a:gd name="T181" fmla="*/ T180 w 2754"/>
                              <a:gd name="T182" fmla="+- 0 1784 970"/>
                              <a:gd name="T183" fmla="*/ 1784 h 951"/>
                              <a:gd name="T184" fmla="+- 0 5406 2652"/>
                              <a:gd name="T185" fmla="*/ T184 w 2754"/>
                              <a:gd name="T186" fmla="+- 0 1840 970"/>
                              <a:gd name="T187" fmla="*/ 1840 h 951"/>
                              <a:gd name="T188" fmla="+- 0 5382 2652"/>
                              <a:gd name="T189" fmla="*/ T188 w 2754"/>
                              <a:gd name="T190" fmla="+- 0 1897 970"/>
                              <a:gd name="T191" fmla="*/ 1897 h 951"/>
                              <a:gd name="T192" fmla="+- 0 5325 2652"/>
                              <a:gd name="T193" fmla="*/ T192 w 2754"/>
                              <a:gd name="T194" fmla="+- 0 1921 970"/>
                              <a:gd name="T195" fmla="*/ 1921 h 951"/>
                              <a:gd name="T196" fmla="+- 0 5269 2652"/>
                              <a:gd name="T197" fmla="*/ T196 w 2754"/>
                              <a:gd name="T198" fmla="+- 0 1897 970"/>
                              <a:gd name="T199" fmla="*/ 1897 h 951"/>
                              <a:gd name="T200" fmla="+- 0 5245 2652"/>
                              <a:gd name="T201" fmla="*/ T200 w 2754"/>
                              <a:gd name="T202" fmla="+- 0 1840 970"/>
                              <a:gd name="T203" fmla="*/ 1840 h 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951">
                                <a:moveTo>
                                  <a:pt x="0" y="81"/>
                                </a:moveTo>
                                <a:lnTo>
                                  <a:pt x="6" y="49"/>
                                </a:lnTo>
                                <a:lnTo>
                                  <a:pt x="24" y="24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4"/>
                                </a:lnTo>
                                <a:lnTo>
                                  <a:pt x="155" y="49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5"/>
                                </a:lnTo>
                                <a:lnTo>
                                  <a:pt x="80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7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378"/>
                                </a:moveTo>
                                <a:lnTo>
                                  <a:pt x="525" y="346"/>
                                </a:lnTo>
                                <a:lnTo>
                                  <a:pt x="542" y="321"/>
                                </a:lnTo>
                                <a:lnTo>
                                  <a:pt x="568" y="304"/>
                                </a:lnTo>
                                <a:lnTo>
                                  <a:pt x="599" y="297"/>
                                </a:lnTo>
                                <a:lnTo>
                                  <a:pt x="630" y="304"/>
                                </a:lnTo>
                                <a:lnTo>
                                  <a:pt x="656" y="321"/>
                                </a:lnTo>
                                <a:lnTo>
                                  <a:pt x="673" y="346"/>
                                </a:lnTo>
                                <a:lnTo>
                                  <a:pt x="679" y="378"/>
                                </a:lnTo>
                                <a:lnTo>
                                  <a:pt x="673" y="409"/>
                                </a:lnTo>
                                <a:lnTo>
                                  <a:pt x="656" y="434"/>
                                </a:lnTo>
                                <a:lnTo>
                                  <a:pt x="630" y="452"/>
                                </a:lnTo>
                                <a:lnTo>
                                  <a:pt x="599" y="458"/>
                                </a:lnTo>
                                <a:lnTo>
                                  <a:pt x="568" y="452"/>
                                </a:lnTo>
                                <a:lnTo>
                                  <a:pt x="542" y="434"/>
                                </a:lnTo>
                                <a:lnTo>
                                  <a:pt x="525" y="409"/>
                                </a:lnTo>
                                <a:lnTo>
                                  <a:pt x="519" y="378"/>
                                </a:lnTo>
                                <a:moveTo>
                                  <a:pt x="1037" y="634"/>
                                </a:moveTo>
                                <a:lnTo>
                                  <a:pt x="1044" y="603"/>
                                </a:lnTo>
                                <a:lnTo>
                                  <a:pt x="1061" y="577"/>
                                </a:lnTo>
                                <a:lnTo>
                                  <a:pt x="1086" y="560"/>
                                </a:lnTo>
                                <a:lnTo>
                                  <a:pt x="1118" y="554"/>
                                </a:lnTo>
                                <a:lnTo>
                                  <a:pt x="1149" y="560"/>
                                </a:lnTo>
                                <a:lnTo>
                                  <a:pt x="1174" y="577"/>
                                </a:lnTo>
                                <a:lnTo>
                                  <a:pt x="1192" y="603"/>
                                </a:lnTo>
                                <a:lnTo>
                                  <a:pt x="1198" y="634"/>
                                </a:lnTo>
                                <a:lnTo>
                                  <a:pt x="1192" y="665"/>
                                </a:lnTo>
                                <a:lnTo>
                                  <a:pt x="1174" y="691"/>
                                </a:lnTo>
                                <a:lnTo>
                                  <a:pt x="1149" y="708"/>
                                </a:lnTo>
                                <a:lnTo>
                                  <a:pt x="1118" y="715"/>
                                </a:lnTo>
                                <a:lnTo>
                                  <a:pt x="1086" y="708"/>
                                </a:lnTo>
                                <a:lnTo>
                                  <a:pt x="1061" y="691"/>
                                </a:lnTo>
                                <a:lnTo>
                                  <a:pt x="1044" y="665"/>
                                </a:lnTo>
                                <a:lnTo>
                                  <a:pt x="1037" y="634"/>
                                </a:lnTo>
                                <a:moveTo>
                                  <a:pt x="1556" y="742"/>
                                </a:moveTo>
                                <a:lnTo>
                                  <a:pt x="1562" y="711"/>
                                </a:lnTo>
                                <a:lnTo>
                                  <a:pt x="1579" y="685"/>
                                </a:lnTo>
                                <a:lnTo>
                                  <a:pt x="1605" y="668"/>
                                </a:lnTo>
                                <a:lnTo>
                                  <a:pt x="1636" y="662"/>
                                </a:lnTo>
                                <a:lnTo>
                                  <a:pt x="1667" y="668"/>
                                </a:lnTo>
                                <a:lnTo>
                                  <a:pt x="1693" y="685"/>
                                </a:lnTo>
                                <a:lnTo>
                                  <a:pt x="1710" y="711"/>
                                </a:lnTo>
                                <a:lnTo>
                                  <a:pt x="1717" y="742"/>
                                </a:lnTo>
                                <a:lnTo>
                                  <a:pt x="1710" y="773"/>
                                </a:lnTo>
                                <a:lnTo>
                                  <a:pt x="1693" y="799"/>
                                </a:lnTo>
                                <a:lnTo>
                                  <a:pt x="1667" y="816"/>
                                </a:lnTo>
                                <a:lnTo>
                                  <a:pt x="1636" y="823"/>
                                </a:lnTo>
                                <a:lnTo>
                                  <a:pt x="1605" y="816"/>
                                </a:lnTo>
                                <a:lnTo>
                                  <a:pt x="1579" y="799"/>
                                </a:lnTo>
                                <a:lnTo>
                                  <a:pt x="1562" y="773"/>
                                </a:lnTo>
                                <a:lnTo>
                                  <a:pt x="1556" y="742"/>
                                </a:lnTo>
                                <a:moveTo>
                                  <a:pt x="2074" y="837"/>
                                </a:moveTo>
                                <a:lnTo>
                                  <a:pt x="2081" y="806"/>
                                </a:lnTo>
                                <a:lnTo>
                                  <a:pt x="2098" y="780"/>
                                </a:lnTo>
                                <a:lnTo>
                                  <a:pt x="2124" y="763"/>
                                </a:lnTo>
                                <a:lnTo>
                                  <a:pt x="2155" y="756"/>
                                </a:lnTo>
                                <a:lnTo>
                                  <a:pt x="2186" y="763"/>
                                </a:lnTo>
                                <a:lnTo>
                                  <a:pt x="2212" y="780"/>
                                </a:lnTo>
                                <a:lnTo>
                                  <a:pt x="2229" y="806"/>
                                </a:lnTo>
                                <a:lnTo>
                                  <a:pt x="2235" y="837"/>
                                </a:lnTo>
                                <a:lnTo>
                                  <a:pt x="2229" y="868"/>
                                </a:lnTo>
                                <a:lnTo>
                                  <a:pt x="2212" y="894"/>
                                </a:lnTo>
                                <a:lnTo>
                                  <a:pt x="2186" y="911"/>
                                </a:lnTo>
                                <a:lnTo>
                                  <a:pt x="2155" y="917"/>
                                </a:lnTo>
                                <a:lnTo>
                                  <a:pt x="2124" y="911"/>
                                </a:lnTo>
                                <a:lnTo>
                                  <a:pt x="2098" y="894"/>
                                </a:lnTo>
                                <a:lnTo>
                                  <a:pt x="2081" y="868"/>
                                </a:lnTo>
                                <a:lnTo>
                                  <a:pt x="2074" y="837"/>
                                </a:lnTo>
                                <a:moveTo>
                                  <a:pt x="2593" y="870"/>
                                </a:moveTo>
                                <a:lnTo>
                                  <a:pt x="2599" y="839"/>
                                </a:lnTo>
                                <a:lnTo>
                                  <a:pt x="2617" y="814"/>
                                </a:lnTo>
                                <a:lnTo>
                                  <a:pt x="2642" y="796"/>
                                </a:lnTo>
                                <a:lnTo>
                                  <a:pt x="2673" y="790"/>
                                </a:lnTo>
                                <a:lnTo>
                                  <a:pt x="2705" y="796"/>
                                </a:lnTo>
                                <a:lnTo>
                                  <a:pt x="2730" y="814"/>
                                </a:lnTo>
                                <a:lnTo>
                                  <a:pt x="2748" y="839"/>
                                </a:lnTo>
                                <a:lnTo>
                                  <a:pt x="2754" y="870"/>
                                </a:lnTo>
                                <a:lnTo>
                                  <a:pt x="2748" y="902"/>
                                </a:lnTo>
                                <a:lnTo>
                                  <a:pt x="2730" y="927"/>
                                </a:lnTo>
                                <a:lnTo>
                                  <a:pt x="2705" y="945"/>
                                </a:lnTo>
                                <a:lnTo>
                                  <a:pt x="2673" y="951"/>
                                </a:lnTo>
                                <a:lnTo>
                                  <a:pt x="2642" y="945"/>
                                </a:lnTo>
                                <a:lnTo>
                                  <a:pt x="2617" y="927"/>
                                </a:lnTo>
                                <a:lnTo>
                                  <a:pt x="2599" y="902"/>
                                </a:lnTo>
                                <a:lnTo>
                                  <a:pt x="2593" y="870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2A13B1" id="Group 370" o:spid="_x0000_s1026" style="position:absolute;margin-left:118.9pt;margin-top:3.9pt;width:160.8pt;height:111.4pt;z-index:-18068480;mso-position-horizontal-relative:page" coordorigin="2378,78" coordsize="3216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">
                <v:shape id="AutoShape 380" o:spid="_x0000_s1027" style="position:absolute;left:2378;top:517;width:3216;height:1351;visibility:visible;mso-wrap-style:square;v-text-anchor:top" coordsize="3216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" path="m,1351r3215,m,675r3215,m,l3215,e" filled="f" strokecolor="#ebebeb" strokeweight=".1194mm">
                  <v:path arrowok="t" o:connecttype="custom" o:connectlocs="0,1868;3215,1868;0,1192;3215,1192;0,517;3215,517" o:connectangles="0,0,0,0,0,0"/>
                </v:shape>
                <v:shape id="AutoShape 379" o:spid="_x0000_s1028" style="position:absolute;left:2378;top:78;width:3216;height:2228;visibility:visible;mso-wrap-style:square;v-text-anchor:top" coordsize="3216,2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" path="m,2127r3215,m,1452r3215,m,777r3215,m,102r3215,m311,2228l311,m830,2228l830,t518,2228l1348,t519,2228l1867,t519,2228l2386,t518,2228l2904,e" filled="f" strokecolor="#ebebeb" strokeweight=".23719mm">
                  <v:path arrowok="t" o:connecttype="custom" o:connectlocs="0,2205;3215,2205;0,1530;3215,1530;0,855;3215,855;0,180;3215,180;311,2306;311,78;830,2306;830,78;1348,2306;1348,78;1867,2306;1867,78;2386,2306;2386,78;2904,2306;2904,78" o:connectangles="0,0,0,0,0,0,0,0,0,0,0,0,0,0,0,0,0,0,0,0"/>
                </v:shape>
                <v:shape id="AutoShape 378" o:spid="_x0000_s1029" style="position:absolute;left:2608;top:1051;width:2754;height:1005;visibility:visible;mso-wrap-style:square;v-text-anchor:top" coordsize="2754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" path="m,161l161,m,l161,161m518,370l679,210t-161,l679,370t358,257l1198,466t-161,l1198,627t358,196l1717,662t-161,l1717,823t357,148l2235,810t-161,l2235,971t358,34l2754,844t-161,l2754,1005e" filled="f" strokeweight=".39422mm">
                  <v:path arrowok="t" o:connecttype="custom" o:connectlocs="0,1212;161,1051;0,1051;161,1212;518,1421;679,1261;518,1261;679,1421;1037,1678;1198,1517;1037,1517;1198,1678;1556,1874;1717,1713;1556,1713;1717,1874;2074,2022;2235,1861;2074,1861;2235,2022;2593,2056;2754,1895;2593,1895;2754,2056" o:connectangles="0,0,0,0,0,0,0,0,0,0,0,0,0,0,0,0,0,0,0,0,0,0,0,0"/>
                </v:shape>
                <v:shape id="AutoShape 377" o:spid="_x0000_s1030" style="position:absolute;left:2565;top:423;width:2754;height:735;visibility:visible;mso-wrap-style:square;v-text-anchor:top" coordsize="275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" path="m,81l6,49,23,24,49,7,80,r31,7l137,24r17,25l160,81r-6,31l137,138r-26,17l80,161,49,155,23,138,6,112,,81m518,405r7,-31l542,348r25,-17l599,324r31,7l655,348r18,26l679,405r-6,31l655,462r-25,17l599,485r-32,-6l542,462,525,436r-7,-31m1037,540r6,-31l1060,483r26,-17l1117,459r31,7l1174,483r17,26l1198,540r-7,31l1174,597r-26,17l1117,620r-31,-6l1060,597r-17,-26l1037,540t518,81l1562,590r17,-26l1605,547r31,-7l1667,547r26,17l1710,590r6,31l1710,652r-17,26l1667,695r-31,6l1605,695r-26,-17l1562,652r-7,-31m2074,655r6,-32l2098,598r25,-18l2154,574r32,6l2211,598r18,25l2235,655r-6,31l2211,711r-25,18l2154,735r-31,-6l2098,711r-18,-25l2074,655t519,l2599,623r17,-25l2642,580r31,-6l2704,580r26,18l2747,623r6,32l2747,686r-17,25l2704,729r-31,6l2642,729r-26,-18l2599,686r-6,-31e" filled="f" strokecolor="#000004" strokeweight=".39422mm">
                  <v:path arrowok="t" o:connecttype="custom" o:connectlocs="6,472;49,430;111,430;154,472;154,535;111,578;49,578;6,535;518,828;542,771;599,747;655,771;679,828;655,885;599,908;542,885;518,828;1043,932;1086,889;1148,889;1191,932;1191,994;1148,1037;1086,1037;1043,994;1555,1044;1579,987;1636,963;1693,987;1716,1044;1693,1101;1636,1124;1579,1101;1555,1044;2080,1046;2123,1003;2186,1003;2229,1046;2229,1109;2186,1152;2123,1152;2080,1109;2593,1078;2616,1021;2673,997;2730,1021;2753,1078;2730,1134;2673,1158;2616,1134;2593,1078" o:connectangles="0,0,0,0,0,0,0,0,0,0,0,0,0,0,0,0,0,0,0,0,0,0,0,0,0,0,0,0,0,0,0,0,0,0,0,0,0,0,0,0,0,0,0,0,0,0,0,0,0,0,0"/>
                </v:shape>
                <v:shape id="AutoShape 376" o:spid="_x0000_s1031" style="position:absolute;left:2582;top:585;width:2754;height:762;visibility:visible;mso-wrap-style:square;v-text-anchor:top" coordsize="2754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" path="m,81l6,50,24,24,49,7,80,r32,7l137,24r17,26l161,81r-7,31l137,138r-25,17l80,161,49,155,24,138,6,112,,81m518,263r7,-31l542,206r26,-17l599,183r31,6l656,206r17,26l679,263r-6,31l656,320r-26,17l599,344r-31,-7l542,320,525,294r-7,-31m1037,499r6,-31l1061,443r25,-18l1118,419r31,6l1174,443r18,25l1198,499r-6,32l1174,556r-25,17l1118,580r-32,-7l1061,556r-18,-25l1037,499t519,88l1562,556r17,-26l1605,513r31,-6l1667,513r26,17l1710,556r7,31l1710,618r-17,26l1667,661r-31,7l1605,661r-26,-17l1562,618r-6,-31m2074,682r7,-32l2098,625r25,-17l2155,601r31,7l2212,625r17,25l2235,682r-6,31l2212,738r-26,18l2155,762r-32,-6l2098,738r-17,-25l2074,682t519,l2599,650r18,-25l2642,608r31,-7l2705,608r25,17l2747,650r7,32l2747,713r-17,25l2705,756r-32,6l2642,756r-25,-18l2599,713r-6,-31e" filled="f" strokecolor="#3b0f70" strokeweight=".39422mm">
                  <v:path arrowok="t" o:connecttype="custom" o:connectlocs="6,635;49,592;112,592;154,635;154,697;112,740;49,740;6,697;518,848;542,791;599,768;656,791;679,848;656,905;599,929;542,905;518,848;1043,1053;1086,1010;1149,1010;1192,1053;1192,1116;1149,1158;1086,1158;1043,1116;1556,1172;1579,1115;1636,1092;1693,1115;1717,1172;1693,1229;1636,1253;1579,1229;1556,1172;2081,1235;2123,1193;2186,1193;2229,1235;2229,1298;2186,1341;2123,1341;2081,1298;2593,1267;2617,1210;2673,1186;2730,1210;2754,1267;2730,1323;2673,1347;2617,1323;2593,1267" o:connectangles="0,0,0,0,0,0,0,0,0,0,0,0,0,0,0,0,0,0,0,0,0,0,0,0,0,0,0,0,0,0,0,0,0,0,0,0,0,0,0,0,0,0,0,0,0,0,0,0,0,0,0"/>
                </v:shape>
                <v:shape id="AutoShape 375" o:spid="_x0000_s1032" style="position:absolute;left:2600;top:747;width:2236;height:870;visibility:visible;mso-wrap-style:square;v-text-anchor:top" coordsize="2236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" path="m,81l7,50,24,24,49,7,81,r31,7l137,24r18,26l161,81r-6,31l137,138r-25,17l81,161,49,155,24,138,7,112,,81m519,385r6,-32l542,328r26,-17l599,304r31,7l656,328r17,25l680,385r-7,31l656,441r-26,18l599,465r-31,-6l542,441,525,416r-6,-31m1037,594r7,-31l1061,537r26,-17l1118,514r31,6l1175,537r17,26l1198,594r-6,31l1175,651r-26,17l1118,674r-31,-6l1061,651r-17,-26l1037,594t519,115l1562,677r18,-25l1605,635r31,-7l1668,635r25,17l1710,677r7,32l1710,740r-17,26l1668,783r-32,6l1605,783r-25,-17l1562,740r-6,-31m2075,790r6,-32l2098,733r26,-17l2155,709r31,7l2212,733r17,25l2235,790r-6,31l2212,847r-26,17l2155,870r-31,-6l2098,847r-17,-26l2075,790e" filled="f" strokecolor="#8c2981" strokeweight=".39422mm">
                  <v:path arrowok="t" o:connecttype="custom" o:connectlocs="7,797;49,754;112,754;155,797;155,859;112,902;49,902;7,859;519,1132;542,1075;599,1051;656,1075;680,1132;656,1188;599,1212;542,1188;519,1132;1044,1310;1087,1267;1149,1267;1192,1310;1192,1372;1149,1415;1087,1415;1044,1372;1556,1456;1580,1399;1636,1375;1693,1399;1717,1456;1693,1513;1636,1536;1580,1513;1556,1456;2081,1505;2124,1463;2186,1463;2229,1505;2229,1568;2186,1611;2124,1611;2081,1568" o:connectangles="0,0,0,0,0,0,0,0,0,0,0,0,0,0,0,0,0,0,0,0,0,0,0,0,0,0,0,0,0,0,0,0,0,0,0,0,0,0,0,0,0,0"/>
                </v:shape>
                <v:shape id="Picture 374" o:spid="_x0000_s1033" type="#_x0000_t75" style="position:absolute;left:5181;top:1418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">
                  <v:imagedata r:id="rId93" o:title=""/>
                </v:shape>
                <v:shape id="AutoShape 373" o:spid="_x0000_s1034" style="position:absolute;left:2617;top:909;width:2754;height:897;visibility:visible;mso-wrap-style:square;v-text-anchor:top" coordsize="2754,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" path="m,81l7,50,24,24,50,7,81,r31,7l138,24r17,26l161,81r-6,31l138,138r-26,17l81,161,50,155,24,138,7,112,,81m519,371r6,-31l543,314r25,-17l599,291r32,6l656,314r18,26l680,371r-6,31l656,428r-25,17l599,452r-31,-7l543,428,525,402r-6,-31m1038,614r6,-31l1061,557r26,-17l1118,534r31,6l1175,557r17,26l1199,614r-7,31l1175,671r-26,17l1118,695r-31,-7l1061,671r-17,-26l1038,614t518,68l1563,651r17,-26l1605,608r32,-7l1668,608r26,17l1711,651r6,31l1711,713r-17,26l1668,756r-31,6l1605,756r-25,-17l1563,713r-7,-31m2075,796r6,-31l2098,740r26,-18l2155,716r32,6l2212,740r17,25l2236,796r-7,32l2212,853r-25,18l2155,877r-31,-6l2098,853r-17,-25l2075,796t518,21l2600,786r17,-26l2643,743r31,-7l2705,743r26,17l2748,786r6,31l2748,848r-17,26l2705,891r-31,6l2643,891r-26,-17l2600,848r-7,-31e" filled="f" strokecolor="#de4968" strokeweight=".39422mm">
                  <v:path arrowok="t" o:connecttype="custom" o:connectlocs="7,959;50,916;112,916;155,959;155,1021;112,1064;50,1064;7,1021;519,1280;543,1223;599,1200;656,1223;680,1280;656,1337;599,1361;543,1337;519,1280;1044,1492;1087,1449;1149,1449;1192,1492;1192,1554;1149,1597;1087,1597;1044,1554;1556,1591;1580,1534;1637,1510;1694,1534;1717,1591;1694,1648;1637,1671;1580,1648;1556,1591;2081,1674;2124,1631;2187,1631;2229,1674;2229,1737;2187,1780;2124,1780;2081,1737;2593,1726;2617,1669;2674,1645;2731,1669;2754,1726;2731,1783;2674,1806;2617,1783;2593,1726" o:connectangles="0,0,0,0,0,0,0,0,0,0,0,0,0,0,0,0,0,0,0,0,0,0,0,0,0,0,0,0,0,0,0,0,0,0,0,0,0,0,0,0,0,0,0,0,0,0,0,0,0,0,0"/>
                </v:shape>
                <v:shape id="AutoShape 372" o:spid="_x0000_s1035" style="position:absolute;left:2634;top:949;width:2754;height:972;visibility:visible;mso-wrap-style:square;v-text-anchor:top" coordsize="2754,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" path="m,80l6,49,23,24,49,6,80,r31,6l137,24r17,25l161,80r-7,32l137,137r-26,17l80,161,49,154,23,137,6,112,,80m518,364r7,-31l542,307r26,-17l599,283r31,7l656,307r17,26l679,364r-6,31l656,421r-26,17l599,444r-31,-6l542,421,525,395r-7,-31m1037,634r6,-31l1061,577r25,-17l1117,553r32,7l1174,577r17,26l1198,634r-7,31l1174,691r-25,17l1117,714r-31,-6l1061,691r-18,-26l1037,634t519,162l1562,765r17,-26l1605,722r31,-6l1667,722r26,17l1710,765r6,31l1710,827r-17,26l1667,870r-31,6l1605,870r-26,-17l1562,827r-6,-31m2074,850r6,-31l2098,793r25,-17l2155,770r31,6l2211,793r18,26l2235,850r-6,31l2211,907r-25,17l2155,930r-32,-6l2098,907r-18,-26l2074,850t519,40l2599,859r17,-25l2642,816r31,-6l2704,816r26,18l2747,859r7,31l2747,922r-17,25l2704,965r-31,6l2642,965r-26,-18l2599,922r-6,-32e" filled="f" strokecolor="#fe9f6d" strokeweight=".39422mm">
                  <v:path arrowok="t" o:connecttype="custom" o:connectlocs="6,999;49,956;111,956;154,999;154,1062;111,1104;49,1104;6,1062;518,1314;542,1257;599,1233;656,1257;679,1314;656,1371;599,1394;542,1371;518,1314;1043,1553;1086,1510;1149,1510;1191,1553;1191,1615;1149,1658;1086,1658;1043,1615;1556,1746;1579,1689;1636,1666;1693,1689;1716,1746;1693,1803;1636,1826;1579,1803;1556,1746;2080,1769;2123,1726;2186,1726;2229,1769;2229,1831;2186,1874;2123,1874;2080,1831;2593,1840;2616,1784;2673,1760;2730,1784;2754,1840;2730,1897;2673,1921;2616,1897;2593,1840" o:connectangles="0,0,0,0,0,0,0,0,0,0,0,0,0,0,0,0,0,0,0,0,0,0,0,0,0,0,0,0,0,0,0,0,0,0,0,0,0,0,0,0,0,0,0,0,0,0,0,0,0,0,0"/>
                </v:shape>
                <v:shape id="AutoShape 371" o:spid="_x0000_s1036" style="position:absolute;left:2652;top:970;width:2754;height:951;visibility:visible;mso-wrap-style:square;v-text-anchor:top" coordsize="2754,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" path="m,81l6,49,24,24,49,6,80,r32,6l137,24r18,25l161,81r-6,31l137,137r-25,18l80,161,49,155,24,137,6,112,,81m519,378r6,-32l542,321r26,-17l599,297r31,7l656,321r17,25l679,378r-6,31l656,434r-26,18l599,458r-31,-6l542,434,525,409r-6,-31m1037,634r7,-31l1061,577r25,-17l1118,554r31,6l1174,577r18,26l1198,634r-6,31l1174,691r-25,17l1118,715r-32,-7l1061,691r-17,-26l1037,634t519,108l1562,711r17,-26l1605,668r31,-6l1667,668r26,17l1710,711r7,31l1710,773r-17,26l1667,816r-31,7l1605,816r-26,-17l1562,773r-6,-31m2074,837r7,-31l2098,780r26,-17l2155,756r31,7l2212,780r17,26l2235,837r-6,31l2212,894r-26,17l2155,917r-31,-6l2098,894r-17,-26l2074,837t519,33l2599,839r18,-25l2642,796r31,-6l2705,796r25,18l2748,839r6,31l2748,902r-18,25l2705,945r-32,6l2642,945r-25,-18l2599,902r-6,-32e" filled="f" strokecolor="#fcfdbf" strokeweight=".39422mm">
                  <v:path arrowok="t" o:connecttype="custom" o:connectlocs="6,1019;49,976;112,976;155,1019;155,1082;112,1125;49,1125;6,1082;519,1348;542,1291;599,1267;656,1291;679,1348;656,1404;599,1428;542,1404;519,1348;1044,1573;1086,1530;1149,1530;1192,1573;1192,1635;1149,1678;1086,1678;1044,1635;1556,1712;1579,1655;1636,1632;1693,1655;1717,1712;1693,1769;1636,1793;1579,1769;1556,1712;2081,1776;2124,1733;2186,1733;2229,1776;2229,1838;2186,1881;2124,1881;2081,1838;2593,1840;2617,1784;2673,1760;2730,1784;2754,1840;2730,1897;2673,1921;2617,1897;2593,1840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30</w:t>
      </w:r>
    </w:p>
    <w:p w14:paraId="023AE354" w14:textId="77777777" w:rsidR="006F1C89" w:rsidRDefault="006F1C89">
      <w:pPr>
        <w:pStyle w:val="BodyText"/>
        <w:rPr>
          <w:rFonts w:ascii="Times New Roman"/>
          <w:sz w:val="12"/>
        </w:rPr>
      </w:pPr>
    </w:p>
    <w:p w14:paraId="282FBB4C" w14:textId="77777777" w:rsidR="006F1C89" w:rsidRDefault="006F1C89">
      <w:pPr>
        <w:pStyle w:val="BodyText"/>
        <w:rPr>
          <w:rFonts w:ascii="Times New Roman"/>
          <w:sz w:val="12"/>
        </w:rPr>
      </w:pPr>
    </w:p>
    <w:p w14:paraId="4A312BC7" w14:textId="77777777" w:rsidR="006F1C89" w:rsidRDefault="006F1C89">
      <w:pPr>
        <w:pStyle w:val="BodyText"/>
        <w:rPr>
          <w:rFonts w:ascii="Times New Roman"/>
          <w:sz w:val="12"/>
        </w:rPr>
      </w:pPr>
    </w:p>
    <w:p w14:paraId="5B69419D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70071972" w14:textId="5A22EAE7" w:rsidR="006F1C89" w:rsidRDefault="00C85944">
      <w:pPr>
        <w:ind w:left="151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459A4279" wp14:editId="567B7ACD">
                <wp:simplePos x="0" y="0"/>
                <wp:positionH relativeFrom="page">
                  <wp:posOffset>1264285</wp:posOffset>
                </wp:positionH>
                <wp:positionV relativeFrom="paragraph">
                  <wp:posOffset>-110490</wp:posOffset>
                </wp:positionV>
                <wp:extent cx="123825" cy="728980"/>
                <wp:effectExtent l="0" t="0" r="0" b="0"/>
                <wp:wrapNone/>
                <wp:docPr id="379" name="Text 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B9652E" w14:textId="77777777" w:rsidR="006F1C89" w:rsidRDefault="005D3991">
                            <w:pPr>
                              <w:spacing w:before="13"/>
                              <w:ind w:left="20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spacing w:val="2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A4279" id="Text Box 369" o:spid="_x0000_s1054" type="#_x0000_t202" style="position:absolute;left:0;text-align:left;margin-left:99.55pt;margin-top:-8.7pt;width:9.75pt;height:57.4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09B9652E" w14:textId="77777777" w:rsidR="006F1C89" w:rsidRDefault="005D3991">
                      <w:pPr>
                        <w:spacing w:before="13"/>
                        <w:ind w:left="20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Number</w:t>
                      </w:r>
                      <w:r>
                        <w:rPr>
                          <w:rFonts w:ascii="Times New Roman"/>
                          <w:spacing w:val="28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species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20</w:t>
      </w:r>
    </w:p>
    <w:p w14:paraId="5B681C74" w14:textId="77777777" w:rsidR="006F1C89" w:rsidRDefault="005D3991">
      <w:pPr>
        <w:pStyle w:val="BodyText"/>
        <w:rPr>
          <w:rFonts w:ascii="Times New Roman"/>
          <w:sz w:val="18"/>
        </w:rPr>
      </w:pPr>
      <w:r>
        <w:br w:type="column"/>
      </w:r>
    </w:p>
    <w:p w14:paraId="441879AA" w14:textId="77777777" w:rsidR="006F1C89" w:rsidRDefault="006F1C89">
      <w:pPr>
        <w:pStyle w:val="BodyText"/>
        <w:rPr>
          <w:rFonts w:ascii="Times New Roman"/>
          <w:sz w:val="18"/>
        </w:rPr>
      </w:pPr>
    </w:p>
    <w:p w14:paraId="7A003B55" w14:textId="77777777" w:rsidR="006F1C89" w:rsidRDefault="006F1C89">
      <w:pPr>
        <w:pStyle w:val="BodyText"/>
        <w:rPr>
          <w:rFonts w:ascii="Times New Roman"/>
          <w:sz w:val="18"/>
        </w:rPr>
      </w:pPr>
    </w:p>
    <w:p w14:paraId="75F11E24" w14:textId="77777777" w:rsidR="006F1C89" w:rsidRDefault="006F1C89">
      <w:pPr>
        <w:pStyle w:val="BodyText"/>
        <w:rPr>
          <w:rFonts w:ascii="Times New Roman"/>
          <w:sz w:val="18"/>
        </w:rPr>
      </w:pPr>
    </w:p>
    <w:p w14:paraId="3E1E4B6E" w14:textId="77777777" w:rsidR="006F1C89" w:rsidRDefault="006F1C89">
      <w:pPr>
        <w:pStyle w:val="BodyText"/>
        <w:rPr>
          <w:rFonts w:ascii="Times New Roman"/>
          <w:sz w:val="18"/>
        </w:rPr>
      </w:pPr>
    </w:p>
    <w:p w14:paraId="2B409AA5" w14:textId="77777777" w:rsidR="006F1C89" w:rsidRDefault="006F1C89">
      <w:pPr>
        <w:pStyle w:val="BodyText"/>
        <w:rPr>
          <w:rFonts w:ascii="Times New Roman"/>
          <w:sz w:val="18"/>
        </w:rPr>
      </w:pPr>
    </w:p>
    <w:p w14:paraId="6879840E" w14:textId="77777777" w:rsidR="006F1C89" w:rsidRDefault="006F1C89">
      <w:pPr>
        <w:pStyle w:val="BodyText"/>
        <w:spacing w:before="8"/>
        <w:rPr>
          <w:rFonts w:ascii="Times New Roman"/>
          <w:sz w:val="14"/>
        </w:rPr>
      </w:pPr>
    </w:p>
    <w:p w14:paraId="18CBFE4E" w14:textId="77777777" w:rsidR="006F1C89" w:rsidRDefault="005D3991">
      <w:pPr>
        <w:ind w:left="346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>(D)</w:t>
      </w:r>
    </w:p>
    <w:p w14:paraId="64E7BB6B" w14:textId="77777777" w:rsidR="006F1C89" w:rsidRDefault="005D3991">
      <w:pPr>
        <w:spacing w:before="97"/>
        <w:ind w:left="142"/>
        <w:rPr>
          <w:rFonts w:ascii="Times New Roman"/>
          <w:sz w:val="11"/>
        </w:rPr>
      </w:pPr>
      <w:r>
        <w:br w:type="column"/>
      </w:r>
      <w:r>
        <w:rPr>
          <w:rFonts w:ascii="Times New Roman"/>
          <w:color w:val="4D4D4D"/>
          <w:sz w:val="11"/>
        </w:rPr>
        <w:t>10</w:t>
      </w:r>
    </w:p>
    <w:p w14:paraId="290DE3D8" w14:textId="77777777" w:rsidR="006F1C89" w:rsidRDefault="006F1C89">
      <w:pPr>
        <w:pStyle w:val="BodyText"/>
        <w:rPr>
          <w:rFonts w:ascii="Times New Roman"/>
          <w:sz w:val="12"/>
        </w:rPr>
      </w:pPr>
    </w:p>
    <w:p w14:paraId="14EAA57F" w14:textId="77777777" w:rsidR="006F1C89" w:rsidRDefault="006F1C89">
      <w:pPr>
        <w:pStyle w:val="BodyText"/>
        <w:rPr>
          <w:rFonts w:ascii="Times New Roman"/>
          <w:sz w:val="12"/>
        </w:rPr>
      </w:pPr>
    </w:p>
    <w:p w14:paraId="08DBAC51" w14:textId="77777777" w:rsidR="006F1C89" w:rsidRDefault="006F1C89">
      <w:pPr>
        <w:pStyle w:val="BodyText"/>
        <w:rPr>
          <w:rFonts w:ascii="Times New Roman"/>
          <w:sz w:val="12"/>
        </w:rPr>
      </w:pPr>
    </w:p>
    <w:p w14:paraId="6E6E5539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19C85595" w14:textId="77777777" w:rsidR="006F1C89" w:rsidRDefault="005D3991">
      <w:pPr>
        <w:ind w:left="197"/>
        <w:rPr>
          <w:rFonts w:ascii="Times New Roman"/>
          <w:sz w:val="11"/>
        </w:rPr>
      </w:pPr>
      <w:r>
        <w:rPr>
          <w:rFonts w:ascii="Times New Roman"/>
          <w:color w:val="4D4D4D"/>
          <w:w w:val="101"/>
          <w:sz w:val="11"/>
        </w:rPr>
        <w:t>0</w:t>
      </w:r>
    </w:p>
    <w:p w14:paraId="358801EE" w14:textId="77777777" w:rsidR="006F1C89" w:rsidRDefault="005D3991">
      <w:pPr>
        <w:tabs>
          <w:tab w:val="left" w:pos="1075"/>
          <w:tab w:val="left" w:pos="1566"/>
          <w:tab w:val="left" w:pos="2113"/>
          <w:tab w:val="left" w:pos="2605"/>
          <w:tab w:val="left" w:pos="3152"/>
        </w:tabs>
        <w:spacing w:before="75"/>
        <w:ind w:left="528"/>
        <w:jc w:val="center"/>
        <w:rPr>
          <w:rFonts w:ascii="Times New Roman"/>
          <w:sz w:val="11"/>
        </w:rPr>
      </w:pPr>
      <w:r>
        <w:rPr>
          <w:rFonts w:ascii="Times New Roman"/>
          <w:color w:val="4D4D4D"/>
          <w:sz w:val="11"/>
        </w:rPr>
        <w:t>0.05</w:t>
      </w:r>
      <w:r>
        <w:rPr>
          <w:rFonts w:ascii="Times New Roman"/>
          <w:color w:val="4D4D4D"/>
          <w:sz w:val="11"/>
        </w:rPr>
        <w:tab/>
        <w:t>0.2</w:t>
      </w:r>
      <w:r>
        <w:rPr>
          <w:rFonts w:ascii="Times New Roman"/>
          <w:color w:val="4D4D4D"/>
          <w:sz w:val="11"/>
        </w:rPr>
        <w:tab/>
        <w:t>0.35</w:t>
      </w:r>
      <w:r>
        <w:rPr>
          <w:rFonts w:ascii="Times New Roman"/>
          <w:color w:val="4D4D4D"/>
          <w:sz w:val="11"/>
        </w:rPr>
        <w:tab/>
        <w:t>0.5</w:t>
      </w:r>
      <w:r>
        <w:rPr>
          <w:rFonts w:ascii="Times New Roman"/>
          <w:color w:val="4D4D4D"/>
          <w:sz w:val="11"/>
        </w:rPr>
        <w:tab/>
        <w:t>0.65</w:t>
      </w:r>
      <w:r>
        <w:rPr>
          <w:rFonts w:ascii="Times New Roman"/>
          <w:color w:val="4D4D4D"/>
          <w:sz w:val="11"/>
        </w:rPr>
        <w:tab/>
      </w:r>
      <w:r>
        <w:rPr>
          <w:rFonts w:ascii="Times New Roman"/>
          <w:color w:val="4D4D4D"/>
          <w:spacing w:val="-1"/>
          <w:sz w:val="11"/>
        </w:rPr>
        <w:t>0.8</w:t>
      </w:r>
    </w:p>
    <w:p w14:paraId="3DBEE845" w14:textId="77777777" w:rsidR="006F1C89" w:rsidRDefault="005D3991">
      <w:pPr>
        <w:spacing w:before="15"/>
        <w:ind w:left="551"/>
        <w:jc w:val="center"/>
        <w:rPr>
          <w:rFonts w:ascii="Times New Roman"/>
          <w:sz w:val="14"/>
        </w:rPr>
      </w:pPr>
      <w:r>
        <w:rPr>
          <w:rFonts w:ascii="Times New Roman"/>
          <w:sz w:val="14"/>
        </w:rPr>
        <w:t>Adult</w:t>
      </w:r>
      <w:r>
        <w:rPr>
          <w:rFonts w:ascii="Times New Roman"/>
          <w:spacing w:val="50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Generalism</w:t>
      </w:r>
      <w:proofErr w:type="spellEnd"/>
    </w:p>
    <w:p w14:paraId="5FE16C9E" w14:textId="77777777" w:rsidR="006F1C89" w:rsidRDefault="006F1C89">
      <w:pPr>
        <w:pStyle w:val="BodyText"/>
        <w:rPr>
          <w:rFonts w:ascii="Times New Roman"/>
          <w:sz w:val="14"/>
        </w:rPr>
      </w:pPr>
    </w:p>
    <w:p w14:paraId="6610C329" w14:textId="77777777" w:rsidR="006F1C89" w:rsidRDefault="005D3991">
      <w:pPr>
        <w:spacing w:before="118"/>
        <w:ind w:left="323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 xml:space="preserve">Bimodal </w:t>
      </w:r>
      <w:r>
        <w:rPr>
          <w:rFonts w:ascii="Times New Roman"/>
          <w:spacing w:val="7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 xml:space="preserve">Normal </w:t>
      </w:r>
      <w:r>
        <w:rPr>
          <w:rFonts w:ascii="Times New Roman"/>
          <w:spacing w:val="13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 xml:space="preserve">Resource </w:t>
      </w:r>
      <w:r>
        <w:rPr>
          <w:rFonts w:ascii="Times New Roman"/>
          <w:spacing w:val="11"/>
          <w:w w:val="105"/>
          <w:sz w:val="16"/>
        </w:rPr>
        <w:t xml:space="preserve"> </w:t>
      </w:r>
      <w:r>
        <w:rPr>
          <w:rFonts w:ascii="Times New Roman"/>
          <w:w w:val="105"/>
          <w:sz w:val="16"/>
        </w:rPr>
        <w:t>distribution</w:t>
      </w:r>
    </w:p>
    <w:p w14:paraId="2C1BECF6" w14:textId="15CBEFC5" w:rsidR="006F1C89" w:rsidRDefault="00C85944">
      <w:pPr>
        <w:spacing w:before="115"/>
        <w:ind w:left="145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 wp14:anchorId="49F4F306" wp14:editId="7F87BF89">
                <wp:simplePos x="0" y="0"/>
                <wp:positionH relativeFrom="page">
                  <wp:posOffset>4031615</wp:posOffset>
                </wp:positionH>
                <wp:positionV relativeFrom="paragraph">
                  <wp:posOffset>49530</wp:posOffset>
                </wp:positionV>
                <wp:extent cx="2042160" cy="1414780"/>
                <wp:effectExtent l="0" t="0" r="0" b="0"/>
                <wp:wrapNone/>
                <wp:docPr id="36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2160" cy="1414780"/>
                          <a:chOff x="6349" y="78"/>
                          <a:chExt cx="3216" cy="2228"/>
                        </a:xfrm>
                      </wpg:grpSpPr>
                      <wps:wsp>
                        <wps:cNvPr id="363" name="AutoShape 368"/>
                        <wps:cNvSpPr>
                          <a:spLocks/>
                        </wps:cNvSpPr>
                        <wps:spPr bwMode="auto">
                          <a:xfrm>
                            <a:off x="6349" y="517"/>
                            <a:ext cx="3216" cy="1351"/>
                          </a:xfrm>
                          <a:custGeom>
                            <a:avLst/>
                            <a:gdLst>
                              <a:gd name="T0" fmla="+- 0 6349 6349"/>
                              <a:gd name="T1" fmla="*/ T0 w 3216"/>
                              <a:gd name="T2" fmla="+- 0 1868 517"/>
                              <a:gd name="T3" fmla="*/ 1868 h 1351"/>
                              <a:gd name="T4" fmla="+- 0 9564 6349"/>
                              <a:gd name="T5" fmla="*/ T4 w 3216"/>
                              <a:gd name="T6" fmla="+- 0 1868 517"/>
                              <a:gd name="T7" fmla="*/ 1868 h 1351"/>
                              <a:gd name="T8" fmla="+- 0 6349 6349"/>
                              <a:gd name="T9" fmla="*/ T8 w 3216"/>
                              <a:gd name="T10" fmla="+- 0 1192 517"/>
                              <a:gd name="T11" fmla="*/ 1192 h 1351"/>
                              <a:gd name="T12" fmla="+- 0 9564 6349"/>
                              <a:gd name="T13" fmla="*/ T12 w 3216"/>
                              <a:gd name="T14" fmla="+- 0 1192 517"/>
                              <a:gd name="T15" fmla="*/ 1192 h 1351"/>
                              <a:gd name="T16" fmla="+- 0 6349 6349"/>
                              <a:gd name="T17" fmla="*/ T16 w 3216"/>
                              <a:gd name="T18" fmla="+- 0 517 517"/>
                              <a:gd name="T19" fmla="*/ 517 h 1351"/>
                              <a:gd name="T20" fmla="+- 0 9564 6349"/>
                              <a:gd name="T21" fmla="*/ T20 w 3216"/>
                              <a:gd name="T22" fmla="+- 0 517 517"/>
                              <a:gd name="T23" fmla="*/ 517 h 1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16" h="1351">
                                <a:moveTo>
                                  <a:pt x="0" y="1351"/>
                                </a:moveTo>
                                <a:lnTo>
                                  <a:pt x="3215" y="1351"/>
                                </a:lnTo>
                                <a:moveTo>
                                  <a:pt x="0" y="675"/>
                                </a:moveTo>
                                <a:lnTo>
                                  <a:pt x="3215" y="675"/>
                                </a:lnTo>
                                <a:moveTo>
                                  <a:pt x="0" y="0"/>
                                </a:moveTo>
                                <a:lnTo>
                                  <a:pt x="3215" y="0"/>
                                </a:lnTo>
                              </a:path>
                            </a:pathLst>
                          </a:custGeom>
                          <a:noFill/>
                          <a:ln w="429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AutoShape 367"/>
                        <wps:cNvSpPr>
                          <a:spLocks/>
                        </wps:cNvSpPr>
                        <wps:spPr bwMode="auto">
                          <a:xfrm>
                            <a:off x="6349" y="78"/>
                            <a:ext cx="3216" cy="2228"/>
                          </a:xfrm>
                          <a:custGeom>
                            <a:avLst/>
                            <a:gdLst>
                              <a:gd name="T0" fmla="+- 0 6349 6349"/>
                              <a:gd name="T1" fmla="*/ T0 w 3216"/>
                              <a:gd name="T2" fmla="+- 0 2205 78"/>
                              <a:gd name="T3" fmla="*/ 2205 h 2228"/>
                              <a:gd name="T4" fmla="+- 0 9564 6349"/>
                              <a:gd name="T5" fmla="*/ T4 w 3216"/>
                              <a:gd name="T6" fmla="+- 0 2205 78"/>
                              <a:gd name="T7" fmla="*/ 2205 h 2228"/>
                              <a:gd name="T8" fmla="+- 0 6349 6349"/>
                              <a:gd name="T9" fmla="*/ T8 w 3216"/>
                              <a:gd name="T10" fmla="+- 0 1530 78"/>
                              <a:gd name="T11" fmla="*/ 1530 h 2228"/>
                              <a:gd name="T12" fmla="+- 0 9564 6349"/>
                              <a:gd name="T13" fmla="*/ T12 w 3216"/>
                              <a:gd name="T14" fmla="+- 0 1530 78"/>
                              <a:gd name="T15" fmla="*/ 1530 h 2228"/>
                              <a:gd name="T16" fmla="+- 0 6349 6349"/>
                              <a:gd name="T17" fmla="*/ T16 w 3216"/>
                              <a:gd name="T18" fmla="+- 0 855 78"/>
                              <a:gd name="T19" fmla="*/ 855 h 2228"/>
                              <a:gd name="T20" fmla="+- 0 9564 6349"/>
                              <a:gd name="T21" fmla="*/ T20 w 3216"/>
                              <a:gd name="T22" fmla="+- 0 855 78"/>
                              <a:gd name="T23" fmla="*/ 855 h 2228"/>
                              <a:gd name="T24" fmla="+- 0 6349 6349"/>
                              <a:gd name="T25" fmla="*/ T24 w 3216"/>
                              <a:gd name="T26" fmla="+- 0 180 78"/>
                              <a:gd name="T27" fmla="*/ 180 h 2228"/>
                              <a:gd name="T28" fmla="+- 0 9564 6349"/>
                              <a:gd name="T29" fmla="*/ T28 w 3216"/>
                              <a:gd name="T30" fmla="+- 0 180 78"/>
                              <a:gd name="T31" fmla="*/ 180 h 2228"/>
                              <a:gd name="T32" fmla="+- 0 6660 6349"/>
                              <a:gd name="T33" fmla="*/ T32 w 3216"/>
                              <a:gd name="T34" fmla="+- 0 2306 78"/>
                              <a:gd name="T35" fmla="*/ 2306 h 2228"/>
                              <a:gd name="T36" fmla="+- 0 6660 6349"/>
                              <a:gd name="T37" fmla="*/ T36 w 3216"/>
                              <a:gd name="T38" fmla="+- 0 78 78"/>
                              <a:gd name="T39" fmla="*/ 78 h 2228"/>
                              <a:gd name="T40" fmla="+- 0 7179 6349"/>
                              <a:gd name="T41" fmla="*/ T40 w 3216"/>
                              <a:gd name="T42" fmla="+- 0 2306 78"/>
                              <a:gd name="T43" fmla="*/ 2306 h 2228"/>
                              <a:gd name="T44" fmla="+- 0 7179 6349"/>
                              <a:gd name="T45" fmla="*/ T44 w 3216"/>
                              <a:gd name="T46" fmla="+- 0 78 78"/>
                              <a:gd name="T47" fmla="*/ 78 h 2228"/>
                              <a:gd name="T48" fmla="+- 0 7697 6349"/>
                              <a:gd name="T49" fmla="*/ T48 w 3216"/>
                              <a:gd name="T50" fmla="+- 0 2306 78"/>
                              <a:gd name="T51" fmla="*/ 2306 h 2228"/>
                              <a:gd name="T52" fmla="+- 0 7697 6349"/>
                              <a:gd name="T53" fmla="*/ T52 w 3216"/>
                              <a:gd name="T54" fmla="+- 0 78 78"/>
                              <a:gd name="T55" fmla="*/ 78 h 2228"/>
                              <a:gd name="T56" fmla="+- 0 8216 6349"/>
                              <a:gd name="T57" fmla="*/ T56 w 3216"/>
                              <a:gd name="T58" fmla="+- 0 2306 78"/>
                              <a:gd name="T59" fmla="*/ 2306 h 2228"/>
                              <a:gd name="T60" fmla="+- 0 8216 6349"/>
                              <a:gd name="T61" fmla="*/ T60 w 3216"/>
                              <a:gd name="T62" fmla="+- 0 78 78"/>
                              <a:gd name="T63" fmla="*/ 78 h 2228"/>
                              <a:gd name="T64" fmla="+- 0 8735 6349"/>
                              <a:gd name="T65" fmla="*/ T64 w 3216"/>
                              <a:gd name="T66" fmla="+- 0 2306 78"/>
                              <a:gd name="T67" fmla="*/ 2306 h 2228"/>
                              <a:gd name="T68" fmla="+- 0 8735 6349"/>
                              <a:gd name="T69" fmla="*/ T68 w 3216"/>
                              <a:gd name="T70" fmla="+- 0 78 78"/>
                              <a:gd name="T71" fmla="*/ 78 h 2228"/>
                              <a:gd name="T72" fmla="+- 0 9253 6349"/>
                              <a:gd name="T73" fmla="*/ T72 w 3216"/>
                              <a:gd name="T74" fmla="+- 0 2306 78"/>
                              <a:gd name="T75" fmla="*/ 2306 h 2228"/>
                              <a:gd name="T76" fmla="+- 0 9253 6349"/>
                              <a:gd name="T77" fmla="*/ T76 w 3216"/>
                              <a:gd name="T78" fmla="+- 0 78 78"/>
                              <a:gd name="T79" fmla="*/ 78 h 2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216" h="2228">
                                <a:moveTo>
                                  <a:pt x="0" y="2127"/>
                                </a:moveTo>
                                <a:lnTo>
                                  <a:pt x="3215" y="2127"/>
                                </a:lnTo>
                                <a:moveTo>
                                  <a:pt x="0" y="1452"/>
                                </a:moveTo>
                                <a:lnTo>
                                  <a:pt x="3215" y="1452"/>
                                </a:lnTo>
                                <a:moveTo>
                                  <a:pt x="0" y="777"/>
                                </a:moveTo>
                                <a:lnTo>
                                  <a:pt x="3215" y="777"/>
                                </a:lnTo>
                                <a:moveTo>
                                  <a:pt x="0" y="102"/>
                                </a:moveTo>
                                <a:lnTo>
                                  <a:pt x="3215" y="102"/>
                                </a:lnTo>
                                <a:moveTo>
                                  <a:pt x="311" y="2228"/>
                                </a:moveTo>
                                <a:lnTo>
                                  <a:pt x="311" y="0"/>
                                </a:lnTo>
                                <a:moveTo>
                                  <a:pt x="830" y="2228"/>
                                </a:moveTo>
                                <a:lnTo>
                                  <a:pt x="830" y="0"/>
                                </a:lnTo>
                                <a:moveTo>
                                  <a:pt x="1348" y="2228"/>
                                </a:moveTo>
                                <a:lnTo>
                                  <a:pt x="1348" y="0"/>
                                </a:lnTo>
                                <a:moveTo>
                                  <a:pt x="1867" y="2228"/>
                                </a:moveTo>
                                <a:lnTo>
                                  <a:pt x="1867" y="0"/>
                                </a:lnTo>
                                <a:moveTo>
                                  <a:pt x="2386" y="2228"/>
                                </a:moveTo>
                                <a:lnTo>
                                  <a:pt x="2386" y="0"/>
                                </a:lnTo>
                                <a:moveTo>
                                  <a:pt x="2904" y="2228"/>
                                </a:moveTo>
                                <a:lnTo>
                                  <a:pt x="2904" y="0"/>
                                </a:lnTo>
                              </a:path>
                            </a:pathLst>
                          </a:custGeom>
                          <a:noFill/>
                          <a:ln w="853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AutoShape 366"/>
                        <wps:cNvSpPr>
                          <a:spLocks/>
                        </wps:cNvSpPr>
                        <wps:spPr bwMode="auto">
                          <a:xfrm>
                            <a:off x="6579" y="1044"/>
                            <a:ext cx="2754" cy="1100"/>
                          </a:xfrm>
                          <a:custGeom>
                            <a:avLst/>
                            <a:gdLst>
                              <a:gd name="T0" fmla="+- 0 6580 6580"/>
                              <a:gd name="T1" fmla="*/ T0 w 2754"/>
                              <a:gd name="T2" fmla="+- 0 1205 1044"/>
                              <a:gd name="T3" fmla="*/ 1205 h 1100"/>
                              <a:gd name="T4" fmla="+- 0 6741 6580"/>
                              <a:gd name="T5" fmla="*/ T4 w 2754"/>
                              <a:gd name="T6" fmla="+- 0 1044 1044"/>
                              <a:gd name="T7" fmla="*/ 1044 h 1100"/>
                              <a:gd name="T8" fmla="+- 0 6580 6580"/>
                              <a:gd name="T9" fmla="*/ T8 w 2754"/>
                              <a:gd name="T10" fmla="+- 0 1044 1044"/>
                              <a:gd name="T11" fmla="*/ 1044 h 1100"/>
                              <a:gd name="T12" fmla="+- 0 6741 6580"/>
                              <a:gd name="T13" fmla="*/ T12 w 2754"/>
                              <a:gd name="T14" fmla="+- 0 1205 1044"/>
                              <a:gd name="T15" fmla="*/ 1205 h 1100"/>
                              <a:gd name="T16" fmla="+- 0 7098 6580"/>
                              <a:gd name="T17" fmla="*/ T16 w 2754"/>
                              <a:gd name="T18" fmla="+- 0 1469 1044"/>
                              <a:gd name="T19" fmla="*/ 1469 h 1100"/>
                              <a:gd name="T20" fmla="+- 0 7259 6580"/>
                              <a:gd name="T21" fmla="*/ T20 w 2754"/>
                              <a:gd name="T22" fmla="+- 0 1308 1044"/>
                              <a:gd name="T23" fmla="*/ 1308 h 1100"/>
                              <a:gd name="T24" fmla="+- 0 7098 6580"/>
                              <a:gd name="T25" fmla="*/ T24 w 2754"/>
                              <a:gd name="T26" fmla="+- 0 1308 1044"/>
                              <a:gd name="T27" fmla="*/ 1308 h 1100"/>
                              <a:gd name="T28" fmla="+- 0 7259 6580"/>
                              <a:gd name="T29" fmla="*/ T28 w 2754"/>
                              <a:gd name="T30" fmla="+- 0 1469 1044"/>
                              <a:gd name="T31" fmla="*/ 1469 h 1100"/>
                              <a:gd name="T32" fmla="+- 0 7617 6580"/>
                              <a:gd name="T33" fmla="*/ T32 w 2754"/>
                              <a:gd name="T34" fmla="+- 0 1705 1044"/>
                              <a:gd name="T35" fmla="*/ 1705 h 1100"/>
                              <a:gd name="T36" fmla="+- 0 7778 6580"/>
                              <a:gd name="T37" fmla="*/ T36 w 2754"/>
                              <a:gd name="T38" fmla="+- 0 1544 1044"/>
                              <a:gd name="T39" fmla="*/ 1544 h 1100"/>
                              <a:gd name="T40" fmla="+- 0 7617 6580"/>
                              <a:gd name="T41" fmla="*/ T40 w 2754"/>
                              <a:gd name="T42" fmla="+- 0 1544 1044"/>
                              <a:gd name="T43" fmla="*/ 1544 h 1100"/>
                              <a:gd name="T44" fmla="+- 0 7778 6580"/>
                              <a:gd name="T45" fmla="*/ T44 w 2754"/>
                              <a:gd name="T46" fmla="+- 0 1705 1044"/>
                              <a:gd name="T47" fmla="*/ 1705 h 1100"/>
                              <a:gd name="T48" fmla="+- 0 8136 6580"/>
                              <a:gd name="T49" fmla="*/ T48 w 2754"/>
                              <a:gd name="T50" fmla="+- 0 2117 1044"/>
                              <a:gd name="T51" fmla="*/ 2117 h 1100"/>
                              <a:gd name="T52" fmla="+- 0 8297 6580"/>
                              <a:gd name="T53" fmla="*/ T52 w 2754"/>
                              <a:gd name="T54" fmla="+- 0 1956 1044"/>
                              <a:gd name="T55" fmla="*/ 1956 h 1100"/>
                              <a:gd name="T56" fmla="+- 0 8136 6580"/>
                              <a:gd name="T57" fmla="*/ T56 w 2754"/>
                              <a:gd name="T58" fmla="+- 0 1956 1044"/>
                              <a:gd name="T59" fmla="*/ 1956 h 1100"/>
                              <a:gd name="T60" fmla="+- 0 8297 6580"/>
                              <a:gd name="T61" fmla="*/ T60 w 2754"/>
                              <a:gd name="T62" fmla="+- 0 2117 1044"/>
                              <a:gd name="T63" fmla="*/ 2117 h 1100"/>
                              <a:gd name="T64" fmla="+- 0 8654 6580"/>
                              <a:gd name="T65" fmla="*/ T64 w 2754"/>
                              <a:gd name="T66" fmla="+- 0 2144 1044"/>
                              <a:gd name="T67" fmla="*/ 2144 h 1100"/>
                              <a:gd name="T68" fmla="+- 0 8815 6580"/>
                              <a:gd name="T69" fmla="*/ T68 w 2754"/>
                              <a:gd name="T70" fmla="+- 0 1983 1044"/>
                              <a:gd name="T71" fmla="*/ 1983 h 1100"/>
                              <a:gd name="T72" fmla="+- 0 8654 6580"/>
                              <a:gd name="T73" fmla="*/ T72 w 2754"/>
                              <a:gd name="T74" fmla="+- 0 1983 1044"/>
                              <a:gd name="T75" fmla="*/ 1983 h 1100"/>
                              <a:gd name="T76" fmla="+- 0 8815 6580"/>
                              <a:gd name="T77" fmla="*/ T76 w 2754"/>
                              <a:gd name="T78" fmla="+- 0 2144 1044"/>
                              <a:gd name="T79" fmla="*/ 2144 h 1100"/>
                              <a:gd name="T80" fmla="+- 0 9173 6580"/>
                              <a:gd name="T81" fmla="*/ T80 w 2754"/>
                              <a:gd name="T82" fmla="+- 0 2144 1044"/>
                              <a:gd name="T83" fmla="*/ 2144 h 1100"/>
                              <a:gd name="T84" fmla="+- 0 9334 6580"/>
                              <a:gd name="T85" fmla="*/ T84 w 2754"/>
                              <a:gd name="T86" fmla="+- 0 1983 1044"/>
                              <a:gd name="T87" fmla="*/ 1983 h 1100"/>
                              <a:gd name="T88" fmla="+- 0 9173 6580"/>
                              <a:gd name="T89" fmla="*/ T88 w 2754"/>
                              <a:gd name="T90" fmla="+- 0 1983 1044"/>
                              <a:gd name="T91" fmla="*/ 1983 h 1100"/>
                              <a:gd name="T92" fmla="+- 0 9334 6580"/>
                              <a:gd name="T93" fmla="*/ T92 w 2754"/>
                              <a:gd name="T94" fmla="+- 0 2144 1044"/>
                              <a:gd name="T95" fmla="*/ 2144 h 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754" h="1100">
                                <a:moveTo>
                                  <a:pt x="0" y="161"/>
                                </a:moveTo>
                                <a:lnTo>
                                  <a:pt x="161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161"/>
                                </a:lnTo>
                                <a:moveTo>
                                  <a:pt x="518" y="425"/>
                                </a:moveTo>
                                <a:lnTo>
                                  <a:pt x="679" y="264"/>
                                </a:lnTo>
                                <a:moveTo>
                                  <a:pt x="518" y="264"/>
                                </a:moveTo>
                                <a:lnTo>
                                  <a:pt x="679" y="425"/>
                                </a:lnTo>
                                <a:moveTo>
                                  <a:pt x="1037" y="661"/>
                                </a:moveTo>
                                <a:lnTo>
                                  <a:pt x="1198" y="500"/>
                                </a:lnTo>
                                <a:moveTo>
                                  <a:pt x="1037" y="500"/>
                                </a:moveTo>
                                <a:lnTo>
                                  <a:pt x="1198" y="661"/>
                                </a:lnTo>
                                <a:moveTo>
                                  <a:pt x="1556" y="1073"/>
                                </a:moveTo>
                                <a:lnTo>
                                  <a:pt x="1717" y="912"/>
                                </a:lnTo>
                                <a:moveTo>
                                  <a:pt x="1556" y="912"/>
                                </a:moveTo>
                                <a:lnTo>
                                  <a:pt x="1717" y="1073"/>
                                </a:lnTo>
                                <a:moveTo>
                                  <a:pt x="2074" y="1100"/>
                                </a:moveTo>
                                <a:lnTo>
                                  <a:pt x="2235" y="939"/>
                                </a:lnTo>
                                <a:moveTo>
                                  <a:pt x="2074" y="939"/>
                                </a:moveTo>
                                <a:lnTo>
                                  <a:pt x="2235" y="1100"/>
                                </a:lnTo>
                                <a:moveTo>
                                  <a:pt x="2593" y="1100"/>
                                </a:moveTo>
                                <a:lnTo>
                                  <a:pt x="2754" y="939"/>
                                </a:lnTo>
                                <a:moveTo>
                                  <a:pt x="2593" y="939"/>
                                </a:moveTo>
                                <a:lnTo>
                                  <a:pt x="2754" y="1100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AutoShape 365"/>
                        <wps:cNvSpPr>
                          <a:spLocks/>
                        </wps:cNvSpPr>
                        <wps:spPr bwMode="auto">
                          <a:xfrm>
                            <a:off x="6536" y="362"/>
                            <a:ext cx="680" cy="526"/>
                          </a:xfrm>
                          <a:custGeom>
                            <a:avLst/>
                            <a:gdLst>
                              <a:gd name="T0" fmla="+- 0 6537 6537"/>
                              <a:gd name="T1" fmla="*/ T0 w 680"/>
                              <a:gd name="T2" fmla="+- 0 443 363"/>
                              <a:gd name="T3" fmla="*/ 443 h 526"/>
                              <a:gd name="T4" fmla="+- 0 6543 6537"/>
                              <a:gd name="T5" fmla="*/ T4 w 680"/>
                              <a:gd name="T6" fmla="+- 0 412 363"/>
                              <a:gd name="T7" fmla="*/ 412 h 526"/>
                              <a:gd name="T8" fmla="+- 0 6560 6537"/>
                              <a:gd name="T9" fmla="*/ T8 w 680"/>
                              <a:gd name="T10" fmla="+- 0 386 363"/>
                              <a:gd name="T11" fmla="*/ 386 h 526"/>
                              <a:gd name="T12" fmla="+- 0 6586 6537"/>
                              <a:gd name="T13" fmla="*/ T12 w 680"/>
                              <a:gd name="T14" fmla="+- 0 369 363"/>
                              <a:gd name="T15" fmla="*/ 369 h 526"/>
                              <a:gd name="T16" fmla="+- 0 6617 6537"/>
                              <a:gd name="T17" fmla="*/ T16 w 680"/>
                              <a:gd name="T18" fmla="+- 0 363 363"/>
                              <a:gd name="T19" fmla="*/ 363 h 526"/>
                              <a:gd name="T20" fmla="+- 0 6648 6537"/>
                              <a:gd name="T21" fmla="*/ T20 w 680"/>
                              <a:gd name="T22" fmla="+- 0 369 363"/>
                              <a:gd name="T23" fmla="*/ 369 h 526"/>
                              <a:gd name="T24" fmla="+- 0 6674 6537"/>
                              <a:gd name="T25" fmla="*/ T24 w 680"/>
                              <a:gd name="T26" fmla="+- 0 386 363"/>
                              <a:gd name="T27" fmla="*/ 386 h 526"/>
                              <a:gd name="T28" fmla="+- 0 6691 6537"/>
                              <a:gd name="T29" fmla="*/ T28 w 680"/>
                              <a:gd name="T30" fmla="+- 0 412 363"/>
                              <a:gd name="T31" fmla="*/ 412 h 526"/>
                              <a:gd name="T32" fmla="+- 0 6698 6537"/>
                              <a:gd name="T33" fmla="*/ T32 w 680"/>
                              <a:gd name="T34" fmla="+- 0 443 363"/>
                              <a:gd name="T35" fmla="*/ 443 h 526"/>
                              <a:gd name="T36" fmla="+- 0 6691 6537"/>
                              <a:gd name="T37" fmla="*/ T36 w 680"/>
                              <a:gd name="T38" fmla="+- 0 474 363"/>
                              <a:gd name="T39" fmla="*/ 474 h 526"/>
                              <a:gd name="T40" fmla="+- 0 6674 6537"/>
                              <a:gd name="T41" fmla="*/ T40 w 680"/>
                              <a:gd name="T42" fmla="+- 0 500 363"/>
                              <a:gd name="T43" fmla="*/ 500 h 526"/>
                              <a:gd name="T44" fmla="+- 0 6648 6537"/>
                              <a:gd name="T45" fmla="*/ T44 w 680"/>
                              <a:gd name="T46" fmla="+- 0 517 363"/>
                              <a:gd name="T47" fmla="*/ 517 h 526"/>
                              <a:gd name="T48" fmla="+- 0 6617 6537"/>
                              <a:gd name="T49" fmla="*/ T48 w 680"/>
                              <a:gd name="T50" fmla="+- 0 523 363"/>
                              <a:gd name="T51" fmla="*/ 523 h 526"/>
                              <a:gd name="T52" fmla="+- 0 6586 6537"/>
                              <a:gd name="T53" fmla="*/ T52 w 680"/>
                              <a:gd name="T54" fmla="+- 0 517 363"/>
                              <a:gd name="T55" fmla="*/ 517 h 526"/>
                              <a:gd name="T56" fmla="+- 0 6560 6537"/>
                              <a:gd name="T57" fmla="*/ T56 w 680"/>
                              <a:gd name="T58" fmla="+- 0 500 363"/>
                              <a:gd name="T59" fmla="*/ 500 h 526"/>
                              <a:gd name="T60" fmla="+- 0 6543 6537"/>
                              <a:gd name="T61" fmla="*/ T60 w 680"/>
                              <a:gd name="T62" fmla="+- 0 474 363"/>
                              <a:gd name="T63" fmla="*/ 474 h 526"/>
                              <a:gd name="T64" fmla="+- 0 6537 6537"/>
                              <a:gd name="T65" fmla="*/ T64 w 680"/>
                              <a:gd name="T66" fmla="+- 0 443 363"/>
                              <a:gd name="T67" fmla="*/ 443 h 526"/>
                              <a:gd name="T68" fmla="+- 0 7055 6537"/>
                              <a:gd name="T69" fmla="*/ T68 w 680"/>
                              <a:gd name="T70" fmla="+- 0 807 363"/>
                              <a:gd name="T71" fmla="*/ 807 h 526"/>
                              <a:gd name="T72" fmla="+- 0 7062 6537"/>
                              <a:gd name="T73" fmla="*/ T72 w 680"/>
                              <a:gd name="T74" fmla="+- 0 776 363"/>
                              <a:gd name="T75" fmla="*/ 776 h 526"/>
                              <a:gd name="T76" fmla="+- 0 7079 6537"/>
                              <a:gd name="T77" fmla="*/ T76 w 680"/>
                              <a:gd name="T78" fmla="+- 0 751 363"/>
                              <a:gd name="T79" fmla="*/ 751 h 526"/>
                              <a:gd name="T80" fmla="+- 0 7104 6537"/>
                              <a:gd name="T81" fmla="*/ T80 w 680"/>
                              <a:gd name="T82" fmla="+- 0 733 363"/>
                              <a:gd name="T83" fmla="*/ 733 h 526"/>
                              <a:gd name="T84" fmla="+- 0 7136 6537"/>
                              <a:gd name="T85" fmla="*/ T84 w 680"/>
                              <a:gd name="T86" fmla="+- 0 727 363"/>
                              <a:gd name="T87" fmla="*/ 727 h 526"/>
                              <a:gd name="T88" fmla="+- 0 7167 6537"/>
                              <a:gd name="T89" fmla="*/ T88 w 680"/>
                              <a:gd name="T90" fmla="+- 0 733 363"/>
                              <a:gd name="T91" fmla="*/ 733 h 526"/>
                              <a:gd name="T92" fmla="+- 0 7193 6537"/>
                              <a:gd name="T93" fmla="*/ T92 w 680"/>
                              <a:gd name="T94" fmla="+- 0 751 363"/>
                              <a:gd name="T95" fmla="*/ 751 h 526"/>
                              <a:gd name="T96" fmla="+- 0 7210 6537"/>
                              <a:gd name="T97" fmla="*/ T96 w 680"/>
                              <a:gd name="T98" fmla="+- 0 776 363"/>
                              <a:gd name="T99" fmla="*/ 776 h 526"/>
                              <a:gd name="T100" fmla="+- 0 7216 6537"/>
                              <a:gd name="T101" fmla="*/ T100 w 680"/>
                              <a:gd name="T102" fmla="+- 0 807 363"/>
                              <a:gd name="T103" fmla="*/ 807 h 526"/>
                              <a:gd name="T104" fmla="+- 0 7210 6537"/>
                              <a:gd name="T105" fmla="*/ T104 w 680"/>
                              <a:gd name="T106" fmla="+- 0 839 363"/>
                              <a:gd name="T107" fmla="*/ 839 h 526"/>
                              <a:gd name="T108" fmla="+- 0 7193 6537"/>
                              <a:gd name="T109" fmla="*/ T108 w 680"/>
                              <a:gd name="T110" fmla="+- 0 864 363"/>
                              <a:gd name="T111" fmla="*/ 864 h 526"/>
                              <a:gd name="T112" fmla="+- 0 7167 6537"/>
                              <a:gd name="T113" fmla="*/ T112 w 680"/>
                              <a:gd name="T114" fmla="+- 0 882 363"/>
                              <a:gd name="T115" fmla="*/ 882 h 526"/>
                              <a:gd name="T116" fmla="+- 0 7136 6537"/>
                              <a:gd name="T117" fmla="*/ T116 w 680"/>
                              <a:gd name="T118" fmla="+- 0 888 363"/>
                              <a:gd name="T119" fmla="*/ 888 h 526"/>
                              <a:gd name="T120" fmla="+- 0 7104 6537"/>
                              <a:gd name="T121" fmla="*/ T120 w 680"/>
                              <a:gd name="T122" fmla="+- 0 882 363"/>
                              <a:gd name="T123" fmla="*/ 882 h 526"/>
                              <a:gd name="T124" fmla="+- 0 7079 6537"/>
                              <a:gd name="T125" fmla="*/ T124 w 680"/>
                              <a:gd name="T126" fmla="+- 0 864 363"/>
                              <a:gd name="T127" fmla="*/ 864 h 526"/>
                              <a:gd name="T128" fmla="+- 0 7062 6537"/>
                              <a:gd name="T129" fmla="*/ T128 w 680"/>
                              <a:gd name="T130" fmla="+- 0 839 363"/>
                              <a:gd name="T131" fmla="*/ 839 h 526"/>
                              <a:gd name="T132" fmla="+- 0 7055 6537"/>
                              <a:gd name="T133" fmla="*/ T132 w 680"/>
                              <a:gd name="T134" fmla="+- 0 807 363"/>
                              <a:gd name="T135" fmla="*/ 807 h 5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80" h="526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1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4"/>
                                </a:lnTo>
                                <a:lnTo>
                                  <a:pt x="80" y="160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8" y="444"/>
                                </a:moveTo>
                                <a:lnTo>
                                  <a:pt x="525" y="413"/>
                                </a:lnTo>
                                <a:lnTo>
                                  <a:pt x="542" y="388"/>
                                </a:lnTo>
                                <a:lnTo>
                                  <a:pt x="567" y="370"/>
                                </a:lnTo>
                                <a:lnTo>
                                  <a:pt x="599" y="364"/>
                                </a:lnTo>
                                <a:lnTo>
                                  <a:pt x="630" y="370"/>
                                </a:lnTo>
                                <a:lnTo>
                                  <a:pt x="656" y="388"/>
                                </a:lnTo>
                                <a:lnTo>
                                  <a:pt x="673" y="413"/>
                                </a:lnTo>
                                <a:lnTo>
                                  <a:pt x="679" y="444"/>
                                </a:lnTo>
                                <a:lnTo>
                                  <a:pt x="673" y="476"/>
                                </a:lnTo>
                                <a:lnTo>
                                  <a:pt x="656" y="501"/>
                                </a:lnTo>
                                <a:lnTo>
                                  <a:pt x="630" y="519"/>
                                </a:lnTo>
                                <a:lnTo>
                                  <a:pt x="599" y="525"/>
                                </a:lnTo>
                                <a:lnTo>
                                  <a:pt x="567" y="519"/>
                                </a:lnTo>
                                <a:lnTo>
                                  <a:pt x="542" y="501"/>
                                </a:lnTo>
                                <a:lnTo>
                                  <a:pt x="525" y="476"/>
                                </a:lnTo>
                                <a:lnTo>
                                  <a:pt x="518" y="444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2" y="932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" name="AutoShape 363"/>
                        <wps:cNvSpPr>
                          <a:spLocks/>
                        </wps:cNvSpPr>
                        <wps:spPr bwMode="auto">
                          <a:xfrm>
                            <a:off x="8092" y="990"/>
                            <a:ext cx="1199" cy="182"/>
                          </a:xfrm>
                          <a:custGeom>
                            <a:avLst/>
                            <a:gdLst>
                              <a:gd name="T0" fmla="+- 0 8092 8092"/>
                              <a:gd name="T1" fmla="*/ T0 w 1199"/>
                              <a:gd name="T2" fmla="+- 0 1071 990"/>
                              <a:gd name="T3" fmla="*/ 1071 h 182"/>
                              <a:gd name="T4" fmla="+- 0 8099 8092"/>
                              <a:gd name="T5" fmla="*/ T4 w 1199"/>
                              <a:gd name="T6" fmla="+- 0 1040 990"/>
                              <a:gd name="T7" fmla="*/ 1040 h 182"/>
                              <a:gd name="T8" fmla="+- 0 8116 8092"/>
                              <a:gd name="T9" fmla="*/ T8 w 1199"/>
                              <a:gd name="T10" fmla="+- 0 1014 990"/>
                              <a:gd name="T11" fmla="*/ 1014 h 182"/>
                              <a:gd name="T12" fmla="+- 0 8142 8092"/>
                              <a:gd name="T13" fmla="*/ T12 w 1199"/>
                              <a:gd name="T14" fmla="+- 0 997 990"/>
                              <a:gd name="T15" fmla="*/ 997 h 182"/>
                              <a:gd name="T16" fmla="+- 0 8173 8092"/>
                              <a:gd name="T17" fmla="*/ T16 w 1199"/>
                              <a:gd name="T18" fmla="+- 0 990 990"/>
                              <a:gd name="T19" fmla="*/ 990 h 182"/>
                              <a:gd name="T20" fmla="+- 0 8204 8092"/>
                              <a:gd name="T21" fmla="*/ T20 w 1199"/>
                              <a:gd name="T22" fmla="+- 0 997 990"/>
                              <a:gd name="T23" fmla="*/ 997 h 182"/>
                              <a:gd name="T24" fmla="+- 0 8230 8092"/>
                              <a:gd name="T25" fmla="*/ T24 w 1199"/>
                              <a:gd name="T26" fmla="+- 0 1014 990"/>
                              <a:gd name="T27" fmla="*/ 1014 h 182"/>
                              <a:gd name="T28" fmla="+- 0 8247 8092"/>
                              <a:gd name="T29" fmla="*/ T28 w 1199"/>
                              <a:gd name="T30" fmla="+- 0 1040 990"/>
                              <a:gd name="T31" fmla="*/ 1040 h 182"/>
                              <a:gd name="T32" fmla="+- 0 8253 8092"/>
                              <a:gd name="T33" fmla="*/ T32 w 1199"/>
                              <a:gd name="T34" fmla="+- 0 1071 990"/>
                              <a:gd name="T35" fmla="*/ 1071 h 182"/>
                              <a:gd name="T36" fmla="+- 0 8247 8092"/>
                              <a:gd name="T37" fmla="*/ T36 w 1199"/>
                              <a:gd name="T38" fmla="+- 0 1102 990"/>
                              <a:gd name="T39" fmla="*/ 1102 h 182"/>
                              <a:gd name="T40" fmla="+- 0 8230 8092"/>
                              <a:gd name="T41" fmla="*/ T40 w 1199"/>
                              <a:gd name="T42" fmla="+- 0 1128 990"/>
                              <a:gd name="T43" fmla="*/ 1128 h 182"/>
                              <a:gd name="T44" fmla="+- 0 8204 8092"/>
                              <a:gd name="T45" fmla="*/ T44 w 1199"/>
                              <a:gd name="T46" fmla="+- 0 1145 990"/>
                              <a:gd name="T47" fmla="*/ 1145 h 182"/>
                              <a:gd name="T48" fmla="+- 0 8173 8092"/>
                              <a:gd name="T49" fmla="*/ T48 w 1199"/>
                              <a:gd name="T50" fmla="+- 0 1151 990"/>
                              <a:gd name="T51" fmla="*/ 1151 h 182"/>
                              <a:gd name="T52" fmla="+- 0 8142 8092"/>
                              <a:gd name="T53" fmla="*/ T52 w 1199"/>
                              <a:gd name="T54" fmla="+- 0 1145 990"/>
                              <a:gd name="T55" fmla="*/ 1145 h 182"/>
                              <a:gd name="T56" fmla="+- 0 8116 8092"/>
                              <a:gd name="T57" fmla="*/ T56 w 1199"/>
                              <a:gd name="T58" fmla="+- 0 1128 990"/>
                              <a:gd name="T59" fmla="*/ 1128 h 182"/>
                              <a:gd name="T60" fmla="+- 0 8099 8092"/>
                              <a:gd name="T61" fmla="*/ T60 w 1199"/>
                              <a:gd name="T62" fmla="+- 0 1102 990"/>
                              <a:gd name="T63" fmla="*/ 1102 h 182"/>
                              <a:gd name="T64" fmla="+- 0 8092 8092"/>
                              <a:gd name="T65" fmla="*/ T64 w 1199"/>
                              <a:gd name="T66" fmla="+- 0 1071 990"/>
                              <a:gd name="T67" fmla="*/ 1071 h 182"/>
                              <a:gd name="T68" fmla="+- 0 8611 8092"/>
                              <a:gd name="T69" fmla="*/ T68 w 1199"/>
                              <a:gd name="T70" fmla="+- 0 1084 990"/>
                              <a:gd name="T71" fmla="*/ 1084 h 182"/>
                              <a:gd name="T72" fmla="+- 0 8617 8092"/>
                              <a:gd name="T73" fmla="*/ T72 w 1199"/>
                              <a:gd name="T74" fmla="+- 0 1053 990"/>
                              <a:gd name="T75" fmla="*/ 1053 h 182"/>
                              <a:gd name="T76" fmla="+- 0 8635 8092"/>
                              <a:gd name="T77" fmla="*/ T76 w 1199"/>
                              <a:gd name="T78" fmla="+- 0 1028 990"/>
                              <a:gd name="T79" fmla="*/ 1028 h 182"/>
                              <a:gd name="T80" fmla="+- 0 8660 8092"/>
                              <a:gd name="T81" fmla="*/ T80 w 1199"/>
                              <a:gd name="T82" fmla="+- 0 1010 990"/>
                              <a:gd name="T83" fmla="*/ 1010 h 182"/>
                              <a:gd name="T84" fmla="+- 0 8692 8092"/>
                              <a:gd name="T85" fmla="*/ T84 w 1199"/>
                              <a:gd name="T86" fmla="+- 0 1004 990"/>
                              <a:gd name="T87" fmla="*/ 1004 h 182"/>
                              <a:gd name="T88" fmla="+- 0 8723 8092"/>
                              <a:gd name="T89" fmla="*/ T88 w 1199"/>
                              <a:gd name="T90" fmla="+- 0 1010 990"/>
                              <a:gd name="T91" fmla="*/ 1010 h 182"/>
                              <a:gd name="T92" fmla="+- 0 8748 8092"/>
                              <a:gd name="T93" fmla="*/ T92 w 1199"/>
                              <a:gd name="T94" fmla="+- 0 1028 990"/>
                              <a:gd name="T95" fmla="*/ 1028 h 182"/>
                              <a:gd name="T96" fmla="+- 0 8766 8092"/>
                              <a:gd name="T97" fmla="*/ T96 w 1199"/>
                              <a:gd name="T98" fmla="+- 0 1053 990"/>
                              <a:gd name="T99" fmla="*/ 1053 h 182"/>
                              <a:gd name="T100" fmla="+- 0 8772 8092"/>
                              <a:gd name="T101" fmla="*/ T100 w 1199"/>
                              <a:gd name="T102" fmla="+- 0 1084 990"/>
                              <a:gd name="T103" fmla="*/ 1084 h 182"/>
                              <a:gd name="T104" fmla="+- 0 8766 8092"/>
                              <a:gd name="T105" fmla="*/ T104 w 1199"/>
                              <a:gd name="T106" fmla="+- 0 1116 990"/>
                              <a:gd name="T107" fmla="*/ 1116 h 182"/>
                              <a:gd name="T108" fmla="+- 0 8748 8092"/>
                              <a:gd name="T109" fmla="*/ T108 w 1199"/>
                              <a:gd name="T110" fmla="+- 0 1141 990"/>
                              <a:gd name="T111" fmla="*/ 1141 h 182"/>
                              <a:gd name="T112" fmla="+- 0 8723 8092"/>
                              <a:gd name="T113" fmla="*/ T112 w 1199"/>
                              <a:gd name="T114" fmla="+- 0 1158 990"/>
                              <a:gd name="T115" fmla="*/ 1158 h 182"/>
                              <a:gd name="T116" fmla="+- 0 8692 8092"/>
                              <a:gd name="T117" fmla="*/ T116 w 1199"/>
                              <a:gd name="T118" fmla="+- 0 1165 990"/>
                              <a:gd name="T119" fmla="*/ 1165 h 182"/>
                              <a:gd name="T120" fmla="+- 0 8660 8092"/>
                              <a:gd name="T121" fmla="*/ T120 w 1199"/>
                              <a:gd name="T122" fmla="+- 0 1158 990"/>
                              <a:gd name="T123" fmla="*/ 1158 h 182"/>
                              <a:gd name="T124" fmla="+- 0 8635 8092"/>
                              <a:gd name="T125" fmla="*/ T124 w 1199"/>
                              <a:gd name="T126" fmla="+- 0 1141 990"/>
                              <a:gd name="T127" fmla="*/ 1141 h 182"/>
                              <a:gd name="T128" fmla="+- 0 8617 8092"/>
                              <a:gd name="T129" fmla="*/ T128 w 1199"/>
                              <a:gd name="T130" fmla="+- 0 1116 990"/>
                              <a:gd name="T131" fmla="*/ 1116 h 182"/>
                              <a:gd name="T132" fmla="+- 0 8611 8092"/>
                              <a:gd name="T133" fmla="*/ T132 w 1199"/>
                              <a:gd name="T134" fmla="+- 0 1084 990"/>
                              <a:gd name="T135" fmla="*/ 1084 h 182"/>
                              <a:gd name="T136" fmla="+- 0 9130 8092"/>
                              <a:gd name="T137" fmla="*/ T136 w 1199"/>
                              <a:gd name="T138" fmla="+- 0 1091 990"/>
                              <a:gd name="T139" fmla="*/ 1091 h 182"/>
                              <a:gd name="T140" fmla="+- 0 9136 8092"/>
                              <a:gd name="T141" fmla="*/ T140 w 1199"/>
                              <a:gd name="T142" fmla="+- 0 1060 990"/>
                              <a:gd name="T143" fmla="*/ 1060 h 182"/>
                              <a:gd name="T144" fmla="+- 0 9153 8092"/>
                              <a:gd name="T145" fmla="*/ T144 w 1199"/>
                              <a:gd name="T146" fmla="+- 0 1034 990"/>
                              <a:gd name="T147" fmla="*/ 1034 h 182"/>
                              <a:gd name="T148" fmla="+- 0 9179 8092"/>
                              <a:gd name="T149" fmla="*/ T148 w 1199"/>
                              <a:gd name="T150" fmla="+- 0 1017 990"/>
                              <a:gd name="T151" fmla="*/ 1017 h 182"/>
                              <a:gd name="T152" fmla="+- 0 9210 8092"/>
                              <a:gd name="T153" fmla="*/ T152 w 1199"/>
                              <a:gd name="T154" fmla="+- 0 1011 990"/>
                              <a:gd name="T155" fmla="*/ 1011 h 182"/>
                              <a:gd name="T156" fmla="+- 0 9241 8092"/>
                              <a:gd name="T157" fmla="*/ T156 w 1199"/>
                              <a:gd name="T158" fmla="+- 0 1017 990"/>
                              <a:gd name="T159" fmla="*/ 1017 h 182"/>
                              <a:gd name="T160" fmla="+- 0 9267 8092"/>
                              <a:gd name="T161" fmla="*/ T160 w 1199"/>
                              <a:gd name="T162" fmla="+- 0 1034 990"/>
                              <a:gd name="T163" fmla="*/ 1034 h 182"/>
                              <a:gd name="T164" fmla="+- 0 9284 8092"/>
                              <a:gd name="T165" fmla="*/ T164 w 1199"/>
                              <a:gd name="T166" fmla="+- 0 1060 990"/>
                              <a:gd name="T167" fmla="*/ 1060 h 182"/>
                              <a:gd name="T168" fmla="+- 0 9290 8092"/>
                              <a:gd name="T169" fmla="*/ T168 w 1199"/>
                              <a:gd name="T170" fmla="+- 0 1091 990"/>
                              <a:gd name="T171" fmla="*/ 1091 h 182"/>
                              <a:gd name="T172" fmla="+- 0 9284 8092"/>
                              <a:gd name="T173" fmla="*/ T172 w 1199"/>
                              <a:gd name="T174" fmla="+- 0 1122 990"/>
                              <a:gd name="T175" fmla="*/ 1122 h 182"/>
                              <a:gd name="T176" fmla="+- 0 9267 8092"/>
                              <a:gd name="T177" fmla="*/ T176 w 1199"/>
                              <a:gd name="T178" fmla="+- 0 1148 990"/>
                              <a:gd name="T179" fmla="*/ 1148 h 182"/>
                              <a:gd name="T180" fmla="+- 0 9241 8092"/>
                              <a:gd name="T181" fmla="*/ T180 w 1199"/>
                              <a:gd name="T182" fmla="+- 0 1165 990"/>
                              <a:gd name="T183" fmla="*/ 1165 h 182"/>
                              <a:gd name="T184" fmla="+- 0 9210 8092"/>
                              <a:gd name="T185" fmla="*/ T184 w 1199"/>
                              <a:gd name="T186" fmla="+- 0 1172 990"/>
                              <a:gd name="T187" fmla="*/ 1172 h 182"/>
                              <a:gd name="T188" fmla="+- 0 9179 8092"/>
                              <a:gd name="T189" fmla="*/ T188 w 1199"/>
                              <a:gd name="T190" fmla="+- 0 1165 990"/>
                              <a:gd name="T191" fmla="*/ 1165 h 182"/>
                              <a:gd name="T192" fmla="+- 0 9153 8092"/>
                              <a:gd name="T193" fmla="*/ T192 w 1199"/>
                              <a:gd name="T194" fmla="+- 0 1148 990"/>
                              <a:gd name="T195" fmla="*/ 1148 h 182"/>
                              <a:gd name="T196" fmla="+- 0 9136 8092"/>
                              <a:gd name="T197" fmla="*/ T196 w 1199"/>
                              <a:gd name="T198" fmla="+- 0 1122 990"/>
                              <a:gd name="T199" fmla="*/ 1122 h 182"/>
                              <a:gd name="T200" fmla="+- 0 9130 8092"/>
                              <a:gd name="T201" fmla="*/ T200 w 1199"/>
                              <a:gd name="T202" fmla="+- 0 1091 990"/>
                              <a:gd name="T203" fmla="*/ 1091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199" h="182">
                                <a:moveTo>
                                  <a:pt x="0" y="81"/>
                                </a:moveTo>
                                <a:lnTo>
                                  <a:pt x="7" y="50"/>
                                </a:lnTo>
                                <a:lnTo>
                                  <a:pt x="24" y="24"/>
                                </a:lnTo>
                                <a:lnTo>
                                  <a:pt x="50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8" y="24"/>
                                </a:lnTo>
                                <a:lnTo>
                                  <a:pt x="155" y="50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8" y="138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50" y="155"/>
                                </a:lnTo>
                                <a:lnTo>
                                  <a:pt x="24" y="138"/>
                                </a:lnTo>
                                <a:lnTo>
                                  <a:pt x="7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94"/>
                                </a:moveTo>
                                <a:lnTo>
                                  <a:pt x="525" y="63"/>
                                </a:lnTo>
                                <a:lnTo>
                                  <a:pt x="543" y="38"/>
                                </a:lnTo>
                                <a:lnTo>
                                  <a:pt x="568" y="20"/>
                                </a:lnTo>
                                <a:lnTo>
                                  <a:pt x="600" y="14"/>
                                </a:lnTo>
                                <a:lnTo>
                                  <a:pt x="631" y="20"/>
                                </a:lnTo>
                                <a:lnTo>
                                  <a:pt x="656" y="38"/>
                                </a:lnTo>
                                <a:lnTo>
                                  <a:pt x="674" y="63"/>
                                </a:lnTo>
                                <a:lnTo>
                                  <a:pt x="680" y="94"/>
                                </a:lnTo>
                                <a:lnTo>
                                  <a:pt x="674" y="126"/>
                                </a:lnTo>
                                <a:lnTo>
                                  <a:pt x="656" y="151"/>
                                </a:lnTo>
                                <a:lnTo>
                                  <a:pt x="631" y="168"/>
                                </a:lnTo>
                                <a:lnTo>
                                  <a:pt x="600" y="175"/>
                                </a:lnTo>
                                <a:lnTo>
                                  <a:pt x="568" y="168"/>
                                </a:lnTo>
                                <a:lnTo>
                                  <a:pt x="543" y="151"/>
                                </a:lnTo>
                                <a:lnTo>
                                  <a:pt x="525" y="126"/>
                                </a:lnTo>
                                <a:lnTo>
                                  <a:pt x="519" y="94"/>
                                </a:lnTo>
                                <a:moveTo>
                                  <a:pt x="1038" y="101"/>
                                </a:moveTo>
                                <a:lnTo>
                                  <a:pt x="1044" y="70"/>
                                </a:lnTo>
                                <a:lnTo>
                                  <a:pt x="1061" y="44"/>
                                </a:lnTo>
                                <a:lnTo>
                                  <a:pt x="1087" y="27"/>
                                </a:lnTo>
                                <a:lnTo>
                                  <a:pt x="1118" y="21"/>
                                </a:lnTo>
                                <a:lnTo>
                                  <a:pt x="1149" y="27"/>
                                </a:lnTo>
                                <a:lnTo>
                                  <a:pt x="1175" y="44"/>
                                </a:lnTo>
                                <a:lnTo>
                                  <a:pt x="1192" y="70"/>
                                </a:lnTo>
                                <a:lnTo>
                                  <a:pt x="1198" y="101"/>
                                </a:lnTo>
                                <a:lnTo>
                                  <a:pt x="1192" y="132"/>
                                </a:lnTo>
                                <a:lnTo>
                                  <a:pt x="1175" y="158"/>
                                </a:lnTo>
                                <a:lnTo>
                                  <a:pt x="1149" y="175"/>
                                </a:lnTo>
                                <a:lnTo>
                                  <a:pt x="1118" y="182"/>
                                </a:lnTo>
                                <a:lnTo>
                                  <a:pt x="1087" y="175"/>
                                </a:lnTo>
                                <a:lnTo>
                                  <a:pt x="1061" y="158"/>
                                </a:lnTo>
                                <a:lnTo>
                                  <a:pt x="1044" y="132"/>
                                </a:lnTo>
                                <a:lnTo>
                                  <a:pt x="1038" y="101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AutoShape 362"/>
                        <wps:cNvSpPr>
                          <a:spLocks/>
                        </wps:cNvSpPr>
                        <wps:spPr bwMode="auto">
                          <a:xfrm>
                            <a:off x="6553" y="544"/>
                            <a:ext cx="680" cy="485"/>
                          </a:xfrm>
                          <a:custGeom>
                            <a:avLst/>
                            <a:gdLst>
                              <a:gd name="T0" fmla="+- 0 6554 6554"/>
                              <a:gd name="T1" fmla="*/ T0 w 680"/>
                              <a:gd name="T2" fmla="+- 0 625 545"/>
                              <a:gd name="T3" fmla="*/ 625 h 485"/>
                              <a:gd name="T4" fmla="+- 0 6560 6554"/>
                              <a:gd name="T5" fmla="*/ T4 w 680"/>
                              <a:gd name="T6" fmla="+- 0 594 545"/>
                              <a:gd name="T7" fmla="*/ 594 h 485"/>
                              <a:gd name="T8" fmla="+- 0 6578 6554"/>
                              <a:gd name="T9" fmla="*/ T8 w 680"/>
                              <a:gd name="T10" fmla="+- 0 568 545"/>
                              <a:gd name="T11" fmla="*/ 568 h 485"/>
                              <a:gd name="T12" fmla="+- 0 6603 6554"/>
                              <a:gd name="T13" fmla="*/ T12 w 680"/>
                              <a:gd name="T14" fmla="+- 0 551 545"/>
                              <a:gd name="T15" fmla="*/ 551 h 485"/>
                              <a:gd name="T16" fmla="+- 0 6634 6554"/>
                              <a:gd name="T17" fmla="*/ T16 w 680"/>
                              <a:gd name="T18" fmla="+- 0 545 545"/>
                              <a:gd name="T19" fmla="*/ 545 h 485"/>
                              <a:gd name="T20" fmla="+- 0 6666 6554"/>
                              <a:gd name="T21" fmla="*/ T20 w 680"/>
                              <a:gd name="T22" fmla="+- 0 551 545"/>
                              <a:gd name="T23" fmla="*/ 551 h 485"/>
                              <a:gd name="T24" fmla="+- 0 6691 6554"/>
                              <a:gd name="T25" fmla="*/ T24 w 680"/>
                              <a:gd name="T26" fmla="+- 0 568 545"/>
                              <a:gd name="T27" fmla="*/ 568 h 485"/>
                              <a:gd name="T28" fmla="+- 0 6708 6554"/>
                              <a:gd name="T29" fmla="*/ T28 w 680"/>
                              <a:gd name="T30" fmla="+- 0 594 545"/>
                              <a:gd name="T31" fmla="*/ 594 h 485"/>
                              <a:gd name="T32" fmla="+- 0 6715 6554"/>
                              <a:gd name="T33" fmla="*/ T32 w 680"/>
                              <a:gd name="T34" fmla="+- 0 625 545"/>
                              <a:gd name="T35" fmla="*/ 625 h 485"/>
                              <a:gd name="T36" fmla="+- 0 6708 6554"/>
                              <a:gd name="T37" fmla="*/ T36 w 680"/>
                              <a:gd name="T38" fmla="+- 0 656 545"/>
                              <a:gd name="T39" fmla="*/ 656 h 485"/>
                              <a:gd name="T40" fmla="+- 0 6691 6554"/>
                              <a:gd name="T41" fmla="*/ T40 w 680"/>
                              <a:gd name="T42" fmla="+- 0 682 545"/>
                              <a:gd name="T43" fmla="*/ 682 h 485"/>
                              <a:gd name="T44" fmla="+- 0 6666 6554"/>
                              <a:gd name="T45" fmla="*/ T44 w 680"/>
                              <a:gd name="T46" fmla="+- 0 699 545"/>
                              <a:gd name="T47" fmla="*/ 699 h 485"/>
                              <a:gd name="T48" fmla="+- 0 6634 6554"/>
                              <a:gd name="T49" fmla="*/ T48 w 680"/>
                              <a:gd name="T50" fmla="+- 0 706 545"/>
                              <a:gd name="T51" fmla="*/ 706 h 485"/>
                              <a:gd name="T52" fmla="+- 0 6603 6554"/>
                              <a:gd name="T53" fmla="*/ T52 w 680"/>
                              <a:gd name="T54" fmla="+- 0 699 545"/>
                              <a:gd name="T55" fmla="*/ 699 h 485"/>
                              <a:gd name="T56" fmla="+- 0 6578 6554"/>
                              <a:gd name="T57" fmla="*/ T56 w 680"/>
                              <a:gd name="T58" fmla="+- 0 682 545"/>
                              <a:gd name="T59" fmla="*/ 682 h 485"/>
                              <a:gd name="T60" fmla="+- 0 6560 6554"/>
                              <a:gd name="T61" fmla="*/ T60 w 680"/>
                              <a:gd name="T62" fmla="+- 0 656 545"/>
                              <a:gd name="T63" fmla="*/ 656 h 485"/>
                              <a:gd name="T64" fmla="+- 0 6554 6554"/>
                              <a:gd name="T65" fmla="*/ T64 w 680"/>
                              <a:gd name="T66" fmla="+- 0 625 545"/>
                              <a:gd name="T67" fmla="*/ 625 h 485"/>
                              <a:gd name="T68" fmla="+- 0 7073 6554"/>
                              <a:gd name="T69" fmla="*/ T68 w 680"/>
                              <a:gd name="T70" fmla="+- 0 949 545"/>
                              <a:gd name="T71" fmla="*/ 949 h 485"/>
                              <a:gd name="T72" fmla="+- 0 7079 6554"/>
                              <a:gd name="T73" fmla="*/ T72 w 680"/>
                              <a:gd name="T74" fmla="+- 0 918 545"/>
                              <a:gd name="T75" fmla="*/ 918 h 485"/>
                              <a:gd name="T76" fmla="+- 0 7096 6554"/>
                              <a:gd name="T77" fmla="*/ T76 w 680"/>
                              <a:gd name="T78" fmla="+- 0 893 545"/>
                              <a:gd name="T79" fmla="*/ 893 h 485"/>
                              <a:gd name="T80" fmla="+- 0 7122 6554"/>
                              <a:gd name="T81" fmla="*/ T80 w 680"/>
                              <a:gd name="T82" fmla="+- 0 875 545"/>
                              <a:gd name="T83" fmla="*/ 875 h 485"/>
                              <a:gd name="T84" fmla="+- 0 7153 6554"/>
                              <a:gd name="T85" fmla="*/ T84 w 680"/>
                              <a:gd name="T86" fmla="+- 0 869 545"/>
                              <a:gd name="T87" fmla="*/ 869 h 485"/>
                              <a:gd name="T88" fmla="+- 0 7184 6554"/>
                              <a:gd name="T89" fmla="*/ T88 w 680"/>
                              <a:gd name="T90" fmla="+- 0 875 545"/>
                              <a:gd name="T91" fmla="*/ 875 h 485"/>
                              <a:gd name="T92" fmla="+- 0 7210 6554"/>
                              <a:gd name="T93" fmla="*/ T92 w 680"/>
                              <a:gd name="T94" fmla="+- 0 893 545"/>
                              <a:gd name="T95" fmla="*/ 893 h 485"/>
                              <a:gd name="T96" fmla="+- 0 7227 6554"/>
                              <a:gd name="T97" fmla="*/ T96 w 680"/>
                              <a:gd name="T98" fmla="+- 0 918 545"/>
                              <a:gd name="T99" fmla="*/ 918 h 485"/>
                              <a:gd name="T100" fmla="+- 0 7233 6554"/>
                              <a:gd name="T101" fmla="*/ T100 w 680"/>
                              <a:gd name="T102" fmla="+- 0 949 545"/>
                              <a:gd name="T103" fmla="*/ 949 h 485"/>
                              <a:gd name="T104" fmla="+- 0 7227 6554"/>
                              <a:gd name="T105" fmla="*/ T104 w 680"/>
                              <a:gd name="T106" fmla="+- 0 981 545"/>
                              <a:gd name="T107" fmla="*/ 981 h 485"/>
                              <a:gd name="T108" fmla="+- 0 7210 6554"/>
                              <a:gd name="T109" fmla="*/ T108 w 680"/>
                              <a:gd name="T110" fmla="+- 0 1006 545"/>
                              <a:gd name="T111" fmla="*/ 1006 h 485"/>
                              <a:gd name="T112" fmla="+- 0 7184 6554"/>
                              <a:gd name="T113" fmla="*/ T112 w 680"/>
                              <a:gd name="T114" fmla="+- 0 1023 545"/>
                              <a:gd name="T115" fmla="*/ 1023 h 485"/>
                              <a:gd name="T116" fmla="+- 0 7153 6554"/>
                              <a:gd name="T117" fmla="*/ T116 w 680"/>
                              <a:gd name="T118" fmla="+- 0 1030 545"/>
                              <a:gd name="T119" fmla="*/ 1030 h 485"/>
                              <a:gd name="T120" fmla="+- 0 7122 6554"/>
                              <a:gd name="T121" fmla="*/ T120 w 680"/>
                              <a:gd name="T122" fmla="+- 0 1023 545"/>
                              <a:gd name="T123" fmla="*/ 1023 h 485"/>
                              <a:gd name="T124" fmla="+- 0 7096 6554"/>
                              <a:gd name="T125" fmla="*/ T124 w 680"/>
                              <a:gd name="T126" fmla="+- 0 1006 545"/>
                              <a:gd name="T127" fmla="*/ 1006 h 485"/>
                              <a:gd name="T128" fmla="+- 0 7079 6554"/>
                              <a:gd name="T129" fmla="*/ T128 w 680"/>
                              <a:gd name="T130" fmla="+- 0 981 545"/>
                              <a:gd name="T131" fmla="*/ 981 h 485"/>
                              <a:gd name="T132" fmla="+- 0 7073 6554"/>
                              <a:gd name="T133" fmla="*/ T132 w 680"/>
                              <a:gd name="T134" fmla="+- 0 949 545"/>
                              <a:gd name="T135" fmla="*/ 949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80" h="485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4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1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4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9" y="404"/>
                                </a:moveTo>
                                <a:lnTo>
                                  <a:pt x="525" y="373"/>
                                </a:lnTo>
                                <a:lnTo>
                                  <a:pt x="542" y="348"/>
                                </a:lnTo>
                                <a:lnTo>
                                  <a:pt x="568" y="330"/>
                                </a:lnTo>
                                <a:lnTo>
                                  <a:pt x="599" y="324"/>
                                </a:lnTo>
                                <a:lnTo>
                                  <a:pt x="630" y="330"/>
                                </a:lnTo>
                                <a:lnTo>
                                  <a:pt x="656" y="348"/>
                                </a:lnTo>
                                <a:lnTo>
                                  <a:pt x="673" y="373"/>
                                </a:lnTo>
                                <a:lnTo>
                                  <a:pt x="679" y="404"/>
                                </a:lnTo>
                                <a:lnTo>
                                  <a:pt x="673" y="436"/>
                                </a:lnTo>
                                <a:lnTo>
                                  <a:pt x="656" y="461"/>
                                </a:lnTo>
                                <a:lnTo>
                                  <a:pt x="630" y="478"/>
                                </a:lnTo>
                                <a:lnTo>
                                  <a:pt x="599" y="485"/>
                                </a:lnTo>
                                <a:lnTo>
                                  <a:pt x="568" y="478"/>
                                </a:lnTo>
                                <a:lnTo>
                                  <a:pt x="542" y="461"/>
                                </a:lnTo>
                                <a:lnTo>
                                  <a:pt x="525" y="436"/>
                                </a:lnTo>
                                <a:lnTo>
                                  <a:pt x="519" y="404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" y="1181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1" name="AutoShape 360"/>
                        <wps:cNvSpPr>
                          <a:spLocks/>
                        </wps:cNvSpPr>
                        <wps:spPr bwMode="auto">
                          <a:xfrm>
                            <a:off x="8109" y="1192"/>
                            <a:ext cx="1199" cy="175"/>
                          </a:xfrm>
                          <a:custGeom>
                            <a:avLst/>
                            <a:gdLst>
                              <a:gd name="T0" fmla="+- 0 8110 8110"/>
                              <a:gd name="T1" fmla="*/ T0 w 1199"/>
                              <a:gd name="T2" fmla="+- 0 1280 1193"/>
                              <a:gd name="T3" fmla="*/ 1280 h 175"/>
                              <a:gd name="T4" fmla="+- 0 8116 8110"/>
                              <a:gd name="T5" fmla="*/ T4 w 1199"/>
                              <a:gd name="T6" fmla="+- 0 1249 1193"/>
                              <a:gd name="T7" fmla="*/ 1249 h 175"/>
                              <a:gd name="T8" fmla="+- 0 8133 8110"/>
                              <a:gd name="T9" fmla="*/ T8 w 1199"/>
                              <a:gd name="T10" fmla="+- 0 1223 1193"/>
                              <a:gd name="T11" fmla="*/ 1223 h 175"/>
                              <a:gd name="T12" fmla="+- 0 8159 8110"/>
                              <a:gd name="T13" fmla="*/ T12 w 1199"/>
                              <a:gd name="T14" fmla="+- 0 1206 1193"/>
                              <a:gd name="T15" fmla="*/ 1206 h 175"/>
                              <a:gd name="T16" fmla="+- 0 8190 8110"/>
                              <a:gd name="T17" fmla="*/ T16 w 1199"/>
                              <a:gd name="T18" fmla="+- 0 1200 1193"/>
                              <a:gd name="T19" fmla="*/ 1200 h 175"/>
                              <a:gd name="T20" fmla="+- 0 8221 8110"/>
                              <a:gd name="T21" fmla="*/ T20 w 1199"/>
                              <a:gd name="T22" fmla="+- 0 1206 1193"/>
                              <a:gd name="T23" fmla="*/ 1206 h 175"/>
                              <a:gd name="T24" fmla="+- 0 8247 8110"/>
                              <a:gd name="T25" fmla="*/ T24 w 1199"/>
                              <a:gd name="T26" fmla="+- 0 1223 1193"/>
                              <a:gd name="T27" fmla="*/ 1223 h 175"/>
                              <a:gd name="T28" fmla="+- 0 8264 8110"/>
                              <a:gd name="T29" fmla="*/ T28 w 1199"/>
                              <a:gd name="T30" fmla="+- 0 1249 1193"/>
                              <a:gd name="T31" fmla="*/ 1249 h 175"/>
                              <a:gd name="T32" fmla="+- 0 8271 8110"/>
                              <a:gd name="T33" fmla="*/ T32 w 1199"/>
                              <a:gd name="T34" fmla="+- 0 1280 1193"/>
                              <a:gd name="T35" fmla="*/ 1280 h 175"/>
                              <a:gd name="T36" fmla="+- 0 8264 8110"/>
                              <a:gd name="T37" fmla="*/ T36 w 1199"/>
                              <a:gd name="T38" fmla="+- 0 1311 1193"/>
                              <a:gd name="T39" fmla="*/ 1311 h 175"/>
                              <a:gd name="T40" fmla="+- 0 8247 8110"/>
                              <a:gd name="T41" fmla="*/ T40 w 1199"/>
                              <a:gd name="T42" fmla="+- 0 1337 1193"/>
                              <a:gd name="T43" fmla="*/ 1337 h 175"/>
                              <a:gd name="T44" fmla="+- 0 8221 8110"/>
                              <a:gd name="T45" fmla="*/ T44 w 1199"/>
                              <a:gd name="T46" fmla="+- 0 1354 1193"/>
                              <a:gd name="T47" fmla="*/ 1354 h 175"/>
                              <a:gd name="T48" fmla="+- 0 8190 8110"/>
                              <a:gd name="T49" fmla="*/ T48 w 1199"/>
                              <a:gd name="T50" fmla="+- 0 1361 1193"/>
                              <a:gd name="T51" fmla="*/ 1361 h 175"/>
                              <a:gd name="T52" fmla="+- 0 8159 8110"/>
                              <a:gd name="T53" fmla="*/ T52 w 1199"/>
                              <a:gd name="T54" fmla="+- 0 1354 1193"/>
                              <a:gd name="T55" fmla="*/ 1354 h 175"/>
                              <a:gd name="T56" fmla="+- 0 8133 8110"/>
                              <a:gd name="T57" fmla="*/ T56 w 1199"/>
                              <a:gd name="T58" fmla="+- 0 1337 1193"/>
                              <a:gd name="T59" fmla="*/ 1337 h 175"/>
                              <a:gd name="T60" fmla="+- 0 8116 8110"/>
                              <a:gd name="T61" fmla="*/ T60 w 1199"/>
                              <a:gd name="T62" fmla="+- 0 1311 1193"/>
                              <a:gd name="T63" fmla="*/ 1311 h 175"/>
                              <a:gd name="T64" fmla="+- 0 8110 8110"/>
                              <a:gd name="T65" fmla="*/ T64 w 1199"/>
                              <a:gd name="T66" fmla="+- 0 1280 1193"/>
                              <a:gd name="T67" fmla="*/ 1280 h 175"/>
                              <a:gd name="T68" fmla="+- 0 8628 8110"/>
                              <a:gd name="T69" fmla="*/ T68 w 1199"/>
                              <a:gd name="T70" fmla="+- 0 1287 1193"/>
                              <a:gd name="T71" fmla="*/ 1287 h 175"/>
                              <a:gd name="T72" fmla="+- 0 8635 8110"/>
                              <a:gd name="T73" fmla="*/ T72 w 1199"/>
                              <a:gd name="T74" fmla="+- 0 1256 1193"/>
                              <a:gd name="T75" fmla="*/ 1256 h 175"/>
                              <a:gd name="T76" fmla="+- 0 8652 8110"/>
                              <a:gd name="T77" fmla="*/ T76 w 1199"/>
                              <a:gd name="T78" fmla="+- 0 1230 1193"/>
                              <a:gd name="T79" fmla="*/ 1230 h 175"/>
                              <a:gd name="T80" fmla="+- 0 8678 8110"/>
                              <a:gd name="T81" fmla="*/ T80 w 1199"/>
                              <a:gd name="T82" fmla="+- 0 1213 1193"/>
                              <a:gd name="T83" fmla="*/ 1213 h 175"/>
                              <a:gd name="T84" fmla="+- 0 8709 8110"/>
                              <a:gd name="T85" fmla="*/ T84 w 1199"/>
                              <a:gd name="T86" fmla="+- 0 1206 1193"/>
                              <a:gd name="T87" fmla="*/ 1206 h 175"/>
                              <a:gd name="T88" fmla="+- 0 8740 8110"/>
                              <a:gd name="T89" fmla="*/ T88 w 1199"/>
                              <a:gd name="T90" fmla="+- 0 1213 1193"/>
                              <a:gd name="T91" fmla="*/ 1213 h 175"/>
                              <a:gd name="T92" fmla="+- 0 8766 8110"/>
                              <a:gd name="T93" fmla="*/ T92 w 1199"/>
                              <a:gd name="T94" fmla="+- 0 1230 1193"/>
                              <a:gd name="T95" fmla="*/ 1230 h 175"/>
                              <a:gd name="T96" fmla="+- 0 8783 8110"/>
                              <a:gd name="T97" fmla="*/ T96 w 1199"/>
                              <a:gd name="T98" fmla="+- 0 1256 1193"/>
                              <a:gd name="T99" fmla="*/ 1256 h 175"/>
                              <a:gd name="T100" fmla="+- 0 8789 8110"/>
                              <a:gd name="T101" fmla="*/ T100 w 1199"/>
                              <a:gd name="T102" fmla="+- 0 1287 1193"/>
                              <a:gd name="T103" fmla="*/ 1287 h 175"/>
                              <a:gd name="T104" fmla="+- 0 8783 8110"/>
                              <a:gd name="T105" fmla="*/ T104 w 1199"/>
                              <a:gd name="T106" fmla="+- 0 1318 1193"/>
                              <a:gd name="T107" fmla="*/ 1318 h 175"/>
                              <a:gd name="T108" fmla="+- 0 8766 8110"/>
                              <a:gd name="T109" fmla="*/ T108 w 1199"/>
                              <a:gd name="T110" fmla="+- 0 1344 1193"/>
                              <a:gd name="T111" fmla="*/ 1344 h 175"/>
                              <a:gd name="T112" fmla="+- 0 8740 8110"/>
                              <a:gd name="T113" fmla="*/ T112 w 1199"/>
                              <a:gd name="T114" fmla="+- 0 1361 1193"/>
                              <a:gd name="T115" fmla="*/ 1361 h 175"/>
                              <a:gd name="T116" fmla="+- 0 8709 8110"/>
                              <a:gd name="T117" fmla="*/ T116 w 1199"/>
                              <a:gd name="T118" fmla="+- 0 1367 1193"/>
                              <a:gd name="T119" fmla="*/ 1367 h 175"/>
                              <a:gd name="T120" fmla="+- 0 8678 8110"/>
                              <a:gd name="T121" fmla="*/ T120 w 1199"/>
                              <a:gd name="T122" fmla="+- 0 1361 1193"/>
                              <a:gd name="T123" fmla="*/ 1361 h 175"/>
                              <a:gd name="T124" fmla="+- 0 8652 8110"/>
                              <a:gd name="T125" fmla="*/ T124 w 1199"/>
                              <a:gd name="T126" fmla="+- 0 1344 1193"/>
                              <a:gd name="T127" fmla="*/ 1344 h 175"/>
                              <a:gd name="T128" fmla="+- 0 8635 8110"/>
                              <a:gd name="T129" fmla="*/ T128 w 1199"/>
                              <a:gd name="T130" fmla="+- 0 1318 1193"/>
                              <a:gd name="T131" fmla="*/ 1318 h 175"/>
                              <a:gd name="T132" fmla="+- 0 8628 8110"/>
                              <a:gd name="T133" fmla="*/ T132 w 1199"/>
                              <a:gd name="T134" fmla="+- 0 1287 1193"/>
                              <a:gd name="T135" fmla="*/ 1287 h 175"/>
                              <a:gd name="T136" fmla="+- 0 9147 8110"/>
                              <a:gd name="T137" fmla="*/ T136 w 1199"/>
                              <a:gd name="T138" fmla="+- 0 1273 1193"/>
                              <a:gd name="T139" fmla="*/ 1273 h 175"/>
                              <a:gd name="T140" fmla="+- 0 9153 8110"/>
                              <a:gd name="T141" fmla="*/ T140 w 1199"/>
                              <a:gd name="T142" fmla="+- 0 1242 1193"/>
                              <a:gd name="T143" fmla="*/ 1242 h 175"/>
                              <a:gd name="T144" fmla="+- 0 9171 8110"/>
                              <a:gd name="T145" fmla="*/ T144 w 1199"/>
                              <a:gd name="T146" fmla="+- 0 1217 1193"/>
                              <a:gd name="T147" fmla="*/ 1217 h 175"/>
                              <a:gd name="T148" fmla="+- 0 9196 8110"/>
                              <a:gd name="T149" fmla="*/ T148 w 1199"/>
                              <a:gd name="T150" fmla="+- 0 1199 1193"/>
                              <a:gd name="T151" fmla="*/ 1199 h 175"/>
                              <a:gd name="T152" fmla="+- 0 9227 8110"/>
                              <a:gd name="T153" fmla="*/ T152 w 1199"/>
                              <a:gd name="T154" fmla="+- 0 1193 1193"/>
                              <a:gd name="T155" fmla="*/ 1193 h 175"/>
                              <a:gd name="T156" fmla="+- 0 9259 8110"/>
                              <a:gd name="T157" fmla="*/ T156 w 1199"/>
                              <a:gd name="T158" fmla="+- 0 1199 1193"/>
                              <a:gd name="T159" fmla="*/ 1199 h 175"/>
                              <a:gd name="T160" fmla="+- 0 9284 8110"/>
                              <a:gd name="T161" fmla="*/ T160 w 1199"/>
                              <a:gd name="T162" fmla="+- 0 1217 1193"/>
                              <a:gd name="T163" fmla="*/ 1217 h 175"/>
                              <a:gd name="T164" fmla="+- 0 9301 8110"/>
                              <a:gd name="T165" fmla="*/ T164 w 1199"/>
                              <a:gd name="T166" fmla="+- 0 1242 1193"/>
                              <a:gd name="T167" fmla="*/ 1242 h 175"/>
                              <a:gd name="T168" fmla="+- 0 9308 8110"/>
                              <a:gd name="T169" fmla="*/ T168 w 1199"/>
                              <a:gd name="T170" fmla="+- 0 1273 1193"/>
                              <a:gd name="T171" fmla="*/ 1273 h 175"/>
                              <a:gd name="T172" fmla="+- 0 9301 8110"/>
                              <a:gd name="T173" fmla="*/ T172 w 1199"/>
                              <a:gd name="T174" fmla="+- 0 1305 1193"/>
                              <a:gd name="T175" fmla="*/ 1305 h 175"/>
                              <a:gd name="T176" fmla="+- 0 9284 8110"/>
                              <a:gd name="T177" fmla="*/ T176 w 1199"/>
                              <a:gd name="T178" fmla="+- 0 1330 1193"/>
                              <a:gd name="T179" fmla="*/ 1330 h 175"/>
                              <a:gd name="T180" fmla="+- 0 9259 8110"/>
                              <a:gd name="T181" fmla="*/ T180 w 1199"/>
                              <a:gd name="T182" fmla="+- 0 1347 1193"/>
                              <a:gd name="T183" fmla="*/ 1347 h 175"/>
                              <a:gd name="T184" fmla="+- 0 9227 8110"/>
                              <a:gd name="T185" fmla="*/ T184 w 1199"/>
                              <a:gd name="T186" fmla="+- 0 1354 1193"/>
                              <a:gd name="T187" fmla="*/ 1354 h 175"/>
                              <a:gd name="T188" fmla="+- 0 9196 8110"/>
                              <a:gd name="T189" fmla="*/ T188 w 1199"/>
                              <a:gd name="T190" fmla="+- 0 1347 1193"/>
                              <a:gd name="T191" fmla="*/ 1347 h 175"/>
                              <a:gd name="T192" fmla="+- 0 9171 8110"/>
                              <a:gd name="T193" fmla="*/ T192 w 1199"/>
                              <a:gd name="T194" fmla="+- 0 1330 1193"/>
                              <a:gd name="T195" fmla="*/ 1330 h 175"/>
                              <a:gd name="T196" fmla="+- 0 9153 8110"/>
                              <a:gd name="T197" fmla="*/ T196 w 1199"/>
                              <a:gd name="T198" fmla="+- 0 1305 1193"/>
                              <a:gd name="T199" fmla="*/ 1305 h 175"/>
                              <a:gd name="T200" fmla="+- 0 9147 8110"/>
                              <a:gd name="T201" fmla="*/ T200 w 1199"/>
                              <a:gd name="T202" fmla="+- 0 1273 1193"/>
                              <a:gd name="T203" fmla="*/ 1273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199" h="175">
                                <a:moveTo>
                                  <a:pt x="0" y="87"/>
                                </a:moveTo>
                                <a:lnTo>
                                  <a:pt x="6" y="56"/>
                                </a:lnTo>
                                <a:lnTo>
                                  <a:pt x="23" y="30"/>
                                </a:lnTo>
                                <a:lnTo>
                                  <a:pt x="49" y="13"/>
                                </a:lnTo>
                                <a:lnTo>
                                  <a:pt x="80" y="7"/>
                                </a:lnTo>
                                <a:lnTo>
                                  <a:pt x="111" y="13"/>
                                </a:lnTo>
                                <a:lnTo>
                                  <a:pt x="137" y="30"/>
                                </a:lnTo>
                                <a:lnTo>
                                  <a:pt x="154" y="56"/>
                                </a:lnTo>
                                <a:lnTo>
                                  <a:pt x="161" y="87"/>
                                </a:lnTo>
                                <a:lnTo>
                                  <a:pt x="154" y="118"/>
                                </a:lnTo>
                                <a:lnTo>
                                  <a:pt x="137" y="144"/>
                                </a:lnTo>
                                <a:lnTo>
                                  <a:pt x="111" y="161"/>
                                </a:lnTo>
                                <a:lnTo>
                                  <a:pt x="80" y="168"/>
                                </a:lnTo>
                                <a:lnTo>
                                  <a:pt x="49" y="161"/>
                                </a:lnTo>
                                <a:lnTo>
                                  <a:pt x="23" y="144"/>
                                </a:lnTo>
                                <a:lnTo>
                                  <a:pt x="6" y="118"/>
                                </a:lnTo>
                                <a:lnTo>
                                  <a:pt x="0" y="87"/>
                                </a:lnTo>
                                <a:moveTo>
                                  <a:pt x="518" y="94"/>
                                </a:moveTo>
                                <a:lnTo>
                                  <a:pt x="525" y="63"/>
                                </a:lnTo>
                                <a:lnTo>
                                  <a:pt x="542" y="37"/>
                                </a:lnTo>
                                <a:lnTo>
                                  <a:pt x="568" y="20"/>
                                </a:lnTo>
                                <a:lnTo>
                                  <a:pt x="599" y="13"/>
                                </a:lnTo>
                                <a:lnTo>
                                  <a:pt x="630" y="20"/>
                                </a:lnTo>
                                <a:lnTo>
                                  <a:pt x="656" y="37"/>
                                </a:lnTo>
                                <a:lnTo>
                                  <a:pt x="673" y="63"/>
                                </a:lnTo>
                                <a:lnTo>
                                  <a:pt x="679" y="94"/>
                                </a:lnTo>
                                <a:lnTo>
                                  <a:pt x="673" y="125"/>
                                </a:lnTo>
                                <a:lnTo>
                                  <a:pt x="656" y="151"/>
                                </a:lnTo>
                                <a:lnTo>
                                  <a:pt x="630" y="168"/>
                                </a:lnTo>
                                <a:lnTo>
                                  <a:pt x="599" y="174"/>
                                </a:lnTo>
                                <a:lnTo>
                                  <a:pt x="568" y="168"/>
                                </a:lnTo>
                                <a:lnTo>
                                  <a:pt x="542" y="151"/>
                                </a:lnTo>
                                <a:lnTo>
                                  <a:pt x="525" y="125"/>
                                </a:lnTo>
                                <a:lnTo>
                                  <a:pt x="518" y="94"/>
                                </a:lnTo>
                                <a:moveTo>
                                  <a:pt x="1037" y="80"/>
                                </a:moveTo>
                                <a:lnTo>
                                  <a:pt x="1043" y="49"/>
                                </a:lnTo>
                                <a:lnTo>
                                  <a:pt x="1061" y="24"/>
                                </a:lnTo>
                                <a:lnTo>
                                  <a:pt x="1086" y="6"/>
                                </a:lnTo>
                                <a:lnTo>
                                  <a:pt x="1117" y="0"/>
                                </a:lnTo>
                                <a:lnTo>
                                  <a:pt x="1149" y="6"/>
                                </a:lnTo>
                                <a:lnTo>
                                  <a:pt x="1174" y="24"/>
                                </a:lnTo>
                                <a:lnTo>
                                  <a:pt x="1191" y="49"/>
                                </a:lnTo>
                                <a:lnTo>
                                  <a:pt x="1198" y="80"/>
                                </a:lnTo>
                                <a:lnTo>
                                  <a:pt x="1191" y="112"/>
                                </a:lnTo>
                                <a:lnTo>
                                  <a:pt x="1174" y="137"/>
                                </a:lnTo>
                                <a:lnTo>
                                  <a:pt x="1149" y="154"/>
                                </a:lnTo>
                                <a:lnTo>
                                  <a:pt x="1117" y="161"/>
                                </a:lnTo>
                                <a:lnTo>
                                  <a:pt x="1086" y="154"/>
                                </a:lnTo>
                                <a:lnTo>
                                  <a:pt x="1061" y="137"/>
                                </a:lnTo>
                                <a:lnTo>
                                  <a:pt x="1043" y="112"/>
                                </a:lnTo>
                                <a:lnTo>
                                  <a:pt x="1037" y="80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AutoShape 359"/>
                        <wps:cNvSpPr>
                          <a:spLocks/>
                        </wps:cNvSpPr>
                        <wps:spPr bwMode="auto">
                          <a:xfrm>
                            <a:off x="6571" y="740"/>
                            <a:ext cx="1199" cy="890"/>
                          </a:xfrm>
                          <a:custGeom>
                            <a:avLst/>
                            <a:gdLst>
                              <a:gd name="T0" fmla="+- 0 6571 6571"/>
                              <a:gd name="T1" fmla="*/ T0 w 1199"/>
                              <a:gd name="T2" fmla="+- 0 821 741"/>
                              <a:gd name="T3" fmla="*/ 821 h 890"/>
                              <a:gd name="T4" fmla="+- 0 6578 6571"/>
                              <a:gd name="T5" fmla="*/ T4 w 1199"/>
                              <a:gd name="T6" fmla="+- 0 790 741"/>
                              <a:gd name="T7" fmla="*/ 790 h 890"/>
                              <a:gd name="T8" fmla="+- 0 6595 6571"/>
                              <a:gd name="T9" fmla="*/ T8 w 1199"/>
                              <a:gd name="T10" fmla="+- 0 764 741"/>
                              <a:gd name="T11" fmla="*/ 764 h 890"/>
                              <a:gd name="T12" fmla="+- 0 6620 6571"/>
                              <a:gd name="T13" fmla="*/ T12 w 1199"/>
                              <a:gd name="T14" fmla="+- 0 747 741"/>
                              <a:gd name="T15" fmla="*/ 747 h 890"/>
                              <a:gd name="T16" fmla="+- 0 6652 6571"/>
                              <a:gd name="T17" fmla="*/ T16 w 1199"/>
                              <a:gd name="T18" fmla="+- 0 741 741"/>
                              <a:gd name="T19" fmla="*/ 741 h 890"/>
                              <a:gd name="T20" fmla="+- 0 6683 6571"/>
                              <a:gd name="T21" fmla="*/ T20 w 1199"/>
                              <a:gd name="T22" fmla="+- 0 747 741"/>
                              <a:gd name="T23" fmla="*/ 747 h 890"/>
                              <a:gd name="T24" fmla="+- 0 6708 6571"/>
                              <a:gd name="T25" fmla="*/ T24 w 1199"/>
                              <a:gd name="T26" fmla="+- 0 764 741"/>
                              <a:gd name="T27" fmla="*/ 764 h 890"/>
                              <a:gd name="T28" fmla="+- 0 6726 6571"/>
                              <a:gd name="T29" fmla="*/ T28 w 1199"/>
                              <a:gd name="T30" fmla="+- 0 790 741"/>
                              <a:gd name="T31" fmla="*/ 790 h 890"/>
                              <a:gd name="T32" fmla="+- 0 6732 6571"/>
                              <a:gd name="T33" fmla="*/ T32 w 1199"/>
                              <a:gd name="T34" fmla="+- 0 821 741"/>
                              <a:gd name="T35" fmla="*/ 821 h 890"/>
                              <a:gd name="T36" fmla="+- 0 6726 6571"/>
                              <a:gd name="T37" fmla="*/ T36 w 1199"/>
                              <a:gd name="T38" fmla="+- 0 852 741"/>
                              <a:gd name="T39" fmla="*/ 852 h 890"/>
                              <a:gd name="T40" fmla="+- 0 6708 6571"/>
                              <a:gd name="T41" fmla="*/ T40 w 1199"/>
                              <a:gd name="T42" fmla="+- 0 878 741"/>
                              <a:gd name="T43" fmla="*/ 878 h 890"/>
                              <a:gd name="T44" fmla="+- 0 6683 6571"/>
                              <a:gd name="T45" fmla="*/ T44 w 1199"/>
                              <a:gd name="T46" fmla="+- 0 895 741"/>
                              <a:gd name="T47" fmla="*/ 895 h 890"/>
                              <a:gd name="T48" fmla="+- 0 6652 6571"/>
                              <a:gd name="T49" fmla="*/ T48 w 1199"/>
                              <a:gd name="T50" fmla="+- 0 901 741"/>
                              <a:gd name="T51" fmla="*/ 901 h 890"/>
                              <a:gd name="T52" fmla="+- 0 6620 6571"/>
                              <a:gd name="T53" fmla="*/ T52 w 1199"/>
                              <a:gd name="T54" fmla="+- 0 895 741"/>
                              <a:gd name="T55" fmla="*/ 895 h 890"/>
                              <a:gd name="T56" fmla="+- 0 6595 6571"/>
                              <a:gd name="T57" fmla="*/ T56 w 1199"/>
                              <a:gd name="T58" fmla="+- 0 878 741"/>
                              <a:gd name="T59" fmla="*/ 878 h 890"/>
                              <a:gd name="T60" fmla="+- 0 6578 6571"/>
                              <a:gd name="T61" fmla="*/ T60 w 1199"/>
                              <a:gd name="T62" fmla="+- 0 852 741"/>
                              <a:gd name="T63" fmla="*/ 852 h 890"/>
                              <a:gd name="T64" fmla="+- 0 6571 6571"/>
                              <a:gd name="T65" fmla="*/ T64 w 1199"/>
                              <a:gd name="T66" fmla="+- 0 821 741"/>
                              <a:gd name="T67" fmla="*/ 821 h 890"/>
                              <a:gd name="T68" fmla="+- 0 7090 6571"/>
                              <a:gd name="T69" fmla="*/ T68 w 1199"/>
                              <a:gd name="T70" fmla="+- 0 1152 741"/>
                              <a:gd name="T71" fmla="*/ 1152 h 890"/>
                              <a:gd name="T72" fmla="+- 0 7096 6571"/>
                              <a:gd name="T73" fmla="*/ T72 w 1199"/>
                              <a:gd name="T74" fmla="+- 0 1121 741"/>
                              <a:gd name="T75" fmla="*/ 1121 h 890"/>
                              <a:gd name="T76" fmla="+- 0 7113 6571"/>
                              <a:gd name="T77" fmla="*/ T76 w 1199"/>
                              <a:gd name="T78" fmla="+- 0 1095 741"/>
                              <a:gd name="T79" fmla="*/ 1095 h 890"/>
                              <a:gd name="T80" fmla="+- 0 7139 6571"/>
                              <a:gd name="T81" fmla="*/ T80 w 1199"/>
                              <a:gd name="T82" fmla="+- 0 1078 741"/>
                              <a:gd name="T83" fmla="*/ 1078 h 890"/>
                              <a:gd name="T84" fmla="+- 0 7170 6571"/>
                              <a:gd name="T85" fmla="*/ T84 w 1199"/>
                              <a:gd name="T86" fmla="+- 0 1071 741"/>
                              <a:gd name="T87" fmla="*/ 1071 h 890"/>
                              <a:gd name="T88" fmla="+- 0 7202 6571"/>
                              <a:gd name="T89" fmla="*/ T88 w 1199"/>
                              <a:gd name="T90" fmla="+- 0 1078 741"/>
                              <a:gd name="T91" fmla="*/ 1078 h 890"/>
                              <a:gd name="T92" fmla="+- 0 7227 6571"/>
                              <a:gd name="T93" fmla="*/ T92 w 1199"/>
                              <a:gd name="T94" fmla="+- 0 1095 741"/>
                              <a:gd name="T95" fmla="*/ 1095 h 890"/>
                              <a:gd name="T96" fmla="+- 0 7244 6571"/>
                              <a:gd name="T97" fmla="*/ T96 w 1199"/>
                              <a:gd name="T98" fmla="+- 0 1121 741"/>
                              <a:gd name="T99" fmla="*/ 1121 h 890"/>
                              <a:gd name="T100" fmla="+- 0 7251 6571"/>
                              <a:gd name="T101" fmla="*/ T100 w 1199"/>
                              <a:gd name="T102" fmla="+- 0 1152 741"/>
                              <a:gd name="T103" fmla="*/ 1152 h 890"/>
                              <a:gd name="T104" fmla="+- 0 7244 6571"/>
                              <a:gd name="T105" fmla="*/ T104 w 1199"/>
                              <a:gd name="T106" fmla="+- 0 1183 741"/>
                              <a:gd name="T107" fmla="*/ 1183 h 890"/>
                              <a:gd name="T108" fmla="+- 0 7227 6571"/>
                              <a:gd name="T109" fmla="*/ T108 w 1199"/>
                              <a:gd name="T110" fmla="+- 0 1209 741"/>
                              <a:gd name="T111" fmla="*/ 1209 h 890"/>
                              <a:gd name="T112" fmla="+- 0 7202 6571"/>
                              <a:gd name="T113" fmla="*/ T112 w 1199"/>
                              <a:gd name="T114" fmla="+- 0 1226 741"/>
                              <a:gd name="T115" fmla="*/ 1226 h 890"/>
                              <a:gd name="T116" fmla="+- 0 7170 6571"/>
                              <a:gd name="T117" fmla="*/ T116 w 1199"/>
                              <a:gd name="T118" fmla="+- 0 1232 741"/>
                              <a:gd name="T119" fmla="*/ 1232 h 890"/>
                              <a:gd name="T120" fmla="+- 0 7139 6571"/>
                              <a:gd name="T121" fmla="*/ T120 w 1199"/>
                              <a:gd name="T122" fmla="+- 0 1226 741"/>
                              <a:gd name="T123" fmla="*/ 1226 h 890"/>
                              <a:gd name="T124" fmla="+- 0 7113 6571"/>
                              <a:gd name="T125" fmla="*/ T124 w 1199"/>
                              <a:gd name="T126" fmla="+- 0 1209 741"/>
                              <a:gd name="T127" fmla="*/ 1209 h 890"/>
                              <a:gd name="T128" fmla="+- 0 7096 6571"/>
                              <a:gd name="T129" fmla="*/ T128 w 1199"/>
                              <a:gd name="T130" fmla="+- 0 1183 741"/>
                              <a:gd name="T131" fmla="*/ 1183 h 890"/>
                              <a:gd name="T132" fmla="+- 0 7090 6571"/>
                              <a:gd name="T133" fmla="*/ T132 w 1199"/>
                              <a:gd name="T134" fmla="+- 0 1152 741"/>
                              <a:gd name="T135" fmla="*/ 1152 h 890"/>
                              <a:gd name="T136" fmla="+- 0 7608 6571"/>
                              <a:gd name="T137" fmla="*/ T136 w 1199"/>
                              <a:gd name="T138" fmla="+- 0 1550 741"/>
                              <a:gd name="T139" fmla="*/ 1550 h 890"/>
                              <a:gd name="T140" fmla="+- 0 7615 6571"/>
                              <a:gd name="T141" fmla="*/ T140 w 1199"/>
                              <a:gd name="T142" fmla="+- 0 1519 741"/>
                              <a:gd name="T143" fmla="*/ 1519 h 890"/>
                              <a:gd name="T144" fmla="+- 0 7632 6571"/>
                              <a:gd name="T145" fmla="*/ T144 w 1199"/>
                              <a:gd name="T146" fmla="+- 0 1493 741"/>
                              <a:gd name="T147" fmla="*/ 1493 h 890"/>
                              <a:gd name="T148" fmla="+- 0 7658 6571"/>
                              <a:gd name="T149" fmla="*/ T148 w 1199"/>
                              <a:gd name="T150" fmla="+- 0 1476 741"/>
                              <a:gd name="T151" fmla="*/ 1476 h 890"/>
                              <a:gd name="T152" fmla="+- 0 7689 6571"/>
                              <a:gd name="T153" fmla="*/ T152 w 1199"/>
                              <a:gd name="T154" fmla="+- 0 1470 741"/>
                              <a:gd name="T155" fmla="*/ 1470 h 890"/>
                              <a:gd name="T156" fmla="+- 0 7720 6571"/>
                              <a:gd name="T157" fmla="*/ T156 w 1199"/>
                              <a:gd name="T158" fmla="+- 0 1476 741"/>
                              <a:gd name="T159" fmla="*/ 1476 h 890"/>
                              <a:gd name="T160" fmla="+- 0 7746 6571"/>
                              <a:gd name="T161" fmla="*/ T160 w 1199"/>
                              <a:gd name="T162" fmla="+- 0 1493 741"/>
                              <a:gd name="T163" fmla="*/ 1493 h 890"/>
                              <a:gd name="T164" fmla="+- 0 7763 6571"/>
                              <a:gd name="T165" fmla="*/ T164 w 1199"/>
                              <a:gd name="T166" fmla="+- 0 1519 741"/>
                              <a:gd name="T167" fmla="*/ 1519 h 890"/>
                              <a:gd name="T168" fmla="+- 0 7769 6571"/>
                              <a:gd name="T169" fmla="*/ T168 w 1199"/>
                              <a:gd name="T170" fmla="+- 0 1550 741"/>
                              <a:gd name="T171" fmla="*/ 1550 h 890"/>
                              <a:gd name="T172" fmla="+- 0 7763 6571"/>
                              <a:gd name="T173" fmla="*/ T172 w 1199"/>
                              <a:gd name="T174" fmla="+- 0 1581 741"/>
                              <a:gd name="T175" fmla="*/ 1581 h 890"/>
                              <a:gd name="T176" fmla="+- 0 7746 6571"/>
                              <a:gd name="T177" fmla="*/ T176 w 1199"/>
                              <a:gd name="T178" fmla="+- 0 1607 741"/>
                              <a:gd name="T179" fmla="*/ 1607 h 890"/>
                              <a:gd name="T180" fmla="+- 0 7720 6571"/>
                              <a:gd name="T181" fmla="*/ T180 w 1199"/>
                              <a:gd name="T182" fmla="+- 0 1624 741"/>
                              <a:gd name="T183" fmla="*/ 1624 h 890"/>
                              <a:gd name="T184" fmla="+- 0 7689 6571"/>
                              <a:gd name="T185" fmla="*/ T184 w 1199"/>
                              <a:gd name="T186" fmla="+- 0 1631 741"/>
                              <a:gd name="T187" fmla="*/ 1631 h 890"/>
                              <a:gd name="T188" fmla="+- 0 7658 6571"/>
                              <a:gd name="T189" fmla="*/ T188 w 1199"/>
                              <a:gd name="T190" fmla="+- 0 1624 741"/>
                              <a:gd name="T191" fmla="*/ 1624 h 890"/>
                              <a:gd name="T192" fmla="+- 0 7632 6571"/>
                              <a:gd name="T193" fmla="*/ T192 w 1199"/>
                              <a:gd name="T194" fmla="+- 0 1607 741"/>
                              <a:gd name="T195" fmla="*/ 1607 h 890"/>
                              <a:gd name="T196" fmla="+- 0 7615 6571"/>
                              <a:gd name="T197" fmla="*/ T196 w 1199"/>
                              <a:gd name="T198" fmla="+- 0 1581 741"/>
                              <a:gd name="T199" fmla="*/ 1581 h 890"/>
                              <a:gd name="T200" fmla="+- 0 7608 6571"/>
                              <a:gd name="T201" fmla="*/ T200 w 1199"/>
                              <a:gd name="T202" fmla="+- 0 1550 741"/>
                              <a:gd name="T203" fmla="*/ 1550 h 8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199" h="890">
                                <a:moveTo>
                                  <a:pt x="0" y="80"/>
                                </a:moveTo>
                                <a:lnTo>
                                  <a:pt x="7" y="49"/>
                                </a:lnTo>
                                <a:lnTo>
                                  <a:pt x="24" y="23"/>
                                </a:lnTo>
                                <a:lnTo>
                                  <a:pt x="49" y="6"/>
                                </a:lnTo>
                                <a:lnTo>
                                  <a:pt x="81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3"/>
                                </a:lnTo>
                                <a:lnTo>
                                  <a:pt x="155" y="49"/>
                                </a:lnTo>
                                <a:lnTo>
                                  <a:pt x="161" y="80"/>
                                </a:lnTo>
                                <a:lnTo>
                                  <a:pt x="155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1" y="160"/>
                                </a:lnTo>
                                <a:lnTo>
                                  <a:pt x="49" y="154"/>
                                </a:lnTo>
                                <a:lnTo>
                                  <a:pt x="24" y="137"/>
                                </a:lnTo>
                                <a:lnTo>
                                  <a:pt x="7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9" y="411"/>
                                </a:moveTo>
                                <a:lnTo>
                                  <a:pt x="525" y="380"/>
                                </a:lnTo>
                                <a:lnTo>
                                  <a:pt x="542" y="354"/>
                                </a:lnTo>
                                <a:lnTo>
                                  <a:pt x="568" y="337"/>
                                </a:lnTo>
                                <a:lnTo>
                                  <a:pt x="599" y="330"/>
                                </a:lnTo>
                                <a:lnTo>
                                  <a:pt x="631" y="337"/>
                                </a:lnTo>
                                <a:lnTo>
                                  <a:pt x="656" y="354"/>
                                </a:lnTo>
                                <a:lnTo>
                                  <a:pt x="673" y="380"/>
                                </a:lnTo>
                                <a:lnTo>
                                  <a:pt x="680" y="411"/>
                                </a:lnTo>
                                <a:lnTo>
                                  <a:pt x="673" y="442"/>
                                </a:lnTo>
                                <a:lnTo>
                                  <a:pt x="656" y="468"/>
                                </a:lnTo>
                                <a:lnTo>
                                  <a:pt x="631" y="485"/>
                                </a:lnTo>
                                <a:lnTo>
                                  <a:pt x="599" y="491"/>
                                </a:lnTo>
                                <a:lnTo>
                                  <a:pt x="568" y="485"/>
                                </a:lnTo>
                                <a:lnTo>
                                  <a:pt x="542" y="468"/>
                                </a:lnTo>
                                <a:lnTo>
                                  <a:pt x="525" y="442"/>
                                </a:lnTo>
                                <a:lnTo>
                                  <a:pt x="519" y="411"/>
                                </a:lnTo>
                                <a:moveTo>
                                  <a:pt x="1037" y="809"/>
                                </a:moveTo>
                                <a:lnTo>
                                  <a:pt x="1044" y="778"/>
                                </a:lnTo>
                                <a:lnTo>
                                  <a:pt x="1061" y="752"/>
                                </a:lnTo>
                                <a:lnTo>
                                  <a:pt x="1087" y="735"/>
                                </a:lnTo>
                                <a:lnTo>
                                  <a:pt x="1118" y="729"/>
                                </a:lnTo>
                                <a:lnTo>
                                  <a:pt x="1149" y="735"/>
                                </a:lnTo>
                                <a:lnTo>
                                  <a:pt x="1175" y="752"/>
                                </a:lnTo>
                                <a:lnTo>
                                  <a:pt x="1192" y="778"/>
                                </a:lnTo>
                                <a:lnTo>
                                  <a:pt x="1198" y="809"/>
                                </a:lnTo>
                                <a:lnTo>
                                  <a:pt x="1192" y="840"/>
                                </a:lnTo>
                                <a:lnTo>
                                  <a:pt x="1175" y="866"/>
                                </a:lnTo>
                                <a:lnTo>
                                  <a:pt x="1149" y="883"/>
                                </a:lnTo>
                                <a:lnTo>
                                  <a:pt x="1118" y="890"/>
                                </a:lnTo>
                                <a:lnTo>
                                  <a:pt x="1087" y="883"/>
                                </a:lnTo>
                                <a:lnTo>
                                  <a:pt x="1061" y="866"/>
                                </a:lnTo>
                                <a:lnTo>
                                  <a:pt x="1044" y="840"/>
                                </a:lnTo>
                                <a:lnTo>
                                  <a:pt x="1037" y="809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5" y="1465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4" y="1526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53" y="1485"/>
                            <a:ext cx="184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6" name="AutoShape 355"/>
                        <wps:cNvSpPr>
                          <a:spLocks/>
                        </wps:cNvSpPr>
                        <wps:spPr bwMode="auto">
                          <a:xfrm>
                            <a:off x="6588" y="929"/>
                            <a:ext cx="2754" cy="1080"/>
                          </a:xfrm>
                          <a:custGeom>
                            <a:avLst/>
                            <a:gdLst>
                              <a:gd name="T0" fmla="+- 0 6595 6589"/>
                              <a:gd name="T1" fmla="*/ T0 w 2754"/>
                              <a:gd name="T2" fmla="+- 0 979 930"/>
                              <a:gd name="T3" fmla="*/ 979 h 1080"/>
                              <a:gd name="T4" fmla="+- 0 6638 6589"/>
                              <a:gd name="T5" fmla="*/ T4 w 2754"/>
                              <a:gd name="T6" fmla="+- 0 936 930"/>
                              <a:gd name="T7" fmla="*/ 936 h 1080"/>
                              <a:gd name="T8" fmla="+- 0 6700 6589"/>
                              <a:gd name="T9" fmla="*/ T8 w 2754"/>
                              <a:gd name="T10" fmla="+- 0 936 930"/>
                              <a:gd name="T11" fmla="*/ 936 h 1080"/>
                              <a:gd name="T12" fmla="+- 0 6743 6589"/>
                              <a:gd name="T13" fmla="*/ T12 w 2754"/>
                              <a:gd name="T14" fmla="+- 0 979 930"/>
                              <a:gd name="T15" fmla="*/ 979 h 1080"/>
                              <a:gd name="T16" fmla="+- 0 6743 6589"/>
                              <a:gd name="T17" fmla="*/ T16 w 2754"/>
                              <a:gd name="T18" fmla="+- 0 1041 930"/>
                              <a:gd name="T19" fmla="*/ 1041 h 1080"/>
                              <a:gd name="T20" fmla="+- 0 6700 6589"/>
                              <a:gd name="T21" fmla="*/ T20 w 2754"/>
                              <a:gd name="T22" fmla="+- 0 1084 930"/>
                              <a:gd name="T23" fmla="*/ 1084 h 1080"/>
                              <a:gd name="T24" fmla="+- 0 6638 6589"/>
                              <a:gd name="T25" fmla="*/ T24 w 2754"/>
                              <a:gd name="T26" fmla="+- 0 1084 930"/>
                              <a:gd name="T27" fmla="*/ 1084 h 1080"/>
                              <a:gd name="T28" fmla="+- 0 6595 6589"/>
                              <a:gd name="T29" fmla="*/ T28 w 2754"/>
                              <a:gd name="T30" fmla="+- 0 1041 930"/>
                              <a:gd name="T31" fmla="*/ 1041 h 1080"/>
                              <a:gd name="T32" fmla="+- 0 7107 6589"/>
                              <a:gd name="T33" fmla="*/ T32 w 2754"/>
                              <a:gd name="T34" fmla="+- 0 1381 930"/>
                              <a:gd name="T35" fmla="*/ 1381 h 1080"/>
                              <a:gd name="T36" fmla="+- 0 7131 6589"/>
                              <a:gd name="T37" fmla="*/ T36 w 2754"/>
                              <a:gd name="T38" fmla="+- 0 1325 930"/>
                              <a:gd name="T39" fmla="*/ 1325 h 1080"/>
                              <a:gd name="T40" fmla="+- 0 7188 6589"/>
                              <a:gd name="T41" fmla="*/ T40 w 2754"/>
                              <a:gd name="T42" fmla="+- 0 1301 930"/>
                              <a:gd name="T43" fmla="*/ 1301 h 1080"/>
                              <a:gd name="T44" fmla="+- 0 7244 6589"/>
                              <a:gd name="T45" fmla="*/ T44 w 2754"/>
                              <a:gd name="T46" fmla="+- 0 1325 930"/>
                              <a:gd name="T47" fmla="*/ 1325 h 1080"/>
                              <a:gd name="T48" fmla="+- 0 7268 6589"/>
                              <a:gd name="T49" fmla="*/ T48 w 2754"/>
                              <a:gd name="T50" fmla="+- 0 1381 930"/>
                              <a:gd name="T51" fmla="*/ 1381 h 1080"/>
                              <a:gd name="T52" fmla="+- 0 7244 6589"/>
                              <a:gd name="T53" fmla="*/ T52 w 2754"/>
                              <a:gd name="T54" fmla="+- 0 1438 930"/>
                              <a:gd name="T55" fmla="*/ 1438 h 1080"/>
                              <a:gd name="T56" fmla="+- 0 7188 6589"/>
                              <a:gd name="T57" fmla="*/ T56 w 2754"/>
                              <a:gd name="T58" fmla="+- 0 1462 930"/>
                              <a:gd name="T59" fmla="*/ 1462 h 1080"/>
                              <a:gd name="T60" fmla="+- 0 7131 6589"/>
                              <a:gd name="T61" fmla="*/ T60 w 2754"/>
                              <a:gd name="T62" fmla="+- 0 1438 930"/>
                              <a:gd name="T63" fmla="*/ 1438 h 1080"/>
                              <a:gd name="T64" fmla="+- 0 7107 6589"/>
                              <a:gd name="T65" fmla="*/ T64 w 2754"/>
                              <a:gd name="T66" fmla="+- 0 1381 930"/>
                              <a:gd name="T67" fmla="*/ 1381 h 1080"/>
                              <a:gd name="T68" fmla="+- 0 7632 6589"/>
                              <a:gd name="T69" fmla="*/ T68 w 2754"/>
                              <a:gd name="T70" fmla="+- 0 1742 930"/>
                              <a:gd name="T71" fmla="*/ 1742 h 1080"/>
                              <a:gd name="T72" fmla="+- 0 7675 6589"/>
                              <a:gd name="T73" fmla="*/ T72 w 2754"/>
                              <a:gd name="T74" fmla="+- 0 1699 930"/>
                              <a:gd name="T75" fmla="*/ 1699 h 1080"/>
                              <a:gd name="T76" fmla="+- 0 7737 6589"/>
                              <a:gd name="T77" fmla="*/ T76 w 2754"/>
                              <a:gd name="T78" fmla="+- 0 1699 930"/>
                              <a:gd name="T79" fmla="*/ 1699 h 1080"/>
                              <a:gd name="T80" fmla="+- 0 7780 6589"/>
                              <a:gd name="T81" fmla="*/ T80 w 2754"/>
                              <a:gd name="T82" fmla="+- 0 1742 930"/>
                              <a:gd name="T83" fmla="*/ 1742 h 1080"/>
                              <a:gd name="T84" fmla="+- 0 7780 6589"/>
                              <a:gd name="T85" fmla="*/ T84 w 2754"/>
                              <a:gd name="T86" fmla="+- 0 1804 930"/>
                              <a:gd name="T87" fmla="*/ 1804 h 1080"/>
                              <a:gd name="T88" fmla="+- 0 7737 6589"/>
                              <a:gd name="T89" fmla="*/ T88 w 2754"/>
                              <a:gd name="T90" fmla="+- 0 1847 930"/>
                              <a:gd name="T91" fmla="*/ 1847 h 1080"/>
                              <a:gd name="T92" fmla="+- 0 7675 6589"/>
                              <a:gd name="T93" fmla="*/ T92 w 2754"/>
                              <a:gd name="T94" fmla="+- 0 1847 930"/>
                              <a:gd name="T95" fmla="*/ 1847 h 1080"/>
                              <a:gd name="T96" fmla="+- 0 7632 6589"/>
                              <a:gd name="T97" fmla="*/ T96 w 2754"/>
                              <a:gd name="T98" fmla="+- 0 1804 930"/>
                              <a:gd name="T99" fmla="*/ 1804 h 1080"/>
                              <a:gd name="T100" fmla="+- 0 8144 6589"/>
                              <a:gd name="T101" fmla="*/ T100 w 2754"/>
                              <a:gd name="T102" fmla="+- 0 1928 930"/>
                              <a:gd name="T103" fmla="*/ 1928 h 1080"/>
                              <a:gd name="T104" fmla="+- 0 8168 6589"/>
                              <a:gd name="T105" fmla="*/ T104 w 2754"/>
                              <a:gd name="T106" fmla="+- 0 1871 930"/>
                              <a:gd name="T107" fmla="*/ 1871 h 1080"/>
                              <a:gd name="T108" fmla="+- 0 8225 6589"/>
                              <a:gd name="T109" fmla="*/ T108 w 2754"/>
                              <a:gd name="T110" fmla="+- 0 1848 930"/>
                              <a:gd name="T111" fmla="*/ 1848 h 1080"/>
                              <a:gd name="T112" fmla="+- 0 8282 6589"/>
                              <a:gd name="T113" fmla="*/ T112 w 2754"/>
                              <a:gd name="T114" fmla="+- 0 1871 930"/>
                              <a:gd name="T115" fmla="*/ 1871 h 1080"/>
                              <a:gd name="T116" fmla="+- 0 8305 6589"/>
                              <a:gd name="T117" fmla="*/ T116 w 2754"/>
                              <a:gd name="T118" fmla="+- 0 1928 930"/>
                              <a:gd name="T119" fmla="*/ 1928 h 1080"/>
                              <a:gd name="T120" fmla="+- 0 8282 6589"/>
                              <a:gd name="T121" fmla="*/ T120 w 2754"/>
                              <a:gd name="T122" fmla="+- 0 1985 930"/>
                              <a:gd name="T123" fmla="*/ 1985 h 1080"/>
                              <a:gd name="T124" fmla="+- 0 8225 6589"/>
                              <a:gd name="T125" fmla="*/ T124 w 2754"/>
                              <a:gd name="T126" fmla="+- 0 2009 930"/>
                              <a:gd name="T127" fmla="*/ 2009 h 1080"/>
                              <a:gd name="T128" fmla="+- 0 8168 6589"/>
                              <a:gd name="T129" fmla="*/ T128 w 2754"/>
                              <a:gd name="T130" fmla="+- 0 1985 930"/>
                              <a:gd name="T131" fmla="*/ 1985 h 1080"/>
                              <a:gd name="T132" fmla="+- 0 8144 6589"/>
                              <a:gd name="T133" fmla="*/ T132 w 2754"/>
                              <a:gd name="T134" fmla="+- 0 1928 930"/>
                              <a:gd name="T135" fmla="*/ 1928 h 1080"/>
                              <a:gd name="T136" fmla="+- 0 8669 6589"/>
                              <a:gd name="T137" fmla="*/ T136 w 2754"/>
                              <a:gd name="T138" fmla="+- 0 1857 930"/>
                              <a:gd name="T139" fmla="*/ 1857 h 1080"/>
                              <a:gd name="T140" fmla="+- 0 8712 6589"/>
                              <a:gd name="T141" fmla="*/ T140 w 2754"/>
                              <a:gd name="T142" fmla="+- 0 1814 930"/>
                              <a:gd name="T143" fmla="*/ 1814 h 1080"/>
                              <a:gd name="T144" fmla="+- 0 8775 6589"/>
                              <a:gd name="T145" fmla="*/ T144 w 2754"/>
                              <a:gd name="T146" fmla="+- 0 1814 930"/>
                              <a:gd name="T147" fmla="*/ 1814 h 1080"/>
                              <a:gd name="T148" fmla="+- 0 8817 6589"/>
                              <a:gd name="T149" fmla="*/ T148 w 2754"/>
                              <a:gd name="T150" fmla="+- 0 1857 930"/>
                              <a:gd name="T151" fmla="*/ 1857 h 1080"/>
                              <a:gd name="T152" fmla="+- 0 8817 6589"/>
                              <a:gd name="T153" fmla="*/ T152 w 2754"/>
                              <a:gd name="T154" fmla="+- 0 1919 930"/>
                              <a:gd name="T155" fmla="*/ 1919 h 1080"/>
                              <a:gd name="T156" fmla="+- 0 8775 6589"/>
                              <a:gd name="T157" fmla="*/ T156 w 2754"/>
                              <a:gd name="T158" fmla="+- 0 1962 930"/>
                              <a:gd name="T159" fmla="*/ 1962 h 1080"/>
                              <a:gd name="T160" fmla="+- 0 8712 6589"/>
                              <a:gd name="T161" fmla="*/ T160 w 2754"/>
                              <a:gd name="T162" fmla="+- 0 1962 930"/>
                              <a:gd name="T163" fmla="*/ 1962 h 1080"/>
                              <a:gd name="T164" fmla="+- 0 8669 6589"/>
                              <a:gd name="T165" fmla="*/ T164 w 2754"/>
                              <a:gd name="T166" fmla="+- 0 1919 930"/>
                              <a:gd name="T167" fmla="*/ 1919 h 1080"/>
                              <a:gd name="T168" fmla="+- 0 9182 6589"/>
                              <a:gd name="T169" fmla="*/ T168 w 2754"/>
                              <a:gd name="T170" fmla="+- 0 1840 930"/>
                              <a:gd name="T171" fmla="*/ 1840 h 1080"/>
                              <a:gd name="T172" fmla="+- 0 9205 6589"/>
                              <a:gd name="T173" fmla="*/ T172 w 2754"/>
                              <a:gd name="T174" fmla="+- 0 1784 930"/>
                              <a:gd name="T175" fmla="*/ 1784 h 1080"/>
                              <a:gd name="T176" fmla="+- 0 9262 6589"/>
                              <a:gd name="T177" fmla="*/ T176 w 2754"/>
                              <a:gd name="T178" fmla="+- 0 1760 930"/>
                              <a:gd name="T179" fmla="*/ 1760 h 1080"/>
                              <a:gd name="T180" fmla="+- 0 9319 6589"/>
                              <a:gd name="T181" fmla="*/ T180 w 2754"/>
                              <a:gd name="T182" fmla="+- 0 1784 930"/>
                              <a:gd name="T183" fmla="*/ 1784 h 1080"/>
                              <a:gd name="T184" fmla="+- 0 9342 6589"/>
                              <a:gd name="T185" fmla="*/ T184 w 2754"/>
                              <a:gd name="T186" fmla="+- 0 1840 930"/>
                              <a:gd name="T187" fmla="*/ 1840 h 1080"/>
                              <a:gd name="T188" fmla="+- 0 9319 6589"/>
                              <a:gd name="T189" fmla="*/ T188 w 2754"/>
                              <a:gd name="T190" fmla="+- 0 1897 930"/>
                              <a:gd name="T191" fmla="*/ 1897 h 1080"/>
                              <a:gd name="T192" fmla="+- 0 9262 6589"/>
                              <a:gd name="T193" fmla="*/ T192 w 2754"/>
                              <a:gd name="T194" fmla="+- 0 1921 930"/>
                              <a:gd name="T195" fmla="*/ 1921 h 1080"/>
                              <a:gd name="T196" fmla="+- 0 9205 6589"/>
                              <a:gd name="T197" fmla="*/ T196 w 2754"/>
                              <a:gd name="T198" fmla="+- 0 1897 930"/>
                              <a:gd name="T199" fmla="*/ 1897 h 1080"/>
                              <a:gd name="T200" fmla="+- 0 9182 6589"/>
                              <a:gd name="T201" fmla="*/ T200 w 2754"/>
                              <a:gd name="T202" fmla="+- 0 1840 930"/>
                              <a:gd name="T203" fmla="*/ 1840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1080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1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0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1" y="154"/>
                                </a:lnTo>
                                <a:lnTo>
                                  <a:pt x="80" y="161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8" y="451"/>
                                </a:moveTo>
                                <a:lnTo>
                                  <a:pt x="524" y="420"/>
                                </a:lnTo>
                                <a:lnTo>
                                  <a:pt x="542" y="395"/>
                                </a:lnTo>
                                <a:lnTo>
                                  <a:pt x="567" y="377"/>
                                </a:lnTo>
                                <a:lnTo>
                                  <a:pt x="599" y="371"/>
                                </a:lnTo>
                                <a:lnTo>
                                  <a:pt x="630" y="377"/>
                                </a:lnTo>
                                <a:lnTo>
                                  <a:pt x="655" y="395"/>
                                </a:lnTo>
                                <a:lnTo>
                                  <a:pt x="673" y="420"/>
                                </a:lnTo>
                                <a:lnTo>
                                  <a:pt x="679" y="451"/>
                                </a:lnTo>
                                <a:lnTo>
                                  <a:pt x="673" y="483"/>
                                </a:lnTo>
                                <a:lnTo>
                                  <a:pt x="655" y="508"/>
                                </a:lnTo>
                                <a:lnTo>
                                  <a:pt x="630" y="525"/>
                                </a:lnTo>
                                <a:lnTo>
                                  <a:pt x="599" y="532"/>
                                </a:lnTo>
                                <a:lnTo>
                                  <a:pt x="567" y="525"/>
                                </a:lnTo>
                                <a:lnTo>
                                  <a:pt x="542" y="508"/>
                                </a:lnTo>
                                <a:lnTo>
                                  <a:pt x="524" y="483"/>
                                </a:lnTo>
                                <a:lnTo>
                                  <a:pt x="518" y="451"/>
                                </a:lnTo>
                                <a:moveTo>
                                  <a:pt x="1037" y="843"/>
                                </a:moveTo>
                                <a:lnTo>
                                  <a:pt x="1043" y="812"/>
                                </a:lnTo>
                                <a:lnTo>
                                  <a:pt x="1060" y="786"/>
                                </a:lnTo>
                                <a:lnTo>
                                  <a:pt x="1086" y="769"/>
                                </a:lnTo>
                                <a:lnTo>
                                  <a:pt x="1117" y="763"/>
                                </a:lnTo>
                                <a:lnTo>
                                  <a:pt x="1148" y="769"/>
                                </a:lnTo>
                                <a:lnTo>
                                  <a:pt x="1174" y="786"/>
                                </a:lnTo>
                                <a:lnTo>
                                  <a:pt x="1191" y="812"/>
                                </a:lnTo>
                                <a:lnTo>
                                  <a:pt x="1198" y="843"/>
                                </a:lnTo>
                                <a:lnTo>
                                  <a:pt x="1191" y="874"/>
                                </a:lnTo>
                                <a:lnTo>
                                  <a:pt x="1174" y="900"/>
                                </a:lnTo>
                                <a:lnTo>
                                  <a:pt x="1148" y="917"/>
                                </a:lnTo>
                                <a:lnTo>
                                  <a:pt x="1117" y="923"/>
                                </a:lnTo>
                                <a:lnTo>
                                  <a:pt x="1086" y="917"/>
                                </a:lnTo>
                                <a:lnTo>
                                  <a:pt x="1060" y="900"/>
                                </a:lnTo>
                                <a:lnTo>
                                  <a:pt x="1043" y="874"/>
                                </a:lnTo>
                                <a:lnTo>
                                  <a:pt x="1037" y="843"/>
                                </a:lnTo>
                                <a:moveTo>
                                  <a:pt x="1555" y="998"/>
                                </a:moveTo>
                                <a:lnTo>
                                  <a:pt x="1562" y="967"/>
                                </a:lnTo>
                                <a:lnTo>
                                  <a:pt x="1579" y="941"/>
                                </a:lnTo>
                                <a:lnTo>
                                  <a:pt x="1605" y="924"/>
                                </a:lnTo>
                                <a:lnTo>
                                  <a:pt x="1636" y="918"/>
                                </a:lnTo>
                                <a:lnTo>
                                  <a:pt x="1667" y="924"/>
                                </a:lnTo>
                                <a:lnTo>
                                  <a:pt x="1693" y="941"/>
                                </a:lnTo>
                                <a:lnTo>
                                  <a:pt x="1710" y="967"/>
                                </a:lnTo>
                                <a:lnTo>
                                  <a:pt x="1716" y="998"/>
                                </a:lnTo>
                                <a:lnTo>
                                  <a:pt x="1710" y="1030"/>
                                </a:lnTo>
                                <a:lnTo>
                                  <a:pt x="1693" y="1055"/>
                                </a:lnTo>
                                <a:lnTo>
                                  <a:pt x="1667" y="1072"/>
                                </a:lnTo>
                                <a:lnTo>
                                  <a:pt x="1636" y="1079"/>
                                </a:lnTo>
                                <a:lnTo>
                                  <a:pt x="1605" y="1072"/>
                                </a:lnTo>
                                <a:lnTo>
                                  <a:pt x="1579" y="1055"/>
                                </a:lnTo>
                                <a:lnTo>
                                  <a:pt x="1562" y="1030"/>
                                </a:lnTo>
                                <a:lnTo>
                                  <a:pt x="1555" y="998"/>
                                </a:lnTo>
                                <a:moveTo>
                                  <a:pt x="2074" y="958"/>
                                </a:moveTo>
                                <a:lnTo>
                                  <a:pt x="2080" y="927"/>
                                </a:lnTo>
                                <a:lnTo>
                                  <a:pt x="2098" y="901"/>
                                </a:lnTo>
                                <a:lnTo>
                                  <a:pt x="2123" y="884"/>
                                </a:lnTo>
                                <a:lnTo>
                                  <a:pt x="2154" y="877"/>
                                </a:lnTo>
                                <a:lnTo>
                                  <a:pt x="2186" y="884"/>
                                </a:lnTo>
                                <a:lnTo>
                                  <a:pt x="2211" y="901"/>
                                </a:lnTo>
                                <a:lnTo>
                                  <a:pt x="2228" y="927"/>
                                </a:lnTo>
                                <a:lnTo>
                                  <a:pt x="2235" y="958"/>
                                </a:lnTo>
                                <a:lnTo>
                                  <a:pt x="2228" y="989"/>
                                </a:lnTo>
                                <a:lnTo>
                                  <a:pt x="2211" y="1015"/>
                                </a:lnTo>
                                <a:lnTo>
                                  <a:pt x="2186" y="1032"/>
                                </a:lnTo>
                                <a:lnTo>
                                  <a:pt x="2154" y="1038"/>
                                </a:lnTo>
                                <a:lnTo>
                                  <a:pt x="2123" y="1032"/>
                                </a:lnTo>
                                <a:lnTo>
                                  <a:pt x="2098" y="1015"/>
                                </a:lnTo>
                                <a:lnTo>
                                  <a:pt x="2080" y="989"/>
                                </a:lnTo>
                                <a:lnTo>
                                  <a:pt x="2074" y="958"/>
                                </a:lnTo>
                                <a:moveTo>
                                  <a:pt x="2593" y="910"/>
                                </a:moveTo>
                                <a:lnTo>
                                  <a:pt x="2599" y="879"/>
                                </a:lnTo>
                                <a:lnTo>
                                  <a:pt x="2616" y="854"/>
                                </a:lnTo>
                                <a:lnTo>
                                  <a:pt x="2642" y="836"/>
                                </a:lnTo>
                                <a:lnTo>
                                  <a:pt x="2673" y="830"/>
                                </a:lnTo>
                                <a:lnTo>
                                  <a:pt x="2704" y="836"/>
                                </a:lnTo>
                                <a:lnTo>
                                  <a:pt x="2730" y="854"/>
                                </a:lnTo>
                                <a:lnTo>
                                  <a:pt x="2747" y="879"/>
                                </a:lnTo>
                                <a:lnTo>
                                  <a:pt x="2753" y="910"/>
                                </a:lnTo>
                                <a:lnTo>
                                  <a:pt x="2747" y="942"/>
                                </a:lnTo>
                                <a:lnTo>
                                  <a:pt x="2730" y="967"/>
                                </a:lnTo>
                                <a:lnTo>
                                  <a:pt x="2704" y="985"/>
                                </a:lnTo>
                                <a:lnTo>
                                  <a:pt x="2673" y="991"/>
                                </a:lnTo>
                                <a:lnTo>
                                  <a:pt x="2642" y="985"/>
                                </a:lnTo>
                                <a:lnTo>
                                  <a:pt x="2616" y="967"/>
                                </a:lnTo>
                                <a:lnTo>
                                  <a:pt x="2599" y="942"/>
                                </a:lnTo>
                                <a:lnTo>
                                  <a:pt x="2593" y="910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AutoShape 354"/>
                        <wps:cNvSpPr>
                          <a:spLocks/>
                        </wps:cNvSpPr>
                        <wps:spPr bwMode="auto">
                          <a:xfrm>
                            <a:off x="6605" y="983"/>
                            <a:ext cx="2754" cy="1100"/>
                          </a:xfrm>
                          <a:custGeom>
                            <a:avLst/>
                            <a:gdLst>
                              <a:gd name="T0" fmla="+- 0 6612 6606"/>
                              <a:gd name="T1" fmla="*/ T0 w 2754"/>
                              <a:gd name="T2" fmla="+- 0 1033 984"/>
                              <a:gd name="T3" fmla="*/ 1033 h 1100"/>
                              <a:gd name="T4" fmla="+- 0 6655 6606"/>
                              <a:gd name="T5" fmla="*/ T4 w 2754"/>
                              <a:gd name="T6" fmla="+- 0 990 984"/>
                              <a:gd name="T7" fmla="*/ 990 h 1100"/>
                              <a:gd name="T8" fmla="+- 0 6718 6606"/>
                              <a:gd name="T9" fmla="*/ T8 w 2754"/>
                              <a:gd name="T10" fmla="+- 0 990 984"/>
                              <a:gd name="T11" fmla="*/ 990 h 1100"/>
                              <a:gd name="T12" fmla="+- 0 6760 6606"/>
                              <a:gd name="T13" fmla="*/ T12 w 2754"/>
                              <a:gd name="T14" fmla="+- 0 1033 984"/>
                              <a:gd name="T15" fmla="*/ 1033 h 1100"/>
                              <a:gd name="T16" fmla="+- 0 6760 6606"/>
                              <a:gd name="T17" fmla="*/ T16 w 2754"/>
                              <a:gd name="T18" fmla="+- 0 1095 984"/>
                              <a:gd name="T19" fmla="*/ 1095 h 1100"/>
                              <a:gd name="T20" fmla="+- 0 6718 6606"/>
                              <a:gd name="T21" fmla="*/ T20 w 2754"/>
                              <a:gd name="T22" fmla="+- 0 1138 984"/>
                              <a:gd name="T23" fmla="*/ 1138 h 1100"/>
                              <a:gd name="T24" fmla="+- 0 6655 6606"/>
                              <a:gd name="T25" fmla="*/ T24 w 2754"/>
                              <a:gd name="T26" fmla="+- 0 1138 984"/>
                              <a:gd name="T27" fmla="*/ 1138 h 1100"/>
                              <a:gd name="T28" fmla="+- 0 6612 6606"/>
                              <a:gd name="T29" fmla="*/ T28 w 2754"/>
                              <a:gd name="T30" fmla="+- 0 1095 984"/>
                              <a:gd name="T31" fmla="*/ 1095 h 1100"/>
                              <a:gd name="T32" fmla="+- 0 7124 6606"/>
                              <a:gd name="T33" fmla="*/ T32 w 2754"/>
                              <a:gd name="T34" fmla="+- 0 1510 984"/>
                              <a:gd name="T35" fmla="*/ 1510 h 1100"/>
                              <a:gd name="T36" fmla="+- 0 7148 6606"/>
                              <a:gd name="T37" fmla="*/ T36 w 2754"/>
                              <a:gd name="T38" fmla="+- 0 1453 984"/>
                              <a:gd name="T39" fmla="*/ 1453 h 1100"/>
                              <a:gd name="T40" fmla="+- 0 7205 6606"/>
                              <a:gd name="T41" fmla="*/ T40 w 2754"/>
                              <a:gd name="T42" fmla="+- 0 1429 984"/>
                              <a:gd name="T43" fmla="*/ 1429 h 1100"/>
                              <a:gd name="T44" fmla="+- 0 7262 6606"/>
                              <a:gd name="T45" fmla="*/ T44 w 2754"/>
                              <a:gd name="T46" fmla="+- 0 1453 984"/>
                              <a:gd name="T47" fmla="*/ 1453 h 1100"/>
                              <a:gd name="T48" fmla="+- 0 7285 6606"/>
                              <a:gd name="T49" fmla="*/ T48 w 2754"/>
                              <a:gd name="T50" fmla="+- 0 1510 984"/>
                              <a:gd name="T51" fmla="*/ 1510 h 1100"/>
                              <a:gd name="T52" fmla="+- 0 7262 6606"/>
                              <a:gd name="T53" fmla="*/ T52 w 2754"/>
                              <a:gd name="T54" fmla="+- 0 1566 984"/>
                              <a:gd name="T55" fmla="*/ 1566 h 1100"/>
                              <a:gd name="T56" fmla="+- 0 7205 6606"/>
                              <a:gd name="T57" fmla="*/ T56 w 2754"/>
                              <a:gd name="T58" fmla="+- 0 1590 984"/>
                              <a:gd name="T59" fmla="*/ 1590 h 1100"/>
                              <a:gd name="T60" fmla="+- 0 7148 6606"/>
                              <a:gd name="T61" fmla="*/ T60 w 2754"/>
                              <a:gd name="T62" fmla="+- 0 1566 984"/>
                              <a:gd name="T63" fmla="*/ 1566 h 1100"/>
                              <a:gd name="T64" fmla="+- 0 7124 6606"/>
                              <a:gd name="T65" fmla="*/ T64 w 2754"/>
                              <a:gd name="T66" fmla="+- 0 1510 984"/>
                              <a:gd name="T67" fmla="*/ 1510 h 1100"/>
                              <a:gd name="T68" fmla="+- 0 7649 6606"/>
                              <a:gd name="T69" fmla="*/ T68 w 2754"/>
                              <a:gd name="T70" fmla="+- 0 1843 984"/>
                              <a:gd name="T71" fmla="*/ 1843 h 1100"/>
                              <a:gd name="T72" fmla="+- 0 7692 6606"/>
                              <a:gd name="T73" fmla="*/ T72 w 2754"/>
                              <a:gd name="T74" fmla="+- 0 1800 984"/>
                              <a:gd name="T75" fmla="*/ 1800 h 1100"/>
                              <a:gd name="T76" fmla="+- 0 7755 6606"/>
                              <a:gd name="T77" fmla="*/ T76 w 2754"/>
                              <a:gd name="T78" fmla="+- 0 1800 984"/>
                              <a:gd name="T79" fmla="*/ 1800 h 1100"/>
                              <a:gd name="T80" fmla="+- 0 7798 6606"/>
                              <a:gd name="T81" fmla="*/ T80 w 2754"/>
                              <a:gd name="T82" fmla="+- 0 1843 984"/>
                              <a:gd name="T83" fmla="*/ 1843 h 1100"/>
                              <a:gd name="T84" fmla="+- 0 7798 6606"/>
                              <a:gd name="T85" fmla="*/ T84 w 2754"/>
                              <a:gd name="T86" fmla="+- 0 1905 984"/>
                              <a:gd name="T87" fmla="*/ 1905 h 1100"/>
                              <a:gd name="T88" fmla="+- 0 7755 6606"/>
                              <a:gd name="T89" fmla="*/ T88 w 2754"/>
                              <a:gd name="T90" fmla="+- 0 1948 984"/>
                              <a:gd name="T91" fmla="*/ 1948 h 1100"/>
                              <a:gd name="T92" fmla="+- 0 7692 6606"/>
                              <a:gd name="T93" fmla="*/ T92 w 2754"/>
                              <a:gd name="T94" fmla="+- 0 1948 984"/>
                              <a:gd name="T95" fmla="*/ 1948 h 1100"/>
                              <a:gd name="T96" fmla="+- 0 7649 6606"/>
                              <a:gd name="T97" fmla="*/ T96 w 2754"/>
                              <a:gd name="T98" fmla="+- 0 1905 984"/>
                              <a:gd name="T99" fmla="*/ 1905 h 1100"/>
                              <a:gd name="T100" fmla="+- 0 8162 6606"/>
                              <a:gd name="T101" fmla="*/ T100 w 2754"/>
                              <a:gd name="T102" fmla="+- 0 2003 984"/>
                              <a:gd name="T103" fmla="*/ 2003 h 1100"/>
                              <a:gd name="T104" fmla="+- 0 8185 6606"/>
                              <a:gd name="T105" fmla="*/ T104 w 2754"/>
                              <a:gd name="T106" fmla="+- 0 1946 984"/>
                              <a:gd name="T107" fmla="*/ 1946 h 1100"/>
                              <a:gd name="T108" fmla="+- 0 8242 6606"/>
                              <a:gd name="T109" fmla="*/ T108 w 2754"/>
                              <a:gd name="T110" fmla="+- 0 1922 984"/>
                              <a:gd name="T111" fmla="*/ 1922 h 1100"/>
                              <a:gd name="T112" fmla="+- 0 8299 6606"/>
                              <a:gd name="T113" fmla="*/ T112 w 2754"/>
                              <a:gd name="T114" fmla="+- 0 1946 984"/>
                              <a:gd name="T115" fmla="*/ 1946 h 1100"/>
                              <a:gd name="T116" fmla="+- 0 8322 6606"/>
                              <a:gd name="T117" fmla="*/ T116 w 2754"/>
                              <a:gd name="T118" fmla="+- 0 2003 984"/>
                              <a:gd name="T119" fmla="*/ 2003 h 1100"/>
                              <a:gd name="T120" fmla="+- 0 8299 6606"/>
                              <a:gd name="T121" fmla="*/ T120 w 2754"/>
                              <a:gd name="T122" fmla="+- 0 2059 984"/>
                              <a:gd name="T123" fmla="*/ 2059 h 1100"/>
                              <a:gd name="T124" fmla="+- 0 8242 6606"/>
                              <a:gd name="T125" fmla="*/ T124 w 2754"/>
                              <a:gd name="T126" fmla="+- 0 2083 984"/>
                              <a:gd name="T127" fmla="*/ 2083 h 1100"/>
                              <a:gd name="T128" fmla="+- 0 8185 6606"/>
                              <a:gd name="T129" fmla="*/ T128 w 2754"/>
                              <a:gd name="T130" fmla="+- 0 2059 984"/>
                              <a:gd name="T131" fmla="*/ 2059 h 1100"/>
                              <a:gd name="T132" fmla="+- 0 8162 6606"/>
                              <a:gd name="T133" fmla="*/ T132 w 2754"/>
                              <a:gd name="T134" fmla="+- 0 2003 984"/>
                              <a:gd name="T135" fmla="*/ 2003 h 1100"/>
                              <a:gd name="T136" fmla="+- 0 8687 6606"/>
                              <a:gd name="T137" fmla="*/ T136 w 2754"/>
                              <a:gd name="T138" fmla="+- 0 1938 984"/>
                              <a:gd name="T139" fmla="*/ 1938 h 1100"/>
                              <a:gd name="T140" fmla="+- 0 8729 6606"/>
                              <a:gd name="T141" fmla="*/ T140 w 2754"/>
                              <a:gd name="T142" fmla="+- 0 1895 984"/>
                              <a:gd name="T143" fmla="*/ 1895 h 1100"/>
                              <a:gd name="T144" fmla="+- 0 8792 6606"/>
                              <a:gd name="T145" fmla="*/ T144 w 2754"/>
                              <a:gd name="T146" fmla="+- 0 1895 984"/>
                              <a:gd name="T147" fmla="*/ 1895 h 1100"/>
                              <a:gd name="T148" fmla="+- 0 8835 6606"/>
                              <a:gd name="T149" fmla="*/ T148 w 2754"/>
                              <a:gd name="T150" fmla="+- 0 1938 984"/>
                              <a:gd name="T151" fmla="*/ 1938 h 1100"/>
                              <a:gd name="T152" fmla="+- 0 8835 6606"/>
                              <a:gd name="T153" fmla="*/ T152 w 2754"/>
                              <a:gd name="T154" fmla="+- 0 2000 984"/>
                              <a:gd name="T155" fmla="*/ 2000 h 1100"/>
                              <a:gd name="T156" fmla="+- 0 8792 6606"/>
                              <a:gd name="T157" fmla="*/ T156 w 2754"/>
                              <a:gd name="T158" fmla="+- 0 2043 984"/>
                              <a:gd name="T159" fmla="*/ 2043 h 1100"/>
                              <a:gd name="T160" fmla="+- 0 8729 6606"/>
                              <a:gd name="T161" fmla="*/ T160 w 2754"/>
                              <a:gd name="T162" fmla="+- 0 2043 984"/>
                              <a:gd name="T163" fmla="*/ 2043 h 1100"/>
                              <a:gd name="T164" fmla="+- 0 8687 6606"/>
                              <a:gd name="T165" fmla="*/ T164 w 2754"/>
                              <a:gd name="T166" fmla="+- 0 2000 984"/>
                              <a:gd name="T167" fmla="*/ 2000 h 1100"/>
                              <a:gd name="T168" fmla="+- 0 9199 6606"/>
                              <a:gd name="T169" fmla="*/ T168 w 2754"/>
                              <a:gd name="T170" fmla="+- 0 1982 984"/>
                              <a:gd name="T171" fmla="*/ 1982 h 1100"/>
                              <a:gd name="T172" fmla="+- 0 9222 6606"/>
                              <a:gd name="T173" fmla="*/ T172 w 2754"/>
                              <a:gd name="T174" fmla="+- 0 1925 984"/>
                              <a:gd name="T175" fmla="*/ 1925 h 1100"/>
                              <a:gd name="T176" fmla="+- 0 9279 6606"/>
                              <a:gd name="T177" fmla="*/ T176 w 2754"/>
                              <a:gd name="T178" fmla="+- 0 1902 984"/>
                              <a:gd name="T179" fmla="*/ 1902 h 1100"/>
                              <a:gd name="T180" fmla="+- 0 9336 6606"/>
                              <a:gd name="T181" fmla="*/ T180 w 2754"/>
                              <a:gd name="T182" fmla="+- 0 1925 984"/>
                              <a:gd name="T183" fmla="*/ 1925 h 1100"/>
                              <a:gd name="T184" fmla="+- 0 9360 6606"/>
                              <a:gd name="T185" fmla="*/ T184 w 2754"/>
                              <a:gd name="T186" fmla="+- 0 1982 984"/>
                              <a:gd name="T187" fmla="*/ 1982 h 1100"/>
                              <a:gd name="T188" fmla="+- 0 9336 6606"/>
                              <a:gd name="T189" fmla="*/ T188 w 2754"/>
                              <a:gd name="T190" fmla="+- 0 2039 984"/>
                              <a:gd name="T191" fmla="*/ 2039 h 1100"/>
                              <a:gd name="T192" fmla="+- 0 9279 6606"/>
                              <a:gd name="T193" fmla="*/ T192 w 2754"/>
                              <a:gd name="T194" fmla="+- 0 2063 984"/>
                              <a:gd name="T195" fmla="*/ 2063 h 1100"/>
                              <a:gd name="T196" fmla="+- 0 9222 6606"/>
                              <a:gd name="T197" fmla="*/ T196 w 2754"/>
                              <a:gd name="T198" fmla="+- 0 2039 984"/>
                              <a:gd name="T199" fmla="*/ 2039 h 1100"/>
                              <a:gd name="T200" fmla="+- 0 9199 6606"/>
                              <a:gd name="T201" fmla="*/ T200 w 2754"/>
                              <a:gd name="T202" fmla="+- 0 1982 984"/>
                              <a:gd name="T203" fmla="*/ 1982 h 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1100">
                                <a:moveTo>
                                  <a:pt x="0" y="80"/>
                                </a:moveTo>
                                <a:lnTo>
                                  <a:pt x="6" y="49"/>
                                </a:lnTo>
                                <a:lnTo>
                                  <a:pt x="23" y="23"/>
                                </a:lnTo>
                                <a:lnTo>
                                  <a:pt x="49" y="6"/>
                                </a:lnTo>
                                <a:lnTo>
                                  <a:pt x="80" y="0"/>
                                </a:lnTo>
                                <a:lnTo>
                                  <a:pt x="112" y="6"/>
                                </a:lnTo>
                                <a:lnTo>
                                  <a:pt x="137" y="23"/>
                                </a:lnTo>
                                <a:lnTo>
                                  <a:pt x="154" y="49"/>
                                </a:lnTo>
                                <a:lnTo>
                                  <a:pt x="161" y="80"/>
                                </a:lnTo>
                                <a:lnTo>
                                  <a:pt x="154" y="111"/>
                                </a:lnTo>
                                <a:lnTo>
                                  <a:pt x="137" y="137"/>
                                </a:lnTo>
                                <a:lnTo>
                                  <a:pt x="112" y="154"/>
                                </a:lnTo>
                                <a:lnTo>
                                  <a:pt x="80" y="160"/>
                                </a:lnTo>
                                <a:lnTo>
                                  <a:pt x="49" y="154"/>
                                </a:lnTo>
                                <a:lnTo>
                                  <a:pt x="23" y="137"/>
                                </a:lnTo>
                                <a:lnTo>
                                  <a:pt x="6" y="111"/>
                                </a:lnTo>
                                <a:lnTo>
                                  <a:pt x="0" y="80"/>
                                </a:lnTo>
                                <a:moveTo>
                                  <a:pt x="518" y="526"/>
                                </a:moveTo>
                                <a:lnTo>
                                  <a:pt x="525" y="494"/>
                                </a:lnTo>
                                <a:lnTo>
                                  <a:pt x="542" y="469"/>
                                </a:lnTo>
                                <a:lnTo>
                                  <a:pt x="568" y="452"/>
                                </a:lnTo>
                                <a:lnTo>
                                  <a:pt x="599" y="445"/>
                                </a:lnTo>
                                <a:lnTo>
                                  <a:pt x="630" y="452"/>
                                </a:lnTo>
                                <a:lnTo>
                                  <a:pt x="656" y="469"/>
                                </a:lnTo>
                                <a:lnTo>
                                  <a:pt x="673" y="494"/>
                                </a:lnTo>
                                <a:lnTo>
                                  <a:pt x="679" y="526"/>
                                </a:lnTo>
                                <a:lnTo>
                                  <a:pt x="673" y="557"/>
                                </a:lnTo>
                                <a:lnTo>
                                  <a:pt x="656" y="582"/>
                                </a:lnTo>
                                <a:lnTo>
                                  <a:pt x="630" y="600"/>
                                </a:lnTo>
                                <a:lnTo>
                                  <a:pt x="599" y="606"/>
                                </a:lnTo>
                                <a:lnTo>
                                  <a:pt x="568" y="600"/>
                                </a:lnTo>
                                <a:lnTo>
                                  <a:pt x="542" y="582"/>
                                </a:lnTo>
                                <a:lnTo>
                                  <a:pt x="525" y="557"/>
                                </a:lnTo>
                                <a:lnTo>
                                  <a:pt x="518" y="526"/>
                                </a:lnTo>
                                <a:moveTo>
                                  <a:pt x="1037" y="890"/>
                                </a:moveTo>
                                <a:lnTo>
                                  <a:pt x="1043" y="859"/>
                                </a:lnTo>
                                <a:lnTo>
                                  <a:pt x="1061" y="833"/>
                                </a:lnTo>
                                <a:lnTo>
                                  <a:pt x="1086" y="816"/>
                                </a:lnTo>
                                <a:lnTo>
                                  <a:pt x="1117" y="810"/>
                                </a:lnTo>
                                <a:lnTo>
                                  <a:pt x="1149" y="816"/>
                                </a:lnTo>
                                <a:lnTo>
                                  <a:pt x="1174" y="833"/>
                                </a:lnTo>
                                <a:lnTo>
                                  <a:pt x="1192" y="859"/>
                                </a:lnTo>
                                <a:lnTo>
                                  <a:pt x="1198" y="890"/>
                                </a:lnTo>
                                <a:lnTo>
                                  <a:pt x="1192" y="921"/>
                                </a:lnTo>
                                <a:lnTo>
                                  <a:pt x="1174" y="947"/>
                                </a:lnTo>
                                <a:lnTo>
                                  <a:pt x="1149" y="964"/>
                                </a:lnTo>
                                <a:lnTo>
                                  <a:pt x="1117" y="971"/>
                                </a:lnTo>
                                <a:lnTo>
                                  <a:pt x="1086" y="964"/>
                                </a:lnTo>
                                <a:lnTo>
                                  <a:pt x="1061" y="947"/>
                                </a:lnTo>
                                <a:lnTo>
                                  <a:pt x="1043" y="921"/>
                                </a:lnTo>
                                <a:lnTo>
                                  <a:pt x="1037" y="890"/>
                                </a:lnTo>
                                <a:moveTo>
                                  <a:pt x="1556" y="1019"/>
                                </a:moveTo>
                                <a:lnTo>
                                  <a:pt x="1562" y="987"/>
                                </a:lnTo>
                                <a:lnTo>
                                  <a:pt x="1579" y="962"/>
                                </a:lnTo>
                                <a:lnTo>
                                  <a:pt x="1605" y="944"/>
                                </a:lnTo>
                                <a:lnTo>
                                  <a:pt x="1636" y="938"/>
                                </a:lnTo>
                                <a:lnTo>
                                  <a:pt x="1667" y="944"/>
                                </a:lnTo>
                                <a:lnTo>
                                  <a:pt x="1693" y="962"/>
                                </a:lnTo>
                                <a:lnTo>
                                  <a:pt x="1710" y="987"/>
                                </a:lnTo>
                                <a:lnTo>
                                  <a:pt x="1716" y="1019"/>
                                </a:lnTo>
                                <a:lnTo>
                                  <a:pt x="1710" y="1050"/>
                                </a:lnTo>
                                <a:lnTo>
                                  <a:pt x="1693" y="1075"/>
                                </a:lnTo>
                                <a:lnTo>
                                  <a:pt x="1667" y="1093"/>
                                </a:lnTo>
                                <a:lnTo>
                                  <a:pt x="1636" y="1099"/>
                                </a:lnTo>
                                <a:lnTo>
                                  <a:pt x="1605" y="1093"/>
                                </a:lnTo>
                                <a:lnTo>
                                  <a:pt x="1579" y="1075"/>
                                </a:lnTo>
                                <a:lnTo>
                                  <a:pt x="1562" y="1050"/>
                                </a:lnTo>
                                <a:lnTo>
                                  <a:pt x="1556" y="1019"/>
                                </a:lnTo>
                                <a:moveTo>
                                  <a:pt x="2074" y="985"/>
                                </a:moveTo>
                                <a:lnTo>
                                  <a:pt x="2081" y="954"/>
                                </a:lnTo>
                                <a:lnTo>
                                  <a:pt x="2098" y="928"/>
                                </a:lnTo>
                                <a:lnTo>
                                  <a:pt x="2123" y="911"/>
                                </a:lnTo>
                                <a:lnTo>
                                  <a:pt x="2155" y="904"/>
                                </a:lnTo>
                                <a:lnTo>
                                  <a:pt x="2186" y="911"/>
                                </a:lnTo>
                                <a:lnTo>
                                  <a:pt x="2211" y="928"/>
                                </a:lnTo>
                                <a:lnTo>
                                  <a:pt x="2229" y="954"/>
                                </a:lnTo>
                                <a:lnTo>
                                  <a:pt x="2235" y="985"/>
                                </a:lnTo>
                                <a:lnTo>
                                  <a:pt x="2229" y="1016"/>
                                </a:lnTo>
                                <a:lnTo>
                                  <a:pt x="2211" y="1042"/>
                                </a:lnTo>
                                <a:lnTo>
                                  <a:pt x="2186" y="1059"/>
                                </a:lnTo>
                                <a:lnTo>
                                  <a:pt x="2155" y="1065"/>
                                </a:lnTo>
                                <a:lnTo>
                                  <a:pt x="2123" y="1059"/>
                                </a:lnTo>
                                <a:lnTo>
                                  <a:pt x="2098" y="1042"/>
                                </a:lnTo>
                                <a:lnTo>
                                  <a:pt x="2081" y="1016"/>
                                </a:lnTo>
                                <a:lnTo>
                                  <a:pt x="2074" y="985"/>
                                </a:lnTo>
                                <a:moveTo>
                                  <a:pt x="2593" y="998"/>
                                </a:moveTo>
                                <a:lnTo>
                                  <a:pt x="2599" y="967"/>
                                </a:lnTo>
                                <a:lnTo>
                                  <a:pt x="2616" y="941"/>
                                </a:lnTo>
                                <a:lnTo>
                                  <a:pt x="2642" y="924"/>
                                </a:lnTo>
                                <a:lnTo>
                                  <a:pt x="2673" y="918"/>
                                </a:lnTo>
                                <a:lnTo>
                                  <a:pt x="2704" y="924"/>
                                </a:lnTo>
                                <a:lnTo>
                                  <a:pt x="2730" y="941"/>
                                </a:lnTo>
                                <a:lnTo>
                                  <a:pt x="2747" y="967"/>
                                </a:lnTo>
                                <a:lnTo>
                                  <a:pt x="2754" y="998"/>
                                </a:lnTo>
                                <a:lnTo>
                                  <a:pt x="2747" y="1030"/>
                                </a:lnTo>
                                <a:lnTo>
                                  <a:pt x="2730" y="1055"/>
                                </a:lnTo>
                                <a:lnTo>
                                  <a:pt x="2704" y="1072"/>
                                </a:lnTo>
                                <a:lnTo>
                                  <a:pt x="2673" y="1079"/>
                                </a:lnTo>
                                <a:lnTo>
                                  <a:pt x="2642" y="1072"/>
                                </a:lnTo>
                                <a:lnTo>
                                  <a:pt x="2616" y="1055"/>
                                </a:lnTo>
                                <a:lnTo>
                                  <a:pt x="2599" y="1030"/>
                                </a:lnTo>
                                <a:lnTo>
                                  <a:pt x="2593" y="998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AutoShape 353"/>
                        <wps:cNvSpPr>
                          <a:spLocks/>
                        </wps:cNvSpPr>
                        <wps:spPr bwMode="auto">
                          <a:xfrm>
                            <a:off x="6623" y="990"/>
                            <a:ext cx="2754" cy="1107"/>
                          </a:xfrm>
                          <a:custGeom>
                            <a:avLst/>
                            <a:gdLst>
                              <a:gd name="T0" fmla="+- 0 6629 6623"/>
                              <a:gd name="T1" fmla="*/ T0 w 2754"/>
                              <a:gd name="T2" fmla="+- 0 1040 990"/>
                              <a:gd name="T3" fmla="*/ 1040 h 1107"/>
                              <a:gd name="T4" fmla="+- 0 6672 6623"/>
                              <a:gd name="T5" fmla="*/ T4 w 2754"/>
                              <a:gd name="T6" fmla="+- 0 997 990"/>
                              <a:gd name="T7" fmla="*/ 997 h 1107"/>
                              <a:gd name="T8" fmla="+- 0 6735 6623"/>
                              <a:gd name="T9" fmla="*/ T8 w 2754"/>
                              <a:gd name="T10" fmla="+- 0 997 990"/>
                              <a:gd name="T11" fmla="*/ 997 h 1107"/>
                              <a:gd name="T12" fmla="+- 0 6778 6623"/>
                              <a:gd name="T13" fmla="*/ T12 w 2754"/>
                              <a:gd name="T14" fmla="+- 0 1040 990"/>
                              <a:gd name="T15" fmla="*/ 1040 h 1107"/>
                              <a:gd name="T16" fmla="+- 0 6778 6623"/>
                              <a:gd name="T17" fmla="*/ T16 w 2754"/>
                              <a:gd name="T18" fmla="+- 0 1102 990"/>
                              <a:gd name="T19" fmla="*/ 1102 h 1107"/>
                              <a:gd name="T20" fmla="+- 0 6735 6623"/>
                              <a:gd name="T21" fmla="*/ T20 w 2754"/>
                              <a:gd name="T22" fmla="+- 0 1145 990"/>
                              <a:gd name="T23" fmla="*/ 1145 h 1107"/>
                              <a:gd name="T24" fmla="+- 0 6672 6623"/>
                              <a:gd name="T25" fmla="*/ T24 w 2754"/>
                              <a:gd name="T26" fmla="+- 0 1145 990"/>
                              <a:gd name="T27" fmla="*/ 1145 h 1107"/>
                              <a:gd name="T28" fmla="+- 0 6629 6623"/>
                              <a:gd name="T29" fmla="*/ T28 w 2754"/>
                              <a:gd name="T30" fmla="+- 0 1102 990"/>
                              <a:gd name="T31" fmla="*/ 1102 h 1107"/>
                              <a:gd name="T32" fmla="+- 0 7142 6623"/>
                              <a:gd name="T33" fmla="*/ T32 w 2754"/>
                              <a:gd name="T34" fmla="+- 0 1476 990"/>
                              <a:gd name="T35" fmla="*/ 1476 h 1107"/>
                              <a:gd name="T36" fmla="+- 0 7165 6623"/>
                              <a:gd name="T37" fmla="*/ T36 w 2754"/>
                              <a:gd name="T38" fmla="+- 0 1419 990"/>
                              <a:gd name="T39" fmla="*/ 1419 h 1107"/>
                              <a:gd name="T40" fmla="+- 0 7222 6623"/>
                              <a:gd name="T41" fmla="*/ T40 w 2754"/>
                              <a:gd name="T42" fmla="+- 0 1396 990"/>
                              <a:gd name="T43" fmla="*/ 1396 h 1107"/>
                              <a:gd name="T44" fmla="+- 0 7279 6623"/>
                              <a:gd name="T45" fmla="*/ T44 w 2754"/>
                              <a:gd name="T46" fmla="+- 0 1419 990"/>
                              <a:gd name="T47" fmla="*/ 1419 h 1107"/>
                              <a:gd name="T48" fmla="+- 0 7303 6623"/>
                              <a:gd name="T49" fmla="*/ T48 w 2754"/>
                              <a:gd name="T50" fmla="+- 0 1476 990"/>
                              <a:gd name="T51" fmla="*/ 1476 h 1107"/>
                              <a:gd name="T52" fmla="+- 0 7279 6623"/>
                              <a:gd name="T53" fmla="*/ T52 w 2754"/>
                              <a:gd name="T54" fmla="+- 0 1533 990"/>
                              <a:gd name="T55" fmla="*/ 1533 h 1107"/>
                              <a:gd name="T56" fmla="+- 0 7222 6623"/>
                              <a:gd name="T57" fmla="*/ T56 w 2754"/>
                              <a:gd name="T58" fmla="+- 0 1556 990"/>
                              <a:gd name="T59" fmla="*/ 1556 h 1107"/>
                              <a:gd name="T60" fmla="+- 0 7165 6623"/>
                              <a:gd name="T61" fmla="*/ T60 w 2754"/>
                              <a:gd name="T62" fmla="+- 0 1533 990"/>
                              <a:gd name="T63" fmla="*/ 1533 h 1107"/>
                              <a:gd name="T64" fmla="+- 0 7142 6623"/>
                              <a:gd name="T65" fmla="*/ T64 w 2754"/>
                              <a:gd name="T66" fmla="+- 0 1476 990"/>
                              <a:gd name="T67" fmla="*/ 1476 h 1107"/>
                              <a:gd name="T68" fmla="+- 0 7667 6623"/>
                              <a:gd name="T69" fmla="*/ T68 w 2754"/>
                              <a:gd name="T70" fmla="+- 0 1836 990"/>
                              <a:gd name="T71" fmla="*/ 1836 h 1107"/>
                              <a:gd name="T72" fmla="+- 0 7709 6623"/>
                              <a:gd name="T73" fmla="*/ T72 w 2754"/>
                              <a:gd name="T74" fmla="+- 0 1793 990"/>
                              <a:gd name="T75" fmla="*/ 1793 h 1107"/>
                              <a:gd name="T76" fmla="+- 0 7772 6623"/>
                              <a:gd name="T77" fmla="*/ T76 w 2754"/>
                              <a:gd name="T78" fmla="+- 0 1793 990"/>
                              <a:gd name="T79" fmla="*/ 1793 h 1107"/>
                              <a:gd name="T80" fmla="+- 0 7815 6623"/>
                              <a:gd name="T81" fmla="*/ T80 w 2754"/>
                              <a:gd name="T82" fmla="+- 0 1836 990"/>
                              <a:gd name="T83" fmla="*/ 1836 h 1107"/>
                              <a:gd name="T84" fmla="+- 0 7815 6623"/>
                              <a:gd name="T85" fmla="*/ T84 w 2754"/>
                              <a:gd name="T86" fmla="+- 0 1899 990"/>
                              <a:gd name="T87" fmla="*/ 1899 h 1107"/>
                              <a:gd name="T88" fmla="+- 0 7772 6623"/>
                              <a:gd name="T89" fmla="*/ T88 w 2754"/>
                              <a:gd name="T90" fmla="+- 0 1942 990"/>
                              <a:gd name="T91" fmla="*/ 1942 h 1107"/>
                              <a:gd name="T92" fmla="+- 0 7709 6623"/>
                              <a:gd name="T93" fmla="*/ T92 w 2754"/>
                              <a:gd name="T94" fmla="+- 0 1942 990"/>
                              <a:gd name="T95" fmla="*/ 1942 h 1107"/>
                              <a:gd name="T96" fmla="+- 0 7667 6623"/>
                              <a:gd name="T97" fmla="*/ T96 w 2754"/>
                              <a:gd name="T98" fmla="+- 0 1899 990"/>
                              <a:gd name="T99" fmla="*/ 1899 h 1107"/>
                              <a:gd name="T100" fmla="+- 0 8179 6623"/>
                              <a:gd name="T101" fmla="*/ T100 w 2754"/>
                              <a:gd name="T102" fmla="+- 0 1982 990"/>
                              <a:gd name="T103" fmla="*/ 1982 h 1107"/>
                              <a:gd name="T104" fmla="+- 0 8202 6623"/>
                              <a:gd name="T105" fmla="*/ T104 w 2754"/>
                              <a:gd name="T106" fmla="+- 0 1925 990"/>
                              <a:gd name="T107" fmla="*/ 1925 h 1107"/>
                              <a:gd name="T108" fmla="+- 0 8259 6623"/>
                              <a:gd name="T109" fmla="*/ T108 w 2754"/>
                              <a:gd name="T110" fmla="+- 0 1902 990"/>
                              <a:gd name="T111" fmla="*/ 1902 h 1107"/>
                              <a:gd name="T112" fmla="+- 0 8316 6623"/>
                              <a:gd name="T113" fmla="*/ T112 w 2754"/>
                              <a:gd name="T114" fmla="+- 0 1925 990"/>
                              <a:gd name="T115" fmla="*/ 1925 h 1107"/>
                              <a:gd name="T116" fmla="+- 0 8340 6623"/>
                              <a:gd name="T117" fmla="*/ T116 w 2754"/>
                              <a:gd name="T118" fmla="+- 0 1982 990"/>
                              <a:gd name="T119" fmla="*/ 1982 h 1107"/>
                              <a:gd name="T120" fmla="+- 0 8316 6623"/>
                              <a:gd name="T121" fmla="*/ T120 w 2754"/>
                              <a:gd name="T122" fmla="+- 0 2039 990"/>
                              <a:gd name="T123" fmla="*/ 2039 h 1107"/>
                              <a:gd name="T124" fmla="+- 0 8259 6623"/>
                              <a:gd name="T125" fmla="*/ T124 w 2754"/>
                              <a:gd name="T126" fmla="+- 0 2063 990"/>
                              <a:gd name="T127" fmla="*/ 2063 h 1107"/>
                              <a:gd name="T128" fmla="+- 0 8202 6623"/>
                              <a:gd name="T129" fmla="*/ T128 w 2754"/>
                              <a:gd name="T130" fmla="+- 0 2039 990"/>
                              <a:gd name="T131" fmla="*/ 2039 h 1107"/>
                              <a:gd name="T132" fmla="+- 0 8179 6623"/>
                              <a:gd name="T133" fmla="*/ T132 w 2754"/>
                              <a:gd name="T134" fmla="+- 0 1982 990"/>
                              <a:gd name="T135" fmla="*/ 1982 h 1107"/>
                              <a:gd name="T136" fmla="+- 0 8704 6623"/>
                              <a:gd name="T137" fmla="*/ T136 w 2754"/>
                              <a:gd name="T138" fmla="+- 0 1985 990"/>
                              <a:gd name="T139" fmla="*/ 1985 h 1107"/>
                              <a:gd name="T140" fmla="+- 0 8747 6623"/>
                              <a:gd name="T141" fmla="*/ T140 w 2754"/>
                              <a:gd name="T142" fmla="+- 0 1942 990"/>
                              <a:gd name="T143" fmla="*/ 1942 h 1107"/>
                              <a:gd name="T144" fmla="+- 0 8809 6623"/>
                              <a:gd name="T145" fmla="*/ T144 w 2754"/>
                              <a:gd name="T146" fmla="+- 0 1942 990"/>
                              <a:gd name="T147" fmla="*/ 1942 h 1107"/>
                              <a:gd name="T148" fmla="+- 0 8852 6623"/>
                              <a:gd name="T149" fmla="*/ T148 w 2754"/>
                              <a:gd name="T150" fmla="+- 0 1985 990"/>
                              <a:gd name="T151" fmla="*/ 1985 h 1107"/>
                              <a:gd name="T152" fmla="+- 0 8852 6623"/>
                              <a:gd name="T153" fmla="*/ T152 w 2754"/>
                              <a:gd name="T154" fmla="+- 0 2047 990"/>
                              <a:gd name="T155" fmla="*/ 2047 h 1107"/>
                              <a:gd name="T156" fmla="+- 0 8809 6623"/>
                              <a:gd name="T157" fmla="*/ T156 w 2754"/>
                              <a:gd name="T158" fmla="+- 0 2090 990"/>
                              <a:gd name="T159" fmla="*/ 2090 h 1107"/>
                              <a:gd name="T160" fmla="+- 0 8747 6623"/>
                              <a:gd name="T161" fmla="*/ T160 w 2754"/>
                              <a:gd name="T162" fmla="+- 0 2090 990"/>
                              <a:gd name="T163" fmla="*/ 2090 h 1107"/>
                              <a:gd name="T164" fmla="+- 0 8704 6623"/>
                              <a:gd name="T165" fmla="*/ T164 w 2754"/>
                              <a:gd name="T166" fmla="+- 0 2047 990"/>
                              <a:gd name="T167" fmla="*/ 2047 h 1107"/>
                              <a:gd name="T168" fmla="+- 0 9216 6623"/>
                              <a:gd name="T169" fmla="*/ T168 w 2754"/>
                              <a:gd name="T170" fmla="+- 0 1976 990"/>
                              <a:gd name="T171" fmla="*/ 1976 h 1107"/>
                              <a:gd name="T172" fmla="+- 0 9240 6623"/>
                              <a:gd name="T173" fmla="*/ T172 w 2754"/>
                              <a:gd name="T174" fmla="+- 0 1919 990"/>
                              <a:gd name="T175" fmla="*/ 1919 h 1107"/>
                              <a:gd name="T176" fmla="+- 0 9297 6623"/>
                              <a:gd name="T177" fmla="*/ T176 w 2754"/>
                              <a:gd name="T178" fmla="+- 0 1895 990"/>
                              <a:gd name="T179" fmla="*/ 1895 h 1107"/>
                              <a:gd name="T180" fmla="+- 0 9353 6623"/>
                              <a:gd name="T181" fmla="*/ T180 w 2754"/>
                              <a:gd name="T182" fmla="+- 0 1919 990"/>
                              <a:gd name="T183" fmla="*/ 1919 h 1107"/>
                              <a:gd name="T184" fmla="+- 0 9377 6623"/>
                              <a:gd name="T185" fmla="*/ T184 w 2754"/>
                              <a:gd name="T186" fmla="+- 0 1976 990"/>
                              <a:gd name="T187" fmla="*/ 1976 h 1107"/>
                              <a:gd name="T188" fmla="+- 0 9353 6623"/>
                              <a:gd name="T189" fmla="*/ T188 w 2754"/>
                              <a:gd name="T190" fmla="+- 0 2032 990"/>
                              <a:gd name="T191" fmla="*/ 2032 h 1107"/>
                              <a:gd name="T192" fmla="+- 0 9297 6623"/>
                              <a:gd name="T193" fmla="*/ T192 w 2754"/>
                              <a:gd name="T194" fmla="+- 0 2056 990"/>
                              <a:gd name="T195" fmla="*/ 2056 h 1107"/>
                              <a:gd name="T196" fmla="+- 0 9240 6623"/>
                              <a:gd name="T197" fmla="*/ T196 w 2754"/>
                              <a:gd name="T198" fmla="+- 0 2032 990"/>
                              <a:gd name="T199" fmla="*/ 2032 h 1107"/>
                              <a:gd name="T200" fmla="+- 0 9216 6623"/>
                              <a:gd name="T201" fmla="*/ T200 w 2754"/>
                              <a:gd name="T202" fmla="+- 0 1976 990"/>
                              <a:gd name="T203" fmla="*/ 1976 h 1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4" h="1107">
                                <a:moveTo>
                                  <a:pt x="0" y="81"/>
                                </a:moveTo>
                                <a:lnTo>
                                  <a:pt x="6" y="50"/>
                                </a:lnTo>
                                <a:lnTo>
                                  <a:pt x="24" y="24"/>
                                </a:lnTo>
                                <a:lnTo>
                                  <a:pt x="49" y="7"/>
                                </a:lnTo>
                                <a:lnTo>
                                  <a:pt x="81" y="0"/>
                                </a:lnTo>
                                <a:lnTo>
                                  <a:pt x="112" y="7"/>
                                </a:lnTo>
                                <a:lnTo>
                                  <a:pt x="137" y="24"/>
                                </a:lnTo>
                                <a:lnTo>
                                  <a:pt x="155" y="50"/>
                                </a:lnTo>
                                <a:lnTo>
                                  <a:pt x="161" y="81"/>
                                </a:lnTo>
                                <a:lnTo>
                                  <a:pt x="155" y="112"/>
                                </a:lnTo>
                                <a:lnTo>
                                  <a:pt x="137" y="138"/>
                                </a:lnTo>
                                <a:lnTo>
                                  <a:pt x="112" y="155"/>
                                </a:lnTo>
                                <a:lnTo>
                                  <a:pt x="81" y="161"/>
                                </a:lnTo>
                                <a:lnTo>
                                  <a:pt x="49" y="155"/>
                                </a:lnTo>
                                <a:lnTo>
                                  <a:pt x="24" y="138"/>
                                </a:lnTo>
                                <a:lnTo>
                                  <a:pt x="6" y="112"/>
                                </a:lnTo>
                                <a:lnTo>
                                  <a:pt x="0" y="81"/>
                                </a:lnTo>
                                <a:moveTo>
                                  <a:pt x="519" y="486"/>
                                </a:moveTo>
                                <a:lnTo>
                                  <a:pt x="525" y="455"/>
                                </a:lnTo>
                                <a:lnTo>
                                  <a:pt x="542" y="429"/>
                                </a:lnTo>
                                <a:lnTo>
                                  <a:pt x="568" y="412"/>
                                </a:lnTo>
                                <a:lnTo>
                                  <a:pt x="599" y="406"/>
                                </a:lnTo>
                                <a:lnTo>
                                  <a:pt x="630" y="412"/>
                                </a:lnTo>
                                <a:lnTo>
                                  <a:pt x="656" y="429"/>
                                </a:lnTo>
                                <a:lnTo>
                                  <a:pt x="673" y="455"/>
                                </a:lnTo>
                                <a:lnTo>
                                  <a:pt x="680" y="486"/>
                                </a:lnTo>
                                <a:lnTo>
                                  <a:pt x="673" y="517"/>
                                </a:lnTo>
                                <a:lnTo>
                                  <a:pt x="656" y="543"/>
                                </a:lnTo>
                                <a:lnTo>
                                  <a:pt x="630" y="560"/>
                                </a:lnTo>
                                <a:lnTo>
                                  <a:pt x="599" y="566"/>
                                </a:lnTo>
                                <a:lnTo>
                                  <a:pt x="568" y="560"/>
                                </a:lnTo>
                                <a:lnTo>
                                  <a:pt x="542" y="543"/>
                                </a:lnTo>
                                <a:lnTo>
                                  <a:pt x="525" y="517"/>
                                </a:lnTo>
                                <a:lnTo>
                                  <a:pt x="519" y="486"/>
                                </a:lnTo>
                                <a:moveTo>
                                  <a:pt x="1037" y="878"/>
                                </a:moveTo>
                                <a:lnTo>
                                  <a:pt x="1044" y="846"/>
                                </a:lnTo>
                                <a:lnTo>
                                  <a:pt x="1061" y="821"/>
                                </a:lnTo>
                                <a:lnTo>
                                  <a:pt x="1086" y="803"/>
                                </a:lnTo>
                                <a:lnTo>
                                  <a:pt x="1118" y="797"/>
                                </a:lnTo>
                                <a:lnTo>
                                  <a:pt x="1149" y="803"/>
                                </a:lnTo>
                                <a:lnTo>
                                  <a:pt x="1175" y="821"/>
                                </a:lnTo>
                                <a:lnTo>
                                  <a:pt x="1192" y="846"/>
                                </a:lnTo>
                                <a:lnTo>
                                  <a:pt x="1198" y="878"/>
                                </a:lnTo>
                                <a:lnTo>
                                  <a:pt x="1192" y="909"/>
                                </a:lnTo>
                                <a:lnTo>
                                  <a:pt x="1175" y="934"/>
                                </a:lnTo>
                                <a:lnTo>
                                  <a:pt x="1149" y="952"/>
                                </a:lnTo>
                                <a:lnTo>
                                  <a:pt x="1118" y="958"/>
                                </a:lnTo>
                                <a:lnTo>
                                  <a:pt x="1086" y="952"/>
                                </a:lnTo>
                                <a:lnTo>
                                  <a:pt x="1061" y="934"/>
                                </a:lnTo>
                                <a:lnTo>
                                  <a:pt x="1044" y="909"/>
                                </a:lnTo>
                                <a:lnTo>
                                  <a:pt x="1037" y="878"/>
                                </a:lnTo>
                                <a:moveTo>
                                  <a:pt x="1556" y="992"/>
                                </a:moveTo>
                                <a:lnTo>
                                  <a:pt x="1562" y="961"/>
                                </a:lnTo>
                                <a:lnTo>
                                  <a:pt x="1579" y="935"/>
                                </a:lnTo>
                                <a:lnTo>
                                  <a:pt x="1605" y="918"/>
                                </a:lnTo>
                                <a:lnTo>
                                  <a:pt x="1636" y="912"/>
                                </a:lnTo>
                                <a:lnTo>
                                  <a:pt x="1668" y="918"/>
                                </a:lnTo>
                                <a:lnTo>
                                  <a:pt x="1693" y="935"/>
                                </a:lnTo>
                                <a:lnTo>
                                  <a:pt x="1710" y="961"/>
                                </a:lnTo>
                                <a:lnTo>
                                  <a:pt x="1717" y="992"/>
                                </a:lnTo>
                                <a:lnTo>
                                  <a:pt x="1710" y="1024"/>
                                </a:lnTo>
                                <a:lnTo>
                                  <a:pt x="1693" y="1049"/>
                                </a:lnTo>
                                <a:lnTo>
                                  <a:pt x="1668" y="1066"/>
                                </a:lnTo>
                                <a:lnTo>
                                  <a:pt x="1636" y="1073"/>
                                </a:lnTo>
                                <a:lnTo>
                                  <a:pt x="1605" y="1066"/>
                                </a:lnTo>
                                <a:lnTo>
                                  <a:pt x="1579" y="1049"/>
                                </a:lnTo>
                                <a:lnTo>
                                  <a:pt x="1562" y="1024"/>
                                </a:lnTo>
                                <a:lnTo>
                                  <a:pt x="1556" y="992"/>
                                </a:lnTo>
                                <a:moveTo>
                                  <a:pt x="2074" y="1026"/>
                                </a:moveTo>
                                <a:lnTo>
                                  <a:pt x="2081" y="995"/>
                                </a:lnTo>
                                <a:lnTo>
                                  <a:pt x="2098" y="969"/>
                                </a:lnTo>
                                <a:lnTo>
                                  <a:pt x="2124" y="952"/>
                                </a:lnTo>
                                <a:lnTo>
                                  <a:pt x="2155" y="946"/>
                                </a:lnTo>
                                <a:lnTo>
                                  <a:pt x="2186" y="952"/>
                                </a:lnTo>
                                <a:lnTo>
                                  <a:pt x="2212" y="969"/>
                                </a:lnTo>
                                <a:lnTo>
                                  <a:pt x="2229" y="995"/>
                                </a:lnTo>
                                <a:lnTo>
                                  <a:pt x="2235" y="1026"/>
                                </a:lnTo>
                                <a:lnTo>
                                  <a:pt x="2229" y="1057"/>
                                </a:lnTo>
                                <a:lnTo>
                                  <a:pt x="2212" y="1083"/>
                                </a:lnTo>
                                <a:lnTo>
                                  <a:pt x="2186" y="1100"/>
                                </a:lnTo>
                                <a:lnTo>
                                  <a:pt x="2155" y="1107"/>
                                </a:lnTo>
                                <a:lnTo>
                                  <a:pt x="2124" y="1100"/>
                                </a:lnTo>
                                <a:lnTo>
                                  <a:pt x="2098" y="1083"/>
                                </a:lnTo>
                                <a:lnTo>
                                  <a:pt x="2081" y="1057"/>
                                </a:lnTo>
                                <a:lnTo>
                                  <a:pt x="2074" y="1026"/>
                                </a:lnTo>
                                <a:moveTo>
                                  <a:pt x="2593" y="986"/>
                                </a:moveTo>
                                <a:lnTo>
                                  <a:pt x="2599" y="954"/>
                                </a:lnTo>
                                <a:lnTo>
                                  <a:pt x="2617" y="929"/>
                                </a:lnTo>
                                <a:lnTo>
                                  <a:pt x="2642" y="911"/>
                                </a:lnTo>
                                <a:lnTo>
                                  <a:pt x="2674" y="905"/>
                                </a:lnTo>
                                <a:lnTo>
                                  <a:pt x="2705" y="911"/>
                                </a:lnTo>
                                <a:lnTo>
                                  <a:pt x="2730" y="929"/>
                                </a:lnTo>
                                <a:lnTo>
                                  <a:pt x="2748" y="954"/>
                                </a:lnTo>
                                <a:lnTo>
                                  <a:pt x="2754" y="986"/>
                                </a:lnTo>
                                <a:lnTo>
                                  <a:pt x="2748" y="1017"/>
                                </a:lnTo>
                                <a:lnTo>
                                  <a:pt x="2730" y="1042"/>
                                </a:lnTo>
                                <a:lnTo>
                                  <a:pt x="2705" y="1060"/>
                                </a:lnTo>
                                <a:lnTo>
                                  <a:pt x="2674" y="1066"/>
                                </a:lnTo>
                                <a:lnTo>
                                  <a:pt x="2642" y="1060"/>
                                </a:lnTo>
                                <a:lnTo>
                                  <a:pt x="2617" y="1042"/>
                                </a:lnTo>
                                <a:lnTo>
                                  <a:pt x="2599" y="1017"/>
                                </a:lnTo>
                                <a:lnTo>
                                  <a:pt x="2593" y="986"/>
                                </a:lnTo>
                              </a:path>
                            </a:pathLst>
                          </a:custGeom>
                          <a:noFill/>
                          <a:ln w="14192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EAA1C" id="Group 352" o:spid="_x0000_s1026" style="position:absolute;margin-left:317.45pt;margin-top:3.9pt;width:160.8pt;height:111.4pt;z-index:15768576;mso-position-horizontal-relative:page" coordorigin="6349,78" coordsize="3216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">
                <v:shape id="AutoShape 368" o:spid="_x0000_s1027" style="position:absolute;left:6349;top:517;width:3216;height:1351;visibility:visible;mso-wrap-style:square;v-text-anchor:top" coordsize="3216,1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" path="m,1351r3215,m,675r3215,m,l3215,e" filled="f" strokecolor="#ebebeb" strokeweight=".1194mm">
                  <v:path arrowok="t" o:connecttype="custom" o:connectlocs="0,1868;3215,1868;0,1192;3215,1192;0,517;3215,517" o:connectangles="0,0,0,0,0,0"/>
                </v:shape>
                <v:shape id="AutoShape 367" o:spid="_x0000_s1028" style="position:absolute;left:6349;top:78;width:3216;height:2228;visibility:visible;mso-wrap-style:square;v-text-anchor:top" coordsize="3216,2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" path="m,2127r3215,m,1452r3215,m,777r3215,m,102r3215,m311,2228l311,m830,2228l830,t518,2228l1348,t519,2228l1867,t519,2228l2386,t518,2228l2904,e" filled="f" strokecolor="#ebebeb" strokeweight=".23719mm">
                  <v:path arrowok="t" o:connecttype="custom" o:connectlocs="0,2205;3215,2205;0,1530;3215,1530;0,855;3215,855;0,180;3215,180;311,2306;311,78;830,2306;830,78;1348,2306;1348,78;1867,2306;1867,78;2386,2306;2386,78;2904,2306;2904,78" o:connectangles="0,0,0,0,0,0,0,0,0,0,0,0,0,0,0,0,0,0,0,0"/>
                </v:shape>
                <v:shape id="AutoShape 366" o:spid="_x0000_s1029" style="position:absolute;left:6579;top:1044;width:2754;height:1100;visibility:visible;mso-wrap-style:square;v-text-anchor:top" coordsize="2754,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" path="m,161l161,m,l161,161m518,425l679,264t-161,l679,425t358,236l1198,500t-161,l1198,661t358,412l1717,912t-161,l1717,1073t357,27l2235,939t-161,l2235,1100t358,l2754,939t-161,l2754,1100e" filled="f" strokeweight=".39422mm">
                  <v:path arrowok="t" o:connecttype="custom" o:connectlocs="0,1205;161,1044;0,1044;161,1205;518,1469;679,1308;518,1308;679,1469;1037,1705;1198,1544;1037,1544;1198,1705;1556,2117;1717,1956;1556,1956;1717,2117;2074,2144;2235,1983;2074,1983;2235,2144;2593,2144;2754,1983;2593,1983;2754,2144" o:connectangles="0,0,0,0,0,0,0,0,0,0,0,0,0,0,0,0,0,0,0,0,0,0,0,0"/>
                </v:shape>
                <v:shape id="AutoShape 365" o:spid="_x0000_s1030" style="position:absolute;left:6536;top:362;width:680;height:526;visibility:visible;mso-wrap-style:square;v-text-anchor:top" coordsize="680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" path="m,80l6,49,23,23,49,6,80,r31,6l137,23r17,26l161,80r-7,31l137,137r-26,17l80,160,49,154,23,137,6,111,,80m518,444r7,-31l542,388r25,-18l599,364r31,6l656,388r17,25l679,444r-6,32l656,501r-26,18l599,525r-32,-6l542,501,525,476r-7,-32e" filled="f" strokecolor="#000004" strokeweight=".39422mm">
                  <v:path arrowok="t" o:connecttype="custom" o:connectlocs="0,443;6,412;23,386;49,369;80,363;111,369;137,386;154,412;161,443;154,474;137,500;111,517;80,523;49,517;23,500;6,474;0,443;518,807;525,776;542,751;567,733;599,727;630,733;656,751;673,776;679,807;673,839;656,864;630,882;599,888;567,882;542,864;525,839;518,807" o:connectangles="0,0,0,0,0,0,0,0,0,0,0,0,0,0,0,0,0,0,0,0,0,0,0,0,0,0,0,0,0,0,0,0,0,0"/>
                </v:shape>
                <v:shape id="Picture 364" o:spid="_x0000_s1031" type="#_x0000_t75" style="position:absolute;left:7562;top:932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">
                  <v:imagedata r:id="rId27" o:title=""/>
                </v:shape>
                <v:shape id="AutoShape 363" o:spid="_x0000_s1032" style="position:absolute;left:8092;top:990;width:1199;height:182;visibility:visible;mso-wrap-style:square;v-text-anchor:top" coordsize="119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" path="m,81l7,50,24,24,50,7,81,r31,7l138,24r17,26l161,81r-6,31l138,138r-26,17l81,161,50,155,24,138,7,112,,81m519,94r6,-31l543,38,568,20r32,-6l631,20r25,18l674,63r6,31l674,126r-18,25l631,168r-31,7l568,168,543,151,525,126,519,94t519,7l1044,70r17,-26l1087,27r31,-6l1149,27r26,17l1192,70r6,31l1192,132r-17,26l1149,175r-31,7l1087,175r-26,-17l1044,132r-6,-31e" filled="f" strokecolor="#000004" strokeweight=".39422mm">
                  <v:path arrowok="t" o:connecttype="custom" o:connectlocs="0,1071;7,1040;24,1014;50,997;81,990;112,997;138,1014;155,1040;161,1071;155,1102;138,1128;112,1145;81,1151;50,1145;24,1128;7,1102;0,1071;519,1084;525,1053;543,1028;568,1010;600,1004;631,1010;656,1028;674,1053;680,1084;674,1116;656,1141;631,1158;600,1165;568,1158;543,1141;525,1116;519,1084;1038,1091;1044,1060;1061,1034;1087,1017;1118,1011;1149,1017;1175,1034;1192,1060;1198,1091;1192,1122;1175,1148;1149,1165;1118,1172;1087,1165;1061,1148;1044,1122;1038,1091" o:connectangles="0,0,0,0,0,0,0,0,0,0,0,0,0,0,0,0,0,0,0,0,0,0,0,0,0,0,0,0,0,0,0,0,0,0,0,0,0,0,0,0,0,0,0,0,0,0,0,0,0,0,0"/>
                </v:shape>
                <v:shape id="AutoShape 362" o:spid="_x0000_s1033" style="position:absolute;left:6553;top:544;width:680;height:485;visibility:visible;mso-wrap-style:square;v-text-anchor:top" coordsize="680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" path="m,80l6,49,24,23,49,6,80,r32,6l137,23r17,26l161,80r-7,31l137,137r-25,17l80,161,49,154,24,137,6,111,,80m519,404r6,-31l542,348r26,-18l599,324r31,6l656,348r17,25l679,404r-6,32l656,461r-26,17l599,485r-31,-7l542,461,525,436r-6,-32e" filled="f" strokecolor="#3b0f70" strokeweight=".39422mm">
                  <v:path arrowok="t" o:connecttype="custom" o:connectlocs="0,625;6,594;24,568;49,551;80,545;112,551;137,568;154,594;161,625;154,656;137,682;112,699;80,706;49,699;24,682;6,656;0,625;519,949;525,918;542,893;568,875;599,869;630,875;656,893;673,918;679,949;673,981;656,1006;630,1023;599,1030;568,1023;542,1006;525,981;519,949" o:connectangles="0,0,0,0,0,0,0,0,0,0,0,0,0,0,0,0,0,0,0,0,0,0,0,0,0,0,0,0,0,0,0,0,0,0"/>
                </v:shape>
                <v:shape id="Picture 361" o:spid="_x0000_s1034" type="#_x0000_t75" style="position:absolute;left:7579;top:1181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">
                  <v:imagedata r:id="rId98" o:title=""/>
                </v:shape>
                <v:shape id="AutoShape 360" o:spid="_x0000_s1035" style="position:absolute;left:8109;top:1192;width:1199;height:175;visibility:visible;mso-wrap-style:square;v-text-anchor:top" coordsize="1199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" path="m,87l6,56,23,30,49,13,80,7r31,6l137,30r17,26l161,87r-7,31l137,144r-26,17l80,168,49,161,23,144,6,118,,87t518,7l525,63,542,37,568,20r31,-7l630,20r26,17l673,63r6,31l673,125r-17,26l630,168r-31,6l568,168,542,151,525,125,518,94m1037,80r6,-31l1061,24,1086,6,1117,r32,6l1174,24r17,25l1198,80r-7,32l1174,137r-25,17l1117,161r-31,-7l1061,137r-18,-25l1037,80e" filled="f" strokecolor="#3b0f70" strokeweight=".39422mm">
                  <v:path arrowok="t" o:connecttype="custom" o:connectlocs="0,1280;6,1249;23,1223;49,1206;80,1200;111,1206;137,1223;154,1249;161,1280;154,1311;137,1337;111,1354;80,1361;49,1354;23,1337;6,1311;0,1280;518,1287;525,1256;542,1230;568,1213;599,1206;630,1213;656,1230;673,1256;679,1287;673,1318;656,1344;630,1361;599,1367;568,1361;542,1344;525,1318;518,1287;1037,1273;1043,1242;1061,1217;1086,1199;1117,1193;1149,1199;1174,1217;1191,1242;1198,1273;1191,1305;1174,1330;1149,1347;1117,1354;1086,1347;1061,1330;1043,1305;1037,1273" o:connectangles="0,0,0,0,0,0,0,0,0,0,0,0,0,0,0,0,0,0,0,0,0,0,0,0,0,0,0,0,0,0,0,0,0,0,0,0,0,0,0,0,0,0,0,0,0,0,0,0,0,0,0"/>
                </v:shape>
                <v:shape id="AutoShape 359" o:spid="_x0000_s1036" style="position:absolute;left:6571;top:740;width:1199;height:890;visibility:visible;mso-wrap-style:square;v-text-anchor:top" coordsize="1199,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" path="m,80l7,49,24,23,49,6,81,r31,6l137,23r18,26l161,80r-6,31l137,137r-25,17l81,160,49,154,24,137,7,111,,80m519,411r6,-31l542,354r26,-17l599,330r32,7l656,354r17,26l680,411r-7,31l656,468r-25,17l599,491r-31,-6l542,468,525,442r-6,-31m1037,809r7,-31l1061,752r26,-17l1118,729r31,6l1175,752r17,26l1198,809r-6,31l1175,866r-26,17l1118,890r-31,-7l1061,866r-17,-26l1037,809e" filled="f" strokecolor="#8c2981" strokeweight=".39422mm">
                  <v:path arrowok="t" o:connecttype="custom" o:connectlocs="0,821;7,790;24,764;49,747;81,741;112,747;137,764;155,790;161,821;155,852;137,878;112,895;81,901;49,895;24,878;7,852;0,821;519,1152;525,1121;542,1095;568,1078;599,1071;631,1078;656,1095;673,1121;680,1152;673,1183;656,1209;631,1226;599,1232;568,1226;542,1209;525,1183;519,1152;1037,1550;1044,1519;1061,1493;1087,1476;1118,1470;1149,1476;1175,1493;1192,1519;1198,1550;1192,1581;1175,1607;1149,1624;1118,1631;1087,1624;1061,1607;1044,1581;1037,1550" o:connectangles="0,0,0,0,0,0,0,0,0,0,0,0,0,0,0,0,0,0,0,0,0,0,0,0,0,0,0,0,0,0,0,0,0,0,0,0,0,0,0,0,0,0,0,0,0,0,0,0,0,0,0"/>
                </v:shape>
                <v:shape id="Picture 358" o:spid="_x0000_s1037" type="#_x0000_t75" style="position:absolute;left:8115;top:1465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">
                  <v:imagedata r:id="rId99" o:title=""/>
                </v:shape>
                <v:shape id="Picture 357" o:spid="_x0000_s1038" type="#_x0000_t75" style="position:absolute;left:8634;top:1526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">
                  <v:imagedata r:id="rId100" o:title=""/>
                </v:shape>
                <v:shape id="Picture 356" o:spid="_x0000_s1039" type="#_x0000_t75" style="position:absolute;left:9153;top:1485;width:184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">
                  <v:imagedata r:id="rId101" o:title=""/>
                </v:shape>
                <v:shape id="AutoShape 355" o:spid="_x0000_s1040" style="position:absolute;left:6588;top:929;width:2754;height:1080;visibility:visible;mso-wrap-style:square;v-text-anchor:top" coordsize="2754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" path="m,80l6,49,23,23,49,6,80,r31,6l137,23r17,26l160,80r-6,31l137,137r-26,17l80,161,49,154,23,137,6,111,,80m518,451r6,-31l542,395r25,-18l599,371r31,6l655,395r18,25l679,451r-6,32l655,508r-25,17l599,532r-32,-7l542,508,524,483r-6,-32m1037,843r6,-31l1060,786r26,-17l1117,763r31,6l1174,786r17,26l1198,843r-7,31l1174,900r-26,17l1117,923r-31,-6l1060,900r-17,-26l1037,843t518,155l1562,967r17,-26l1605,924r31,-6l1667,924r26,17l1710,967r6,31l1710,1030r-17,25l1667,1072r-31,7l1605,1072r-26,-17l1562,1030r-7,-32m2074,958r6,-31l2098,901r25,-17l2154,877r32,7l2211,901r17,26l2235,958r-7,31l2211,1015r-25,17l2154,1038r-31,-6l2098,1015r-18,-26l2074,958t519,-48l2599,879r17,-25l2642,836r31,-6l2704,836r26,18l2747,879r6,31l2747,942r-17,25l2704,985r-31,6l2642,985r-26,-18l2599,942r-6,-32e" filled="f" strokecolor="#de4968" strokeweight=".39422mm">
                  <v:path arrowok="t" o:connecttype="custom" o:connectlocs="6,979;49,936;111,936;154,979;154,1041;111,1084;49,1084;6,1041;518,1381;542,1325;599,1301;655,1325;679,1381;655,1438;599,1462;542,1438;518,1381;1043,1742;1086,1699;1148,1699;1191,1742;1191,1804;1148,1847;1086,1847;1043,1804;1555,1928;1579,1871;1636,1848;1693,1871;1716,1928;1693,1985;1636,2009;1579,1985;1555,1928;2080,1857;2123,1814;2186,1814;2228,1857;2228,1919;2186,1962;2123,1962;2080,1919;2593,1840;2616,1784;2673,1760;2730,1784;2753,1840;2730,1897;2673,1921;2616,1897;2593,1840" o:connectangles="0,0,0,0,0,0,0,0,0,0,0,0,0,0,0,0,0,0,0,0,0,0,0,0,0,0,0,0,0,0,0,0,0,0,0,0,0,0,0,0,0,0,0,0,0,0,0,0,0,0,0"/>
                </v:shape>
                <v:shape id="AutoShape 354" o:spid="_x0000_s1041" style="position:absolute;left:6605;top:983;width:2754;height:1100;visibility:visible;mso-wrap-style:square;v-text-anchor:top" coordsize="2754,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" path="m,80l6,49,23,23,49,6,80,r32,6l137,23r17,26l161,80r-7,31l137,137r-25,17l80,160,49,154,23,137,6,111,,80m518,526r7,-32l542,469r26,-17l599,445r31,7l656,469r17,25l679,526r-6,31l656,582r-26,18l599,606r-31,-6l542,582,525,557r-7,-31m1037,890r6,-31l1061,833r25,-17l1117,810r32,6l1174,833r18,26l1198,890r-6,31l1174,947r-25,17l1117,971r-31,-7l1061,947r-18,-26l1037,890t519,129l1562,987r17,-25l1605,944r31,-6l1667,944r26,18l1710,987r6,32l1710,1050r-17,25l1667,1093r-31,6l1605,1093r-26,-18l1562,1050r-6,-31m2074,985r7,-31l2098,928r25,-17l2155,904r31,7l2211,928r18,26l2235,985r-6,31l2211,1042r-25,17l2155,1065r-32,-6l2098,1042r-17,-26l2074,985t519,13l2599,967r17,-26l2642,924r31,-6l2704,924r26,17l2747,967r7,31l2747,1030r-17,25l2704,1072r-31,7l2642,1072r-26,-17l2599,1030r-6,-32e" filled="f" strokecolor="#fe9f6d" strokeweight=".39422mm">
                  <v:path arrowok="t" o:connecttype="custom" o:connectlocs="6,1033;49,990;112,990;154,1033;154,1095;112,1138;49,1138;6,1095;518,1510;542,1453;599,1429;656,1453;679,1510;656,1566;599,1590;542,1566;518,1510;1043,1843;1086,1800;1149,1800;1192,1843;1192,1905;1149,1948;1086,1948;1043,1905;1556,2003;1579,1946;1636,1922;1693,1946;1716,2003;1693,2059;1636,2083;1579,2059;1556,2003;2081,1938;2123,1895;2186,1895;2229,1938;2229,2000;2186,2043;2123,2043;2081,2000;2593,1982;2616,1925;2673,1902;2730,1925;2754,1982;2730,2039;2673,2063;2616,2039;2593,1982" o:connectangles="0,0,0,0,0,0,0,0,0,0,0,0,0,0,0,0,0,0,0,0,0,0,0,0,0,0,0,0,0,0,0,0,0,0,0,0,0,0,0,0,0,0,0,0,0,0,0,0,0,0,0"/>
                </v:shape>
                <v:shape id="AutoShape 353" o:spid="_x0000_s1042" style="position:absolute;left:6623;top:990;width:2754;height:1107;visibility:visible;mso-wrap-style:square;v-text-anchor:top" coordsize="2754,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" path="m,81l6,50,24,24,49,7,81,r31,7l137,24r18,26l161,81r-6,31l137,138r-25,17l81,161,49,155,24,138,6,112,,81m519,486r6,-31l542,429r26,-17l599,406r31,6l656,429r17,26l680,486r-7,31l656,543r-26,17l599,566r-31,-6l542,543,525,517r-6,-31m1037,878r7,-32l1061,821r25,-18l1118,797r31,6l1175,821r17,25l1198,878r-6,31l1175,934r-26,18l1118,958r-32,-6l1061,934r-17,-25l1037,878t519,114l1562,961r17,-26l1605,918r31,-6l1668,918r25,17l1710,961r7,31l1710,1024r-17,25l1668,1066r-32,7l1605,1066r-26,-17l1562,1024r-6,-32m2074,1026r7,-31l2098,969r26,-17l2155,946r31,6l2212,969r17,26l2235,1026r-6,31l2212,1083r-26,17l2155,1107r-31,-7l2098,1083r-17,-26l2074,1026t519,-40l2599,954r18,-25l2642,911r32,-6l2705,911r25,18l2748,954r6,32l2748,1017r-18,25l2705,1060r-31,6l2642,1060r-25,-18l2599,1017r-6,-31e" filled="f" strokecolor="#fcfdbf" strokeweight=".39422mm">
                  <v:path arrowok="t" o:connecttype="custom" o:connectlocs="6,1040;49,997;112,997;155,1040;155,1102;112,1145;49,1145;6,1102;519,1476;542,1419;599,1396;656,1419;680,1476;656,1533;599,1556;542,1533;519,1476;1044,1836;1086,1793;1149,1793;1192,1836;1192,1899;1149,1942;1086,1942;1044,1899;1556,1982;1579,1925;1636,1902;1693,1925;1717,1982;1693,2039;1636,2063;1579,2039;1556,1982;2081,1985;2124,1942;2186,1942;2229,1985;2229,2047;2186,2090;2124,2090;2081,2047;2593,1976;2617,1919;2674,1895;2730,1919;2754,1976;2730,2032;2674,2056;2617,2032;2593,1976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30</w:t>
      </w:r>
    </w:p>
    <w:p w14:paraId="465E76E1" w14:textId="77777777" w:rsidR="006F1C89" w:rsidRDefault="006F1C89">
      <w:pPr>
        <w:pStyle w:val="BodyText"/>
        <w:rPr>
          <w:rFonts w:ascii="Times New Roman"/>
          <w:sz w:val="12"/>
        </w:rPr>
      </w:pPr>
    </w:p>
    <w:p w14:paraId="31036397" w14:textId="77777777" w:rsidR="006F1C89" w:rsidRDefault="006F1C89">
      <w:pPr>
        <w:pStyle w:val="BodyText"/>
        <w:rPr>
          <w:rFonts w:ascii="Times New Roman"/>
          <w:sz w:val="12"/>
        </w:rPr>
      </w:pPr>
    </w:p>
    <w:p w14:paraId="6A106721" w14:textId="77777777" w:rsidR="006F1C89" w:rsidRDefault="006F1C89">
      <w:pPr>
        <w:pStyle w:val="BodyText"/>
        <w:rPr>
          <w:rFonts w:ascii="Times New Roman"/>
          <w:sz w:val="12"/>
        </w:rPr>
      </w:pPr>
    </w:p>
    <w:p w14:paraId="12513D93" w14:textId="77777777" w:rsidR="006F1C89" w:rsidRDefault="006F1C89">
      <w:pPr>
        <w:pStyle w:val="BodyText"/>
        <w:spacing w:before="8"/>
        <w:rPr>
          <w:rFonts w:ascii="Times New Roman"/>
          <w:sz w:val="11"/>
        </w:rPr>
      </w:pPr>
    </w:p>
    <w:p w14:paraId="51B3E90C" w14:textId="19AC2FAE" w:rsidR="006F1C89" w:rsidRDefault="00C85944">
      <w:pPr>
        <w:ind w:left="145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51072" behindDoc="1" locked="0" layoutInCell="1" allowOverlap="1" wp14:anchorId="551C0991" wp14:editId="268A109D">
                <wp:simplePos x="0" y="0"/>
                <wp:positionH relativeFrom="page">
                  <wp:posOffset>3785870</wp:posOffset>
                </wp:positionH>
                <wp:positionV relativeFrom="paragraph">
                  <wp:posOffset>-110490</wp:posOffset>
                </wp:positionV>
                <wp:extent cx="123825" cy="728980"/>
                <wp:effectExtent l="0" t="0" r="0" b="0"/>
                <wp:wrapNone/>
                <wp:docPr id="361" name="Text 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BDFE48" w14:textId="77777777" w:rsidR="006F1C89" w:rsidRDefault="005D3991">
                            <w:pPr>
                              <w:spacing w:before="13"/>
                              <w:ind w:left="20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spacing w:val="2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2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species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C0991" id="Text Box 351" o:spid="_x0000_s1055" type="#_x0000_t202" style="position:absolute;left:0;text-align:left;margin-left:298.1pt;margin-top:-8.7pt;width:9.75pt;height:57.4pt;z-index:-180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37BDFE48" w14:textId="77777777" w:rsidR="006F1C89" w:rsidRDefault="005D3991">
                      <w:pPr>
                        <w:spacing w:before="13"/>
                        <w:ind w:left="20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Number</w:t>
                      </w:r>
                      <w:r>
                        <w:rPr>
                          <w:rFonts w:ascii="Times New Roman"/>
                          <w:spacing w:val="28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of</w:t>
                      </w:r>
                      <w:r>
                        <w:rPr>
                          <w:rFonts w:ascii="Times New Roman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4"/>
                        </w:rPr>
                        <w:t>species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11"/>
        </w:rPr>
        <w:t>20</w:t>
      </w:r>
    </w:p>
    <w:p w14:paraId="7E00577C" w14:textId="77777777" w:rsidR="006F1C89" w:rsidRDefault="005D3991">
      <w:pPr>
        <w:pStyle w:val="BodyText"/>
        <w:spacing w:before="7"/>
        <w:rPr>
          <w:rFonts w:ascii="Times New Roman"/>
          <w:sz w:val="19"/>
        </w:rPr>
      </w:pPr>
      <w:r>
        <w:br w:type="column"/>
      </w:r>
    </w:p>
    <w:p w14:paraId="6E291FFD" w14:textId="77777777" w:rsidR="006F1C89" w:rsidRDefault="005D3991">
      <w:pPr>
        <w:ind w:left="371"/>
        <w:rPr>
          <w:rFonts w:ascii="Times New Roman"/>
          <w:sz w:val="14"/>
        </w:rPr>
      </w:pPr>
      <w:r>
        <w:rPr>
          <w:rFonts w:ascii="Times New Roman"/>
          <w:sz w:val="14"/>
        </w:rPr>
        <w:t>Life</w:t>
      </w:r>
      <w:r>
        <w:rPr>
          <w:rFonts w:ascii="Times New Roman"/>
          <w:spacing w:val="12"/>
          <w:sz w:val="14"/>
        </w:rPr>
        <w:t xml:space="preserve"> </w:t>
      </w:r>
      <w:r>
        <w:rPr>
          <w:rFonts w:ascii="Times New Roman"/>
          <w:sz w:val="14"/>
        </w:rPr>
        <w:t>cycle</w:t>
      </w:r>
    </w:p>
    <w:p w14:paraId="3ABD1523" w14:textId="2A37BCC6" w:rsidR="006F1C89" w:rsidRDefault="00C85944">
      <w:pPr>
        <w:spacing w:before="89" w:line="348" w:lineRule="auto"/>
        <w:ind w:left="624" w:right="814" w:firstLine="3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9088" behindDoc="0" locked="0" layoutInCell="1" allowOverlap="1" wp14:anchorId="2FA7D818" wp14:editId="14981A5A">
                <wp:simplePos x="0" y="0"/>
                <wp:positionH relativeFrom="page">
                  <wp:posOffset>6192520</wp:posOffset>
                </wp:positionH>
                <wp:positionV relativeFrom="paragraph">
                  <wp:posOffset>49530</wp:posOffset>
                </wp:positionV>
                <wp:extent cx="96520" cy="213360"/>
                <wp:effectExtent l="0" t="0" r="0" b="0"/>
                <wp:wrapNone/>
                <wp:docPr id="35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213360"/>
                          <a:chOff x="9752" y="78"/>
                          <a:chExt cx="152" cy="336"/>
                        </a:xfrm>
                      </wpg:grpSpPr>
                      <pic:pic xmlns:pic="http://schemas.openxmlformats.org/drawingml/2006/picture">
                        <pic:nvPicPr>
                          <pic:cNvPr id="359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1" y="77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0" name="AutoShape 349"/>
                        <wps:cNvSpPr>
                          <a:spLocks/>
                        </wps:cNvSpPr>
                        <wps:spPr bwMode="auto">
                          <a:xfrm>
                            <a:off x="9754" y="265"/>
                            <a:ext cx="146" cy="146"/>
                          </a:xfrm>
                          <a:custGeom>
                            <a:avLst/>
                            <a:gdLst>
                              <a:gd name="T0" fmla="+- 0 9755 9755"/>
                              <a:gd name="T1" fmla="*/ T0 w 146"/>
                              <a:gd name="T2" fmla="+- 0 410 265"/>
                              <a:gd name="T3" fmla="*/ 410 h 146"/>
                              <a:gd name="T4" fmla="+- 0 9900 9755"/>
                              <a:gd name="T5" fmla="*/ T4 w 146"/>
                              <a:gd name="T6" fmla="+- 0 265 265"/>
                              <a:gd name="T7" fmla="*/ 265 h 146"/>
                              <a:gd name="T8" fmla="+- 0 9755 9755"/>
                              <a:gd name="T9" fmla="*/ T8 w 146"/>
                              <a:gd name="T10" fmla="+- 0 265 265"/>
                              <a:gd name="T11" fmla="*/ 265 h 146"/>
                              <a:gd name="T12" fmla="+- 0 9900 9755"/>
                              <a:gd name="T13" fmla="*/ T12 w 146"/>
                              <a:gd name="T14" fmla="+- 0 410 265"/>
                              <a:gd name="T15" fmla="*/ 410 h 146"/>
                              <a:gd name="T16" fmla="+- 0 9755 9755"/>
                              <a:gd name="T17" fmla="*/ T16 w 146"/>
                              <a:gd name="T18" fmla="+- 0 410 265"/>
                              <a:gd name="T19" fmla="*/ 410 h 146"/>
                              <a:gd name="T20" fmla="+- 0 9900 9755"/>
                              <a:gd name="T21" fmla="*/ T20 w 146"/>
                              <a:gd name="T22" fmla="+- 0 265 265"/>
                              <a:gd name="T23" fmla="*/ 265 h 146"/>
                              <a:gd name="T24" fmla="+- 0 9755 9755"/>
                              <a:gd name="T25" fmla="*/ T24 w 146"/>
                              <a:gd name="T26" fmla="+- 0 265 265"/>
                              <a:gd name="T27" fmla="*/ 265 h 146"/>
                              <a:gd name="T28" fmla="+- 0 9900 9755"/>
                              <a:gd name="T29" fmla="*/ T28 w 146"/>
                              <a:gd name="T30" fmla="+- 0 410 265"/>
                              <a:gd name="T31" fmla="*/ 410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6" h="146">
                                <a:moveTo>
                                  <a:pt x="0" y="145"/>
                                </a:moveTo>
                                <a:lnTo>
                                  <a:pt x="145" y="0"/>
                                </a:lnTo>
                                <a:moveTo>
                                  <a:pt x="0" y="0"/>
                                </a:moveTo>
                                <a:lnTo>
                                  <a:pt x="145" y="145"/>
                                </a:lnTo>
                                <a:moveTo>
                                  <a:pt x="0" y="145"/>
                                </a:moveTo>
                                <a:lnTo>
                                  <a:pt x="145" y="0"/>
                                </a:lnTo>
                                <a:moveTo>
                                  <a:pt x="0" y="0"/>
                                </a:moveTo>
                                <a:lnTo>
                                  <a:pt x="145" y="145"/>
                                </a:lnTo>
                              </a:path>
                            </a:pathLst>
                          </a:custGeom>
                          <a:noFill/>
                          <a:ln w="41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CD7BA4" id="Group 348" o:spid="_x0000_s1026" style="position:absolute;margin-left:487.6pt;margin-top:3.9pt;width:7.6pt;height:16.8pt;z-index:15769088;mso-position-horizontal-relative:page" coordorigin="9752,78" coordsize="152,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">
                <v:shape id="Picture 350" o:spid="_x0000_s1027" type="#_x0000_t75" style="position:absolute;left:9751;top:77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">
                  <v:imagedata r:id="rId103" o:title=""/>
                </v:shape>
                <v:shape id="AutoShape 349" o:spid="_x0000_s1028" style="position:absolute;left:9754;top:265;width:146;height:146;visibility:visible;mso-wrap-style:square;v-text-anchor:top" coordsize="14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" path="m,145l145,m,l145,145m,145l145,m,l145,145e" filled="f" strokeweight=".1161mm">
                  <v:path arrowok="t" o:connecttype="custom" o:connectlocs="0,410;145,265;0,265;145,410;0,410;145,265;0,265;145,410" o:connectangles="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sz w:val="11"/>
        </w:rPr>
        <w:t>Complex</w:t>
      </w:r>
      <w:r w:rsidR="005D3991">
        <w:rPr>
          <w:rFonts w:ascii="Times New Roman"/>
          <w:spacing w:val="-25"/>
          <w:sz w:val="11"/>
        </w:rPr>
        <w:t xml:space="preserve"> </w:t>
      </w:r>
      <w:r w:rsidR="005D3991">
        <w:rPr>
          <w:rFonts w:ascii="Times New Roman"/>
          <w:sz w:val="11"/>
        </w:rPr>
        <w:t>Simple</w:t>
      </w:r>
    </w:p>
    <w:p w14:paraId="02E0ACAC" w14:textId="77777777" w:rsidR="006F1C89" w:rsidRDefault="006F1C89">
      <w:pPr>
        <w:pStyle w:val="BodyText"/>
        <w:rPr>
          <w:rFonts w:ascii="Times New Roman"/>
          <w:sz w:val="12"/>
        </w:rPr>
      </w:pPr>
    </w:p>
    <w:p w14:paraId="004CE482" w14:textId="77777777" w:rsidR="006F1C89" w:rsidRDefault="005D3991">
      <w:pPr>
        <w:spacing w:before="70" w:line="223" w:lineRule="auto"/>
        <w:ind w:left="375" w:right="814" w:firstLine="4"/>
        <w:rPr>
          <w:rFonts w:ascii="Times New Roman"/>
          <w:sz w:val="14"/>
        </w:rPr>
      </w:pPr>
      <w:r>
        <w:rPr>
          <w:rFonts w:ascii="Times New Roman"/>
          <w:sz w:val="14"/>
        </w:rPr>
        <w:t>Juvenile</w:t>
      </w:r>
      <w:r>
        <w:rPr>
          <w:rFonts w:ascii="Times New Roman"/>
          <w:spacing w:val="1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Generalism</w:t>
      </w:r>
      <w:proofErr w:type="spellEnd"/>
    </w:p>
    <w:p w14:paraId="20E6EE2D" w14:textId="1C6D0068" w:rsidR="006F1C89" w:rsidRDefault="00C85944">
      <w:pPr>
        <w:spacing w:before="90"/>
        <w:ind w:left="624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9600" behindDoc="0" locked="0" layoutInCell="1" allowOverlap="1" wp14:anchorId="5519D115" wp14:editId="33E2BCAD">
                <wp:simplePos x="0" y="0"/>
                <wp:positionH relativeFrom="page">
                  <wp:posOffset>6192520</wp:posOffset>
                </wp:positionH>
                <wp:positionV relativeFrom="paragraph">
                  <wp:posOffset>50165</wp:posOffset>
                </wp:positionV>
                <wp:extent cx="96520" cy="680720"/>
                <wp:effectExtent l="0" t="0" r="0" b="0"/>
                <wp:wrapNone/>
                <wp:docPr id="35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680720"/>
                          <a:chOff x="9752" y="79"/>
                          <a:chExt cx="152" cy="1072"/>
                        </a:xfrm>
                      </wpg:grpSpPr>
                      <pic:pic xmlns:pic="http://schemas.openxmlformats.org/drawingml/2006/picture">
                        <pic:nvPicPr>
                          <pic:cNvPr id="352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1" y="78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3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1" y="262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1" y="446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5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1" y="630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1" y="814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1" y="998"/>
                            <a:ext cx="15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E26784" id="Group 341" o:spid="_x0000_s1026" style="position:absolute;margin-left:487.6pt;margin-top:3.95pt;width:7.6pt;height:53.6pt;z-index:15769600;mso-position-horizontal-relative:page" coordorigin="9752,79" coordsize="152,1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">
                <v:shape id="Picture 347" o:spid="_x0000_s1027" type="#_x0000_t75" style="position:absolute;left:9751;top:78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">
                  <v:imagedata r:id="rId110" o:title=""/>
                </v:shape>
                <v:shape id="Picture 346" o:spid="_x0000_s1028" type="#_x0000_t75" style="position:absolute;left:9751;top:262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">
                  <v:imagedata r:id="rId111" o:title=""/>
                </v:shape>
                <v:shape id="Picture 345" o:spid="_x0000_s1029" type="#_x0000_t75" style="position:absolute;left:9751;top:446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">
                  <v:imagedata r:id="rId112" o:title=""/>
                </v:shape>
                <v:shape id="Picture 344" o:spid="_x0000_s1030" type="#_x0000_t75" style="position:absolute;left:9751;top:630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">
                  <v:imagedata r:id="rId113" o:title=""/>
                </v:shape>
                <v:shape id="Picture 343" o:spid="_x0000_s1031" type="#_x0000_t75" style="position:absolute;left:9751;top:814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">
                  <v:imagedata r:id="rId114" o:title=""/>
                </v:shape>
                <v:shape id="Picture 342" o:spid="_x0000_s1032" type="#_x0000_t75" style="position:absolute;left:9751;top:998;width:15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">
                  <v:imagedata r:id="rId115" o:title="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sz w:val="11"/>
        </w:rPr>
        <w:t>0.05</w:t>
      </w:r>
    </w:p>
    <w:p w14:paraId="564BFF7E" w14:textId="77777777" w:rsidR="006F1C89" w:rsidRDefault="005D3991">
      <w:pPr>
        <w:spacing w:before="57"/>
        <w:ind w:left="624"/>
        <w:rPr>
          <w:rFonts w:ascii="Times New Roman"/>
          <w:sz w:val="11"/>
        </w:rPr>
      </w:pPr>
      <w:r>
        <w:rPr>
          <w:rFonts w:ascii="Times New Roman"/>
          <w:sz w:val="11"/>
        </w:rPr>
        <w:t>0.2</w:t>
      </w:r>
    </w:p>
    <w:p w14:paraId="3C957BD6" w14:textId="77777777" w:rsidR="006F1C89" w:rsidRDefault="005D3991">
      <w:pPr>
        <w:spacing w:before="58"/>
        <w:ind w:left="624"/>
        <w:rPr>
          <w:rFonts w:ascii="Times New Roman"/>
          <w:sz w:val="11"/>
        </w:rPr>
      </w:pPr>
      <w:r>
        <w:rPr>
          <w:rFonts w:ascii="Times New Roman"/>
          <w:sz w:val="11"/>
        </w:rPr>
        <w:t>0.35</w:t>
      </w:r>
    </w:p>
    <w:p w14:paraId="4DBC8C45" w14:textId="77777777" w:rsidR="006F1C89" w:rsidRDefault="005D3991">
      <w:pPr>
        <w:spacing w:before="58"/>
        <w:ind w:left="624"/>
        <w:rPr>
          <w:rFonts w:ascii="Times New Roman"/>
          <w:sz w:val="11"/>
        </w:rPr>
      </w:pPr>
      <w:r>
        <w:rPr>
          <w:rFonts w:ascii="Times New Roman"/>
          <w:sz w:val="11"/>
        </w:rPr>
        <w:t>0.5</w:t>
      </w:r>
    </w:p>
    <w:p w14:paraId="555E1080" w14:textId="77777777" w:rsidR="006F1C89" w:rsidRDefault="005D3991">
      <w:pPr>
        <w:spacing w:before="57"/>
        <w:ind w:left="624"/>
        <w:rPr>
          <w:rFonts w:ascii="Times New Roman"/>
          <w:sz w:val="11"/>
        </w:rPr>
      </w:pPr>
      <w:r>
        <w:rPr>
          <w:rFonts w:ascii="Times New Roman"/>
          <w:sz w:val="11"/>
        </w:rPr>
        <w:t>0.65</w:t>
      </w:r>
    </w:p>
    <w:p w14:paraId="14ABEBC0" w14:textId="77777777" w:rsidR="006F1C89" w:rsidRDefault="005D3991">
      <w:pPr>
        <w:spacing w:before="58"/>
        <w:ind w:left="624"/>
        <w:rPr>
          <w:rFonts w:ascii="Times New Roman"/>
          <w:sz w:val="11"/>
        </w:rPr>
      </w:pPr>
      <w:r>
        <w:rPr>
          <w:rFonts w:ascii="Times New Roman"/>
          <w:sz w:val="11"/>
        </w:rPr>
        <w:t>0.8</w:t>
      </w:r>
    </w:p>
    <w:p w14:paraId="227FD1C9" w14:textId="77777777" w:rsidR="006F1C89" w:rsidRDefault="006F1C89">
      <w:pPr>
        <w:rPr>
          <w:rFonts w:ascii="Times New Roman"/>
          <w:sz w:val="11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5" w:space="720" w:equalWidth="0">
            <w:col w:w="1313" w:space="40"/>
            <w:col w:w="3305" w:space="39"/>
            <w:col w:w="593" w:space="39"/>
            <w:col w:w="3295" w:space="40"/>
            <w:col w:w="2136"/>
          </w:cols>
        </w:sectPr>
      </w:pPr>
    </w:p>
    <w:p w14:paraId="1C9FC5DE" w14:textId="77777777" w:rsidR="006F1C89" w:rsidRDefault="006F1C89">
      <w:pPr>
        <w:pStyle w:val="BodyText"/>
        <w:rPr>
          <w:rFonts w:ascii="Times New Roman"/>
          <w:sz w:val="20"/>
        </w:rPr>
      </w:pPr>
    </w:p>
    <w:p w14:paraId="387691D1" w14:textId="77777777" w:rsidR="006F1C89" w:rsidRDefault="006F1C89">
      <w:pPr>
        <w:pStyle w:val="BodyText"/>
        <w:spacing w:before="4"/>
        <w:rPr>
          <w:rFonts w:ascii="Times New Roman"/>
          <w:sz w:val="19"/>
        </w:rPr>
      </w:pPr>
    </w:p>
    <w:p w14:paraId="37C4D34C" w14:textId="77777777" w:rsidR="006F1C89" w:rsidRDefault="005D3991">
      <w:pPr>
        <w:tabs>
          <w:tab w:val="left" w:pos="5475"/>
        </w:tabs>
        <w:spacing w:before="97"/>
        <w:ind w:left="1504"/>
        <w:rPr>
          <w:rFonts w:ascii="Times New Roman"/>
          <w:sz w:val="11"/>
        </w:rPr>
      </w:pPr>
      <w:r>
        <w:rPr>
          <w:rFonts w:ascii="Times New Roman"/>
          <w:color w:val="4D4D4D"/>
          <w:sz w:val="11"/>
        </w:rPr>
        <w:t>10</w:t>
      </w:r>
      <w:r>
        <w:rPr>
          <w:rFonts w:ascii="Times New Roman"/>
          <w:color w:val="4D4D4D"/>
          <w:sz w:val="11"/>
        </w:rPr>
        <w:tab/>
        <w:t>10</w:t>
      </w:r>
    </w:p>
    <w:p w14:paraId="14EAD252" w14:textId="77777777" w:rsidR="006F1C89" w:rsidRDefault="006F1C89">
      <w:pPr>
        <w:pStyle w:val="BodyText"/>
        <w:rPr>
          <w:rFonts w:ascii="Times New Roman"/>
          <w:sz w:val="20"/>
        </w:rPr>
      </w:pPr>
    </w:p>
    <w:p w14:paraId="0F9340C0" w14:textId="77777777" w:rsidR="006F1C89" w:rsidRDefault="006F1C89">
      <w:pPr>
        <w:pStyle w:val="BodyText"/>
        <w:spacing w:before="3"/>
        <w:rPr>
          <w:rFonts w:ascii="Times New Roman"/>
          <w:sz w:val="19"/>
        </w:rPr>
      </w:pPr>
    </w:p>
    <w:p w14:paraId="1F27B8A1" w14:textId="77777777" w:rsidR="006F1C89" w:rsidRDefault="006F1C89">
      <w:pPr>
        <w:rPr>
          <w:rFonts w:ascii="Times New Roman"/>
          <w:sz w:val="19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51E2B8C7" w14:textId="77777777" w:rsidR="006F1C89" w:rsidRDefault="005D3991">
      <w:pPr>
        <w:spacing w:before="97"/>
        <w:ind w:right="1475"/>
        <w:jc w:val="center"/>
        <w:rPr>
          <w:rFonts w:ascii="Times New Roman"/>
          <w:sz w:val="11"/>
        </w:rPr>
      </w:pPr>
      <w:r>
        <w:rPr>
          <w:rFonts w:ascii="Times New Roman"/>
          <w:color w:val="4D4D4D"/>
          <w:w w:val="101"/>
          <w:sz w:val="11"/>
        </w:rPr>
        <w:t>0</w:t>
      </w:r>
    </w:p>
    <w:p w14:paraId="01D77E4B" w14:textId="77777777" w:rsidR="006F1C89" w:rsidRDefault="005D3991">
      <w:pPr>
        <w:tabs>
          <w:tab w:val="left" w:pos="2436"/>
          <w:tab w:val="left" w:pos="2927"/>
          <w:tab w:val="left" w:pos="3473"/>
          <w:tab w:val="left" w:pos="3964"/>
          <w:tab w:val="left" w:pos="4511"/>
        </w:tabs>
        <w:spacing w:before="75"/>
        <w:ind w:left="1890"/>
        <w:jc w:val="center"/>
        <w:rPr>
          <w:rFonts w:ascii="Times New Roman"/>
          <w:sz w:val="11"/>
        </w:rPr>
      </w:pPr>
      <w:r>
        <w:rPr>
          <w:rFonts w:ascii="Times New Roman"/>
          <w:color w:val="4D4D4D"/>
          <w:sz w:val="11"/>
        </w:rPr>
        <w:t>0.05</w:t>
      </w:r>
      <w:r>
        <w:rPr>
          <w:rFonts w:ascii="Times New Roman"/>
          <w:color w:val="4D4D4D"/>
          <w:sz w:val="11"/>
        </w:rPr>
        <w:tab/>
        <w:t>0.2</w:t>
      </w:r>
      <w:r>
        <w:rPr>
          <w:rFonts w:ascii="Times New Roman"/>
          <w:color w:val="4D4D4D"/>
          <w:sz w:val="11"/>
        </w:rPr>
        <w:tab/>
        <w:t>0.35</w:t>
      </w:r>
      <w:r>
        <w:rPr>
          <w:rFonts w:ascii="Times New Roman"/>
          <w:color w:val="4D4D4D"/>
          <w:sz w:val="11"/>
        </w:rPr>
        <w:tab/>
        <w:t>0.5</w:t>
      </w:r>
      <w:r>
        <w:rPr>
          <w:rFonts w:ascii="Times New Roman"/>
          <w:color w:val="4D4D4D"/>
          <w:sz w:val="11"/>
        </w:rPr>
        <w:tab/>
        <w:t>0.65</w:t>
      </w:r>
      <w:r>
        <w:rPr>
          <w:rFonts w:ascii="Times New Roman"/>
          <w:color w:val="4D4D4D"/>
          <w:sz w:val="11"/>
        </w:rPr>
        <w:tab/>
      </w:r>
      <w:r>
        <w:rPr>
          <w:rFonts w:ascii="Times New Roman"/>
          <w:color w:val="4D4D4D"/>
          <w:spacing w:val="-1"/>
          <w:sz w:val="11"/>
        </w:rPr>
        <w:t>0.8</w:t>
      </w:r>
    </w:p>
    <w:p w14:paraId="4314A81C" w14:textId="77777777" w:rsidR="006F1C89" w:rsidRDefault="005D3991">
      <w:pPr>
        <w:spacing w:before="15"/>
        <w:ind w:left="1913"/>
        <w:jc w:val="center"/>
        <w:rPr>
          <w:rFonts w:ascii="Times New Roman"/>
          <w:sz w:val="14"/>
        </w:rPr>
      </w:pPr>
      <w:r>
        <w:rPr>
          <w:rFonts w:ascii="Times New Roman"/>
          <w:sz w:val="14"/>
        </w:rPr>
        <w:t>Adult</w:t>
      </w:r>
      <w:r>
        <w:rPr>
          <w:rFonts w:ascii="Times New Roman"/>
          <w:spacing w:val="50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Generalism</w:t>
      </w:r>
      <w:proofErr w:type="spellEnd"/>
    </w:p>
    <w:p w14:paraId="0A82221A" w14:textId="77777777" w:rsidR="006F1C89" w:rsidRDefault="005D3991">
      <w:pPr>
        <w:spacing w:before="97"/>
        <w:ind w:left="837"/>
        <w:rPr>
          <w:rFonts w:ascii="Times New Roman"/>
          <w:sz w:val="11"/>
        </w:rPr>
      </w:pPr>
      <w:r>
        <w:br w:type="column"/>
      </w:r>
      <w:r>
        <w:rPr>
          <w:rFonts w:ascii="Times New Roman"/>
          <w:color w:val="4D4D4D"/>
          <w:sz w:val="11"/>
        </w:rPr>
        <w:t>0</w:t>
      </w:r>
    </w:p>
    <w:p w14:paraId="3D630774" w14:textId="77777777" w:rsidR="006F1C89" w:rsidRDefault="005D3991">
      <w:pPr>
        <w:tabs>
          <w:tab w:val="left" w:pos="546"/>
          <w:tab w:val="left" w:pos="1037"/>
          <w:tab w:val="left" w:pos="1583"/>
          <w:tab w:val="left" w:pos="2074"/>
          <w:tab w:val="left" w:pos="2620"/>
        </w:tabs>
        <w:spacing w:before="75"/>
        <w:ind w:right="1005"/>
        <w:jc w:val="center"/>
        <w:rPr>
          <w:rFonts w:ascii="Times New Roman"/>
          <w:sz w:val="11"/>
        </w:rPr>
      </w:pPr>
      <w:r>
        <w:rPr>
          <w:rFonts w:ascii="Times New Roman"/>
          <w:color w:val="4D4D4D"/>
          <w:sz w:val="11"/>
        </w:rPr>
        <w:t>0.05</w:t>
      </w:r>
      <w:r>
        <w:rPr>
          <w:rFonts w:ascii="Times New Roman"/>
          <w:color w:val="4D4D4D"/>
          <w:sz w:val="11"/>
        </w:rPr>
        <w:tab/>
        <w:t>0.2</w:t>
      </w:r>
      <w:r>
        <w:rPr>
          <w:rFonts w:ascii="Times New Roman"/>
          <w:color w:val="4D4D4D"/>
          <w:sz w:val="11"/>
        </w:rPr>
        <w:tab/>
        <w:t>0.35</w:t>
      </w:r>
      <w:r>
        <w:rPr>
          <w:rFonts w:ascii="Times New Roman"/>
          <w:color w:val="4D4D4D"/>
          <w:sz w:val="11"/>
        </w:rPr>
        <w:tab/>
        <w:t>0.5</w:t>
      </w:r>
      <w:r>
        <w:rPr>
          <w:rFonts w:ascii="Times New Roman"/>
          <w:color w:val="4D4D4D"/>
          <w:sz w:val="11"/>
        </w:rPr>
        <w:tab/>
        <w:t>0.65</w:t>
      </w:r>
      <w:r>
        <w:rPr>
          <w:rFonts w:ascii="Times New Roman"/>
          <w:color w:val="4D4D4D"/>
          <w:sz w:val="11"/>
        </w:rPr>
        <w:tab/>
        <w:t>0.8</w:t>
      </w:r>
    </w:p>
    <w:p w14:paraId="1B21B5F9" w14:textId="77777777" w:rsidR="006F1C89" w:rsidRDefault="005D3991">
      <w:pPr>
        <w:spacing w:before="15"/>
        <w:ind w:right="982"/>
        <w:jc w:val="center"/>
        <w:rPr>
          <w:rFonts w:ascii="Times New Roman"/>
          <w:sz w:val="14"/>
        </w:rPr>
      </w:pPr>
      <w:r>
        <w:rPr>
          <w:rFonts w:ascii="Times New Roman"/>
          <w:sz w:val="14"/>
        </w:rPr>
        <w:t>Adult</w:t>
      </w:r>
      <w:r>
        <w:rPr>
          <w:rFonts w:ascii="Times New Roman"/>
          <w:spacing w:val="50"/>
          <w:sz w:val="14"/>
        </w:rPr>
        <w:t xml:space="preserve"> </w:t>
      </w:r>
      <w:proofErr w:type="spellStart"/>
      <w:r>
        <w:rPr>
          <w:rFonts w:ascii="Times New Roman"/>
          <w:sz w:val="14"/>
        </w:rPr>
        <w:t>Generalism</w:t>
      </w:r>
      <w:proofErr w:type="spellEnd"/>
    </w:p>
    <w:p w14:paraId="774EDA36" w14:textId="77777777" w:rsidR="006F1C89" w:rsidRDefault="006F1C89">
      <w:pPr>
        <w:jc w:val="center"/>
        <w:rPr>
          <w:rFonts w:ascii="Times New Roman"/>
          <w:sz w:val="14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4654" w:space="40"/>
            <w:col w:w="6106"/>
          </w:cols>
        </w:sectPr>
      </w:pPr>
    </w:p>
    <w:p w14:paraId="271631C5" w14:textId="77777777" w:rsidR="006F1C89" w:rsidRDefault="006F1C89">
      <w:pPr>
        <w:pStyle w:val="BodyText"/>
        <w:spacing w:before="4"/>
        <w:rPr>
          <w:rFonts w:ascii="Times New Roman"/>
          <w:sz w:val="21"/>
        </w:rPr>
      </w:pPr>
    </w:p>
    <w:p w14:paraId="198018A1" w14:textId="77777777" w:rsidR="006F1C89" w:rsidRDefault="005D3991">
      <w:pPr>
        <w:spacing w:before="65" w:line="237" w:lineRule="auto"/>
        <w:ind w:left="150" w:right="106"/>
        <w:jc w:val="both"/>
        <w:rPr>
          <w:sz w:val="18"/>
        </w:rPr>
      </w:pPr>
      <w:r>
        <w:rPr>
          <w:b/>
          <w:w w:val="110"/>
          <w:sz w:val="18"/>
        </w:rPr>
        <w:t>Figure</w:t>
      </w:r>
      <w:r>
        <w:rPr>
          <w:b/>
          <w:spacing w:val="1"/>
          <w:w w:val="110"/>
          <w:sz w:val="18"/>
        </w:rPr>
        <w:t xml:space="preserve"> </w:t>
      </w:r>
      <w:r>
        <w:rPr>
          <w:b/>
          <w:w w:val="110"/>
          <w:sz w:val="18"/>
        </w:rPr>
        <w:t>8:</w:t>
      </w:r>
      <w:r>
        <w:rPr>
          <w:b/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 mean number of coexisting species over ten simulations for a community built up through immigration.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"/>
          <w:w w:val="110"/>
          <w:sz w:val="18"/>
        </w:rPr>
        <w:t xml:space="preserve"> </w:t>
      </w:r>
      <w:r>
        <w:rPr>
          <w:w w:val="105"/>
          <w:position w:val="2"/>
          <w:sz w:val="18"/>
        </w:rPr>
        <w:t xml:space="preserve">simulations were done for six different </w:t>
      </w:r>
      <w:r>
        <w:rPr>
          <w:rFonts w:ascii="Arial" w:hAnsi="Arial"/>
          <w:i/>
          <w:w w:val="105"/>
          <w:position w:val="2"/>
          <w:sz w:val="18"/>
        </w:rPr>
        <w:t>σ</w:t>
      </w:r>
      <w:r>
        <w:rPr>
          <w:i/>
          <w:w w:val="105"/>
          <w:sz w:val="12"/>
        </w:rPr>
        <w:t>s</w:t>
      </w:r>
      <w:r>
        <w:rPr>
          <w:i/>
          <w:spacing w:val="1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values (0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05</w:t>
      </w:r>
      <w:r>
        <w:rPr>
          <w:rFonts w:ascii="Arial" w:hAnsi="Arial"/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2</w:t>
      </w:r>
      <w:r>
        <w:rPr>
          <w:rFonts w:ascii="Arial" w:hAnsi="Arial"/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35</w:t>
      </w:r>
      <w:r>
        <w:rPr>
          <w:rFonts w:ascii="Arial" w:hAnsi="Arial"/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5</w:t>
      </w:r>
      <w:r>
        <w:rPr>
          <w:rFonts w:ascii="Arial" w:hAnsi="Arial"/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65</w:t>
      </w:r>
      <w:r>
        <w:rPr>
          <w:rFonts w:ascii="Arial" w:hAnsi="Arial"/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</w:t>
      </w:r>
      <w:r>
        <w:rPr>
          <w:rFonts w:ascii="Arial" w:hAnsi="Arial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8), resulting in 6 and 36 different simulations, respectively,</w:t>
      </w:r>
      <w:r>
        <w:rPr>
          <w:spacing w:val="-40"/>
          <w:w w:val="105"/>
          <w:position w:val="2"/>
          <w:sz w:val="18"/>
        </w:rPr>
        <w:t xml:space="preserve"> </w:t>
      </w:r>
      <w:r>
        <w:rPr>
          <w:w w:val="110"/>
          <w:sz w:val="18"/>
        </w:rPr>
        <w:t>for simple- and complex life cycles.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The type of life cycle is indicated via shape and the juvenile niche width with </w:t>
      </w:r>
      <w:proofErr w:type="spellStart"/>
      <w:r>
        <w:rPr>
          <w:w w:val="110"/>
          <w:sz w:val="18"/>
        </w:rPr>
        <w:t>colour</w:t>
      </w:r>
      <w:proofErr w:type="spellEnd"/>
      <w:r>
        <w:rPr>
          <w:w w:val="110"/>
          <w:sz w:val="18"/>
        </w:rPr>
        <w:t>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Four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different resource distributions were used: (A) Even resource distribution, (B) Normal Resource distribution, (C) Skewed Resource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distribution,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(D)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Bimodal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Normal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Resource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distribution.</w:t>
      </w:r>
      <w:r>
        <w:rPr>
          <w:spacing w:val="35"/>
          <w:w w:val="110"/>
          <w:sz w:val="18"/>
        </w:rPr>
        <w:t xml:space="preserve"> </w:t>
      </w:r>
      <w:r>
        <w:rPr>
          <w:w w:val="110"/>
          <w:sz w:val="18"/>
        </w:rPr>
        <w:t>Standard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parameters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were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used.</w:t>
      </w:r>
    </w:p>
    <w:p w14:paraId="623D8598" w14:textId="77777777" w:rsidR="006F1C89" w:rsidRDefault="006F1C89">
      <w:pPr>
        <w:rPr>
          <w:sz w:val="18"/>
        </w:rPr>
      </w:pPr>
    </w:p>
    <w:p w14:paraId="6D3AFF64" w14:textId="77777777" w:rsidR="006F1C89" w:rsidRDefault="006F1C89">
      <w:pPr>
        <w:spacing w:before="1"/>
        <w:rPr>
          <w:sz w:val="17"/>
        </w:rPr>
      </w:pPr>
    </w:p>
    <w:p w14:paraId="0B64A41B" w14:textId="175CCA0C" w:rsidR="006F1C89" w:rsidRDefault="005D3991">
      <w:pPr>
        <w:pStyle w:val="BodyText"/>
        <w:spacing w:line="242" w:lineRule="auto"/>
        <w:ind w:left="150" w:right="106"/>
        <w:jc w:val="both"/>
        <w:rPr>
          <w:rFonts w:ascii="Calibri"/>
        </w:rPr>
      </w:pPr>
      <w:r>
        <w:rPr>
          <w:rFonts w:ascii="Calibri"/>
          <w:w w:val="105"/>
        </w:rPr>
        <w:t>species reached is the number of resources, i.e.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16.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Complex organisms have a two-dimensional niche space,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which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means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there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more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space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coexist.</w:t>
      </w:r>
      <w:r>
        <w:rPr>
          <w:rFonts w:ascii="Calibri"/>
          <w:spacing w:val="2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exact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placement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within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this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space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10"/>
        </w:rPr>
        <w:t>is not uniform in my model (figure 9</w:t>
      </w:r>
      <w:commentRangeStart w:id="100"/>
      <w:r>
        <w:rPr>
          <w:rFonts w:ascii="Calibri"/>
          <w:w w:val="110"/>
        </w:rPr>
        <w:t>).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I believe this is mainly due to the limitation that the abundance of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05"/>
        </w:rPr>
        <w:t>resources put on the number of species that can coexist.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Populations do not persist if they are not abundant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enough because of drift.</w:t>
      </w:r>
      <w:r>
        <w:rPr>
          <w:rFonts w:ascii="Calibri"/>
          <w:spacing w:val="1"/>
          <w:w w:val="105"/>
        </w:rPr>
        <w:t xml:space="preserve"> </w:t>
      </w:r>
      <w:proofErr w:type="gramStart"/>
      <w:r>
        <w:rPr>
          <w:rFonts w:ascii="Calibri"/>
          <w:w w:val="105"/>
        </w:rPr>
        <w:t>Generally</w:t>
      </w:r>
      <w:proofErr w:type="gramEnd"/>
      <w:r>
        <w:rPr>
          <w:rFonts w:ascii="Calibri"/>
          <w:w w:val="105"/>
        </w:rPr>
        <w:t xml:space="preserve"> the more species there are, the less abundant they become, because the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combined abundance of all species within my model is fairly constant and depends on the total abundance of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resources.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Therefore, while there might be places in niche space species can still occupy, they cannot occupy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these because the maximum number of species have been reached.</w:t>
      </w:r>
      <w:commentRangeEnd w:id="100"/>
      <w:r w:rsidR="000C3C78">
        <w:rPr>
          <w:rStyle w:val="CommentReference"/>
          <w:rFonts w:ascii="Calibri" w:eastAsia="Calibri" w:hAnsi="Calibri" w:cs="Calibri"/>
        </w:rPr>
        <w:commentReference w:id="100"/>
      </w:r>
      <w:r>
        <w:rPr>
          <w:rFonts w:ascii="Calibri"/>
          <w:w w:val="105"/>
        </w:rPr>
        <w:t xml:space="preserve"> Nevertheless, it is clear that communities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built up through immigration are more species rich for complex life cycles.  Not only is the simple community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less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rich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than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complex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community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during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immigration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simulations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but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mean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number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in</w:t>
      </w:r>
      <w:ins w:id="101" w:author="Frank Johansson" w:date="2024-07-26T11:23:00Z">
        <w:r w:rsidR="000C3C78">
          <w:rPr>
            <w:rFonts w:ascii="Calibri"/>
            <w:w w:val="105"/>
          </w:rPr>
          <w:t xml:space="preserve"> </w:t>
        </w:r>
      </w:ins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the immigration community is higher compared to the number of species that evolved to coexist under gradual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evolution. Another difference between </w:t>
      </w:r>
      <w:proofErr w:type="gramStart"/>
      <w:r>
        <w:rPr>
          <w:rFonts w:ascii="Calibri"/>
          <w:w w:val="105"/>
        </w:rPr>
        <w:t>the immigration</w:t>
      </w:r>
      <w:proofErr w:type="gramEnd"/>
      <w:r>
        <w:rPr>
          <w:rFonts w:ascii="Calibri"/>
          <w:w w:val="105"/>
        </w:rPr>
        <w:t xml:space="preserve"> and gradual evolution community assembly is the adult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10"/>
        </w:rPr>
        <w:t>trait is more phenotypically diverged under immigration than it was under gradual evolution (figure 9. The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community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is</w:t>
      </w:r>
      <w:r>
        <w:rPr>
          <w:rFonts w:ascii="Calibri"/>
          <w:spacing w:val="15"/>
          <w:w w:val="110"/>
        </w:rPr>
        <w:t xml:space="preserve"> </w:t>
      </w:r>
      <w:r>
        <w:rPr>
          <w:rFonts w:ascii="Calibri"/>
          <w:w w:val="110"/>
        </w:rPr>
        <w:t>not</w:t>
      </w:r>
      <w:r>
        <w:rPr>
          <w:rFonts w:ascii="Calibri"/>
          <w:spacing w:val="13"/>
          <w:w w:val="110"/>
        </w:rPr>
        <w:t xml:space="preserve"> </w:t>
      </w:r>
      <w:r w:rsidRPr="000C3C78">
        <w:rPr>
          <w:rFonts w:ascii="Calibri"/>
          <w:bCs/>
          <w:w w:val="110"/>
          <w:rPrChange w:id="102" w:author="Frank Johansson" w:date="2024-07-26T11:26:00Z">
            <w:rPr>
              <w:rFonts w:ascii="Calibri"/>
              <w:b/>
              <w:w w:val="110"/>
            </w:rPr>
          </w:rPrChange>
        </w:rPr>
        <w:t>as</w:t>
      </w:r>
      <w:r>
        <w:rPr>
          <w:rFonts w:ascii="Calibri"/>
          <w:b/>
          <w:spacing w:val="15"/>
          <w:w w:val="110"/>
        </w:rPr>
        <w:t xml:space="preserve"> </w:t>
      </w:r>
      <w:r>
        <w:rPr>
          <w:rFonts w:ascii="Calibri"/>
          <w:w w:val="110"/>
        </w:rPr>
        <w:t>affected</w:t>
      </w:r>
      <w:r>
        <w:rPr>
          <w:rFonts w:ascii="Calibri"/>
          <w:spacing w:val="13"/>
          <w:w w:val="110"/>
        </w:rPr>
        <w:t xml:space="preserve"> </w:t>
      </w:r>
      <w:proofErr w:type="gramStart"/>
      <w:r>
        <w:rPr>
          <w:rFonts w:ascii="Calibri"/>
          <w:w w:val="110"/>
        </w:rPr>
        <w:t>by</w:t>
      </w:r>
      <w:r>
        <w:rPr>
          <w:rFonts w:ascii="Calibri"/>
          <w:spacing w:val="15"/>
          <w:w w:val="110"/>
        </w:rPr>
        <w:t xml:space="preserve"> </w:t>
      </w:r>
      <w:r>
        <w:rPr>
          <w:rFonts w:ascii="Calibri"/>
          <w:w w:val="110"/>
        </w:rPr>
        <w:t>being</w:t>
      </w:r>
      <w:proofErr w:type="gramEnd"/>
      <w:r>
        <w:rPr>
          <w:rFonts w:ascii="Calibri"/>
          <w:spacing w:val="15"/>
          <w:w w:val="110"/>
        </w:rPr>
        <w:t xml:space="preserve"> </w:t>
      </w:r>
      <w:r>
        <w:rPr>
          <w:rFonts w:ascii="Calibri"/>
          <w:w w:val="110"/>
        </w:rPr>
        <w:t>maturation</w:t>
      </w:r>
      <w:r>
        <w:rPr>
          <w:rFonts w:ascii="Calibri"/>
          <w:spacing w:val="13"/>
          <w:w w:val="110"/>
        </w:rPr>
        <w:t xml:space="preserve"> </w:t>
      </w:r>
      <w:r>
        <w:rPr>
          <w:rFonts w:ascii="Calibri"/>
          <w:w w:val="110"/>
        </w:rPr>
        <w:t>limited.</w:t>
      </w:r>
    </w:p>
    <w:p w14:paraId="2EF84E31" w14:textId="77777777" w:rsidR="006F1C89" w:rsidRDefault="006F1C89">
      <w:pPr>
        <w:spacing w:before="10"/>
        <w:rPr>
          <w:sz w:val="23"/>
        </w:rPr>
      </w:pPr>
    </w:p>
    <w:p w14:paraId="06DC71FD" w14:textId="77777777" w:rsidR="006F1C89" w:rsidRDefault="005D3991">
      <w:pPr>
        <w:pStyle w:val="Heading2"/>
      </w:pPr>
      <w:r>
        <w:rPr>
          <w:w w:val="120"/>
        </w:rPr>
        <w:t>Effect</w:t>
      </w:r>
      <w:r>
        <w:rPr>
          <w:spacing w:val="8"/>
          <w:w w:val="120"/>
        </w:rPr>
        <w:t xml:space="preserve"> </w:t>
      </w:r>
      <w:r>
        <w:rPr>
          <w:w w:val="120"/>
        </w:rPr>
        <w:t>of</w:t>
      </w:r>
      <w:r>
        <w:rPr>
          <w:spacing w:val="8"/>
          <w:w w:val="120"/>
        </w:rPr>
        <w:t xml:space="preserve"> </w:t>
      </w:r>
      <w:r>
        <w:rPr>
          <w:w w:val="120"/>
        </w:rPr>
        <w:t>Resource</w:t>
      </w:r>
      <w:r>
        <w:rPr>
          <w:spacing w:val="8"/>
          <w:w w:val="120"/>
        </w:rPr>
        <w:t xml:space="preserve"> </w:t>
      </w:r>
      <w:r>
        <w:rPr>
          <w:w w:val="120"/>
        </w:rPr>
        <w:t>Distribution</w:t>
      </w:r>
    </w:p>
    <w:p w14:paraId="520DB5A0" w14:textId="77777777" w:rsidR="006F1C89" w:rsidRDefault="005D3991">
      <w:pPr>
        <w:pStyle w:val="BodyText"/>
        <w:spacing w:before="138" w:line="242" w:lineRule="auto"/>
        <w:ind w:left="150" w:right="107"/>
        <w:jc w:val="both"/>
        <w:rPr>
          <w:rFonts w:ascii="Calibri"/>
        </w:rPr>
      </w:pPr>
      <w:r>
        <w:rPr>
          <w:rFonts w:ascii="Calibri"/>
          <w:w w:val="105"/>
        </w:rPr>
        <w:t xml:space="preserve">While there was no significant difference between the number of coexisting species for different resource </w:t>
      </w:r>
      <w:proofErr w:type="spellStart"/>
      <w:r>
        <w:rPr>
          <w:rFonts w:ascii="Calibri"/>
          <w:w w:val="105"/>
        </w:rPr>
        <w:t>distri</w:t>
      </w:r>
      <w:proofErr w:type="spellEnd"/>
      <w:r>
        <w:rPr>
          <w:rFonts w:ascii="Calibri"/>
          <w:w w:val="105"/>
        </w:rPr>
        <w:t>-</w:t>
      </w:r>
      <w:r>
        <w:rPr>
          <w:rFonts w:ascii="Calibri"/>
          <w:spacing w:val="-50"/>
          <w:w w:val="105"/>
        </w:rPr>
        <w:t xml:space="preserve"> </w:t>
      </w:r>
      <w:proofErr w:type="spellStart"/>
      <w:r>
        <w:rPr>
          <w:rFonts w:ascii="Calibri"/>
          <w:w w:val="105"/>
        </w:rPr>
        <w:t>butions</w:t>
      </w:r>
      <w:proofErr w:type="spellEnd"/>
      <w:r>
        <w:rPr>
          <w:rFonts w:ascii="Calibri"/>
          <w:w w:val="105"/>
        </w:rPr>
        <w:t>, there were slight differences in the partitioning, visualized in figure 10. The patterns are quite intuitive.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Species are generally more closely clustered around the peak of the resource distribution, and species closer to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the peak have a higher abundance. </w:t>
      </w:r>
      <w:proofErr w:type="gramStart"/>
      <w:r>
        <w:rPr>
          <w:rFonts w:ascii="Calibri"/>
          <w:w w:val="105"/>
        </w:rPr>
        <w:t>The even</w:t>
      </w:r>
      <w:proofErr w:type="gramEnd"/>
      <w:r>
        <w:rPr>
          <w:rFonts w:ascii="Calibri"/>
          <w:w w:val="105"/>
        </w:rPr>
        <w:t xml:space="preserve"> resource distribution causes species arrange themselves so that no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lastRenderedPageBreak/>
        <w:t>two species compete for the same set of resources. The normal resource distribution causes species to cluster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closer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6"/>
          <w:w w:val="105"/>
        </w:rPr>
        <w:t xml:space="preserve"> </w:t>
      </w:r>
      <w:proofErr w:type="spellStart"/>
      <w:r>
        <w:rPr>
          <w:rFonts w:ascii="Calibri"/>
          <w:w w:val="105"/>
        </w:rPr>
        <w:t>centre</w:t>
      </w:r>
      <w:proofErr w:type="spellEnd"/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resource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distribution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at</w:t>
      </w:r>
      <w:r>
        <w:rPr>
          <w:rFonts w:ascii="Calibri"/>
          <w:spacing w:val="15"/>
          <w:w w:val="105"/>
        </w:rPr>
        <w:t xml:space="preserve"> </w:t>
      </w:r>
      <w:proofErr w:type="spellStart"/>
      <w:r>
        <w:rPr>
          <w:rFonts w:ascii="Calibri"/>
          <w:i/>
          <w:w w:val="105"/>
        </w:rPr>
        <w:t>q</w:t>
      </w:r>
      <w:r>
        <w:rPr>
          <w:rFonts w:ascii="Calibri"/>
          <w:i/>
          <w:w w:val="105"/>
          <w:vertAlign w:val="subscript"/>
        </w:rPr>
        <w:t>R</w:t>
      </w:r>
      <w:proofErr w:type="spellEnd"/>
      <w:r>
        <w:rPr>
          <w:rFonts w:ascii="Calibri"/>
          <w:i/>
          <w:spacing w:val="17"/>
          <w:w w:val="105"/>
        </w:rPr>
        <w:t xml:space="preserve"> </w:t>
      </w:r>
      <w:r>
        <w:rPr>
          <w:rFonts w:ascii="Calibri"/>
          <w:w w:val="125"/>
        </w:rPr>
        <w:t>=</w:t>
      </w:r>
      <w:r>
        <w:rPr>
          <w:rFonts w:ascii="Calibri"/>
          <w:spacing w:val="-2"/>
          <w:w w:val="125"/>
        </w:rPr>
        <w:t xml:space="preserve"> </w:t>
      </w:r>
      <w:r>
        <w:rPr>
          <w:rFonts w:ascii="Calibri"/>
          <w:w w:val="105"/>
        </w:rPr>
        <w:t>0.</w:t>
      </w:r>
      <w:r>
        <w:rPr>
          <w:rFonts w:ascii="Calibri"/>
          <w:spacing w:val="46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skewed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resource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distribution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causes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to</w:t>
      </w:r>
    </w:p>
    <w:p w14:paraId="72FD963C" w14:textId="77777777" w:rsidR="006F1C89" w:rsidRDefault="006F1C89">
      <w:pPr>
        <w:spacing w:line="242" w:lineRule="auto"/>
        <w:jc w:val="both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05797735" w14:textId="77777777" w:rsidR="006F1C89" w:rsidRDefault="005D3991">
      <w:pPr>
        <w:spacing w:before="70"/>
        <w:ind w:left="41" w:right="18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Gradual</w:t>
      </w:r>
      <w:r>
        <w:rPr>
          <w:rFonts w:ascii="Times New Roman"/>
          <w:spacing w:val="119"/>
          <w:sz w:val="24"/>
        </w:rPr>
        <w:t xml:space="preserve"> </w:t>
      </w:r>
      <w:r>
        <w:rPr>
          <w:rFonts w:ascii="Times New Roman"/>
          <w:sz w:val="24"/>
        </w:rPr>
        <w:t>Evolution</w:t>
      </w:r>
    </w:p>
    <w:p w14:paraId="1FDEE607" w14:textId="77777777" w:rsidR="006F1C89" w:rsidRDefault="006F1C89">
      <w:pPr>
        <w:jc w:val="center"/>
        <w:rPr>
          <w:rFonts w:ascii="Times New Roman"/>
          <w:sz w:val="24"/>
        </w:rPr>
        <w:sectPr w:rsidR="006F1C89">
          <w:pgSz w:w="12240" w:h="15840"/>
          <w:pgMar w:top="800" w:right="740" w:bottom="400" w:left="700" w:header="0" w:footer="216" w:gutter="0"/>
          <w:cols w:space="720"/>
        </w:sectPr>
      </w:pPr>
    </w:p>
    <w:p w14:paraId="452B4FBE" w14:textId="77777777" w:rsidR="006F1C89" w:rsidRDefault="005D3991">
      <w:pPr>
        <w:spacing w:before="95"/>
        <w:ind w:left="798"/>
        <w:rPr>
          <w:rFonts w:ascii="Times New Roman" w:hAnsi="Times New Roman"/>
          <w:sz w:val="24"/>
        </w:rPr>
      </w:pP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0.05</w:t>
      </w:r>
    </w:p>
    <w:p w14:paraId="299F0484" w14:textId="77777777" w:rsidR="006F1C89" w:rsidRDefault="005D3991">
      <w:pPr>
        <w:spacing w:before="95"/>
        <w:ind w:left="798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0.2</w:t>
      </w:r>
    </w:p>
    <w:p w14:paraId="547D0349" w14:textId="77777777" w:rsidR="006F1C89" w:rsidRDefault="005D3991">
      <w:pPr>
        <w:spacing w:before="95"/>
        <w:ind w:left="798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0.35</w:t>
      </w:r>
    </w:p>
    <w:p w14:paraId="5AF3DE5C" w14:textId="77777777" w:rsidR="006F1C89" w:rsidRDefault="005D3991">
      <w:pPr>
        <w:spacing w:before="95"/>
        <w:ind w:left="798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0.5</w:t>
      </w:r>
    </w:p>
    <w:p w14:paraId="58A65D44" w14:textId="77777777" w:rsidR="006F1C89" w:rsidRDefault="005D3991">
      <w:pPr>
        <w:spacing w:before="95"/>
        <w:ind w:left="798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0.65</w:t>
      </w:r>
    </w:p>
    <w:p w14:paraId="0154DE7C" w14:textId="77777777" w:rsidR="006F1C89" w:rsidRDefault="005D3991">
      <w:pPr>
        <w:spacing w:before="95"/>
        <w:ind w:left="798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0.8</w:t>
      </w:r>
    </w:p>
    <w:p w14:paraId="2FE7FA4A" w14:textId="77777777" w:rsidR="006F1C89" w:rsidRDefault="006F1C89">
      <w:pPr>
        <w:rPr>
          <w:rFonts w:ascii="Times New Roman" w:hAnsi="Times New Roman"/>
          <w:sz w:val="24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6" w:space="720" w:equalWidth="0">
            <w:col w:w="1684" w:space="106"/>
            <w:col w:w="1561" w:space="107"/>
            <w:col w:w="1684" w:space="107"/>
            <w:col w:w="1561" w:space="106"/>
            <w:col w:w="1684" w:space="107"/>
            <w:col w:w="2093"/>
          </w:cols>
        </w:sectPr>
      </w:pPr>
    </w:p>
    <w:p w14:paraId="7179A80C" w14:textId="77777777" w:rsidR="006F1C89" w:rsidRDefault="006F1C89">
      <w:pPr>
        <w:pStyle w:val="BodyText"/>
        <w:rPr>
          <w:rFonts w:ascii="Times New Roman"/>
          <w:sz w:val="20"/>
        </w:rPr>
      </w:pPr>
    </w:p>
    <w:p w14:paraId="6330BE6B" w14:textId="77777777" w:rsidR="006F1C89" w:rsidRDefault="006F1C89">
      <w:pPr>
        <w:pStyle w:val="BodyText"/>
        <w:rPr>
          <w:rFonts w:ascii="Times New Roman"/>
          <w:sz w:val="20"/>
        </w:rPr>
      </w:pPr>
    </w:p>
    <w:p w14:paraId="6006003C" w14:textId="77777777" w:rsidR="006F1C89" w:rsidRDefault="006F1C89">
      <w:pPr>
        <w:rPr>
          <w:rFonts w:ascii="Times New Roman"/>
          <w:sz w:val="20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6143F72E" w14:textId="77777777" w:rsidR="006F1C89" w:rsidRDefault="006F1C89">
      <w:pPr>
        <w:pStyle w:val="BodyText"/>
        <w:spacing w:before="8"/>
        <w:rPr>
          <w:rFonts w:ascii="Times New Roman"/>
          <w:sz w:val="19"/>
        </w:rPr>
      </w:pPr>
    </w:p>
    <w:p w14:paraId="076E8372" w14:textId="115F44FF" w:rsidR="006F1C89" w:rsidRDefault="005D3991">
      <w:pPr>
        <w:tabs>
          <w:tab w:val="left" w:pos="1729"/>
        </w:tabs>
        <w:ind w:right="1140"/>
        <w:jc w:val="right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485257216" behindDoc="1" locked="0" layoutInCell="1" allowOverlap="1" wp14:anchorId="5A76ED97" wp14:editId="1F85A754">
            <wp:simplePos x="0" y="0"/>
            <wp:positionH relativeFrom="page">
              <wp:posOffset>796970</wp:posOffset>
            </wp:positionH>
            <wp:positionV relativeFrom="paragraph">
              <wp:posOffset>-88668</wp:posOffset>
            </wp:positionV>
            <wp:extent cx="845921" cy="845824"/>
            <wp:effectExtent l="0" t="0" r="0" b="0"/>
            <wp:wrapNone/>
            <wp:docPr id="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5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921" cy="84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5944">
        <w:rPr>
          <w:noProof/>
        </w:rPr>
        <mc:AlternateContent>
          <mc:Choice Requires="wpg">
            <w:drawing>
              <wp:anchor distT="0" distB="0" distL="114300" distR="114300" simplePos="0" relativeHeight="15777792" behindDoc="0" locked="0" layoutInCell="1" allowOverlap="1" wp14:anchorId="65710373" wp14:editId="75EC9D66">
                <wp:simplePos x="0" y="0"/>
                <wp:positionH relativeFrom="page">
                  <wp:posOffset>1894840</wp:posOffset>
                </wp:positionH>
                <wp:positionV relativeFrom="paragraph">
                  <wp:posOffset>-88900</wp:posOffset>
                </wp:positionV>
                <wp:extent cx="846455" cy="845820"/>
                <wp:effectExtent l="0" t="0" r="0" b="0"/>
                <wp:wrapNone/>
                <wp:docPr id="33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6455" cy="845820"/>
                          <a:chOff x="2984" y="-140"/>
                          <a:chExt cx="1333" cy="1332"/>
                        </a:xfrm>
                      </wpg:grpSpPr>
                      <wps:wsp>
                        <wps:cNvPr id="335" name="AutoShape 340"/>
                        <wps:cNvSpPr>
                          <a:spLocks/>
                        </wps:cNvSpPr>
                        <wps:spPr bwMode="auto">
                          <a:xfrm>
                            <a:off x="2984" y="-140"/>
                            <a:ext cx="1333" cy="1332"/>
                          </a:xfrm>
                          <a:custGeom>
                            <a:avLst/>
                            <a:gdLst>
                              <a:gd name="T0" fmla="+- 0 2984 2984"/>
                              <a:gd name="T1" fmla="*/ T0 w 1333"/>
                              <a:gd name="T2" fmla="+- 0 1132 -140"/>
                              <a:gd name="T3" fmla="*/ 1132 h 1332"/>
                              <a:gd name="T4" fmla="+- 0 4316 2984"/>
                              <a:gd name="T5" fmla="*/ T4 w 1333"/>
                              <a:gd name="T6" fmla="+- 0 1132 -140"/>
                              <a:gd name="T7" fmla="*/ 1132 h 1332"/>
                              <a:gd name="T8" fmla="+- 0 2984 2984"/>
                              <a:gd name="T9" fmla="*/ T8 w 1333"/>
                              <a:gd name="T10" fmla="+- 0 728 -140"/>
                              <a:gd name="T11" fmla="*/ 728 h 1332"/>
                              <a:gd name="T12" fmla="+- 0 4316 2984"/>
                              <a:gd name="T13" fmla="*/ T12 w 1333"/>
                              <a:gd name="T14" fmla="+- 0 728 -140"/>
                              <a:gd name="T15" fmla="*/ 728 h 1332"/>
                              <a:gd name="T16" fmla="+- 0 2984 2984"/>
                              <a:gd name="T17" fmla="*/ T16 w 1333"/>
                              <a:gd name="T18" fmla="+- 0 324 -140"/>
                              <a:gd name="T19" fmla="*/ 324 h 1332"/>
                              <a:gd name="T20" fmla="+- 0 4316 2984"/>
                              <a:gd name="T21" fmla="*/ T20 w 1333"/>
                              <a:gd name="T22" fmla="+- 0 324 -140"/>
                              <a:gd name="T23" fmla="*/ 324 h 1332"/>
                              <a:gd name="T24" fmla="+- 0 2984 2984"/>
                              <a:gd name="T25" fmla="*/ T24 w 1333"/>
                              <a:gd name="T26" fmla="+- 0 -79 -140"/>
                              <a:gd name="T27" fmla="*/ -79 h 1332"/>
                              <a:gd name="T28" fmla="+- 0 4316 2984"/>
                              <a:gd name="T29" fmla="*/ T28 w 1333"/>
                              <a:gd name="T30" fmla="+- 0 -79 -140"/>
                              <a:gd name="T31" fmla="*/ -79 h 1332"/>
                              <a:gd name="T32" fmla="+- 0 3045 2984"/>
                              <a:gd name="T33" fmla="*/ T32 w 1333"/>
                              <a:gd name="T34" fmla="+- 0 1192 -140"/>
                              <a:gd name="T35" fmla="*/ 1192 h 1332"/>
                              <a:gd name="T36" fmla="+- 0 3045 2984"/>
                              <a:gd name="T37" fmla="*/ T36 w 1333"/>
                              <a:gd name="T38" fmla="+- 0 -140 -140"/>
                              <a:gd name="T39" fmla="*/ -140 h 1332"/>
                              <a:gd name="T40" fmla="+- 0 3449 2984"/>
                              <a:gd name="T41" fmla="*/ T40 w 1333"/>
                              <a:gd name="T42" fmla="+- 0 1192 -140"/>
                              <a:gd name="T43" fmla="*/ 1192 h 1332"/>
                              <a:gd name="T44" fmla="+- 0 3449 2984"/>
                              <a:gd name="T45" fmla="*/ T44 w 1333"/>
                              <a:gd name="T46" fmla="+- 0 -140 -140"/>
                              <a:gd name="T47" fmla="*/ -140 h 1332"/>
                              <a:gd name="T48" fmla="+- 0 3852 2984"/>
                              <a:gd name="T49" fmla="*/ T48 w 1333"/>
                              <a:gd name="T50" fmla="+- 0 1192 -140"/>
                              <a:gd name="T51" fmla="*/ 1192 h 1332"/>
                              <a:gd name="T52" fmla="+- 0 3852 2984"/>
                              <a:gd name="T53" fmla="*/ T52 w 1333"/>
                              <a:gd name="T54" fmla="+- 0 -140 -140"/>
                              <a:gd name="T55" fmla="*/ -140 h 1332"/>
                              <a:gd name="T56" fmla="+- 0 4256 2984"/>
                              <a:gd name="T57" fmla="*/ T56 w 1333"/>
                              <a:gd name="T58" fmla="+- 0 1192 -140"/>
                              <a:gd name="T59" fmla="*/ 1192 h 1332"/>
                              <a:gd name="T60" fmla="+- 0 4256 2984"/>
                              <a:gd name="T61" fmla="*/ T60 w 1333"/>
                              <a:gd name="T62" fmla="+- 0 -140 -140"/>
                              <a:gd name="T63" fmla="*/ -14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33" h="1332">
                                <a:moveTo>
                                  <a:pt x="0" y="1272"/>
                                </a:moveTo>
                                <a:lnTo>
                                  <a:pt x="1332" y="1272"/>
                                </a:lnTo>
                                <a:moveTo>
                                  <a:pt x="0" y="868"/>
                                </a:moveTo>
                                <a:lnTo>
                                  <a:pt x="1332" y="868"/>
                                </a:lnTo>
                                <a:moveTo>
                                  <a:pt x="0" y="464"/>
                                </a:moveTo>
                                <a:lnTo>
                                  <a:pt x="1332" y="464"/>
                                </a:lnTo>
                                <a:moveTo>
                                  <a:pt x="0" y="61"/>
                                </a:moveTo>
                                <a:lnTo>
                                  <a:pt x="1332" y="61"/>
                                </a:lnTo>
                                <a:moveTo>
                                  <a:pt x="61" y="1332"/>
                                </a:moveTo>
                                <a:lnTo>
                                  <a:pt x="61" y="0"/>
                                </a:lnTo>
                                <a:moveTo>
                                  <a:pt x="465" y="1332"/>
                                </a:moveTo>
                                <a:lnTo>
                                  <a:pt x="465" y="0"/>
                                </a:lnTo>
                                <a:moveTo>
                                  <a:pt x="868" y="1332"/>
                                </a:moveTo>
                                <a:lnTo>
                                  <a:pt x="868" y="0"/>
                                </a:lnTo>
                                <a:moveTo>
                                  <a:pt x="1272" y="1332"/>
                                </a:moveTo>
                                <a:lnTo>
                                  <a:pt x="1272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AutoShape 339"/>
                        <wps:cNvSpPr>
                          <a:spLocks/>
                        </wps:cNvSpPr>
                        <wps:spPr bwMode="auto">
                          <a:xfrm>
                            <a:off x="2984" y="-140"/>
                            <a:ext cx="1333" cy="1332"/>
                          </a:xfrm>
                          <a:custGeom>
                            <a:avLst/>
                            <a:gdLst>
                              <a:gd name="T0" fmla="+- 0 2984 2984"/>
                              <a:gd name="T1" fmla="*/ T0 w 1333"/>
                              <a:gd name="T2" fmla="+- 0 930 -140"/>
                              <a:gd name="T3" fmla="*/ 930 h 1332"/>
                              <a:gd name="T4" fmla="+- 0 4316 2984"/>
                              <a:gd name="T5" fmla="*/ T4 w 1333"/>
                              <a:gd name="T6" fmla="+- 0 930 -140"/>
                              <a:gd name="T7" fmla="*/ 930 h 1332"/>
                              <a:gd name="T8" fmla="+- 0 2984 2984"/>
                              <a:gd name="T9" fmla="*/ T8 w 1333"/>
                              <a:gd name="T10" fmla="+- 0 526 -140"/>
                              <a:gd name="T11" fmla="*/ 526 h 1332"/>
                              <a:gd name="T12" fmla="+- 0 4316 2984"/>
                              <a:gd name="T13" fmla="*/ T12 w 1333"/>
                              <a:gd name="T14" fmla="+- 0 526 -140"/>
                              <a:gd name="T15" fmla="*/ 526 h 1332"/>
                              <a:gd name="T16" fmla="+- 0 2984 2984"/>
                              <a:gd name="T17" fmla="*/ T16 w 1333"/>
                              <a:gd name="T18" fmla="+- 0 123 -140"/>
                              <a:gd name="T19" fmla="*/ 123 h 1332"/>
                              <a:gd name="T20" fmla="+- 0 4316 2984"/>
                              <a:gd name="T21" fmla="*/ T20 w 1333"/>
                              <a:gd name="T22" fmla="+- 0 123 -140"/>
                              <a:gd name="T23" fmla="*/ 123 h 1332"/>
                              <a:gd name="T24" fmla="+- 0 3247 2984"/>
                              <a:gd name="T25" fmla="*/ T24 w 1333"/>
                              <a:gd name="T26" fmla="+- 0 1192 -140"/>
                              <a:gd name="T27" fmla="*/ 1192 h 1332"/>
                              <a:gd name="T28" fmla="+- 0 3247 2984"/>
                              <a:gd name="T29" fmla="*/ T28 w 1333"/>
                              <a:gd name="T30" fmla="+- 0 -140 -140"/>
                              <a:gd name="T31" fmla="*/ -140 h 1332"/>
                              <a:gd name="T32" fmla="+- 0 3650 2984"/>
                              <a:gd name="T33" fmla="*/ T32 w 1333"/>
                              <a:gd name="T34" fmla="+- 0 1192 -140"/>
                              <a:gd name="T35" fmla="*/ 1192 h 1332"/>
                              <a:gd name="T36" fmla="+- 0 3650 2984"/>
                              <a:gd name="T37" fmla="*/ T36 w 1333"/>
                              <a:gd name="T38" fmla="+- 0 -140 -140"/>
                              <a:gd name="T39" fmla="*/ -140 h 1332"/>
                              <a:gd name="T40" fmla="+- 0 4054 2984"/>
                              <a:gd name="T41" fmla="*/ T40 w 1333"/>
                              <a:gd name="T42" fmla="+- 0 1192 -140"/>
                              <a:gd name="T43" fmla="*/ 1192 h 1332"/>
                              <a:gd name="T44" fmla="+- 0 4054 2984"/>
                              <a:gd name="T45" fmla="*/ T44 w 1333"/>
                              <a:gd name="T46" fmla="+- 0 -140 -140"/>
                              <a:gd name="T47" fmla="*/ -14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3" h="1332">
                                <a:moveTo>
                                  <a:pt x="0" y="1070"/>
                                </a:moveTo>
                                <a:lnTo>
                                  <a:pt x="1332" y="1070"/>
                                </a:lnTo>
                                <a:moveTo>
                                  <a:pt x="0" y="666"/>
                                </a:moveTo>
                                <a:lnTo>
                                  <a:pt x="1332" y="666"/>
                                </a:lnTo>
                                <a:moveTo>
                                  <a:pt x="0" y="263"/>
                                </a:moveTo>
                                <a:lnTo>
                                  <a:pt x="1332" y="263"/>
                                </a:lnTo>
                                <a:moveTo>
                                  <a:pt x="263" y="1332"/>
                                </a:moveTo>
                                <a:lnTo>
                                  <a:pt x="263" y="0"/>
                                </a:lnTo>
                                <a:moveTo>
                                  <a:pt x="666" y="1332"/>
                                </a:moveTo>
                                <a:lnTo>
                                  <a:pt x="666" y="0"/>
                                </a:lnTo>
                                <a:moveTo>
                                  <a:pt x="1070" y="1332"/>
                                </a:moveTo>
                                <a:lnTo>
                                  <a:pt x="1070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38"/>
                        <wps:cNvSpPr>
                          <a:spLocks/>
                        </wps:cNvSpPr>
                        <wps:spPr bwMode="auto">
                          <a:xfrm>
                            <a:off x="3535" y="421"/>
                            <a:ext cx="94" cy="95"/>
                          </a:xfrm>
                          <a:custGeom>
                            <a:avLst/>
                            <a:gdLst>
                              <a:gd name="T0" fmla="+- 0 3582 3536"/>
                              <a:gd name="T1" fmla="*/ T0 w 94"/>
                              <a:gd name="T2" fmla="+- 0 422 422"/>
                              <a:gd name="T3" fmla="*/ 422 h 95"/>
                              <a:gd name="T4" fmla="+- 0 3564 3536"/>
                              <a:gd name="T5" fmla="*/ T4 w 94"/>
                              <a:gd name="T6" fmla="+- 0 425 422"/>
                              <a:gd name="T7" fmla="*/ 425 h 95"/>
                              <a:gd name="T8" fmla="+- 0 3549 3536"/>
                              <a:gd name="T9" fmla="*/ T8 w 94"/>
                              <a:gd name="T10" fmla="+- 0 435 422"/>
                              <a:gd name="T11" fmla="*/ 435 h 95"/>
                              <a:gd name="T12" fmla="+- 0 3539 3536"/>
                              <a:gd name="T13" fmla="*/ T12 w 94"/>
                              <a:gd name="T14" fmla="+- 0 450 422"/>
                              <a:gd name="T15" fmla="*/ 450 h 95"/>
                              <a:gd name="T16" fmla="+- 0 3536 3536"/>
                              <a:gd name="T17" fmla="*/ T16 w 94"/>
                              <a:gd name="T18" fmla="+- 0 469 422"/>
                              <a:gd name="T19" fmla="*/ 469 h 95"/>
                              <a:gd name="T20" fmla="+- 0 3539 3536"/>
                              <a:gd name="T21" fmla="*/ T20 w 94"/>
                              <a:gd name="T22" fmla="+- 0 487 422"/>
                              <a:gd name="T23" fmla="*/ 487 h 95"/>
                              <a:gd name="T24" fmla="+- 0 3549 3536"/>
                              <a:gd name="T25" fmla="*/ T24 w 94"/>
                              <a:gd name="T26" fmla="+- 0 502 422"/>
                              <a:gd name="T27" fmla="*/ 502 h 95"/>
                              <a:gd name="T28" fmla="+- 0 3564 3536"/>
                              <a:gd name="T29" fmla="*/ T28 w 94"/>
                              <a:gd name="T30" fmla="+- 0 512 422"/>
                              <a:gd name="T31" fmla="*/ 512 h 95"/>
                              <a:gd name="T32" fmla="+- 0 3582 3536"/>
                              <a:gd name="T33" fmla="*/ T32 w 94"/>
                              <a:gd name="T34" fmla="+- 0 516 422"/>
                              <a:gd name="T35" fmla="*/ 516 h 95"/>
                              <a:gd name="T36" fmla="+- 0 3601 3536"/>
                              <a:gd name="T37" fmla="*/ T36 w 94"/>
                              <a:gd name="T38" fmla="+- 0 512 422"/>
                              <a:gd name="T39" fmla="*/ 512 h 95"/>
                              <a:gd name="T40" fmla="+- 0 3616 3536"/>
                              <a:gd name="T41" fmla="*/ T40 w 94"/>
                              <a:gd name="T42" fmla="+- 0 502 422"/>
                              <a:gd name="T43" fmla="*/ 502 h 95"/>
                              <a:gd name="T44" fmla="+- 0 3626 3536"/>
                              <a:gd name="T45" fmla="*/ T44 w 94"/>
                              <a:gd name="T46" fmla="+- 0 487 422"/>
                              <a:gd name="T47" fmla="*/ 487 h 95"/>
                              <a:gd name="T48" fmla="+- 0 3629 3536"/>
                              <a:gd name="T49" fmla="*/ T48 w 94"/>
                              <a:gd name="T50" fmla="+- 0 469 422"/>
                              <a:gd name="T51" fmla="*/ 469 h 95"/>
                              <a:gd name="T52" fmla="+- 0 3626 3536"/>
                              <a:gd name="T53" fmla="*/ T52 w 94"/>
                              <a:gd name="T54" fmla="+- 0 450 422"/>
                              <a:gd name="T55" fmla="*/ 450 h 95"/>
                              <a:gd name="T56" fmla="+- 0 3616 3536"/>
                              <a:gd name="T57" fmla="*/ T56 w 94"/>
                              <a:gd name="T58" fmla="+- 0 435 422"/>
                              <a:gd name="T59" fmla="*/ 435 h 95"/>
                              <a:gd name="T60" fmla="+- 0 3601 3536"/>
                              <a:gd name="T61" fmla="*/ T60 w 94"/>
                              <a:gd name="T62" fmla="+- 0 425 422"/>
                              <a:gd name="T63" fmla="*/ 425 h 95"/>
                              <a:gd name="T64" fmla="+- 0 3582 3536"/>
                              <a:gd name="T65" fmla="*/ T64 w 94"/>
                              <a:gd name="T66" fmla="+- 0 422 422"/>
                              <a:gd name="T67" fmla="*/ 422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4" h="95">
                                <a:moveTo>
                                  <a:pt x="46" y="0"/>
                                </a:moveTo>
                                <a:lnTo>
                                  <a:pt x="28" y="3"/>
                                </a:lnTo>
                                <a:lnTo>
                                  <a:pt x="13" y="13"/>
                                </a:lnTo>
                                <a:lnTo>
                                  <a:pt x="3" y="28"/>
                                </a:lnTo>
                                <a:lnTo>
                                  <a:pt x="0" y="47"/>
                                </a:lnTo>
                                <a:lnTo>
                                  <a:pt x="3" y="65"/>
                                </a:lnTo>
                                <a:lnTo>
                                  <a:pt x="13" y="80"/>
                                </a:lnTo>
                                <a:lnTo>
                                  <a:pt x="28" y="90"/>
                                </a:lnTo>
                                <a:lnTo>
                                  <a:pt x="46" y="94"/>
                                </a:lnTo>
                                <a:lnTo>
                                  <a:pt x="65" y="90"/>
                                </a:lnTo>
                                <a:lnTo>
                                  <a:pt x="80" y="80"/>
                                </a:lnTo>
                                <a:lnTo>
                                  <a:pt x="90" y="65"/>
                                </a:lnTo>
                                <a:lnTo>
                                  <a:pt x="93" y="47"/>
                                </a:lnTo>
                                <a:lnTo>
                                  <a:pt x="90" y="28"/>
                                </a:lnTo>
                                <a:lnTo>
                                  <a:pt x="80" y="13"/>
                                </a:lnTo>
                                <a:lnTo>
                                  <a:pt x="65" y="3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337"/>
                        <wps:cNvSpPr>
                          <a:spLocks/>
                        </wps:cNvSpPr>
                        <wps:spPr bwMode="auto">
                          <a:xfrm>
                            <a:off x="3535" y="421"/>
                            <a:ext cx="94" cy="95"/>
                          </a:xfrm>
                          <a:custGeom>
                            <a:avLst/>
                            <a:gdLst>
                              <a:gd name="T0" fmla="+- 0 3536 3536"/>
                              <a:gd name="T1" fmla="*/ T0 w 94"/>
                              <a:gd name="T2" fmla="+- 0 469 422"/>
                              <a:gd name="T3" fmla="*/ 469 h 95"/>
                              <a:gd name="T4" fmla="+- 0 3539 3536"/>
                              <a:gd name="T5" fmla="*/ T4 w 94"/>
                              <a:gd name="T6" fmla="+- 0 450 422"/>
                              <a:gd name="T7" fmla="*/ 450 h 95"/>
                              <a:gd name="T8" fmla="+- 0 3549 3536"/>
                              <a:gd name="T9" fmla="*/ T8 w 94"/>
                              <a:gd name="T10" fmla="+- 0 435 422"/>
                              <a:gd name="T11" fmla="*/ 435 h 95"/>
                              <a:gd name="T12" fmla="+- 0 3564 3536"/>
                              <a:gd name="T13" fmla="*/ T12 w 94"/>
                              <a:gd name="T14" fmla="+- 0 425 422"/>
                              <a:gd name="T15" fmla="*/ 425 h 95"/>
                              <a:gd name="T16" fmla="+- 0 3582 3536"/>
                              <a:gd name="T17" fmla="*/ T16 w 94"/>
                              <a:gd name="T18" fmla="+- 0 422 422"/>
                              <a:gd name="T19" fmla="*/ 422 h 95"/>
                              <a:gd name="T20" fmla="+- 0 3601 3536"/>
                              <a:gd name="T21" fmla="*/ T20 w 94"/>
                              <a:gd name="T22" fmla="+- 0 425 422"/>
                              <a:gd name="T23" fmla="*/ 425 h 95"/>
                              <a:gd name="T24" fmla="+- 0 3616 3536"/>
                              <a:gd name="T25" fmla="*/ T24 w 94"/>
                              <a:gd name="T26" fmla="+- 0 435 422"/>
                              <a:gd name="T27" fmla="*/ 435 h 95"/>
                              <a:gd name="T28" fmla="+- 0 3626 3536"/>
                              <a:gd name="T29" fmla="*/ T28 w 94"/>
                              <a:gd name="T30" fmla="+- 0 450 422"/>
                              <a:gd name="T31" fmla="*/ 450 h 95"/>
                              <a:gd name="T32" fmla="+- 0 3629 3536"/>
                              <a:gd name="T33" fmla="*/ T32 w 94"/>
                              <a:gd name="T34" fmla="+- 0 469 422"/>
                              <a:gd name="T35" fmla="*/ 469 h 95"/>
                              <a:gd name="T36" fmla="+- 0 3626 3536"/>
                              <a:gd name="T37" fmla="*/ T36 w 94"/>
                              <a:gd name="T38" fmla="+- 0 487 422"/>
                              <a:gd name="T39" fmla="*/ 487 h 95"/>
                              <a:gd name="T40" fmla="+- 0 3616 3536"/>
                              <a:gd name="T41" fmla="*/ T40 w 94"/>
                              <a:gd name="T42" fmla="+- 0 502 422"/>
                              <a:gd name="T43" fmla="*/ 502 h 95"/>
                              <a:gd name="T44" fmla="+- 0 3601 3536"/>
                              <a:gd name="T45" fmla="*/ T44 w 94"/>
                              <a:gd name="T46" fmla="+- 0 512 422"/>
                              <a:gd name="T47" fmla="*/ 512 h 95"/>
                              <a:gd name="T48" fmla="+- 0 3582 3536"/>
                              <a:gd name="T49" fmla="*/ T48 w 94"/>
                              <a:gd name="T50" fmla="+- 0 516 422"/>
                              <a:gd name="T51" fmla="*/ 516 h 95"/>
                              <a:gd name="T52" fmla="+- 0 3564 3536"/>
                              <a:gd name="T53" fmla="*/ T52 w 94"/>
                              <a:gd name="T54" fmla="+- 0 512 422"/>
                              <a:gd name="T55" fmla="*/ 512 h 95"/>
                              <a:gd name="T56" fmla="+- 0 3549 3536"/>
                              <a:gd name="T57" fmla="*/ T56 w 94"/>
                              <a:gd name="T58" fmla="+- 0 502 422"/>
                              <a:gd name="T59" fmla="*/ 502 h 95"/>
                              <a:gd name="T60" fmla="+- 0 3539 3536"/>
                              <a:gd name="T61" fmla="*/ T60 w 94"/>
                              <a:gd name="T62" fmla="+- 0 487 422"/>
                              <a:gd name="T63" fmla="*/ 487 h 95"/>
                              <a:gd name="T64" fmla="+- 0 3536 3536"/>
                              <a:gd name="T65" fmla="*/ T64 w 94"/>
                              <a:gd name="T66" fmla="+- 0 469 422"/>
                              <a:gd name="T67" fmla="*/ 469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4" h="95">
                                <a:moveTo>
                                  <a:pt x="0" y="47"/>
                                </a:moveTo>
                                <a:lnTo>
                                  <a:pt x="3" y="28"/>
                                </a:lnTo>
                                <a:lnTo>
                                  <a:pt x="13" y="13"/>
                                </a:lnTo>
                                <a:lnTo>
                                  <a:pt x="28" y="3"/>
                                </a:lnTo>
                                <a:lnTo>
                                  <a:pt x="46" y="0"/>
                                </a:lnTo>
                                <a:lnTo>
                                  <a:pt x="65" y="3"/>
                                </a:lnTo>
                                <a:lnTo>
                                  <a:pt x="80" y="13"/>
                                </a:lnTo>
                                <a:lnTo>
                                  <a:pt x="90" y="28"/>
                                </a:lnTo>
                                <a:lnTo>
                                  <a:pt x="93" y="47"/>
                                </a:lnTo>
                                <a:lnTo>
                                  <a:pt x="90" y="65"/>
                                </a:lnTo>
                                <a:lnTo>
                                  <a:pt x="80" y="80"/>
                                </a:lnTo>
                                <a:lnTo>
                                  <a:pt x="65" y="90"/>
                                </a:lnTo>
                                <a:lnTo>
                                  <a:pt x="46" y="94"/>
                                </a:lnTo>
                                <a:lnTo>
                                  <a:pt x="28" y="90"/>
                                </a:lnTo>
                                <a:lnTo>
                                  <a:pt x="13" y="80"/>
                                </a:lnTo>
                                <a:lnTo>
                                  <a:pt x="3" y="65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36"/>
                        <wps:cNvSpPr>
                          <a:spLocks/>
                        </wps:cNvSpPr>
                        <wps:spPr bwMode="auto">
                          <a:xfrm>
                            <a:off x="3772" y="529"/>
                            <a:ext cx="84" cy="84"/>
                          </a:xfrm>
                          <a:custGeom>
                            <a:avLst/>
                            <a:gdLst>
                              <a:gd name="T0" fmla="+- 0 3814 3772"/>
                              <a:gd name="T1" fmla="*/ T0 w 84"/>
                              <a:gd name="T2" fmla="+- 0 529 529"/>
                              <a:gd name="T3" fmla="*/ 529 h 84"/>
                              <a:gd name="T4" fmla="+- 0 3798 3772"/>
                              <a:gd name="T5" fmla="*/ T4 w 84"/>
                              <a:gd name="T6" fmla="+- 0 533 529"/>
                              <a:gd name="T7" fmla="*/ 533 h 84"/>
                              <a:gd name="T8" fmla="+- 0 3784 3772"/>
                              <a:gd name="T9" fmla="*/ T8 w 84"/>
                              <a:gd name="T10" fmla="+- 0 542 529"/>
                              <a:gd name="T11" fmla="*/ 542 h 84"/>
                              <a:gd name="T12" fmla="+- 0 3775 3772"/>
                              <a:gd name="T13" fmla="*/ T12 w 84"/>
                              <a:gd name="T14" fmla="+- 0 555 529"/>
                              <a:gd name="T15" fmla="*/ 555 h 84"/>
                              <a:gd name="T16" fmla="+- 0 3772 3772"/>
                              <a:gd name="T17" fmla="*/ T16 w 84"/>
                              <a:gd name="T18" fmla="+- 0 571 529"/>
                              <a:gd name="T19" fmla="*/ 571 h 84"/>
                              <a:gd name="T20" fmla="+- 0 3775 3772"/>
                              <a:gd name="T21" fmla="*/ T20 w 84"/>
                              <a:gd name="T22" fmla="+- 0 587 529"/>
                              <a:gd name="T23" fmla="*/ 587 h 84"/>
                              <a:gd name="T24" fmla="+- 0 3784 3772"/>
                              <a:gd name="T25" fmla="*/ T24 w 84"/>
                              <a:gd name="T26" fmla="+- 0 601 529"/>
                              <a:gd name="T27" fmla="*/ 601 h 84"/>
                              <a:gd name="T28" fmla="+- 0 3798 3772"/>
                              <a:gd name="T29" fmla="*/ T28 w 84"/>
                              <a:gd name="T30" fmla="+- 0 610 529"/>
                              <a:gd name="T31" fmla="*/ 610 h 84"/>
                              <a:gd name="T32" fmla="+- 0 3814 3772"/>
                              <a:gd name="T33" fmla="*/ T32 w 84"/>
                              <a:gd name="T34" fmla="+- 0 613 529"/>
                              <a:gd name="T35" fmla="*/ 613 h 84"/>
                              <a:gd name="T36" fmla="+- 0 3830 3772"/>
                              <a:gd name="T37" fmla="*/ T36 w 84"/>
                              <a:gd name="T38" fmla="+- 0 610 529"/>
                              <a:gd name="T39" fmla="*/ 610 h 84"/>
                              <a:gd name="T40" fmla="+- 0 3843 3772"/>
                              <a:gd name="T41" fmla="*/ T40 w 84"/>
                              <a:gd name="T42" fmla="+- 0 601 529"/>
                              <a:gd name="T43" fmla="*/ 601 h 84"/>
                              <a:gd name="T44" fmla="+- 0 3852 3772"/>
                              <a:gd name="T45" fmla="*/ T44 w 84"/>
                              <a:gd name="T46" fmla="+- 0 587 529"/>
                              <a:gd name="T47" fmla="*/ 587 h 84"/>
                              <a:gd name="T48" fmla="+- 0 3856 3772"/>
                              <a:gd name="T49" fmla="*/ T48 w 84"/>
                              <a:gd name="T50" fmla="+- 0 571 529"/>
                              <a:gd name="T51" fmla="*/ 571 h 84"/>
                              <a:gd name="T52" fmla="+- 0 3852 3772"/>
                              <a:gd name="T53" fmla="*/ T52 w 84"/>
                              <a:gd name="T54" fmla="+- 0 555 529"/>
                              <a:gd name="T55" fmla="*/ 555 h 84"/>
                              <a:gd name="T56" fmla="+- 0 3843 3772"/>
                              <a:gd name="T57" fmla="*/ T56 w 84"/>
                              <a:gd name="T58" fmla="+- 0 542 529"/>
                              <a:gd name="T59" fmla="*/ 542 h 84"/>
                              <a:gd name="T60" fmla="+- 0 3830 3772"/>
                              <a:gd name="T61" fmla="*/ T60 w 84"/>
                              <a:gd name="T62" fmla="+- 0 533 529"/>
                              <a:gd name="T63" fmla="*/ 533 h 84"/>
                              <a:gd name="T64" fmla="+- 0 3814 3772"/>
                              <a:gd name="T65" fmla="*/ T64 w 84"/>
                              <a:gd name="T66" fmla="+- 0 529 529"/>
                              <a:gd name="T67" fmla="*/ 529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42" y="0"/>
                                </a:moveTo>
                                <a:lnTo>
                                  <a:pt x="26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6"/>
                                </a:lnTo>
                                <a:lnTo>
                                  <a:pt x="0" y="42"/>
                                </a:lnTo>
                                <a:lnTo>
                                  <a:pt x="3" y="58"/>
                                </a:lnTo>
                                <a:lnTo>
                                  <a:pt x="12" y="72"/>
                                </a:lnTo>
                                <a:lnTo>
                                  <a:pt x="26" y="81"/>
                                </a:lnTo>
                                <a:lnTo>
                                  <a:pt x="42" y="84"/>
                                </a:lnTo>
                                <a:lnTo>
                                  <a:pt x="58" y="81"/>
                                </a:lnTo>
                                <a:lnTo>
                                  <a:pt x="71" y="72"/>
                                </a:lnTo>
                                <a:lnTo>
                                  <a:pt x="80" y="58"/>
                                </a:lnTo>
                                <a:lnTo>
                                  <a:pt x="84" y="42"/>
                                </a:lnTo>
                                <a:lnTo>
                                  <a:pt x="80" y="26"/>
                                </a:lnTo>
                                <a:lnTo>
                                  <a:pt x="71" y="13"/>
                                </a:lnTo>
                                <a:lnTo>
                                  <a:pt x="58" y="4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1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335"/>
                        <wps:cNvSpPr>
                          <a:spLocks/>
                        </wps:cNvSpPr>
                        <wps:spPr bwMode="auto">
                          <a:xfrm>
                            <a:off x="3772" y="529"/>
                            <a:ext cx="84" cy="84"/>
                          </a:xfrm>
                          <a:custGeom>
                            <a:avLst/>
                            <a:gdLst>
                              <a:gd name="T0" fmla="+- 0 3772 3772"/>
                              <a:gd name="T1" fmla="*/ T0 w 84"/>
                              <a:gd name="T2" fmla="+- 0 571 529"/>
                              <a:gd name="T3" fmla="*/ 571 h 84"/>
                              <a:gd name="T4" fmla="+- 0 3775 3772"/>
                              <a:gd name="T5" fmla="*/ T4 w 84"/>
                              <a:gd name="T6" fmla="+- 0 555 529"/>
                              <a:gd name="T7" fmla="*/ 555 h 84"/>
                              <a:gd name="T8" fmla="+- 0 3784 3772"/>
                              <a:gd name="T9" fmla="*/ T8 w 84"/>
                              <a:gd name="T10" fmla="+- 0 542 529"/>
                              <a:gd name="T11" fmla="*/ 542 h 84"/>
                              <a:gd name="T12" fmla="+- 0 3798 3772"/>
                              <a:gd name="T13" fmla="*/ T12 w 84"/>
                              <a:gd name="T14" fmla="+- 0 533 529"/>
                              <a:gd name="T15" fmla="*/ 533 h 84"/>
                              <a:gd name="T16" fmla="+- 0 3814 3772"/>
                              <a:gd name="T17" fmla="*/ T16 w 84"/>
                              <a:gd name="T18" fmla="+- 0 529 529"/>
                              <a:gd name="T19" fmla="*/ 529 h 84"/>
                              <a:gd name="T20" fmla="+- 0 3830 3772"/>
                              <a:gd name="T21" fmla="*/ T20 w 84"/>
                              <a:gd name="T22" fmla="+- 0 533 529"/>
                              <a:gd name="T23" fmla="*/ 533 h 84"/>
                              <a:gd name="T24" fmla="+- 0 3843 3772"/>
                              <a:gd name="T25" fmla="*/ T24 w 84"/>
                              <a:gd name="T26" fmla="+- 0 542 529"/>
                              <a:gd name="T27" fmla="*/ 542 h 84"/>
                              <a:gd name="T28" fmla="+- 0 3852 3772"/>
                              <a:gd name="T29" fmla="*/ T28 w 84"/>
                              <a:gd name="T30" fmla="+- 0 555 529"/>
                              <a:gd name="T31" fmla="*/ 555 h 84"/>
                              <a:gd name="T32" fmla="+- 0 3856 3772"/>
                              <a:gd name="T33" fmla="*/ T32 w 84"/>
                              <a:gd name="T34" fmla="+- 0 571 529"/>
                              <a:gd name="T35" fmla="*/ 571 h 84"/>
                              <a:gd name="T36" fmla="+- 0 3852 3772"/>
                              <a:gd name="T37" fmla="*/ T36 w 84"/>
                              <a:gd name="T38" fmla="+- 0 587 529"/>
                              <a:gd name="T39" fmla="*/ 587 h 84"/>
                              <a:gd name="T40" fmla="+- 0 3843 3772"/>
                              <a:gd name="T41" fmla="*/ T40 w 84"/>
                              <a:gd name="T42" fmla="+- 0 601 529"/>
                              <a:gd name="T43" fmla="*/ 601 h 84"/>
                              <a:gd name="T44" fmla="+- 0 3830 3772"/>
                              <a:gd name="T45" fmla="*/ T44 w 84"/>
                              <a:gd name="T46" fmla="+- 0 610 529"/>
                              <a:gd name="T47" fmla="*/ 610 h 84"/>
                              <a:gd name="T48" fmla="+- 0 3814 3772"/>
                              <a:gd name="T49" fmla="*/ T48 w 84"/>
                              <a:gd name="T50" fmla="+- 0 613 529"/>
                              <a:gd name="T51" fmla="*/ 613 h 84"/>
                              <a:gd name="T52" fmla="+- 0 3798 3772"/>
                              <a:gd name="T53" fmla="*/ T52 w 84"/>
                              <a:gd name="T54" fmla="+- 0 610 529"/>
                              <a:gd name="T55" fmla="*/ 610 h 84"/>
                              <a:gd name="T56" fmla="+- 0 3784 3772"/>
                              <a:gd name="T57" fmla="*/ T56 w 84"/>
                              <a:gd name="T58" fmla="+- 0 601 529"/>
                              <a:gd name="T59" fmla="*/ 601 h 84"/>
                              <a:gd name="T60" fmla="+- 0 3775 3772"/>
                              <a:gd name="T61" fmla="*/ T60 w 84"/>
                              <a:gd name="T62" fmla="+- 0 587 529"/>
                              <a:gd name="T63" fmla="*/ 587 h 84"/>
                              <a:gd name="T64" fmla="+- 0 3772 3772"/>
                              <a:gd name="T65" fmla="*/ T64 w 84"/>
                              <a:gd name="T66" fmla="+- 0 571 529"/>
                              <a:gd name="T67" fmla="*/ 57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0" y="42"/>
                                </a:moveTo>
                                <a:lnTo>
                                  <a:pt x="3" y="26"/>
                                </a:lnTo>
                                <a:lnTo>
                                  <a:pt x="12" y="13"/>
                                </a:lnTo>
                                <a:lnTo>
                                  <a:pt x="26" y="4"/>
                                </a:lnTo>
                                <a:lnTo>
                                  <a:pt x="42" y="0"/>
                                </a:lnTo>
                                <a:lnTo>
                                  <a:pt x="58" y="4"/>
                                </a:lnTo>
                                <a:lnTo>
                                  <a:pt x="71" y="13"/>
                                </a:lnTo>
                                <a:lnTo>
                                  <a:pt x="80" y="26"/>
                                </a:lnTo>
                                <a:lnTo>
                                  <a:pt x="84" y="42"/>
                                </a:lnTo>
                                <a:lnTo>
                                  <a:pt x="80" y="58"/>
                                </a:lnTo>
                                <a:lnTo>
                                  <a:pt x="71" y="72"/>
                                </a:lnTo>
                                <a:lnTo>
                                  <a:pt x="58" y="81"/>
                                </a:lnTo>
                                <a:lnTo>
                                  <a:pt x="42" y="84"/>
                                </a:lnTo>
                                <a:lnTo>
                                  <a:pt x="26" y="81"/>
                                </a:lnTo>
                                <a:lnTo>
                                  <a:pt x="12" y="72"/>
                                </a:lnTo>
                                <a:lnTo>
                                  <a:pt x="3" y="58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1D11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703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2" name="Freeform 333"/>
                        <wps:cNvSpPr>
                          <a:spLocks/>
                        </wps:cNvSpPr>
                        <wps:spPr bwMode="auto">
                          <a:xfrm>
                            <a:off x="3132" y="160"/>
                            <a:ext cx="96" cy="96"/>
                          </a:xfrm>
                          <a:custGeom>
                            <a:avLst/>
                            <a:gdLst>
                              <a:gd name="T0" fmla="+- 0 3181 3133"/>
                              <a:gd name="T1" fmla="*/ T0 w 96"/>
                              <a:gd name="T2" fmla="+- 0 161 161"/>
                              <a:gd name="T3" fmla="*/ 161 h 96"/>
                              <a:gd name="T4" fmla="+- 0 3162 3133"/>
                              <a:gd name="T5" fmla="*/ T4 w 96"/>
                              <a:gd name="T6" fmla="+- 0 164 161"/>
                              <a:gd name="T7" fmla="*/ 164 h 96"/>
                              <a:gd name="T8" fmla="+- 0 3147 3133"/>
                              <a:gd name="T9" fmla="*/ T8 w 96"/>
                              <a:gd name="T10" fmla="+- 0 175 161"/>
                              <a:gd name="T11" fmla="*/ 175 h 96"/>
                              <a:gd name="T12" fmla="+- 0 3136 3133"/>
                              <a:gd name="T13" fmla="*/ T12 w 96"/>
                              <a:gd name="T14" fmla="+- 0 190 161"/>
                              <a:gd name="T15" fmla="*/ 190 h 96"/>
                              <a:gd name="T16" fmla="+- 0 3133 3133"/>
                              <a:gd name="T17" fmla="*/ T16 w 96"/>
                              <a:gd name="T18" fmla="+- 0 209 161"/>
                              <a:gd name="T19" fmla="*/ 209 h 96"/>
                              <a:gd name="T20" fmla="+- 0 3136 3133"/>
                              <a:gd name="T21" fmla="*/ T20 w 96"/>
                              <a:gd name="T22" fmla="+- 0 227 161"/>
                              <a:gd name="T23" fmla="*/ 227 h 96"/>
                              <a:gd name="T24" fmla="+- 0 3147 3133"/>
                              <a:gd name="T25" fmla="*/ T24 w 96"/>
                              <a:gd name="T26" fmla="+- 0 243 161"/>
                              <a:gd name="T27" fmla="*/ 243 h 96"/>
                              <a:gd name="T28" fmla="+- 0 3162 3133"/>
                              <a:gd name="T29" fmla="*/ T28 w 96"/>
                              <a:gd name="T30" fmla="+- 0 253 161"/>
                              <a:gd name="T31" fmla="*/ 253 h 96"/>
                              <a:gd name="T32" fmla="+- 0 3181 3133"/>
                              <a:gd name="T33" fmla="*/ T32 w 96"/>
                              <a:gd name="T34" fmla="+- 0 257 161"/>
                              <a:gd name="T35" fmla="*/ 257 h 96"/>
                              <a:gd name="T36" fmla="+- 0 3199 3133"/>
                              <a:gd name="T37" fmla="*/ T36 w 96"/>
                              <a:gd name="T38" fmla="+- 0 253 161"/>
                              <a:gd name="T39" fmla="*/ 253 h 96"/>
                              <a:gd name="T40" fmla="+- 0 3214 3133"/>
                              <a:gd name="T41" fmla="*/ T40 w 96"/>
                              <a:gd name="T42" fmla="+- 0 243 161"/>
                              <a:gd name="T43" fmla="*/ 243 h 96"/>
                              <a:gd name="T44" fmla="+- 0 3225 3133"/>
                              <a:gd name="T45" fmla="*/ T44 w 96"/>
                              <a:gd name="T46" fmla="+- 0 227 161"/>
                              <a:gd name="T47" fmla="*/ 227 h 96"/>
                              <a:gd name="T48" fmla="+- 0 3229 3133"/>
                              <a:gd name="T49" fmla="*/ T48 w 96"/>
                              <a:gd name="T50" fmla="+- 0 209 161"/>
                              <a:gd name="T51" fmla="*/ 209 h 96"/>
                              <a:gd name="T52" fmla="+- 0 3225 3133"/>
                              <a:gd name="T53" fmla="*/ T52 w 96"/>
                              <a:gd name="T54" fmla="+- 0 190 161"/>
                              <a:gd name="T55" fmla="*/ 190 h 96"/>
                              <a:gd name="T56" fmla="+- 0 3214 3133"/>
                              <a:gd name="T57" fmla="*/ T56 w 96"/>
                              <a:gd name="T58" fmla="+- 0 175 161"/>
                              <a:gd name="T59" fmla="*/ 175 h 96"/>
                              <a:gd name="T60" fmla="+- 0 3199 3133"/>
                              <a:gd name="T61" fmla="*/ T60 w 96"/>
                              <a:gd name="T62" fmla="+- 0 164 161"/>
                              <a:gd name="T63" fmla="*/ 164 h 96"/>
                              <a:gd name="T64" fmla="+- 0 3181 3133"/>
                              <a:gd name="T65" fmla="*/ T64 w 96"/>
                              <a:gd name="T66" fmla="+- 0 161 161"/>
                              <a:gd name="T67" fmla="*/ 16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48" y="0"/>
                                </a:move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3" y="66"/>
                                </a:lnTo>
                                <a:lnTo>
                                  <a:pt x="14" y="82"/>
                                </a:lnTo>
                                <a:lnTo>
                                  <a:pt x="29" y="92"/>
                                </a:lnTo>
                                <a:lnTo>
                                  <a:pt x="48" y="96"/>
                                </a:lnTo>
                                <a:lnTo>
                                  <a:pt x="66" y="92"/>
                                </a:lnTo>
                                <a:lnTo>
                                  <a:pt x="81" y="82"/>
                                </a:lnTo>
                                <a:lnTo>
                                  <a:pt x="92" y="66"/>
                                </a:lnTo>
                                <a:lnTo>
                                  <a:pt x="96" y="48"/>
                                </a:lnTo>
                                <a:lnTo>
                                  <a:pt x="92" y="29"/>
                                </a:lnTo>
                                <a:lnTo>
                                  <a:pt x="81" y="14"/>
                                </a:lnTo>
                                <a:lnTo>
                                  <a:pt x="66" y="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26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332"/>
                        <wps:cNvSpPr>
                          <a:spLocks/>
                        </wps:cNvSpPr>
                        <wps:spPr bwMode="auto">
                          <a:xfrm>
                            <a:off x="3132" y="160"/>
                            <a:ext cx="96" cy="96"/>
                          </a:xfrm>
                          <a:custGeom>
                            <a:avLst/>
                            <a:gdLst>
                              <a:gd name="T0" fmla="+- 0 3133 3133"/>
                              <a:gd name="T1" fmla="*/ T0 w 96"/>
                              <a:gd name="T2" fmla="+- 0 209 161"/>
                              <a:gd name="T3" fmla="*/ 209 h 96"/>
                              <a:gd name="T4" fmla="+- 0 3136 3133"/>
                              <a:gd name="T5" fmla="*/ T4 w 96"/>
                              <a:gd name="T6" fmla="+- 0 190 161"/>
                              <a:gd name="T7" fmla="*/ 190 h 96"/>
                              <a:gd name="T8" fmla="+- 0 3147 3133"/>
                              <a:gd name="T9" fmla="*/ T8 w 96"/>
                              <a:gd name="T10" fmla="+- 0 175 161"/>
                              <a:gd name="T11" fmla="*/ 175 h 96"/>
                              <a:gd name="T12" fmla="+- 0 3162 3133"/>
                              <a:gd name="T13" fmla="*/ T12 w 96"/>
                              <a:gd name="T14" fmla="+- 0 164 161"/>
                              <a:gd name="T15" fmla="*/ 164 h 96"/>
                              <a:gd name="T16" fmla="+- 0 3181 3133"/>
                              <a:gd name="T17" fmla="*/ T16 w 96"/>
                              <a:gd name="T18" fmla="+- 0 161 161"/>
                              <a:gd name="T19" fmla="*/ 161 h 96"/>
                              <a:gd name="T20" fmla="+- 0 3199 3133"/>
                              <a:gd name="T21" fmla="*/ T20 w 96"/>
                              <a:gd name="T22" fmla="+- 0 164 161"/>
                              <a:gd name="T23" fmla="*/ 164 h 96"/>
                              <a:gd name="T24" fmla="+- 0 3214 3133"/>
                              <a:gd name="T25" fmla="*/ T24 w 96"/>
                              <a:gd name="T26" fmla="+- 0 175 161"/>
                              <a:gd name="T27" fmla="*/ 175 h 96"/>
                              <a:gd name="T28" fmla="+- 0 3225 3133"/>
                              <a:gd name="T29" fmla="*/ T28 w 96"/>
                              <a:gd name="T30" fmla="+- 0 190 161"/>
                              <a:gd name="T31" fmla="*/ 190 h 96"/>
                              <a:gd name="T32" fmla="+- 0 3229 3133"/>
                              <a:gd name="T33" fmla="*/ T32 w 96"/>
                              <a:gd name="T34" fmla="+- 0 209 161"/>
                              <a:gd name="T35" fmla="*/ 209 h 96"/>
                              <a:gd name="T36" fmla="+- 0 3225 3133"/>
                              <a:gd name="T37" fmla="*/ T36 w 96"/>
                              <a:gd name="T38" fmla="+- 0 227 161"/>
                              <a:gd name="T39" fmla="*/ 227 h 96"/>
                              <a:gd name="T40" fmla="+- 0 3214 3133"/>
                              <a:gd name="T41" fmla="*/ T40 w 96"/>
                              <a:gd name="T42" fmla="+- 0 243 161"/>
                              <a:gd name="T43" fmla="*/ 243 h 96"/>
                              <a:gd name="T44" fmla="+- 0 3199 3133"/>
                              <a:gd name="T45" fmla="*/ T44 w 96"/>
                              <a:gd name="T46" fmla="+- 0 253 161"/>
                              <a:gd name="T47" fmla="*/ 253 h 96"/>
                              <a:gd name="T48" fmla="+- 0 3181 3133"/>
                              <a:gd name="T49" fmla="*/ T48 w 96"/>
                              <a:gd name="T50" fmla="+- 0 257 161"/>
                              <a:gd name="T51" fmla="*/ 257 h 96"/>
                              <a:gd name="T52" fmla="+- 0 3162 3133"/>
                              <a:gd name="T53" fmla="*/ T52 w 96"/>
                              <a:gd name="T54" fmla="+- 0 253 161"/>
                              <a:gd name="T55" fmla="*/ 253 h 96"/>
                              <a:gd name="T56" fmla="+- 0 3147 3133"/>
                              <a:gd name="T57" fmla="*/ T56 w 96"/>
                              <a:gd name="T58" fmla="+- 0 243 161"/>
                              <a:gd name="T59" fmla="*/ 243 h 96"/>
                              <a:gd name="T60" fmla="+- 0 3136 3133"/>
                              <a:gd name="T61" fmla="*/ T60 w 96"/>
                              <a:gd name="T62" fmla="+- 0 227 161"/>
                              <a:gd name="T63" fmla="*/ 227 h 96"/>
                              <a:gd name="T64" fmla="+- 0 3133 3133"/>
                              <a:gd name="T65" fmla="*/ T64 w 96"/>
                              <a:gd name="T66" fmla="+- 0 209 161"/>
                              <a:gd name="T67" fmla="*/ 209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48"/>
                                </a:moveTo>
                                <a:lnTo>
                                  <a:pt x="3" y="29"/>
                                </a:lnTo>
                                <a:lnTo>
                                  <a:pt x="14" y="14"/>
                                </a:lnTo>
                                <a:lnTo>
                                  <a:pt x="29" y="3"/>
                                </a:lnTo>
                                <a:lnTo>
                                  <a:pt x="48" y="0"/>
                                </a:lnTo>
                                <a:lnTo>
                                  <a:pt x="66" y="3"/>
                                </a:lnTo>
                                <a:lnTo>
                                  <a:pt x="81" y="14"/>
                                </a:lnTo>
                                <a:lnTo>
                                  <a:pt x="92" y="29"/>
                                </a:lnTo>
                                <a:lnTo>
                                  <a:pt x="96" y="48"/>
                                </a:lnTo>
                                <a:lnTo>
                                  <a:pt x="92" y="66"/>
                                </a:lnTo>
                                <a:lnTo>
                                  <a:pt x="81" y="82"/>
                                </a:lnTo>
                                <a:lnTo>
                                  <a:pt x="66" y="92"/>
                                </a:lnTo>
                                <a:lnTo>
                                  <a:pt x="48" y="96"/>
                                </a:lnTo>
                                <a:lnTo>
                                  <a:pt x="29" y="92"/>
                                </a:lnTo>
                                <a:lnTo>
                                  <a:pt x="14" y="82"/>
                                </a:lnTo>
                                <a:lnTo>
                                  <a:pt x="3" y="66"/>
                                </a:ln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8226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331"/>
                        <wps:cNvSpPr>
                          <a:spLocks/>
                        </wps:cNvSpPr>
                        <wps:spPr bwMode="auto">
                          <a:xfrm>
                            <a:off x="3404" y="321"/>
                            <a:ext cx="98" cy="98"/>
                          </a:xfrm>
                          <a:custGeom>
                            <a:avLst/>
                            <a:gdLst>
                              <a:gd name="T0" fmla="+- 0 3453 3404"/>
                              <a:gd name="T1" fmla="*/ T0 w 98"/>
                              <a:gd name="T2" fmla="+- 0 321 321"/>
                              <a:gd name="T3" fmla="*/ 321 h 98"/>
                              <a:gd name="T4" fmla="+- 0 3434 3404"/>
                              <a:gd name="T5" fmla="*/ T4 w 98"/>
                              <a:gd name="T6" fmla="+- 0 325 321"/>
                              <a:gd name="T7" fmla="*/ 325 h 98"/>
                              <a:gd name="T8" fmla="+- 0 3419 3404"/>
                              <a:gd name="T9" fmla="*/ T8 w 98"/>
                              <a:gd name="T10" fmla="+- 0 335 321"/>
                              <a:gd name="T11" fmla="*/ 335 h 98"/>
                              <a:gd name="T12" fmla="+- 0 3408 3404"/>
                              <a:gd name="T13" fmla="*/ T12 w 98"/>
                              <a:gd name="T14" fmla="+- 0 351 321"/>
                              <a:gd name="T15" fmla="*/ 351 h 98"/>
                              <a:gd name="T16" fmla="+- 0 3404 3404"/>
                              <a:gd name="T17" fmla="*/ T16 w 98"/>
                              <a:gd name="T18" fmla="+- 0 370 321"/>
                              <a:gd name="T19" fmla="*/ 370 h 98"/>
                              <a:gd name="T20" fmla="+- 0 3408 3404"/>
                              <a:gd name="T21" fmla="*/ T20 w 98"/>
                              <a:gd name="T22" fmla="+- 0 389 321"/>
                              <a:gd name="T23" fmla="*/ 389 h 98"/>
                              <a:gd name="T24" fmla="+- 0 3419 3404"/>
                              <a:gd name="T25" fmla="*/ T24 w 98"/>
                              <a:gd name="T26" fmla="+- 0 404 321"/>
                              <a:gd name="T27" fmla="*/ 404 h 98"/>
                              <a:gd name="T28" fmla="+- 0 3434 3404"/>
                              <a:gd name="T29" fmla="*/ T28 w 98"/>
                              <a:gd name="T30" fmla="+- 0 415 321"/>
                              <a:gd name="T31" fmla="*/ 415 h 98"/>
                              <a:gd name="T32" fmla="+- 0 3453 3404"/>
                              <a:gd name="T33" fmla="*/ T32 w 98"/>
                              <a:gd name="T34" fmla="+- 0 418 321"/>
                              <a:gd name="T35" fmla="*/ 418 h 98"/>
                              <a:gd name="T36" fmla="+- 0 3472 3404"/>
                              <a:gd name="T37" fmla="*/ T36 w 98"/>
                              <a:gd name="T38" fmla="+- 0 415 321"/>
                              <a:gd name="T39" fmla="*/ 415 h 98"/>
                              <a:gd name="T40" fmla="+- 0 3487 3404"/>
                              <a:gd name="T41" fmla="*/ T40 w 98"/>
                              <a:gd name="T42" fmla="+- 0 404 321"/>
                              <a:gd name="T43" fmla="*/ 404 h 98"/>
                              <a:gd name="T44" fmla="+- 0 3498 3404"/>
                              <a:gd name="T45" fmla="*/ T44 w 98"/>
                              <a:gd name="T46" fmla="+- 0 389 321"/>
                              <a:gd name="T47" fmla="*/ 389 h 98"/>
                              <a:gd name="T48" fmla="+- 0 3502 3404"/>
                              <a:gd name="T49" fmla="*/ T48 w 98"/>
                              <a:gd name="T50" fmla="+- 0 370 321"/>
                              <a:gd name="T51" fmla="*/ 370 h 98"/>
                              <a:gd name="T52" fmla="+- 0 3498 3404"/>
                              <a:gd name="T53" fmla="*/ T52 w 98"/>
                              <a:gd name="T54" fmla="+- 0 351 321"/>
                              <a:gd name="T55" fmla="*/ 351 h 98"/>
                              <a:gd name="T56" fmla="+- 0 3487 3404"/>
                              <a:gd name="T57" fmla="*/ T56 w 98"/>
                              <a:gd name="T58" fmla="+- 0 335 321"/>
                              <a:gd name="T59" fmla="*/ 335 h 98"/>
                              <a:gd name="T60" fmla="+- 0 3472 3404"/>
                              <a:gd name="T61" fmla="*/ T60 w 98"/>
                              <a:gd name="T62" fmla="+- 0 325 321"/>
                              <a:gd name="T63" fmla="*/ 325 h 98"/>
                              <a:gd name="T64" fmla="+- 0 3453 3404"/>
                              <a:gd name="T65" fmla="*/ T64 w 98"/>
                              <a:gd name="T66" fmla="+- 0 321 321"/>
                              <a:gd name="T67" fmla="*/ 321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49" y="0"/>
                                </a:moveTo>
                                <a:lnTo>
                                  <a:pt x="30" y="4"/>
                                </a:lnTo>
                                <a:lnTo>
                                  <a:pt x="15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9"/>
                                </a:lnTo>
                                <a:lnTo>
                                  <a:pt x="4" y="68"/>
                                </a:lnTo>
                                <a:lnTo>
                                  <a:pt x="15" y="83"/>
                                </a:lnTo>
                                <a:lnTo>
                                  <a:pt x="30" y="94"/>
                                </a:lnTo>
                                <a:lnTo>
                                  <a:pt x="49" y="97"/>
                                </a:lnTo>
                                <a:lnTo>
                                  <a:pt x="68" y="94"/>
                                </a:lnTo>
                                <a:lnTo>
                                  <a:pt x="83" y="83"/>
                                </a:lnTo>
                                <a:lnTo>
                                  <a:pt x="94" y="68"/>
                                </a:lnTo>
                                <a:lnTo>
                                  <a:pt x="98" y="49"/>
                                </a:lnTo>
                                <a:lnTo>
                                  <a:pt x="94" y="30"/>
                                </a:lnTo>
                                <a:lnTo>
                                  <a:pt x="83" y="14"/>
                                </a:lnTo>
                                <a:lnTo>
                                  <a:pt x="68" y="4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6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330"/>
                        <wps:cNvSpPr>
                          <a:spLocks/>
                        </wps:cNvSpPr>
                        <wps:spPr bwMode="auto">
                          <a:xfrm>
                            <a:off x="3404" y="321"/>
                            <a:ext cx="98" cy="98"/>
                          </a:xfrm>
                          <a:custGeom>
                            <a:avLst/>
                            <a:gdLst>
                              <a:gd name="T0" fmla="+- 0 3404 3404"/>
                              <a:gd name="T1" fmla="*/ T0 w 98"/>
                              <a:gd name="T2" fmla="+- 0 370 321"/>
                              <a:gd name="T3" fmla="*/ 370 h 98"/>
                              <a:gd name="T4" fmla="+- 0 3408 3404"/>
                              <a:gd name="T5" fmla="*/ T4 w 98"/>
                              <a:gd name="T6" fmla="+- 0 351 321"/>
                              <a:gd name="T7" fmla="*/ 351 h 98"/>
                              <a:gd name="T8" fmla="+- 0 3419 3404"/>
                              <a:gd name="T9" fmla="*/ T8 w 98"/>
                              <a:gd name="T10" fmla="+- 0 335 321"/>
                              <a:gd name="T11" fmla="*/ 335 h 98"/>
                              <a:gd name="T12" fmla="+- 0 3434 3404"/>
                              <a:gd name="T13" fmla="*/ T12 w 98"/>
                              <a:gd name="T14" fmla="+- 0 325 321"/>
                              <a:gd name="T15" fmla="*/ 325 h 98"/>
                              <a:gd name="T16" fmla="+- 0 3453 3404"/>
                              <a:gd name="T17" fmla="*/ T16 w 98"/>
                              <a:gd name="T18" fmla="+- 0 321 321"/>
                              <a:gd name="T19" fmla="*/ 321 h 98"/>
                              <a:gd name="T20" fmla="+- 0 3472 3404"/>
                              <a:gd name="T21" fmla="*/ T20 w 98"/>
                              <a:gd name="T22" fmla="+- 0 325 321"/>
                              <a:gd name="T23" fmla="*/ 325 h 98"/>
                              <a:gd name="T24" fmla="+- 0 3487 3404"/>
                              <a:gd name="T25" fmla="*/ T24 w 98"/>
                              <a:gd name="T26" fmla="+- 0 335 321"/>
                              <a:gd name="T27" fmla="*/ 335 h 98"/>
                              <a:gd name="T28" fmla="+- 0 3498 3404"/>
                              <a:gd name="T29" fmla="*/ T28 w 98"/>
                              <a:gd name="T30" fmla="+- 0 351 321"/>
                              <a:gd name="T31" fmla="*/ 351 h 98"/>
                              <a:gd name="T32" fmla="+- 0 3502 3404"/>
                              <a:gd name="T33" fmla="*/ T32 w 98"/>
                              <a:gd name="T34" fmla="+- 0 370 321"/>
                              <a:gd name="T35" fmla="*/ 370 h 98"/>
                              <a:gd name="T36" fmla="+- 0 3498 3404"/>
                              <a:gd name="T37" fmla="*/ T36 w 98"/>
                              <a:gd name="T38" fmla="+- 0 389 321"/>
                              <a:gd name="T39" fmla="*/ 389 h 98"/>
                              <a:gd name="T40" fmla="+- 0 3487 3404"/>
                              <a:gd name="T41" fmla="*/ T40 w 98"/>
                              <a:gd name="T42" fmla="+- 0 404 321"/>
                              <a:gd name="T43" fmla="*/ 404 h 98"/>
                              <a:gd name="T44" fmla="+- 0 3472 3404"/>
                              <a:gd name="T45" fmla="*/ T44 w 98"/>
                              <a:gd name="T46" fmla="+- 0 415 321"/>
                              <a:gd name="T47" fmla="*/ 415 h 98"/>
                              <a:gd name="T48" fmla="+- 0 3453 3404"/>
                              <a:gd name="T49" fmla="*/ T48 w 98"/>
                              <a:gd name="T50" fmla="+- 0 418 321"/>
                              <a:gd name="T51" fmla="*/ 418 h 98"/>
                              <a:gd name="T52" fmla="+- 0 3434 3404"/>
                              <a:gd name="T53" fmla="*/ T52 w 98"/>
                              <a:gd name="T54" fmla="+- 0 415 321"/>
                              <a:gd name="T55" fmla="*/ 415 h 98"/>
                              <a:gd name="T56" fmla="+- 0 3419 3404"/>
                              <a:gd name="T57" fmla="*/ T56 w 98"/>
                              <a:gd name="T58" fmla="+- 0 404 321"/>
                              <a:gd name="T59" fmla="*/ 404 h 98"/>
                              <a:gd name="T60" fmla="+- 0 3408 3404"/>
                              <a:gd name="T61" fmla="*/ T60 w 98"/>
                              <a:gd name="T62" fmla="+- 0 389 321"/>
                              <a:gd name="T63" fmla="*/ 389 h 98"/>
                              <a:gd name="T64" fmla="+- 0 3404 3404"/>
                              <a:gd name="T65" fmla="*/ T64 w 98"/>
                              <a:gd name="T66" fmla="+- 0 370 321"/>
                              <a:gd name="T67" fmla="*/ 370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0" y="49"/>
                                </a:moveTo>
                                <a:lnTo>
                                  <a:pt x="4" y="30"/>
                                </a:lnTo>
                                <a:lnTo>
                                  <a:pt x="15" y="14"/>
                                </a:lnTo>
                                <a:lnTo>
                                  <a:pt x="30" y="4"/>
                                </a:lnTo>
                                <a:lnTo>
                                  <a:pt x="49" y="0"/>
                                </a:lnTo>
                                <a:lnTo>
                                  <a:pt x="68" y="4"/>
                                </a:lnTo>
                                <a:lnTo>
                                  <a:pt x="83" y="14"/>
                                </a:lnTo>
                                <a:lnTo>
                                  <a:pt x="94" y="30"/>
                                </a:lnTo>
                                <a:lnTo>
                                  <a:pt x="98" y="49"/>
                                </a:lnTo>
                                <a:lnTo>
                                  <a:pt x="94" y="68"/>
                                </a:lnTo>
                                <a:lnTo>
                                  <a:pt x="83" y="83"/>
                                </a:lnTo>
                                <a:lnTo>
                                  <a:pt x="68" y="94"/>
                                </a:lnTo>
                                <a:lnTo>
                                  <a:pt x="49" y="97"/>
                                </a:lnTo>
                                <a:lnTo>
                                  <a:pt x="30" y="94"/>
                                </a:lnTo>
                                <a:lnTo>
                                  <a:pt x="15" y="83"/>
                                </a:lnTo>
                                <a:lnTo>
                                  <a:pt x="4" y="68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B636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329"/>
                        <wps:cNvSpPr>
                          <a:spLocks/>
                        </wps:cNvSpPr>
                        <wps:spPr bwMode="auto">
                          <a:xfrm>
                            <a:off x="3259" y="33"/>
                            <a:ext cx="99" cy="99"/>
                          </a:xfrm>
                          <a:custGeom>
                            <a:avLst/>
                            <a:gdLst>
                              <a:gd name="T0" fmla="+- 0 3309 3260"/>
                              <a:gd name="T1" fmla="*/ T0 w 99"/>
                              <a:gd name="T2" fmla="+- 0 34 34"/>
                              <a:gd name="T3" fmla="*/ 34 h 99"/>
                              <a:gd name="T4" fmla="+- 0 3290 3260"/>
                              <a:gd name="T5" fmla="*/ T4 w 99"/>
                              <a:gd name="T6" fmla="+- 0 37 34"/>
                              <a:gd name="T7" fmla="*/ 37 h 99"/>
                              <a:gd name="T8" fmla="+- 0 3274 3260"/>
                              <a:gd name="T9" fmla="*/ T8 w 99"/>
                              <a:gd name="T10" fmla="+- 0 48 34"/>
                              <a:gd name="T11" fmla="*/ 48 h 99"/>
                              <a:gd name="T12" fmla="+- 0 3264 3260"/>
                              <a:gd name="T13" fmla="*/ T12 w 99"/>
                              <a:gd name="T14" fmla="+- 0 63 34"/>
                              <a:gd name="T15" fmla="*/ 63 h 99"/>
                              <a:gd name="T16" fmla="+- 0 3260 3260"/>
                              <a:gd name="T17" fmla="*/ T16 w 99"/>
                              <a:gd name="T18" fmla="+- 0 83 34"/>
                              <a:gd name="T19" fmla="*/ 83 h 99"/>
                              <a:gd name="T20" fmla="+- 0 3264 3260"/>
                              <a:gd name="T21" fmla="*/ T20 w 99"/>
                              <a:gd name="T22" fmla="+- 0 102 34"/>
                              <a:gd name="T23" fmla="*/ 102 h 99"/>
                              <a:gd name="T24" fmla="+- 0 3274 3260"/>
                              <a:gd name="T25" fmla="*/ T24 w 99"/>
                              <a:gd name="T26" fmla="+- 0 117 34"/>
                              <a:gd name="T27" fmla="*/ 117 h 99"/>
                              <a:gd name="T28" fmla="+- 0 3290 3260"/>
                              <a:gd name="T29" fmla="*/ T28 w 99"/>
                              <a:gd name="T30" fmla="+- 0 128 34"/>
                              <a:gd name="T31" fmla="*/ 128 h 99"/>
                              <a:gd name="T32" fmla="+- 0 3309 3260"/>
                              <a:gd name="T33" fmla="*/ T32 w 99"/>
                              <a:gd name="T34" fmla="+- 0 132 34"/>
                              <a:gd name="T35" fmla="*/ 132 h 99"/>
                              <a:gd name="T36" fmla="+- 0 3328 3260"/>
                              <a:gd name="T37" fmla="*/ T36 w 99"/>
                              <a:gd name="T38" fmla="+- 0 128 34"/>
                              <a:gd name="T39" fmla="*/ 128 h 99"/>
                              <a:gd name="T40" fmla="+- 0 3344 3260"/>
                              <a:gd name="T41" fmla="*/ T40 w 99"/>
                              <a:gd name="T42" fmla="+- 0 117 34"/>
                              <a:gd name="T43" fmla="*/ 117 h 99"/>
                              <a:gd name="T44" fmla="+- 0 3354 3260"/>
                              <a:gd name="T45" fmla="*/ T44 w 99"/>
                              <a:gd name="T46" fmla="+- 0 102 34"/>
                              <a:gd name="T47" fmla="*/ 102 h 99"/>
                              <a:gd name="T48" fmla="+- 0 3358 3260"/>
                              <a:gd name="T49" fmla="*/ T48 w 99"/>
                              <a:gd name="T50" fmla="+- 0 83 34"/>
                              <a:gd name="T51" fmla="*/ 83 h 99"/>
                              <a:gd name="T52" fmla="+- 0 3354 3260"/>
                              <a:gd name="T53" fmla="*/ T52 w 99"/>
                              <a:gd name="T54" fmla="+- 0 63 34"/>
                              <a:gd name="T55" fmla="*/ 63 h 99"/>
                              <a:gd name="T56" fmla="+- 0 3344 3260"/>
                              <a:gd name="T57" fmla="*/ T56 w 99"/>
                              <a:gd name="T58" fmla="+- 0 48 34"/>
                              <a:gd name="T59" fmla="*/ 48 h 99"/>
                              <a:gd name="T60" fmla="+- 0 3328 3260"/>
                              <a:gd name="T61" fmla="*/ T60 w 99"/>
                              <a:gd name="T62" fmla="+- 0 37 34"/>
                              <a:gd name="T63" fmla="*/ 37 h 99"/>
                              <a:gd name="T64" fmla="+- 0 3309 3260"/>
                              <a:gd name="T65" fmla="*/ T64 w 99"/>
                              <a:gd name="T66" fmla="+- 0 34 34"/>
                              <a:gd name="T67" fmla="*/ 3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49" y="0"/>
                                </a:moveTo>
                                <a:lnTo>
                                  <a:pt x="30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9"/>
                                </a:lnTo>
                                <a:lnTo>
                                  <a:pt x="4" y="68"/>
                                </a:lnTo>
                                <a:lnTo>
                                  <a:pt x="14" y="83"/>
                                </a:lnTo>
                                <a:lnTo>
                                  <a:pt x="30" y="94"/>
                                </a:lnTo>
                                <a:lnTo>
                                  <a:pt x="49" y="98"/>
                                </a:lnTo>
                                <a:lnTo>
                                  <a:pt x="68" y="94"/>
                                </a:lnTo>
                                <a:lnTo>
                                  <a:pt x="84" y="83"/>
                                </a:lnTo>
                                <a:lnTo>
                                  <a:pt x="94" y="68"/>
                                </a:lnTo>
                                <a:lnTo>
                                  <a:pt x="98" y="49"/>
                                </a:lnTo>
                                <a:lnTo>
                                  <a:pt x="94" y="29"/>
                                </a:lnTo>
                                <a:lnTo>
                                  <a:pt x="84" y="14"/>
                                </a:lnTo>
                                <a:lnTo>
                                  <a:pt x="68" y="3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51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328"/>
                        <wps:cNvSpPr>
                          <a:spLocks/>
                        </wps:cNvSpPr>
                        <wps:spPr bwMode="auto">
                          <a:xfrm>
                            <a:off x="3259" y="33"/>
                            <a:ext cx="99" cy="99"/>
                          </a:xfrm>
                          <a:custGeom>
                            <a:avLst/>
                            <a:gdLst>
                              <a:gd name="T0" fmla="+- 0 3260 3260"/>
                              <a:gd name="T1" fmla="*/ T0 w 99"/>
                              <a:gd name="T2" fmla="+- 0 83 34"/>
                              <a:gd name="T3" fmla="*/ 83 h 99"/>
                              <a:gd name="T4" fmla="+- 0 3264 3260"/>
                              <a:gd name="T5" fmla="*/ T4 w 99"/>
                              <a:gd name="T6" fmla="+- 0 63 34"/>
                              <a:gd name="T7" fmla="*/ 63 h 99"/>
                              <a:gd name="T8" fmla="+- 0 3274 3260"/>
                              <a:gd name="T9" fmla="*/ T8 w 99"/>
                              <a:gd name="T10" fmla="+- 0 48 34"/>
                              <a:gd name="T11" fmla="*/ 48 h 99"/>
                              <a:gd name="T12" fmla="+- 0 3290 3260"/>
                              <a:gd name="T13" fmla="*/ T12 w 99"/>
                              <a:gd name="T14" fmla="+- 0 37 34"/>
                              <a:gd name="T15" fmla="*/ 37 h 99"/>
                              <a:gd name="T16" fmla="+- 0 3309 3260"/>
                              <a:gd name="T17" fmla="*/ T16 w 99"/>
                              <a:gd name="T18" fmla="+- 0 34 34"/>
                              <a:gd name="T19" fmla="*/ 34 h 99"/>
                              <a:gd name="T20" fmla="+- 0 3328 3260"/>
                              <a:gd name="T21" fmla="*/ T20 w 99"/>
                              <a:gd name="T22" fmla="+- 0 37 34"/>
                              <a:gd name="T23" fmla="*/ 37 h 99"/>
                              <a:gd name="T24" fmla="+- 0 3344 3260"/>
                              <a:gd name="T25" fmla="*/ T24 w 99"/>
                              <a:gd name="T26" fmla="+- 0 48 34"/>
                              <a:gd name="T27" fmla="*/ 48 h 99"/>
                              <a:gd name="T28" fmla="+- 0 3354 3260"/>
                              <a:gd name="T29" fmla="*/ T28 w 99"/>
                              <a:gd name="T30" fmla="+- 0 63 34"/>
                              <a:gd name="T31" fmla="*/ 63 h 99"/>
                              <a:gd name="T32" fmla="+- 0 3358 3260"/>
                              <a:gd name="T33" fmla="*/ T32 w 99"/>
                              <a:gd name="T34" fmla="+- 0 83 34"/>
                              <a:gd name="T35" fmla="*/ 83 h 99"/>
                              <a:gd name="T36" fmla="+- 0 3354 3260"/>
                              <a:gd name="T37" fmla="*/ T36 w 99"/>
                              <a:gd name="T38" fmla="+- 0 102 34"/>
                              <a:gd name="T39" fmla="*/ 102 h 99"/>
                              <a:gd name="T40" fmla="+- 0 3344 3260"/>
                              <a:gd name="T41" fmla="*/ T40 w 99"/>
                              <a:gd name="T42" fmla="+- 0 117 34"/>
                              <a:gd name="T43" fmla="*/ 117 h 99"/>
                              <a:gd name="T44" fmla="+- 0 3328 3260"/>
                              <a:gd name="T45" fmla="*/ T44 w 99"/>
                              <a:gd name="T46" fmla="+- 0 128 34"/>
                              <a:gd name="T47" fmla="*/ 128 h 99"/>
                              <a:gd name="T48" fmla="+- 0 3309 3260"/>
                              <a:gd name="T49" fmla="*/ T48 w 99"/>
                              <a:gd name="T50" fmla="+- 0 132 34"/>
                              <a:gd name="T51" fmla="*/ 132 h 99"/>
                              <a:gd name="T52" fmla="+- 0 3290 3260"/>
                              <a:gd name="T53" fmla="*/ T52 w 99"/>
                              <a:gd name="T54" fmla="+- 0 128 34"/>
                              <a:gd name="T55" fmla="*/ 128 h 99"/>
                              <a:gd name="T56" fmla="+- 0 3274 3260"/>
                              <a:gd name="T57" fmla="*/ T56 w 99"/>
                              <a:gd name="T58" fmla="+- 0 117 34"/>
                              <a:gd name="T59" fmla="*/ 117 h 99"/>
                              <a:gd name="T60" fmla="+- 0 3264 3260"/>
                              <a:gd name="T61" fmla="*/ T60 w 99"/>
                              <a:gd name="T62" fmla="+- 0 102 34"/>
                              <a:gd name="T63" fmla="*/ 102 h 99"/>
                              <a:gd name="T64" fmla="+- 0 3260 3260"/>
                              <a:gd name="T65" fmla="*/ T64 w 99"/>
                              <a:gd name="T66" fmla="+- 0 83 34"/>
                              <a:gd name="T67" fmla="*/ 8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49"/>
                                </a:moveTo>
                                <a:lnTo>
                                  <a:pt x="4" y="29"/>
                                </a:lnTo>
                                <a:lnTo>
                                  <a:pt x="14" y="14"/>
                                </a:lnTo>
                                <a:lnTo>
                                  <a:pt x="30" y="3"/>
                                </a:lnTo>
                                <a:lnTo>
                                  <a:pt x="49" y="0"/>
                                </a:lnTo>
                                <a:lnTo>
                                  <a:pt x="68" y="3"/>
                                </a:lnTo>
                                <a:lnTo>
                                  <a:pt x="84" y="14"/>
                                </a:lnTo>
                                <a:lnTo>
                                  <a:pt x="94" y="29"/>
                                </a:lnTo>
                                <a:lnTo>
                                  <a:pt x="98" y="49"/>
                                </a:lnTo>
                                <a:lnTo>
                                  <a:pt x="94" y="68"/>
                                </a:lnTo>
                                <a:lnTo>
                                  <a:pt x="84" y="83"/>
                                </a:lnTo>
                                <a:lnTo>
                                  <a:pt x="68" y="94"/>
                                </a:lnTo>
                                <a:lnTo>
                                  <a:pt x="49" y="98"/>
                                </a:lnTo>
                                <a:lnTo>
                                  <a:pt x="30" y="94"/>
                                </a:lnTo>
                                <a:lnTo>
                                  <a:pt x="14" y="83"/>
                                </a:lnTo>
                                <a:lnTo>
                                  <a:pt x="4" y="68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E651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4" y="792"/>
                            <a:ext cx="18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9" name="Freeform 326"/>
                        <wps:cNvSpPr>
                          <a:spLocks/>
                        </wps:cNvSpPr>
                        <wps:spPr bwMode="auto">
                          <a:xfrm>
                            <a:off x="3664" y="571"/>
                            <a:ext cx="93" cy="93"/>
                          </a:xfrm>
                          <a:custGeom>
                            <a:avLst/>
                            <a:gdLst>
                              <a:gd name="T0" fmla="+- 0 3711 3665"/>
                              <a:gd name="T1" fmla="*/ T0 w 93"/>
                              <a:gd name="T2" fmla="+- 0 572 572"/>
                              <a:gd name="T3" fmla="*/ 572 h 93"/>
                              <a:gd name="T4" fmla="+- 0 3693 3665"/>
                              <a:gd name="T5" fmla="*/ T4 w 93"/>
                              <a:gd name="T6" fmla="+- 0 575 572"/>
                              <a:gd name="T7" fmla="*/ 575 h 93"/>
                              <a:gd name="T8" fmla="+- 0 3679 3665"/>
                              <a:gd name="T9" fmla="*/ T8 w 93"/>
                              <a:gd name="T10" fmla="+- 0 585 572"/>
                              <a:gd name="T11" fmla="*/ 585 h 93"/>
                              <a:gd name="T12" fmla="+- 0 3669 3665"/>
                              <a:gd name="T13" fmla="*/ T12 w 93"/>
                              <a:gd name="T14" fmla="+- 0 600 572"/>
                              <a:gd name="T15" fmla="*/ 600 h 93"/>
                              <a:gd name="T16" fmla="+- 0 3665 3665"/>
                              <a:gd name="T17" fmla="*/ T16 w 93"/>
                              <a:gd name="T18" fmla="+- 0 618 572"/>
                              <a:gd name="T19" fmla="*/ 618 h 93"/>
                              <a:gd name="T20" fmla="+- 0 3669 3665"/>
                              <a:gd name="T21" fmla="*/ T20 w 93"/>
                              <a:gd name="T22" fmla="+- 0 636 572"/>
                              <a:gd name="T23" fmla="*/ 636 h 93"/>
                              <a:gd name="T24" fmla="+- 0 3679 3665"/>
                              <a:gd name="T25" fmla="*/ T24 w 93"/>
                              <a:gd name="T26" fmla="+- 0 650 572"/>
                              <a:gd name="T27" fmla="*/ 650 h 93"/>
                              <a:gd name="T28" fmla="+- 0 3693 3665"/>
                              <a:gd name="T29" fmla="*/ T28 w 93"/>
                              <a:gd name="T30" fmla="+- 0 660 572"/>
                              <a:gd name="T31" fmla="*/ 660 h 93"/>
                              <a:gd name="T32" fmla="+- 0 3711 3665"/>
                              <a:gd name="T33" fmla="*/ T32 w 93"/>
                              <a:gd name="T34" fmla="+- 0 664 572"/>
                              <a:gd name="T35" fmla="*/ 664 h 93"/>
                              <a:gd name="T36" fmla="+- 0 3729 3665"/>
                              <a:gd name="T37" fmla="*/ T36 w 93"/>
                              <a:gd name="T38" fmla="+- 0 660 572"/>
                              <a:gd name="T39" fmla="*/ 660 h 93"/>
                              <a:gd name="T40" fmla="+- 0 3743 3665"/>
                              <a:gd name="T41" fmla="*/ T40 w 93"/>
                              <a:gd name="T42" fmla="+- 0 650 572"/>
                              <a:gd name="T43" fmla="*/ 650 h 93"/>
                              <a:gd name="T44" fmla="+- 0 3753 3665"/>
                              <a:gd name="T45" fmla="*/ T44 w 93"/>
                              <a:gd name="T46" fmla="+- 0 636 572"/>
                              <a:gd name="T47" fmla="*/ 636 h 93"/>
                              <a:gd name="T48" fmla="+- 0 3757 3665"/>
                              <a:gd name="T49" fmla="*/ T48 w 93"/>
                              <a:gd name="T50" fmla="+- 0 618 572"/>
                              <a:gd name="T51" fmla="*/ 618 h 93"/>
                              <a:gd name="T52" fmla="+- 0 3753 3665"/>
                              <a:gd name="T53" fmla="*/ T52 w 93"/>
                              <a:gd name="T54" fmla="+- 0 600 572"/>
                              <a:gd name="T55" fmla="*/ 600 h 93"/>
                              <a:gd name="T56" fmla="+- 0 3743 3665"/>
                              <a:gd name="T57" fmla="*/ T56 w 93"/>
                              <a:gd name="T58" fmla="+- 0 585 572"/>
                              <a:gd name="T59" fmla="*/ 585 h 93"/>
                              <a:gd name="T60" fmla="+- 0 3729 3665"/>
                              <a:gd name="T61" fmla="*/ T60 w 93"/>
                              <a:gd name="T62" fmla="+- 0 575 572"/>
                              <a:gd name="T63" fmla="*/ 575 h 93"/>
                              <a:gd name="T64" fmla="+- 0 3711 3665"/>
                              <a:gd name="T65" fmla="*/ T64 w 93"/>
                              <a:gd name="T66" fmla="+- 0 572 572"/>
                              <a:gd name="T67" fmla="*/ 572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46" y="0"/>
                                </a:moveTo>
                                <a:lnTo>
                                  <a:pt x="28" y="3"/>
                                </a:lnTo>
                                <a:lnTo>
                                  <a:pt x="14" y="13"/>
                                </a:lnTo>
                                <a:lnTo>
                                  <a:pt x="4" y="28"/>
                                </a:lnTo>
                                <a:lnTo>
                                  <a:pt x="0" y="46"/>
                                </a:lnTo>
                                <a:lnTo>
                                  <a:pt x="4" y="64"/>
                                </a:lnTo>
                                <a:lnTo>
                                  <a:pt x="14" y="78"/>
                                </a:lnTo>
                                <a:lnTo>
                                  <a:pt x="28" y="88"/>
                                </a:lnTo>
                                <a:lnTo>
                                  <a:pt x="46" y="92"/>
                                </a:lnTo>
                                <a:lnTo>
                                  <a:pt x="64" y="88"/>
                                </a:lnTo>
                                <a:lnTo>
                                  <a:pt x="78" y="78"/>
                                </a:lnTo>
                                <a:lnTo>
                                  <a:pt x="88" y="64"/>
                                </a:lnTo>
                                <a:lnTo>
                                  <a:pt x="92" y="46"/>
                                </a:lnTo>
                                <a:lnTo>
                                  <a:pt x="88" y="28"/>
                                </a:lnTo>
                                <a:lnTo>
                                  <a:pt x="78" y="13"/>
                                </a:lnTo>
                                <a:lnTo>
                                  <a:pt x="64" y="3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325"/>
                        <wps:cNvSpPr>
                          <a:spLocks/>
                        </wps:cNvSpPr>
                        <wps:spPr bwMode="auto">
                          <a:xfrm>
                            <a:off x="3664" y="571"/>
                            <a:ext cx="93" cy="93"/>
                          </a:xfrm>
                          <a:custGeom>
                            <a:avLst/>
                            <a:gdLst>
                              <a:gd name="T0" fmla="+- 0 3665 3665"/>
                              <a:gd name="T1" fmla="*/ T0 w 93"/>
                              <a:gd name="T2" fmla="+- 0 618 572"/>
                              <a:gd name="T3" fmla="*/ 618 h 93"/>
                              <a:gd name="T4" fmla="+- 0 3669 3665"/>
                              <a:gd name="T5" fmla="*/ T4 w 93"/>
                              <a:gd name="T6" fmla="+- 0 600 572"/>
                              <a:gd name="T7" fmla="*/ 600 h 93"/>
                              <a:gd name="T8" fmla="+- 0 3679 3665"/>
                              <a:gd name="T9" fmla="*/ T8 w 93"/>
                              <a:gd name="T10" fmla="+- 0 585 572"/>
                              <a:gd name="T11" fmla="*/ 585 h 93"/>
                              <a:gd name="T12" fmla="+- 0 3693 3665"/>
                              <a:gd name="T13" fmla="*/ T12 w 93"/>
                              <a:gd name="T14" fmla="+- 0 575 572"/>
                              <a:gd name="T15" fmla="*/ 575 h 93"/>
                              <a:gd name="T16" fmla="+- 0 3711 3665"/>
                              <a:gd name="T17" fmla="*/ T16 w 93"/>
                              <a:gd name="T18" fmla="+- 0 572 572"/>
                              <a:gd name="T19" fmla="*/ 572 h 93"/>
                              <a:gd name="T20" fmla="+- 0 3729 3665"/>
                              <a:gd name="T21" fmla="*/ T20 w 93"/>
                              <a:gd name="T22" fmla="+- 0 575 572"/>
                              <a:gd name="T23" fmla="*/ 575 h 93"/>
                              <a:gd name="T24" fmla="+- 0 3743 3665"/>
                              <a:gd name="T25" fmla="*/ T24 w 93"/>
                              <a:gd name="T26" fmla="+- 0 585 572"/>
                              <a:gd name="T27" fmla="*/ 585 h 93"/>
                              <a:gd name="T28" fmla="+- 0 3753 3665"/>
                              <a:gd name="T29" fmla="*/ T28 w 93"/>
                              <a:gd name="T30" fmla="+- 0 600 572"/>
                              <a:gd name="T31" fmla="*/ 600 h 93"/>
                              <a:gd name="T32" fmla="+- 0 3757 3665"/>
                              <a:gd name="T33" fmla="*/ T32 w 93"/>
                              <a:gd name="T34" fmla="+- 0 618 572"/>
                              <a:gd name="T35" fmla="*/ 618 h 93"/>
                              <a:gd name="T36" fmla="+- 0 3753 3665"/>
                              <a:gd name="T37" fmla="*/ T36 w 93"/>
                              <a:gd name="T38" fmla="+- 0 636 572"/>
                              <a:gd name="T39" fmla="*/ 636 h 93"/>
                              <a:gd name="T40" fmla="+- 0 3743 3665"/>
                              <a:gd name="T41" fmla="*/ T40 w 93"/>
                              <a:gd name="T42" fmla="+- 0 650 572"/>
                              <a:gd name="T43" fmla="*/ 650 h 93"/>
                              <a:gd name="T44" fmla="+- 0 3729 3665"/>
                              <a:gd name="T45" fmla="*/ T44 w 93"/>
                              <a:gd name="T46" fmla="+- 0 660 572"/>
                              <a:gd name="T47" fmla="*/ 660 h 93"/>
                              <a:gd name="T48" fmla="+- 0 3711 3665"/>
                              <a:gd name="T49" fmla="*/ T48 w 93"/>
                              <a:gd name="T50" fmla="+- 0 664 572"/>
                              <a:gd name="T51" fmla="*/ 664 h 93"/>
                              <a:gd name="T52" fmla="+- 0 3693 3665"/>
                              <a:gd name="T53" fmla="*/ T52 w 93"/>
                              <a:gd name="T54" fmla="+- 0 660 572"/>
                              <a:gd name="T55" fmla="*/ 660 h 93"/>
                              <a:gd name="T56" fmla="+- 0 3679 3665"/>
                              <a:gd name="T57" fmla="*/ T56 w 93"/>
                              <a:gd name="T58" fmla="+- 0 650 572"/>
                              <a:gd name="T59" fmla="*/ 650 h 93"/>
                              <a:gd name="T60" fmla="+- 0 3669 3665"/>
                              <a:gd name="T61" fmla="*/ T60 w 93"/>
                              <a:gd name="T62" fmla="+- 0 636 572"/>
                              <a:gd name="T63" fmla="*/ 636 h 93"/>
                              <a:gd name="T64" fmla="+- 0 3665 3665"/>
                              <a:gd name="T65" fmla="*/ T64 w 93"/>
                              <a:gd name="T66" fmla="+- 0 618 572"/>
                              <a:gd name="T67" fmla="*/ 61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46"/>
                                </a:moveTo>
                                <a:lnTo>
                                  <a:pt x="4" y="28"/>
                                </a:lnTo>
                                <a:lnTo>
                                  <a:pt x="14" y="13"/>
                                </a:lnTo>
                                <a:lnTo>
                                  <a:pt x="28" y="3"/>
                                </a:lnTo>
                                <a:lnTo>
                                  <a:pt x="46" y="0"/>
                                </a:lnTo>
                                <a:lnTo>
                                  <a:pt x="64" y="3"/>
                                </a:lnTo>
                                <a:lnTo>
                                  <a:pt x="78" y="13"/>
                                </a:lnTo>
                                <a:lnTo>
                                  <a:pt x="88" y="28"/>
                                </a:lnTo>
                                <a:lnTo>
                                  <a:pt x="92" y="46"/>
                                </a:lnTo>
                                <a:lnTo>
                                  <a:pt x="88" y="64"/>
                                </a:lnTo>
                                <a:lnTo>
                                  <a:pt x="78" y="78"/>
                                </a:lnTo>
                                <a:lnTo>
                                  <a:pt x="64" y="88"/>
                                </a:lnTo>
                                <a:lnTo>
                                  <a:pt x="46" y="92"/>
                                </a:lnTo>
                                <a:lnTo>
                                  <a:pt x="28" y="88"/>
                                </a:lnTo>
                                <a:lnTo>
                                  <a:pt x="14" y="78"/>
                                </a:lnTo>
                                <a:lnTo>
                                  <a:pt x="4" y="64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3B53F3" id="Group 324" o:spid="_x0000_s1026" style="position:absolute;margin-left:149.2pt;margin-top:-7pt;width:66.65pt;height:66.6pt;z-index:15777792;mso-position-horizontal-relative:page" coordorigin="2984,-140" coordsize="1333,1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">
                <v:shape id="AutoShape 340" o:spid="_x0000_s1027" style="position:absolute;left:2984;top:-140;width:1333;height:1332;visibility:visible;mso-wrap-style:square;v-text-anchor:top" coordsize="1333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" path="m,1272r1332,m,868r1332,m,464r1332,m,61r1332,m61,1332l61,m465,1332l465,m868,1332l868,t404,1332l1272,e" filled="f" strokecolor="#ebebeb" strokeweight=".1301mm">
                  <v:path arrowok="t" o:connecttype="custom" o:connectlocs="0,1132;1332,1132;0,728;1332,728;0,324;1332,324;0,-79;1332,-79;61,1192;61,-140;465,1192;465,-140;868,1192;868,-140;1272,1192;1272,-140" o:connectangles="0,0,0,0,0,0,0,0,0,0,0,0,0,0,0,0"/>
                </v:shape>
                <v:shape id="AutoShape 339" o:spid="_x0000_s1028" style="position:absolute;left:2984;top:-140;width:1333;height:1332;visibility:visible;mso-wrap-style:square;v-text-anchor:top" coordsize="1333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" path="m,1070r1332,m,666r1332,m,263r1332,m263,1332l263,m666,1332l666,t404,1332l1070,e" filled="f" strokecolor="#ebebeb" strokeweight=".26286mm">
                  <v:path arrowok="t" o:connecttype="custom" o:connectlocs="0,930;1332,930;0,526;1332,526;0,123;1332,123;263,1192;263,-140;666,1192;666,-140;1070,1192;1070,-140" o:connectangles="0,0,0,0,0,0,0,0,0,0,0,0"/>
                </v:shape>
                <v:shape id="Freeform 338" o:spid="_x0000_s1029" style="position:absolute;left:3535;top:421;width:94;height:95;visibility:visible;mso-wrap-style:square;v-text-anchor:top" coordsize="9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" path="m46,l28,3,13,13,3,28,,47,3,65,13,80,28,90r18,4l65,90,80,80,90,65,93,47,90,28,80,13,65,3,46,xe" fillcolor="#000004" stroked="f">
                  <v:path arrowok="t" o:connecttype="custom" o:connectlocs="46,422;28,425;13,435;3,450;0,469;3,487;13,502;28,512;46,516;65,512;80,502;90,487;93,469;90,450;80,435;65,425;46,422" o:connectangles="0,0,0,0,0,0,0,0,0,0,0,0,0,0,0,0,0"/>
                </v:shape>
                <v:shape id="Freeform 337" o:spid="_x0000_s1030" style="position:absolute;left:3535;top:421;width:94;height:95;visibility:visible;mso-wrap-style:square;v-text-anchor:top" coordsize="9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" path="m,47l3,28,13,13,28,3,46,,65,3,80,13,90,28r3,19l90,65,80,80,65,90,46,94,28,90,13,80,3,65,,47e" filled="f" strokecolor="#000004" strokeweight=".19242mm">
                  <v:path arrowok="t" o:connecttype="custom" o:connectlocs="0,469;3,450;13,435;28,425;46,422;65,425;80,435;90,450;93,469;90,487;80,502;65,512;46,516;28,512;13,502;3,487;0,469" o:connectangles="0,0,0,0,0,0,0,0,0,0,0,0,0,0,0,0,0"/>
                </v:shape>
                <v:shape id="Freeform 336" o:spid="_x0000_s1031" style="position:absolute;left:3772;top:529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" path="m42,l26,4,12,13,3,26,,42,3,58r9,14l26,81r16,3l58,81,71,72,80,58,84,42,80,26,71,13,58,4,42,xe" fillcolor="#1d1147" stroked="f">
                  <v:path arrowok="t" o:connecttype="custom" o:connectlocs="42,529;26,533;12,542;3,555;0,571;3,587;12,601;26,610;42,613;58,610;71,601;80,587;84,571;80,555;71,542;58,533;42,529" o:connectangles="0,0,0,0,0,0,0,0,0,0,0,0,0,0,0,0,0"/>
                </v:shape>
                <v:shape id="Freeform 335" o:spid="_x0000_s1032" style="position:absolute;left:3772;top:529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" path="m,42l3,26,12,13,26,4,42,,58,4r13,9l80,26r4,16l80,58,71,72,58,81,42,84,26,81,12,72,3,58,,42e" filled="f" strokecolor="#1d1147" strokeweight=".19242mm">
                  <v:path arrowok="t" o:connecttype="custom" o:connectlocs="0,571;3,555;12,542;26,533;42,529;58,533;71,542;80,555;84,571;80,587;71,601;58,610;42,613;26,610;12,601;3,587;0,571" o:connectangles="0,0,0,0,0,0,0,0,0,0,0,0,0,0,0,0,0"/>
                </v:shape>
                <v:shape id="Picture 334" o:spid="_x0000_s1033" type="#_x0000_t75" style="position:absolute;left:4064;top:703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">
                  <v:imagedata r:id="rId119" o:title=""/>
                </v:shape>
                <v:shape id="Freeform 333" o:spid="_x0000_s1034" style="position:absolute;left:3132;top:16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" path="m48,l29,3,14,14,3,29,,48,3,66,14,82,29,92r19,4l66,92,81,82,92,66,96,48,92,29,81,14,66,3,48,xe" fillcolor="#822681" stroked="f">
                  <v:path arrowok="t" o:connecttype="custom" o:connectlocs="48,161;29,164;14,175;3,190;0,209;3,227;14,243;29,253;48,257;66,253;81,243;92,227;96,209;92,190;81,175;66,164;48,161" o:connectangles="0,0,0,0,0,0,0,0,0,0,0,0,0,0,0,0,0"/>
                </v:shape>
                <v:shape id="Freeform 332" o:spid="_x0000_s1035" style="position:absolute;left:3132;top:16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" path="m,48l3,29,14,14,29,3,48,,66,3,81,14,92,29r4,19l92,66,81,82,66,92,48,96,29,92,14,82,3,66,,48e" filled="f" strokecolor="#822681" strokeweight=".19242mm">
                  <v:path arrowok="t" o:connecttype="custom" o:connectlocs="0,209;3,190;14,175;29,164;48,161;66,164;81,175;92,190;96,209;92,227;81,243;66,253;48,257;29,253;14,243;3,227;0,209" o:connectangles="0,0,0,0,0,0,0,0,0,0,0,0,0,0,0,0,0"/>
                </v:shape>
                <v:shape id="Freeform 331" o:spid="_x0000_s1036" style="position:absolute;left:3404;top:321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" path="m49,l30,4,15,14,4,30,,49,4,68,15,83,30,94r19,3l68,94,83,83,94,68,98,49,94,30,83,14,68,4,49,xe" fillcolor="#b63679" stroked="f">
                  <v:path arrowok="t" o:connecttype="custom" o:connectlocs="49,321;30,325;15,335;4,351;0,370;4,389;15,404;30,415;49,418;68,415;83,404;94,389;98,370;94,351;83,335;68,325;49,321" o:connectangles="0,0,0,0,0,0,0,0,0,0,0,0,0,0,0,0,0"/>
                </v:shape>
                <v:shape id="Freeform 330" o:spid="_x0000_s1037" style="position:absolute;left:3404;top:321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" path="m,49l4,30,15,14,30,4,49,,68,4,83,14,94,30r4,19l94,68,83,83,68,94,49,97,30,94,15,83,4,68,,49e" filled="f" strokecolor="#b63679" strokeweight=".19242mm">
                  <v:path arrowok="t" o:connecttype="custom" o:connectlocs="0,370;4,351;15,335;30,325;49,321;68,325;83,335;94,351;98,370;94,389;83,404;68,415;49,418;30,415;15,404;4,389;0,370" o:connectangles="0,0,0,0,0,0,0,0,0,0,0,0,0,0,0,0,0"/>
                </v:shape>
                <v:shape id="Freeform 329" o:spid="_x0000_s1038" style="position:absolute;left:3259;top:3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" path="m49,l30,3,14,14,4,29,,49,4,68,14,83,30,94r19,4l68,94,84,83,94,68,98,49,94,29,84,14,68,3,49,xe" fillcolor="#e65164" stroked="f">
                  <v:path arrowok="t" o:connecttype="custom" o:connectlocs="49,34;30,37;14,48;4,63;0,83;4,102;14,117;30,128;49,132;68,128;84,117;94,102;98,83;94,63;84,48;68,37;49,34" o:connectangles="0,0,0,0,0,0,0,0,0,0,0,0,0,0,0,0,0"/>
                </v:shape>
                <v:shape id="Freeform 328" o:spid="_x0000_s1039" style="position:absolute;left:3259;top:3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" path="m,49l4,29,14,14,30,3,49,,68,3,84,14,94,29r4,20l94,68,84,83,68,94,49,98,30,94,14,83,4,68,,49e" filled="f" strokecolor="#e65164" strokeweight=".19242mm">
                  <v:path arrowok="t" o:connecttype="custom" o:connectlocs="0,83;4,63;14,48;30,37;49,34;68,37;84,48;94,63;98,83;94,102;84,117;68,128;49,132;30,128;14,117;4,102;0,83" o:connectangles="0,0,0,0,0,0,0,0,0,0,0,0,0,0,0,0,0"/>
                </v:shape>
                <v:shape id="Picture 327" o:spid="_x0000_s1040" type="#_x0000_t75" style="position:absolute;left:3854;top:792;width:18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">
                  <v:imagedata r:id="rId120" o:title=""/>
                </v:shape>
                <v:shape id="Freeform 326" o:spid="_x0000_s1041" style="position:absolute;left:3664;top:571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" path="m46,l28,3,14,13,4,28,,46,4,64,14,78,28,88r18,4l64,88,78,78,88,64,92,46,88,28,78,13,64,3,46,xe" fillcolor="#fcfdbf" stroked="f">
                  <v:path arrowok="t" o:connecttype="custom" o:connectlocs="46,572;28,575;14,585;4,600;0,618;4,636;14,650;28,660;46,664;64,660;78,650;88,636;92,618;88,600;78,585;64,575;46,572" o:connectangles="0,0,0,0,0,0,0,0,0,0,0,0,0,0,0,0,0"/>
                </v:shape>
                <v:shape id="Freeform 325" o:spid="_x0000_s1042" style="position:absolute;left:3664;top:571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" path="m,46l4,28,14,13,28,3,46,,64,3,78,13,88,28r4,18l88,64,78,78,64,88,46,92,28,88,14,78,4,64,,46e" filled="f" strokecolor="#fcfdbf" strokeweight=".19242mm">
                  <v:path arrowok="t" o:connecttype="custom" o:connectlocs="0,618;4,600;14,585;28,575;46,572;64,575;78,585;88,600;92,618;88,636;78,650;64,660;46,664;28,660;14,650;4,636;0,61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4D4D4D"/>
          <w:sz w:val="21"/>
        </w:rPr>
        <w:t>2</w:t>
      </w:r>
      <w:r>
        <w:rPr>
          <w:rFonts w:ascii="Times New Roman"/>
          <w:color w:val="4D4D4D"/>
          <w:sz w:val="21"/>
        </w:rPr>
        <w:tab/>
        <w:t>2</w:t>
      </w:r>
    </w:p>
    <w:p w14:paraId="35B556D3" w14:textId="77777777" w:rsidR="006F1C89" w:rsidRDefault="005D3991">
      <w:pPr>
        <w:tabs>
          <w:tab w:val="left" w:pos="1729"/>
        </w:tabs>
        <w:spacing w:before="163"/>
        <w:ind w:right="1140"/>
        <w:jc w:val="right"/>
        <w:rPr>
          <w:rFonts w:ascii="Times New Roman"/>
          <w:sz w:val="21"/>
        </w:rPr>
      </w:pPr>
      <w:r>
        <w:rPr>
          <w:rFonts w:ascii="Times New Roman"/>
          <w:color w:val="4D4D4D"/>
          <w:sz w:val="21"/>
        </w:rPr>
        <w:t>0</w:t>
      </w:r>
      <w:r>
        <w:rPr>
          <w:rFonts w:ascii="Times New Roman"/>
          <w:color w:val="4D4D4D"/>
          <w:sz w:val="21"/>
        </w:rPr>
        <w:tab/>
        <w:t>0</w:t>
      </w:r>
    </w:p>
    <w:p w14:paraId="08D0AF27" w14:textId="77777777" w:rsidR="006F1C89" w:rsidRDefault="005D3991">
      <w:pPr>
        <w:tabs>
          <w:tab w:val="left" w:pos="1729"/>
        </w:tabs>
        <w:spacing w:before="162"/>
        <w:ind w:right="114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4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</w:p>
    <w:p w14:paraId="48DC1E1E" w14:textId="77777777" w:rsidR="006F1C89" w:rsidRDefault="005D3991">
      <w:pPr>
        <w:tabs>
          <w:tab w:val="left" w:pos="1167"/>
          <w:tab w:val="left" w:pos="1570"/>
          <w:tab w:val="left" w:pos="2432"/>
          <w:tab w:val="left" w:pos="2896"/>
          <w:tab w:val="left" w:pos="3300"/>
        </w:tabs>
        <w:spacing w:before="168"/>
        <w:ind w:left="703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</w:r>
      <w:r>
        <w:rPr>
          <w:rFonts w:ascii="Times New Roman" w:hAnsi="Times New Roman"/>
          <w:color w:val="4D4D4D"/>
          <w:spacing w:val="-4"/>
          <w:sz w:val="21"/>
        </w:rPr>
        <w:t>2</w:t>
      </w:r>
    </w:p>
    <w:p w14:paraId="3F7C5285" w14:textId="77777777" w:rsidR="006F1C89" w:rsidRDefault="005D3991">
      <w:pPr>
        <w:pStyle w:val="BodyText"/>
        <w:spacing w:before="8"/>
        <w:rPr>
          <w:rFonts w:ascii="Times New Roman"/>
          <w:sz w:val="19"/>
        </w:rPr>
      </w:pPr>
      <w:r>
        <w:br w:type="column"/>
      </w:r>
    </w:p>
    <w:p w14:paraId="1F768831" w14:textId="77777777" w:rsidR="006F1C89" w:rsidRDefault="005D3991">
      <w:pPr>
        <w:ind w:right="1140"/>
        <w:jc w:val="right"/>
        <w:rPr>
          <w:rFonts w:ascii="Times New Roman"/>
          <w:sz w:val="21"/>
        </w:rPr>
      </w:pPr>
      <w:r>
        <w:rPr>
          <w:rFonts w:ascii="Times New Roman"/>
          <w:color w:val="4D4D4D"/>
          <w:w w:val="102"/>
          <w:sz w:val="21"/>
        </w:rPr>
        <w:t>2</w:t>
      </w:r>
    </w:p>
    <w:p w14:paraId="21538B68" w14:textId="740420C9" w:rsidR="006F1C89" w:rsidRDefault="00C85944">
      <w:pPr>
        <w:spacing w:before="163"/>
        <w:ind w:right="1140"/>
        <w:jc w:val="right"/>
        <w:rPr>
          <w:rFonts w:ascii="Times New Roman"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8304" behindDoc="0" locked="0" layoutInCell="1" allowOverlap="1" wp14:anchorId="3B9E4CFC" wp14:editId="489E17CE">
                <wp:simplePos x="0" y="0"/>
                <wp:positionH relativeFrom="page">
                  <wp:posOffset>2992755</wp:posOffset>
                </wp:positionH>
                <wp:positionV relativeFrom="paragraph">
                  <wp:posOffset>-241300</wp:posOffset>
                </wp:positionV>
                <wp:extent cx="845820" cy="845820"/>
                <wp:effectExtent l="0" t="0" r="0" b="0"/>
                <wp:wrapNone/>
                <wp:docPr id="32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845820"/>
                          <a:chOff x="4713" y="-380"/>
                          <a:chExt cx="1332" cy="1332"/>
                        </a:xfrm>
                      </wpg:grpSpPr>
                      <wps:wsp>
                        <wps:cNvPr id="324" name="AutoShape 323"/>
                        <wps:cNvSpPr>
                          <a:spLocks/>
                        </wps:cNvSpPr>
                        <wps:spPr bwMode="auto">
                          <a:xfrm>
                            <a:off x="4713" y="-381"/>
                            <a:ext cx="1332" cy="1332"/>
                          </a:xfrm>
                          <a:custGeom>
                            <a:avLst/>
                            <a:gdLst>
                              <a:gd name="T0" fmla="+- 0 4713 4713"/>
                              <a:gd name="T1" fmla="*/ T0 w 1332"/>
                              <a:gd name="T2" fmla="+- 0 891 -380"/>
                              <a:gd name="T3" fmla="*/ 891 h 1332"/>
                              <a:gd name="T4" fmla="+- 0 6045 4713"/>
                              <a:gd name="T5" fmla="*/ T4 w 1332"/>
                              <a:gd name="T6" fmla="+- 0 891 -380"/>
                              <a:gd name="T7" fmla="*/ 891 h 1332"/>
                              <a:gd name="T8" fmla="+- 0 4713 4713"/>
                              <a:gd name="T9" fmla="*/ T8 w 1332"/>
                              <a:gd name="T10" fmla="+- 0 487 -380"/>
                              <a:gd name="T11" fmla="*/ 487 h 1332"/>
                              <a:gd name="T12" fmla="+- 0 6045 4713"/>
                              <a:gd name="T13" fmla="*/ T12 w 1332"/>
                              <a:gd name="T14" fmla="+- 0 487 -380"/>
                              <a:gd name="T15" fmla="*/ 487 h 1332"/>
                              <a:gd name="T16" fmla="+- 0 4713 4713"/>
                              <a:gd name="T17" fmla="*/ T16 w 1332"/>
                              <a:gd name="T18" fmla="+- 0 84 -380"/>
                              <a:gd name="T19" fmla="*/ 84 h 1332"/>
                              <a:gd name="T20" fmla="+- 0 6045 4713"/>
                              <a:gd name="T21" fmla="*/ T20 w 1332"/>
                              <a:gd name="T22" fmla="+- 0 84 -380"/>
                              <a:gd name="T23" fmla="*/ 84 h 1332"/>
                              <a:gd name="T24" fmla="+- 0 4713 4713"/>
                              <a:gd name="T25" fmla="*/ T24 w 1332"/>
                              <a:gd name="T26" fmla="+- 0 -320 -380"/>
                              <a:gd name="T27" fmla="*/ -320 h 1332"/>
                              <a:gd name="T28" fmla="+- 0 6045 4713"/>
                              <a:gd name="T29" fmla="*/ T28 w 1332"/>
                              <a:gd name="T30" fmla="+- 0 -320 -380"/>
                              <a:gd name="T31" fmla="*/ -320 h 1332"/>
                              <a:gd name="T32" fmla="+- 0 4774 4713"/>
                              <a:gd name="T33" fmla="*/ T32 w 1332"/>
                              <a:gd name="T34" fmla="+- 0 952 -380"/>
                              <a:gd name="T35" fmla="*/ 952 h 1332"/>
                              <a:gd name="T36" fmla="+- 0 4774 4713"/>
                              <a:gd name="T37" fmla="*/ T36 w 1332"/>
                              <a:gd name="T38" fmla="+- 0 -380 -380"/>
                              <a:gd name="T39" fmla="*/ -380 h 1332"/>
                              <a:gd name="T40" fmla="+- 0 5178 4713"/>
                              <a:gd name="T41" fmla="*/ T40 w 1332"/>
                              <a:gd name="T42" fmla="+- 0 952 -380"/>
                              <a:gd name="T43" fmla="*/ 952 h 1332"/>
                              <a:gd name="T44" fmla="+- 0 5178 4713"/>
                              <a:gd name="T45" fmla="*/ T44 w 1332"/>
                              <a:gd name="T46" fmla="+- 0 -380 -380"/>
                              <a:gd name="T47" fmla="*/ -380 h 1332"/>
                              <a:gd name="T48" fmla="+- 0 5581 4713"/>
                              <a:gd name="T49" fmla="*/ T48 w 1332"/>
                              <a:gd name="T50" fmla="+- 0 952 -380"/>
                              <a:gd name="T51" fmla="*/ 952 h 1332"/>
                              <a:gd name="T52" fmla="+- 0 5581 4713"/>
                              <a:gd name="T53" fmla="*/ T52 w 1332"/>
                              <a:gd name="T54" fmla="+- 0 -380 -380"/>
                              <a:gd name="T55" fmla="*/ -380 h 1332"/>
                              <a:gd name="T56" fmla="+- 0 5985 4713"/>
                              <a:gd name="T57" fmla="*/ T56 w 1332"/>
                              <a:gd name="T58" fmla="+- 0 952 -380"/>
                              <a:gd name="T59" fmla="*/ 952 h 1332"/>
                              <a:gd name="T60" fmla="+- 0 5985 4713"/>
                              <a:gd name="T61" fmla="*/ T60 w 1332"/>
                              <a:gd name="T62" fmla="+- 0 -380 -380"/>
                              <a:gd name="T63" fmla="*/ -38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271"/>
                                </a:moveTo>
                                <a:lnTo>
                                  <a:pt x="1332" y="1271"/>
                                </a:lnTo>
                                <a:moveTo>
                                  <a:pt x="0" y="867"/>
                                </a:moveTo>
                                <a:lnTo>
                                  <a:pt x="1332" y="867"/>
                                </a:lnTo>
                                <a:moveTo>
                                  <a:pt x="0" y="464"/>
                                </a:moveTo>
                                <a:lnTo>
                                  <a:pt x="1332" y="464"/>
                                </a:lnTo>
                                <a:moveTo>
                                  <a:pt x="0" y="60"/>
                                </a:moveTo>
                                <a:lnTo>
                                  <a:pt x="1332" y="60"/>
                                </a:lnTo>
                                <a:moveTo>
                                  <a:pt x="61" y="1332"/>
                                </a:moveTo>
                                <a:lnTo>
                                  <a:pt x="61" y="0"/>
                                </a:lnTo>
                                <a:moveTo>
                                  <a:pt x="465" y="1332"/>
                                </a:moveTo>
                                <a:lnTo>
                                  <a:pt x="465" y="0"/>
                                </a:lnTo>
                                <a:moveTo>
                                  <a:pt x="868" y="1332"/>
                                </a:moveTo>
                                <a:lnTo>
                                  <a:pt x="868" y="0"/>
                                </a:lnTo>
                                <a:moveTo>
                                  <a:pt x="1272" y="1332"/>
                                </a:moveTo>
                                <a:lnTo>
                                  <a:pt x="1272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AutoShape 322"/>
                        <wps:cNvSpPr>
                          <a:spLocks/>
                        </wps:cNvSpPr>
                        <wps:spPr bwMode="auto">
                          <a:xfrm>
                            <a:off x="4713" y="-381"/>
                            <a:ext cx="1332" cy="1332"/>
                          </a:xfrm>
                          <a:custGeom>
                            <a:avLst/>
                            <a:gdLst>
                              <a:gd name="T0" fmla="+- 0 4713 4713"/>
                              <a:gd name="T1" fmla="*/ T0 w 1332"/>
                              <a:gd name="T2" fmla="+- 0 689 -380"/>
                              <a:gd name="T3" fmla="*/ 689 h 1332"/>
                              <a:gd name="T4" fmla="+- 0 6045 4713"/>
                              <a:gd name="T5" fmla="*/ T4 w 1332"/>
                              <a:gd name="T6" fmla="+- 0 689 -380"/>
                              <a:gd name="T7" fmla="*/ 689 h 1332"/>
                              <a:gd name="T8" fmla="+- 0 4713 4713"/>
                              <a:gd name="T9" fmla="*/ T8 w 1332"/>
                              <a:gd name="T10" fmla="+- 0 286 -380"/>
                              <a:gd name="T11" fmla="*/ 286 h 1332"/>
                              <a:gd name="T12" fmla="+- 0 6045 4713"/>
                              <a:gd name="T13" fmla="*/ T12 w 1332"/>
                              <a:gd name="T14" fmla="+- 0 286 -380"/>
                              <a:gd name="T15" fmla="*/ 286 h 1332"/>
                              <a:gd name="T16" fmla="+- 0 4713 4713"/>
                              <a:gd name="T17" fmla="*/ T16 w 1332"/>
                              <a:gd name="T18" fmla="+- 0 -118 -380"/>
                              <a:gd name="T19" fmla="*/ -118 h 1332"/>
                              <a:gd name="T20" fmla="+- 0 6045 4713"/>
                              <a:gd name="T21" fmla="*/ T20 w 1332"/>
                              <a:gd name="T22" fmla="+- 0 -118 -380"/>
                              <a:gd name="T23" fmla="*/ -118 h 1332"/>
                              <a:gd name="T24" fmla="+- 0 4976 4713"/>
                              <a:gd name="T25" fmla="*/ T24 w 1332"/>
                              <a:gd name="T26" fmla="+- 0 952 -380"/>
                              <a:gd name="T27" fmla="*/ 952 h 1332"/>
                              <a:gd name="T28" fmla="+- 0 4976 4713"/>
                              <a:gd name="T29" fmla="*/ T28 w 1332"/>
                              <a:gd name="T30" fmla="+- 0 -380 -380"/>
                              <a:gd name="T31" fmla="*/ -380 h 1332"/>
                              <a:gd name="T32" fmla="+- 0 5379 4713"/>
                              <a:gd name="T33" fmla="*/ T32 w 1332"/>
                              <a:gd name="T34" fmla="+- 0 952 -380"/>
                              <a:gd name="T35" fmla="*/ 952 h 1332"/>
                              <a:gd name="T36" fmla="+- 0 5379 4713"/>
                              <a:gd name="T37" fmla="*/ T36 w 1332"/>
                              <a:gd name="T38" fmla="+- 0 -380 -380"/>
                              <a:gd name="T39" fmla="*/ -380 h 1332"/>
                              <a:gd name="T40" fmla="+- 0 5783 4713"/>
                              <a:gd name="T41" fmla="*/ T40 w 1332"/>
                              <a:gd name="T42" fmla="+- 0 952 -380"/>
                              <a:gd name="T43" fmla="*/ 952 h 1332"/>
                              <a:gd name="T44" fmla="+- 0 5783 4713"/>
                              <a:gd name="T45" fmla="*/ T44 w 1332"/>
                              <a:gd name="T46" fmla="+- 0 -380 -380"/>
                              <a:gd name="T47" fmla="*/ -38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069"/>
                                </a:moveTo>
                                <a:lnTo>
                                  <a:pt x="1332" y="1069"/>
                                </a:lnTo>
                                <a:moveTo>
                                  <a:pt x="0" y="666"/>
                                </a:moveTo>
                                <a:lnTo>
                                  <a:pt x="1332" y="666"/>
                                </a:lnTo>
                                <a:moveTo>
                                  <a:pt x="0" y="262"/>
                                </a:moveTo>
                                <a:lnTo>
                                  <a:pt x="1332" y="262"/>
                                </a:lnTo>
                                <a:moveTo>
                                  <a:pt x="263" y="1332"/>
                                </a:moveTo>
                                <a:lnTo>
                                  <a:pt x="263" y="0"/>
                                </a:lnTo>
                                <a:moveTo>
                                  <a:pt x="666" y="1332"/>
                                </a:moveTo>
                                <a:lnTo>
                                  <a:pt x="666" y="0"/>
                                </a:lnTo>
                                <a:moveTo>
                                  <a:pt x="1070" y="1332"/>
                                </a:moveTo>
                                <a:lnTo>
                                  <a:pt x="1070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6" y="6"/>
                            <a:ext cx="122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Freeform 320"/>
                        <wps:cNvSpPr>
                          <a:spLocks/>
                        </wps:cNvSpPr>
                        <wps:spPr bwMode="auto">
                          <a:xfrm>
                            <a:off x="5448" y="-64"/>
                            <a:ext cx="85" cy="85"/>
                          </a:xfrm>
                          <a:custGeom>
                            <a:avLst/>
                            <a:gdLst>
                              <a:gd name="T0" fmla="+- 0 5490 5448"/>
                              <a:gd name="T1" fmla="*/ T0 w 85"/>
                              <a:gd name="T2" fmla="+- 0 -64 -64"/>
                              <a:gd name="T3" fmla="*/ -64 h 85"/>
                              <a:gd name="T4" fmla="+- 0 5474 5448"/>
                              <a:gd name="T5" fmla="*/ T4 w 85"/>
                              <a:gd name="T6" fmla="+- 0 -61 -64"/>
                              <a:gd name="T7" fmla="*/ -61 h 85"/>
                              <a:gd name="T8" fmla="+- 0 5461 5448"/>
                              <a:gd name="T9" fmla="*/ T8 w 85"/>
                              <a:gd name="T10" fmla="+- 0 -52 -64"/>
                              <a:gd name="T11" fmla="*/ -52 h 85"/>
                              <a:gd name="T12" fmla="+- 0 5452 5448"/>
                              <a:gd name="T13" fmla="*/ T12 w 85"/>
                              <a:gd name="T14" fmla="+- 0 -38 -64"/>
                              <a:gd name="T15" fmla="*/ -38 h 85"/>
                              <a:gd name="T16" fmla="+- 0 5448 5448"/>
                              <a:gd name="T17" fmla="*/ T16 w 85"/>
                              <a:gd name="T18" fmla="+- 0 -22 -64"/>
                              <a:gd name="T19" fmla="*/ -22 h 85"/>
                              <a:gd name="T20" fmla="+- 0 5452 5448"/>
                              <a:gd name="T21" fmla="*/ T20 w 85"/>
                              <a:gd name="T22" fmla="+- 0 -5 -64"/>
                              <a:gd name="T23" fmla="*/ -5 h 85"/>
                              <a:gd name="T24" fmla="+- 0 5461 5448"/>
                              <a:gd name="T25" fmla="*/ T24 w 85"/>
                              <a:gd name="T26" fmla="+- 0 8 -64"/>
                              <a:gd name="T27" fmla="*/ 8 h 85"/>
                              <a:gd name="T28" fmla="+- 0 5474 5448"/>
                              <a:gd name="T29" fmla="*/ T28 w 85"/>
                              <a:gd name="T30" fmla="+- 0 17 -64"/>
                              <a:gd name="T31" fmla="*/ 17 h 85"/>
                              <a:gd name="T32" fmla="+- 0 5490 5448"/>
                              <a:gd name="T33" fmla="*/ T32 w 85"/>
                              <a:gd name="T34" fmla="+- 0 20 -64"/>
                              <a:gd name="T35" fmla="*/ 20 h 85"/>
                              <a:gd name="T36" fmla="+- 0 5507 5448"/>
                              <a:gd name="T37" fmla="*/ T36 w 85"/>
                              <a:gd name="T38" fmla="+- 0 17 -64"/>
                              <a:gd name="T39" fmla="*/ 17 h 85"/>
                              <a:gd name="T40" fmla="+- 0 5520 5448"/>
                              <a:gd name="T41" fmla="*/ T40 w 85"/>
                              <a:gd name="T42" fmla="+- 0 8 -64"/>
                              <a:gd name="T43" fmla="*/ 8 h 85"/>
                              <a:gd name="T44" fmla="+- 0 5529 5448"/>
                              <a:gd name="T45" fmla="*/ T44 w 85"/>
                              <a:gd name="T46" fmla="+- 0 -5 -64"/>
                              <a:gd name="T47" fmla="*/ -5 h 85"/>
                              <a:gd name="T48" fmla="+- 0 5533 5448"/>
                              <a:gd name="T49" fmla="*/ T48 w 85"/>
                              <a:gd name="T50" fmla="+- 0 -22 -64"/>
                              <a:gd name="T51" fmla="*/ -22 h 85"/>
                              <a:gd name="T52" fmla="+- 0 5529 5448"/>
                              <a:gd name="T53" fmla="*/ T52 w 85"/>
                              <a:gd name="T54" fmla="+- 0 -38 -64"/>
                              <a:gd name="T55" fmla="*/ -38 h 85"/>
                              <a:gd name="T56" fmla="+- 0 5520 5448"/>
                              <a:gd name="T57" fmla="*/ T56 w 85"/>
                              <a:gd name="T58" fmla="+- 0 -52 -64"/>
                              <a:gd name="T59" fmla="*/ -52 h 85"/>
                              <a:gd name="T60" fmla="+- 0 5507 5448"/>
                              <a:gd name="T61" fmla="*/ T60 w 85"/>
                              <a:gd name="T62" fmla="+- 0 -61 -64"/>
                              <a:gd name="T63" fmla="*/ -61 h 85"/>
                              <a:gd name="T64" fmla="+- 0 5490 5448"/>
                              <a:gd name="T65" fmla="*/ T64 w 85"/>
                              <a:gd name="T66" fmla="+- 0 -64 -64"/>
                              <a:gd name="T67" fmla="*/ -64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42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9"/>
                                </a:lnTo>
                                <a:lnTo>
                                  <a:pt x="13" y="72"/>
                                </a:lnTo>
                                <a:lnTo>
                                  <a:pt x="26" y="81"/>
                                </a:lnTo>
                                <a:lnTo>
                                  <a:pt x="42" y="84"/>
                                </a:lnTo>
                                <a:lnTo>
                                  <a:pt x="59" y="81"/>
                                </a:lnTo>
                                <a:lnTo>
                                  <a:pt x="72" y="72"/>
                                </a:lnTo>
                                <a:lnTo>
                                  <a:pt x="81" y="59"/>
                                </a:lnTo>
                                <a:lnTo>
                                  <a:pt x="85" y="42"/>
                                </a:lnTo>
                                <a:lnTo>
                                  <a:pt x="81" y="26"/>
                                </a:lnTo>
                                <a:lnTo>
                                  <a:pt x="72" y="12"/>
                                </a:lnTo>
                                <a:lnTo>
                                  <a:pt x="59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0F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319"/>
                        <wps:cNvSpPr>
                          <a:spLocks/>
                        </wps:cNvSpPr>
                        <wps:spPr bwMode="auto">
                          <a:xfrm>
                            <a:off x="5448" y="-64"/>
                            <a:ext cx="85" cy="85"/>
                          </a:xfrm>
                          <a:custGeom>
                            <a:avLst/>
                            <a:gdLst>
                              <a:gd name="T0" fmla="+- 0 5448 5448"/>
                              <a:gd name="T1" fmla="*/ T0 w 85"/>
                              <a:gd name="T2" fmla="+- 0 -22 -64"/>
                              <a:gd name="T3" fmla="*/ -22 h 85"/>
                              <a:gd name="T4" fmla="+- 0 5452 5448"/>
                              <a:gd name="T5" fmla="*/ T4 w 85"/>
                              <a:gd name="T6" fmla="+- 0 -38 -64"/>
                              <a:gd name="T7" fmla="*/ -38 h 85"/>
                              <a:gd name="T8" fmla="+- 0 5461 5448"/>
                              <a:gd name="T9" fmla="*/ T8 w 85"/>
                              <a:gd name="T10" fmla="+- 0 -52 -64"/>
                              <a:gd name="T11" fmla="*/ -52 h 85"/>
                              <a:gd name="T12" fmla="+- 0 5474 5448"/>
                              <a:gd name="T13" fmla="*/ T12 w 85"/>
                              <a:gd name="T14" fmla="+- 0 -61 -64"/>
                              <a:gd name="T15" fmla="*/ -61 h 85"/>
                              <a:gd name="T16" fmla="+- 0 5490 5448"/>
                              <a:gd name="T17" fmla="*/ T16 w 85"/>
                              <a:gd name="T18" fmla="+- 0 -64 -64"/>
                              <a:gd name="T19" fmla="*/ -64 h 85"/>
                              <a:gd name="T20" fmla="+- 0 5507 5448"/>
                              <a:gd name="T21" fmla="*/ T20 w 85"/>
                              <a:gd name="T22" fmla="+- 0 -61 -64"/>
                              <a:gd name="T23" fmla="*/ -61 h 85"/>
                              <a:gd name="T24" fmla="+- 0 5520 5448"/>
                              <a:gd name="T25" fmla="*/ T24 w 85"/>
                              <a:gd name="T26" fmla="+- 0 -52 -64"/>
                              <a:gd name="T27" fmla="*/ -52 h 85"/>
                              <a:gd name="T28" fmla="+- 0 5529 5448"/>
                              <a:gd name="T29" fmla="*/ T28 w 85"/>
                              <a:gd name="T30" fmla="+- 0 -38 -64"/>
                              <a:gd name="T31" fmla="*/ -38 h 85"/>
                              <a:gd name="T32" fmla="+- 0 5533 5448"/>
                              <a:gd name="T33" fmla="*/ T32 w 85"/>
                              <a:gd name="T34" fmla="+- 0 -22 -64"/>
                              <a:gd name="T35" fmla="*/ -22 h 85"/>
                              <a:gd name="T36" fmla="+- 0 5529 5448"/>
                              <a:gd name="T37" fmla="*/ T36 w 85"/>
                              <a:gd name="T38" fmla="+- 0 -5 -64"/>
                              <a:gd name="T39" fmla="*/ -5 h 85"/>
                              <a:gd name="T40" fmla="+- 0 5520 5448"/>
                              <a:gd name="T41" fmla="*/ T40 w 85"/>
                              <a:gd name="T42" fmla="+- 0 8 -64"/>
                              <a:gd name="T43" fmla="*/ 8 h 85"/>
                              <a:gd name="T44" fmla="+- 0 5507 5448"/>
                              <a:gd name="T45" fmla="*/ T44 w 85"/>
                              <a:gd name="T46" fmla="+- 0 17 -64"/>
                              <a:gd name="T47" fmla="*/ 17 h 85"/>
                              <a:gd name="T48" fmla="+- 0 5490 5448"/>
                              <a:gd name="T49" fmla="*/ T48 w 85"/>
                              <a:gd name="T50" fmla="+- 0 20 -64"/>
                              <a:gd name="T51" fmla="*/ 20 h 85"/>
                              <a:gd name="T52" fmla="+- 0 5474 5448"/>
                              <a:gd name="T53" fmla="*/ T52 w 85"/>
                              <a:gd name="T54" fmla="+- 0 17 -64"/>
                              <a:gd name="T55" fmla="*/ 17 h 85"/>
                              <a:gd name="T56" fmla="+- 0 5461 5448"/>
                              <a:gd name="T57" fmla="*/ T56 w 85"/>
                              <a:gd name="T58" fmla="+- 0 8 -64"/>
                              <a:gd name="T59" fmla="*/ 8 h 85"/>
                              <a:gd name="T60" fmla="+- 0 5452 5448"/>
                              <a:gd name="T61" fmla="*/ T60 w 85"/>
                              <a:gd name="T62" fmla="+- 0 -5 -64"/>
                              <a:gd name="T63" fmla="*/ -5 h 85"/>
                              <a:gd name="T64" fmla="+- 0 5448 5448"/>
                              <a:gd name="T65" fmla="*/ T64 w 85"/>
                              <a:gd name="T66" fmla="+- 0 -22 -64"/>
                              <a:gd name="T67" fmla="*/ -22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0" y="42"/>
                                </a:moveTo>
                                <a:lnTo>
                                  <a:pt x="4" y="26"/>
                                </a:lnTo>
                                <a:lnTo>
                                  <a:pt x="13" y="12"/>
                                </a:lnTo>
                                <a:lnTo>
                                  <a:pt x="26" y="3"/>
                                </a:lnTo>
                                <a:lnTo>
                                  <a:pt x="42" y="0"/>
                                </a:lnTo>
                                <a:lnTo>
                                  <a:pt x="59" y="3"/>
                                </a:lnTo>
                                <a:lnTo>
                                  <a:pt x="72" y="12"/>
                                </a:lnTo>
                                <a:lnTo>
                                  <a:pt x="81" y="26"/>
                                </a:lnTo>
                                <a:lnTo>
                                  <a:pt x="85" y="42"/>
                                </a:lnTo>
                                <a:lnTo>
                                  <a:pt x="81" y="59"/>
                                </a:lnTo>
                                <a:lnTo>
                                  <a:pt x="72" y="72"/>
                                </a:lnTo>
                                <a:lnTo>
                                  <a:pt x="59" y="81"/>
                                </a:lnTo>
                                <a:lnTo>
                                  <a:pt x="42" y="84"/>
                                </a:lnTo>
                                <a:lnTo>
                                  <a:pt x="26" y="81"/>
                                </a:lnTo>
                                <a:lnTo>
                                  <a:pt x="13" y="72"/>
                                </a:lnTo>
                                <a:lnTo>
                                  <a:pt x="4" y="59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8" y="545"/>
                            <a:ext cx="117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0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4" y="529"/>
                            <a:ext cx="11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1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2" y="289"/>
                            <a:ext cx="12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2" name="Freeform 315"/>
                        <wps:cNvSpPr>
                          <a:spLocks/>
                        </wps:cNvSpPr>
                        <wps:spPr bwMode="auto">
                          <a:xfrm>
                            <a:off x="5526" y="-94"/>
                            <a:ext cx="107" cy="107"/>
                          </a:xfrm>
                          <a:custGeom>
                            <a:avLst/>
                            <a:gdLst>
                              <a:gd name="T0" fmla="+- 0 5580 5526"/>
                              <a:gd name="T1" fmla="*/ T0 w 107"/>
                              <a:gd name="T2" fmla="+- 0 -94 -94"/>
                              <a:gd name="T3" fmla="*/ -94 h 107"/>
                              <a:gd name="T4" fmla="+- 0 5559 5526"/>
                              <a:gd name="T5" fmla="*/ T4 w 107"/>
                              <a:gd name="T6" fmla="+- 0 -90 -94"/>
                              <a:gd name="T7" fmla="*/ -90 h 107"/>
                              <a:gd name="T8" fmla="+- 0 5542 5526"/>
                              <a:gd name="T9" fmla="*/ T8 w 107"/>
                              <a:gd name="T10" fmla="+- 0 -78 -94"/>
                              <a:gd name="T11" fmla="*/ -78 h 107"/>
                              <a:gd name="T12" fmla="+- 0 5530 5526"/>
                              <a:gd name="T13" fmla="*/ T12 w 107"/>
                              <a:gd name="T14" fmla="+- 0 -61 -94"/>
                              <a:gd name="T15" fmla="*/ -61 h 107"/>
                              <a:gd name="T16" fmla="+- 0 5526 5526"/>
                              <a:gd name="T17" fmla="*/ T16 w 107"/>
                              <a:gd name="T18" fmla="+- 0 -41 -94"/>
                              <a:gd name="T19" fmla="*/ -41 h 107"/>
                              <a:gd name="T20" fmla="+- 0 5530 5526"/>
                              <a:gd name="T21" fmla="*/ T20 w 107"/>
                              <a:gd name="T22" fmla="+- 0 -20 -94"/>
                              <a:gd name="T23" fmla="*/ -20 h 107"/>
                              <a:gd name="T24" fmla="+- 0 5542 5526"/>
                              <a:gd name="T25" fmla="*/ T24 w 107"/>
                              <a:gd name="T26" fmla="+- 0 -3 -94"/>
                              <a:gd name="T27" fmla="*/ -3 h 107"/>
                              <a:gd name="T28" fmla="+- 0 5559 5526"/>
                              <a:gd name="T29" fmla="*/ T28 w 107"/>
                              <a:gd name="T30" fmla="+- 0 9 -94"/>
                              <a:gd name="T31" fmla="*/ 9 h 107"/>
                              <a:gd name="T32" fmla="+- 0 5580 5526"/>
                              <a:gd name="T33" fmla="*/ T32 w 107"/>
                              <a:gd name="T34" fmla="+- 0 13 -94"/>
                              <a:gd name="T35" fmla="*/ 13 h 107"/>
                              <a:gd name="T36" fmla="+- 0 5600 5526"/>
                              <a:gd name="T37" fmla="*/ T36 w 107"/>
                              <a:gd name="T38" fmla="+- 0 9 -94"/>
                              <a:gd name="T39" fmla="*/ 9 h 107"/>
                              <a:gd name="T40" fmla="+- 0 5617 5526"/>
                              <a:gd name="T41" fmla="*/ T40 w 107"/>
                              <a:gd name="T42" fmla="+- 0 -3 -94"/>
                              <a:gd name="T43" fmla="*/ -3 h 107"/>
                              <a:gd name="T44" fmla="+- 0 5629 5526"/>
                              <a:gd name="T45" fmla="*/ T44 w 107"/>
                              <a:gd name="T46" fmla="+- 0 -20 -94"/>
                              <a:gd name="T47" fmla="*/ -20 h 107"/>
                              <a:gd name="T48" fmla="+- 0 5633 5526"/>
                              <a:gd name="T49" fmla="*/ T48 w 107"/>
                              <a:gd name="T50" fmla="+- 0 -41 -94"/>
                              <a:gd name="T51" fmla="*/ -41 h 107"/>
                              <a:gd name="T52" fmla="+- 0 5629 5526"/>
                              <a:gd name="T53" fmla="*/ T52 w 107"/>
                              <a:gd name="T54" fmla="+- 0 -61 -94"/>
                              <a:gd name="T55" fmla="*/ -61 h 107"/>
                              <a:gd name="T56" fmla="+- 0 5617 5526"/>
                              <a:gd name="T57" fmla="*/ T56 w 107"/>
                              <a:gd name="T58" fmla="+- 0 -78 -94"/>
                              <a:gd name="T59" fmla="*/ -78 h 107"/>
                              <a:gd name="T60" fmla="+- 0 5600 5526"/>
                              <a:gd name="T61" fmla="*/ T60 w 107"/>
                              <a:gd name="T62" fmla="+- 0 -90 -94"/>
                              <a:gd name="T63" fmla="*/ -90 h 107"/>
                              <a:gd name="T64" fmla="+- 0 5580 5526"/>
                              <a:gd name="T65" fmla="*/ T64 w 107"/>
                              <a:gd name="T66" fmla="+- 0 -94 -94"/>
                              <a:gd name="T67" fmla="*/ -94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7" h="107">
                                <a:moveTo>
                                  <a:pt x="54" y="0"/>
                                </a:moveTo>
                                <a:lnTo>
                                  <a:pt x="33" y="4"/>
                                </a:lnTo>
                                <a:lnTo>
                                  <a:pt x="16" y="16"/>
                                </a:lnTo>
                                <a:lnTo>
                                  <a:pt x="4" y="33"/>
                                </a:lnTo>
                                <a:lnTo>
                                  <a:pt x="0" y="53"/>
                                </a:lnTo>
                                <a:lnTo>
                                  <a:pt x="4" y="74"/>
                                </a:lnTo>
                                <a:lnTo>
                                  <a:pt x="16" y="91"/>
                                </a:lnTo>
                                <a:lnTo>
                                  <a:pt x="33" y="103"/>
                                </a:lnTo>
                                <a:lnTo>
                                  <a:pt x="54" y="107"/>
                                </a:lnTo>
                                <a:lnTo>
                                  <a:pt x="74" y="103"/>
                                </a:lnTo>
                                <a:lnTo>
                                  <a:pt x="91" y="91"/>
                                </a:lnTo>
                                <a:lnTo>
                                  <a:pt x="103" y="74"/>
                                </a:lnTo>
                                <a:lnTo>
                                  <a:pt x="107" y="53"/>
                                </a:lnTo>
                                <a:lnTo>
                                  <a:pt x="103" y="33"/>
                                </a:lnTo>
                                <a:lnTo>
                                  <a:pt x="91" y="16"/>
                                </a:lnTo>
                                <a:lnTo>
                                  <a:pt x="74" y="4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314"/>
                        <wps:cNvSpPr>
                          <a:spLocks/>
                        </wps:cNvSpPr>
                        <wps:spPr bwMode="auto">
                          <a:xfrm>
                            <a:off x="5526" y="-94"/>
                            <a:ext cx="107" cy="107"/>
                          </a:xfrm>
                          <a:custGeom>
                            <a:avLst/>
                            <a:gdLst>
                              <a:gd name="T0" fmla="+- 0 5526 5526"/>
                              <a:gd name="T1" fmla="*/ T0 w 107"/>
                              <a:gd name="T2" fmla="+- 0 -41 -94"/>
                              <a:gd name="T3" fmla="*/ -41 h 107"/>
                              <a:gd name="T4" fmla="+- 0 5530 5526"/>
                              <a:gd name="T5" fmla="*/ T4 w 107"/>
                              <a:gd name="T6" fmla="+- 0 -61 -94"/>
                              <a:gd name="T7" fmla="*/ -61 h 107"/>
                              <a:gd name="T8" fmla="+- 0 5542 5526"/>
                              <a:gd name="T9" fmla="*/ T8 w 107"/>
                              <a:gd name="T10" fmla="+- 0 -78 -94"/>
                              <a:gd name="T11" fmla="*/ -78 h 107"/>
                              <a:gd name="T12" fmla="+- 0 5559 5526"/>
                              <a:gd name="T13" fmla="*/ T12 w 107"/>
                              <a:gd name="T14" fmla="+- 0 -90 -94"/>
                              <a:gd name="T15" fmla="*/ -90 h 107"/>
                              <a:gd name="T16" fmla="+- 0 5580 5526"/>
                              <a:gd name="T17" fmla="*/ T16 w 107"/>
                              <a:gd name="T18" fmla="+- 0 -94 -94"/>
                              <a:gd name="T19" fmla="*/ -94 h 107"/>
                              <a:gd name="T20" fmla="+- 0 5600 5526"/>
                              <a:gd name="T21" fmla="*/ T20 w 107"/>
                              <a:gd name="T22" fmla="+- 0 -90 -94"/>
                              <a:gd name="T23" fmla="*/ -90 h 107"/>
                              <a:gd name="T24" fmla="+- 0 5617 5526"/>
                              <a:gd name="T25" fmla="*/ T24 w 107"/>
                              <a:gd name="T26" fmla="+- 0 -78 -94"/>
                              <a:gd name="T27" fmla="*/ -78 h 107"/>
                              <a:gd name="T28" fmla="+- 0 5629 5526"/>
                              <a:gd name="T29" fmla="*/ T28 w 107"/>
                              <a:gd name="T30" fmla="+- 0 -61 -94"/>
                              <a:gd name="T31" fmla="*/ -61 h 107"/>
                              <a:gd name="T32" fmla="+- 0 5633 5526"/>
                              <a:gd name="T33" fmla="*/ T32 w 107"/>
                              <a:gd name="T34" fmla="+- 0 -41 -94"/>
                              <a:gd name="T35" fmla="*/ -41 h 107"/>
                              <a:gd name="T36" fmla="+- 0 5629 5526"/>
                              <a:gd name="T37" fmla="*/ T36 w 107"/>
                              <a:gd name="T38" fmla="+- 0 -20 -94"/>
                              <a:gd name="T39" fmla="*/ -20 h 107"/>
                              <a:gd name="T40" fmla="+- 0 5617 5526"/>
                              <a:gd name="T41" fmla="*/ T40 w 107"/>
                              <a:gd name="T42" fmla="+- 0 -3 -94"/>
                              <a:gd name="T43" fmla="*/ -3 h 107"/>
                              <a:gd name="T44" fmla="+- 0 5600 5526"/>
                              <a:gd name="T45" fmla="*/ T44 w 107"/>
                              <a:gd name="T46" fmla="+- 0 9 -94"/>
                              <a:gd name="T47" fmla="*/ 9 h 107"/>
                              <a:gd name="T48" fmla="+- 0 5580 5526"/>
                              <a:gd name="T49" fmla="*/ T48 w 107"/>
                              <a:gd name="T50" fmla="+- 0 13 -94"/>
                              <a:gd name="T51" fmla="*/ 13 h 107"/>
                              <a:gd name="T52" fmla="+- 0 5559 5526"/>
                              <a:gd name="T53" fmla="*/ T52 w 107"/>
                              <a:gd name="T54" fmla="+- 0 9 -94"/>
                              <a:gd name="T55" fmla="*/ 9 h 107"/>
                              <a:gd name="T56" fmla="+- 0 5542 5526"/>
                              <a:gd name="T57" fmla="*/ T56 w 107"/>
                              <a:gd name="T58" fmla="+- 0 -3 -94"/>
                              <a:gd name="T59" fmla="*/ -3 h 107"/>
                              <a:gd name="T60" fmla="+- 0 5530 5526"/>
                              <a:gd name="T61" fmla="*/ T60 w 107"/>
                              <a:gd name="T62" fmla="+- 0 -20 -94"/>
                              <a:gd name="T63" fmla="*/ -20 h 107"/>
                              <a:gd name="T64" fmla="+- 0 5526 5526"/>
                              <a:gd name="T65" fmla="*/ T64 w 107"/>
                              <a:gd name="T66" fmla="+- 0 -41 -94"/>
                              <a:gd name="T67" fmla="*/ -41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7" h="107">
                                <a:moveTo>
                                  <a:pt x="0" y="53"/>
                                </a:moveTo>
                                <a:lnTo>
                                  <a:pt x="4" y="33"/>
                                </a:lnTo>
                                <a:lnTo>
                                  <a:pt x="16" y="16"/>
                                </a:lnTo>
                                <a:lnTo>
                                  <a:pt x="33" y="4"/>
                                </a:lnTo>
                                <a:lnTo>
                                  <a:pt x="54" y="0"/>
                                </a:lnTo>
                                <a:lnTo>
                                  <a:pt x="74" y="4"/>
                                </a:lnTo>
                                <a:lnTo>
                                  <a:pt x="91" y="16"/>
                                </a:lnTo>
                                <a:lnTo>
                                  <a:pt x="103" y="33"/>
                                </a:lnTo>
                                <a:lnTo>
                                  <a:pt x="107" y="53"/>
                                </a:lnTo>
                                <a:lnTo>
                                  <a:pt x="103" y="74"/>
                                </a:lnTo>
                                <a:lnTo>
                                  <a:pt x="91" y="91"/>
                                </a:lnTo>
                                <a:lnTo>
                                  <a:pt x="74" y="103"/>
                                </a:lnTo>
                                <a:lnTo>
                                  <a:pt x="54" y="107"/>
                                </a:lnTo>
                                <a:lnTo>
                                  <a:pt x="33" y="103"/>
                                </a:lnTo>
                                <a:lnTo>
                                  <a:pt x="16" y="91"/>
                                </a:lnTo>
                                <a:lnTo>
                                  <a:pt x="4" y="74"/>
                                </a:lnTo>
                                <a:lnTo>
                                  <a:pt x="0" y="53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E6BE4" id="Group 313" o:spid="_x0000_s1026" style="position:absolute;margin-left:235.65pt;margin-top:-19pt;width:66.6pt;height:66.6pt;z-index:15778304;mso-position-horizontal-relative:page" coordorigin="4713,-380" coordsize="1332,1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">
                <v:shape id="AutoShape 323" o:spid="_x0000_s1027" style="position:absolute;left:4713;top:-381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" path="m,1271r1332,m,867r1332,m,464r1332,m,60r1332,m61,1332l61,m465,1332l465,m868,1332l868,t404,1332l1272,e" filled="f" strokecolor="#ebebeb" strokeweight=".1301mm">
                  <v:path arrowok="t" o:connecttype="custom" o:connectlocs="0,891;1332,891;0,487;1332,487;0,84;1332,84;0,-320;1332,-320;61,952;61,-380;465,952;465,-380;868,952;868,-380;1272,952;1272,-380" o:connectangles="0,0,0,0,0,0,0,0,0,0,0,0,0,0,0,0"/>
                </v:shape>
                <v:shape id="AutoShape 322" o:spid="_x0000_s1028" style="position:absolute;left:4713;top:-381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" path="m,1069r1332,m,666r1332,m,262r1332,m263,1332l263,m666,1332l666,t404,1332l1070,e" filled="f" strokecolor="#ebebeb" strokeweight=".26286mm">
                  <v:path arrowok="t" o:connecttype="custom" o:connectlocs="0,689;1332,689;0,286;1332,286;0,-118;1332,-118;263,952;263,-380;666,952;666,-380;1070,952;1070,-380" o:connectangles="0,0,0,0,0,0,0,0,0,0,0,0"/>
                </v:shape>
                <v:shape id="Picture 321" o:spid="_x0000_s1029" type="#_x0000_t75" style="position:absolute;left:5736;top:6;width:122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">
                  <v:imagedata r:id="rId125" o:title=""/>
                </v:shape>
                <v:shape id="Freeform 320" o:spid="_x0000_s1030" style="position:absolute;left:5448;top:-64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" path="m42,l26,3,13,12,4,26,,42,4,59r9,13l26,81r16,3l59,81,72,72,81,59,85,42,81,26,72,12,59,3,42,xe" fillcolor="#3b0f70" stroked="f">
                  <v:path arrowok="t" o:connecttype="custom" o:connectlocs="42,-64;26,-61;13,-52;4,-38;0,-22;4,-5;13,8;26,17;42,20;59,17;72,8;81,-5;85,-22;81,-38;72,-52;59,-61;42,-64" o:connectangles="0,0,0,0,0,0,0,0,0,0,0,0,0,0,0,0,0"/>
                </v:shape>
                <v:shape id="Freeform 319" o:spid="_x0000_s1031" style="position:absolute;left:5448;top:-64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" path="m,42l4,26,13,12,26,3,42,,59,3r13,9l81,26r4,16l81,59,72,72,59,81,42,84,26,81,13,72,4,59,,42e" filled="f" strokecolor="#3b0f70" strokeweight=".19242mm">
                  <v:path arrowok="t" o:connecttype="custom" o:connectlocs="0,-22;4,-38;13,-52;26,-61;42,-64;59,-61;72,-52;81,-38;85,-22;81,-5;72,8;59,17;42,20;26,17;13,8;4,-5;0,-22" o:connectangles="0,0,0,0,0,0,0,0,0,0,0,0,0,0,0,0,0"/>
                </v:shape>
                <v:shape id="Picture 318" o:spid="_x0000_s1032" type="#_x0000_t75" style="position:absolute;left:5098;top:545;width:117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">
                  <v:imagedata r:id="rId126" o:title=""/>
                </v:shape>
                <v:shape id="Picture 317" o:spid="_x0000_s1033" type="#_x0000_t75" style="position:absolute;left:5264;top:529;width:11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">
                  <v:imagedata r:id="rId127" o:title=""/>
                </v:shape>
                <v:shape id="Picture 316" o:spid="_x0000_s1034" type="#_x0000_t75" style="position:absolute;left:4892;top:289;width:124;height: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">
                  <v:imagedata r:id="rId128" o:title=""/>
                </v:shape>
                <v:shape id="Freeform 315" o:spid="_x0000_s1035" style="position:absolute;left:5526;top:-94;width:107;height:107;visibility:visible;mso-wrap-style:square;v-text-anchor:top" coordsize="107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" path="m54,l33,4,16,16,4,33,,53,4,74,16,91r17,12l54,107r20,-4l91,91,103,74r4,-21l103,33,91,16,74,4,54,xe" fillcolor="#fcfdbf" stroked="f">
                  <v:path arrowok="t" o:connecttype="custom" o:connectlocs="54,-94;33,-90;16,-78;4,-61;0,-41;4,-20;16,-3;33,9;54,13;74,9;91,-3;103,-20;107,-41;103,-61;91,-78;74,-90;54,-94" o:connectangles="0,0,0,0,0,0,0,0,0,0,0,0,0,0,0,0,0"/>
                </v:shape>
                <v:shape id="Freeform 314" o:spid="_x0000_s1036" style="position:absolute;left:5526;top:-94;width:107;height:107;visibility:visible;mso-wrap-style:square;v-text-anchor:top" coordsize="107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" path="m,53l4,33,16,16,33,4,54,,74,4,91,16r12,17l107,53r-4,21l91,91,74,103r-20,4l33,103,16,91,4,74,,53e" filled="f" strokecolor="#fcfdbf" strokeweight=".19242mm">
                  <v:path arrowok="t" o:connecttype="custom" o:connectlocs="0,-41;4,-61;16,-78;33,-90;54,-94;74,-90;91,-78;103,-61;107,-41;103,-20;91,-3;74,9;54,13;33,9;16,-3;4,-20;0,-41" o:connectangles="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w w:val="102"/>
          <w:sz w:val="21"/>
        </w:rPr>
        <w:t>0</w:t>
      </w:r>
    </w:p>
    <w:p w14:paraId="1D17D2D3" w14:textId="77777777" w:rsidR="006F1C89" w:rsidRDefault="005D3991">
      <w:pPr>
        <w:spacing w:before="162"/>
        <w:ind w:right="114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</w:p>
    <w:p w14:paraId="35FFAB6A" w14:textId="77777777" w:rsidR="006F1C89" w:rsidRDefault="005D3991">
      <w:pPr>
        <w:tabs>
          <w:tab w:val="left" w:pos="1167"/>
          <w:tab w:val="left" w:pos="1570"/>
        </w:tabs>
        <w:spacing w:before="168"/>
        <w:ind w:left="702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</w:r>
      <w:r>
        <w:rPr>
          <w:rFonts w:ascii="Times New Roman" w:hAnsi="Times New Roman"/>
          <w:color w:val="4D4D4D"/>
          <w:spacing w:val="-3"/>
          <w:sz w:val="21"/>
        </w:rPr>
        <w:t>2</w:t>
      </w:r>
    </w:p>
    <w:p w14:paraId="2C5FD547" w14:textId="77777777" w:rsidR="006F1C89" w:rsidRDefault="005D3991">
      <w:pPr>
        <w:pStyle w:val="BodyText"/>
        <w:spacing w:before="8"/>
        <w:rPr>
          <w:rFonts w:ascii="Times New Roman"/>
          <w:sz w:val="19"/>
        </w:rPr>
      </w:pPr>
      <w:r>
        <w:br w:type="column"/>
      </w:r>
    </w:p>
    <w:p w14:paraId="7385E17A" w14:textId="77777777" w:rsidR="006F1C89" w:rsidRDefault="005D3991">
      <w:pPr>
        <w:ind w:right="1140"/>
        <w:jc w:val="right"/>
        <w:rPr>
          <w:rFonts w:ascii="Times New Roman"/>
          <w:sz w:val="21"/>
        </w:rPr>
      </w:pPr>
      <w:r>
        <w:rPr>
          <w:rFonts w:ascii="Times New Roman"/>
          <w:color w:val="4D4D4D"/>
          <w:w w:val="102"/>
          <w:sz w:val="21"/>
        </w:rPr>
        <w:t>2</w:t>
      </w:r>
    </w:p>
    <w:p w14:paraId="7227F99B" w14:textId="0376AFEA" w:rsidR="006F1C89" w:rsidRDefault="00C85944">
      <w:pPr>
        <w:spacing w:before="163"/>
        <w:ind w:right="1140"/>
        <w:jc w:val="right"/>
        <w:rPr>
          <w:rFonts w:ascii="Times New Roman"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8816" behindDoc="0" locked="0" layoutInCell="1" allowOverlap="1" wp14:anchorId="42FC4334" wp14:editId="5D82F17A">
                <wp:simplePos x="0" y="0"/>
                <wp:positionH relativeFrom="page">
                  <wp:posOffset>4091305</wp:posOffset>
                </wp:positionH>
                <wp:positionV relativeFrom="paragraph">
                  <wp:posOffset>-241300</wp:posOffset>
                </wp:positionV>
                <wp:extent cx="845820" cy="845820"/>
                <wp:effectExtent l="0" t="0" r="0" b="0"/>
                <wp:wrapNone/>
                <wp:docPr id="31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845820"/>
                          <a:chOff x="6443" y="-380"/>
                          <a:chExt cx="1332" cy="1332"/>
                        </a:xfrm>
                      </wpg:grpSpPr>
                      <wps:wsp>
                        <wps:cNvPr id="319" name="AutoShape 312"/>
                        <wps:cNvSpPr>
                          <a:spLocks/>
                        </wps:cNvSpPr>
                        <wps:spPr bwMode="auto">
                          <a:xfrm>
                            <a:off x="6442" y="-381"/>
                            <a:ext cx="1332" cy="1332"/>
                          </a:xfrm>
                          <a:custGeom>
                            <a:avLst/>
                            <a:gdLst>
                              <a:gd name="T0" fmla="+- 0 6443 6443"/>
                              <a:gd name="T1" fmla="*/ T0 w 1332"/>
                              <a:gd name="T2" fmla="+- 0 891 -380"/>
                              <a:gd name="T3" fmla="*/ 891 h 1332"/>
                              <a:gd name="T4" fmla="+- 0 7775 6443"/>
                              <a:gd name="T5" fmla="*/ T4 w 1332"/>
                              <a:gd name="T6" fmla="+- 0 891 -380"/>
                              <a:gd name="T7" fmla="*/ 891 h 1332"/>
                              <a:gd name="T8" fmla="+- 0 6443 6443"/>
                              <a:gd name="T9" fmla="*/ T8 w 1332"/>
                              <a:gd name="T10" fmla="+- 0 487 -380"/>
                              <a:gd name="T11" fmla="*/ 487 h 1332"/>
                              <a:gd name="T12" fmla="+- 0 7775 6443"/>
                              <a:gd name="T13" fmla="*/ T12 w 1332"/>
                              <a:gd name="T14" fmla="+- 0 487 -380"/>
                              <a:gd name="T15" fmla="*/ 487 h 1332"/>
                              <a:gd name="T16" fmla="+- 0 6443 6443"/>
                              <a:gd name="T17" fmla="*/ T16 w 1332"/>
                              <a:gd name="T18" fmla="+- 0 84 -380"/>
                              <a:gd name="T19" fmla="*/ 84 h 1332"/>
                              <a:gd name="T20" fmla="+- 0 7775 6443"/>
                              <a:gd name="T21" fmla="*/ T20 w 1332"/>
                              <a:gd name="T22" fmla="+- 0 84 -380"/>
                              <a:gd name="T23" fmla="*/ 84 h 1332"/>
                              <a:gd name="T24" fmla="+- 0 6443 6443"/>
                              <a:gd name="T25" fmla="*/ T24 w 1332"/>
                              <a:gd name="T26" fmla="+- 0 -320 -380"/>
                              <a:gd name="T27" fmla="*/ -320 h 1332"/>
                              <a:gd name="T28" fmla="+- 0 7775 6443"/>
                              <a:gd name="T29" fmla="*/ T28 w 1332"/>
                              <a:gd name="T30" fmla="+- 0 -320 -380"/>
                              <a:gd name="T31" fmla="*/ -320 h 1332"/>
                              <a:gd name="T32" fmla="+- 0 6503 6443"/>
                              <a:gd name="T33" fmla="*/ T32 w 1332"/>
                              <a:gd name="T34" fmla="+- 0 952 -380"/>
                              <a:gd name="T35" fmla="*/ 952 h 1332"/>
                              <a:gd name="T36" fmla="+- 0 6503 6443"/>
                              <a:gd name="T37" fmla="*/ T36 w 1332"/>
                              <a:gd name="T38" fmla="+- 0 -380 -380"/>
                              <a:gd name="T39" fmla="*/ -380 h 1332"/>
                              <a:gd name="T40" fmla="+- 0 6907 6443"/>
                              <a:gd name="T41" fmla="*/ T40 w 1332"/>
                              <a:gd name="T42" fmla="+- 0 952 -380"/>
                              <a:gd name="T43" fmla="*/ 952 h 1332"/>
                              <a:gd name="T44" fmla="+- 0 6907 6443"/>
                              <a:gd name="T45" fmla="*/ T44 w 1332"/>
                              <a:gd name="T46" fmla="+- 0 -380 -380"/>
                              <a:gd name="T47" fmla="*/ -380 h 1332"/>
                              <a:gd name="T48" fmla="+- 0 7310 6443"/>
                              <a:gd name="T49" fmla="*/ T48 w 1332"/>
                              <a:gd name="T50" fmla="+- 0 952 -380"/>
                              <a:gd name="T51" fmla="*/ 952 h 1332"/>
                              <a:gd name="T52" fmla="+- 0 7310 6443"/>
                              <a:gd name="T53" fmla="*/ T52 w 1332"/>
                              <a:gd name="T54" fmla="+- 0 -380 -380"/>
                              <a:gd name="T55" fmla="*/ -380 h 1332"/>
                              <a:gd name="T56" fmla="+- 0 7714 6443"/>
                              <a:gd name="T57" fmla="*/ T56 w 1332"/>
                              <a:gd name="T58" fmla="+- 0 952 -380"/>
                              <a:gd name="T59" fmla="*/ 952 h 1332"/>
                              <a:gd name="T60" fmla="+- 0 7714 6443"/>
                              <a:gd name="T61" fmla="*/ T60 w 1332"/>
                              <a:gd name="T62" fmla="+- 0 -380 -380"/>
                              <a:gd name="T63" fmla="*/ -38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271"/>
                                </a:moveTo>
                                <a:lnTo>
                                  <a:pt x="1332" y="1271"/>
                                </a:lnTo>
                                <a:moveTo>
                                  <a:pt x="0" y="867"/>
                                </a:moveTo>
                                <a:lnTo>
                                  <a:pt x="1332" y="867"/>
                                </a:lnTo>
                                <a:moveTo>
                                  <a:pt x="0" y="464"/>
                                </a:moveTo>
                                <a:lnTo>
                                  <a:pt x="1332" y="464"/>
                                </a:lnTo>
                                <a:moveTo>
                                  <a:pt x="0" y="60"/>
                                </a:moveTo>
                                <a:lnTo>
                                  <a:pt x="1332" y="60"/>
                                </a:lnTo>
                                <a:moveTo>
                                  <a:pt x="60" y="1332"/>
                                </a:moveTo>
                                <a:lnTo>
                                  <a:pt x="60" y="0"/>
                                </a:lnTo>
                                <a:moveTo>
                                  <a:pt x="464" y="1332"/>
                                </a:moveTo>
                                <a:lnTo>
                                  <a:pt x="464" y="0"/>
                                </a:lnTo>
                                <a:moveTo>
                                  <a:pt x="867" y="1332"/>
                                </a:moveTo>
                                <a:lnTo>
                                  <a:pt x="867" y="0"/>
                                </a:lnTo>
                                <a:moveTo>
                                  <a:pt x="1271" y="1332"/>
                                </a:moveTo>
                                <a:lnTo>
                                  <a:pt x="1271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AutoShape 311"/>
                        <wps:cNvSpPr>
                          <a:spLocks/>
                        </wps:cNvSpPr>
                        <wps:spPr bwMode="auto">
                          <a:xfrm>
                            <a:off x="6442" y="-381"/>
                            <a:ext cx="1332" cy="1332"/>
                          </a:xfrm>
                          <a:custGeom>
                            <a:avLst/>
                            <a:gdLst>
                              <a:gd name="T0" fmla="+- 0 6443 6443"/>
                              <a:gd name="T1" fmla="*/ T0 w 1332"/>
                              <a:gd name="T2" fmla="+- 0 689 -380"/>
                              <a:gd name="T3" fmla="*/ 689 h 1332"/>
                              <a:gd name="T4" fmla="+- 0 7775 6443"/>
                              <a:gd name="T5" fmla="*/ T4 w 1332"/>
                              <a:gd name="T6" fmla="+- 0 689 -380"/>
                              <a:gd name="T7" fmla="*/ 689 h 1332"/>
                              <a:gd name="T8" fmla="+- 0 6443 6443"/>
                              <a:gd name="T9" fmla="*/ T8 w 1332"/>
                              <a:gd name="T10" fmla="+- 0 286 -380"/>
                              <a:gd name="T11" fmla="*/ 286 h 1332"/>
                              <a:gd name="T12" fmla="+- 0 7775 6443"/>
                              <a:gd name="T13" fmla="*/ T12 w 1332"/>
                              <a:gd name="T14" fmla="+- 0 286 -380"/>
                              <a:gd name="T15" fmla="*/ 286 h 1332"/>
                              <a:gd name="T16" fmla="+- 0 6443 6443"/>
                              <a:gd name="T17" fmla="*/ T16 w 1332"/>
                              <a:gd name="T18" fmla="+- 0 -118 -380"/>
                              <a:gd name="T19" fmla="*/ -118 h 1332"/>
                              <a:gd name="T20" fmla="+- 0 7775 6443"/>
                              <a:gd name="T21" fmla="*/ T20 w 1332"/>
                              <a:gd name="T22" fmla="+- 0 -118 -380"/>
                              <a:gd name="T23" fmla="*/ -118 h 1332"/>
                              <a:gd name="T24" fmla="+- 0 6705 6443"/>
                              <a:gd name="T25" fmla="*/ T24 w 1332"/>
                              <a:gd name="T26" fmla="+- 0 952 -380"/>
                              <a:gd name="T27" fmla="*/ 952 h 1332"/>
                              <a:gd name="T28" fmla="+- 0 6705 6443"/>
                              <a:gd name="T29" fmla="*/ T28 w 1332"/>
                              <a:gd name="T30" fmla="+- 0 -380 -380"/>
                              <a:gd name="T31" fmla="*/ -380 h 1332"/>
                              <a:gd name="T32" fmla="+- 0 7109 6443"/>
                              <a:gd name="T33" fmla="*/ T32 w 1332"/>
                              <a:gd name="T34" fmla="+- 0 952 -380"/>
                              <a:gd name="T35" fmla="*/ 952 h 1332"/>
                              <a:gd name="T36" fmla="+- 0 7109 6443"/>
                              <a:gd name="T37" fmla="*/ T36 w 1332"/>
                              <a:gd name="T38" fmla="+- 0 -380 -380"/>
                              <a:gd name="T39" fmla="*/ -380 h 1332"/>
                              <a:gd name="T40" fmla="+- 0 7512 6443"/>
                              <a:gd name="T41" fmla="*/ T40 w 1332"/>
                              <a:gd name="T42" fmla="+- 0 952 -380"/>
                              <a:gd name="T43" fmla="*/ 952 h 1332"/>
                              <a:gd name="T44" fmla="+- 0 7512 6443"/>
                              <a:gd name="T45" fmla="*/ T44 w 1332"/>
                              <a:gd name="T46" fmla="+- 0 -380 -380"/>
                              <a:gd name="T47" fmla="*/ -38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069"/>
                                </a:moveTo>
                                <a:lnTo>
                                  <a:pt x="1332" y="1069"/>
                                </a:lnTo>
                                <a:moveTo>
                                  <a:pt x="0" y="666"/>
                                </a:moveTo>
                                <a:lnTo>
                                  <a:pt x="1332" y="666"/>
                                </a:lnTo>
                                <a:moveTo>
                                  <a:pt x="0" y="262"/>
                                </a:moveTo>
                                <a:lnTo>
                                  <a:pt x="1332" y="262"/>
                                </a:lnTo>
                                <a:moveTo>
                                  <a:pt x="262" y="1332"/>
                                </a:moveTo>
                                <a:lnTo>
                                  <a:pt x="262" y="0"/>
                                </a:lnTo>
                                <a:moveTo>
                                  <a:pt x="666" y="1332"/>
                                </a:moveTo>
                                <a:lnTo>
                                  <a:pt x="666" y="0"/>
                                </a:lnTo>
                                <a:moveTo>
                                  <a:pt x="1069" y="1332"/>
                                </a:moveTo>
                                <a:lnTo>
                                  <a:pt x="1069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9" y="-35"/>
                            <a:ext cx="160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2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74" y="439"/>
                            <a:ext cx="197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CC8BE" id="Group 308" o:spid="_x0000_s1026" style="position:absolute;margin-left:322.15pt;margin-top:-19pt;width:66.6pt;height:66.6pt;z-index:15778816;mso-position-horizontal-relative:page" coordorigin="6443,-380" coordsize="1332,1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">
                <v:shape id="AutoShape 312" o:spid="_x0000_s1027" style="position:absolute;left:6442;top:-381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" path="m,1271r1332,m,867r1332,m,464r1332,m,60r1332,m60,1332l60,m464,1332l464,m867,1332l867,t404,1332l1271,e" filled="f" strokecolor="#ebebeb" strokeweight=".1301mm">
                  <v:path arrowok="t" o:connecttype="custom" o:connectlocs="0,891;1332,891;0,487;1332,487;0,84;1332,84;0,-320;1332,-320;60,952;60,-380;464,952;464,-380;867,952;867,-380;1271,952;1271,-380" o:connectangles="0,0,0,0,0,0,0,0,0,0,0,0,0,0,0,0"/>
                </v:shape>
                <v:shape id="AutoShape 311" o:spid="_x0000_s1028" style="position:absolute;left:6442;top:-381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" path="m,1069r1332,m,666r1332,m,262r1332,m262,1332l262,m666,1332l666,t403,1332l1069,e" filled="f" strokecolor="#ebebeb" strokeweight=".26286mm">
                  <v:path arrowok="t" o:connecttype="custom" o:connectlocs="0,689;1332,689;0,286;1332,286;0,-118;1332,-118;262,952;262,-380;666,952;666,-380;1069,952;1069,-380" o:connectangles="0,0,0,0,0,0,0,0,0,0,0,0"/>
                </v:shape>
                <v:shape id="Picture 310" o:spid="_x0000_s1029" type="#_x0000_t75" style="position:absolute;left:6759;top:-35;width:160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">
                  <v:imagedata r:id="rId131" o:title=""/>
                </v:shape>
                <v:shape id="Picture 309" o:spid="_x0000_s1030" type="#_x0000_t75" style="position:absolute;left:7274;top:439;width:197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">
                  <v:imagedata r:id="rId132" o:title="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w w:val="102"/>
          <w:sz w:val="21"/>
        </w:rPr>
        <w:t>0</w:t>
      </w:r>
    </w:p>
    <w:p w14:paraId="029FABEB" w14:textId="77777777" w:rsidR="006F1C89" w:rsidRDefault="005D3991">
      <w:pPr>
        <w:spacing w:before="162"/>
        <w:ind w:right="114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</w:p>
    <w:p w14:paraId="42930C8B" w14:textId="77777777" w:rsidR="006F1C89" w:rsidRDefault="005D3991">
      <w:pPr>
        <w:tabs>
          <w:tab w:val="left" w:pos="1167"/>
          <w:tab w:val="left" w:pos="1570"/>
        </w:tabs>
        <w:spacing w:before="168"/>
        <w:ind w:left="702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</w:r>
      <w:r>
        <w:rPr>
          <w:rFonts w:ascii="Times New Roman" w:hAnsi="Times New Roman"/>
          <w:color w:val="4D4D4D"/>
          <w:spacing w:val="-4"/>
          <w:sz w:val="21"/>
        </w:rPr>
        <w:t>2</w:t>
      </w:r>
    </w:p>
    <w:p w14:paraId="1E5516DA" w14:textId="77777777" w:rsidR="006F1C89" w:rsidRDefault="005D3991">
      <w:pPr>
        <w:pStyle w:val="BodyText"/>
        <w:spacing w:before="8"/>
        <w:rPr>
          <w:rFonts w:ascii="Times New Roman"/>
          <w:sz w:val="19"/>
        </w:rPr>
      </w:pPr>
      <w:r>
        <w:br w:type="column"/>
      </w:r>
    </w:p>
    <w:p w14:paraId="415A7852" w14:textId="77777777" w:rsidR="006F1C89" w:rsidRDefault="005D3991">
      <w:pPr>
        <w:ind w:right="1140"/>
        <w:jc w:val="right"/>
        <w:rPr>
          <w:rFonts w:ascii="Times New Roman"/>
          <w:sz w:val="21"/>
        </w:rPr>
      </w:pPr>
      <w:r>
        <w:rPr>
          <w:rFonts w:ascii="Times New Roman"/>
          <w:color w:val="4D4D4D"/>
          <w:w w:val="102"/>
          <w:sz w:val="21"/>
        </w:rPr>
        <w:t>2</w:t>
      </w:r>
    </w:p>
    <w:p w14:paraId="46C6B46F" w14:textId="4CA5E283" w:rsidR="006F1C89" w:rsidRDefault="00C85944">
      <w:pPr>
        <w:spacing w:before="163"/>
        <w:ind w:right="1140"/>
        <w:jc w:val="right"/>
        <w:rPr>
          <w:rFonts w:ascii="Times New Roman"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9328" behindDoc="0" locked="0" layoutInCell="1" allowOverlap="1" wp14:anchorId="62AAEBB1" wp14:editId="5DB6E617">
                <wp:simplePos x="0" y="0"/>
                <wp:positionH relativeFrom="page">
                  <wp:posOffset>5189220</wp:posOffset>
                </wp:positionH>
                <wp:positionV relativeFrom="paragraph">
                  <wp:posOffset>-241300</wp:posOffset>
                </wp:positionV>
                <wp:extent cx="845820" cy="845820"/>
                <wp:effectExtent l="0" t="0" r="0" b="0"/>
                <wp:wrapNone/>
                <wp:docPr id="313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845820"/>
                          <a:chOff x="8172" y="-380"/>
                          <a:chExt cx="1332" cy="1332"/>
                        </a:xfrm>
                      </wpg:grpSpPr>
                      <wps:wsp>
                        <wps:cNvPr id="314" name="AutoShape 307"/>
                        <wps:cNvSpPr>
                          <a:spLocks/>
                        </wps:cNvSpPr>
                        <wps:spPr bwMode="auto">
                          <a:xfrm>
                            <a:off x="8171" y="-381"/>
                            <a:ext cx="1332" cy="1332"/>
                          </a:xfrm>
                          <a:custGeom>
                            <a:avLst/>
                            <a:gdLst>
                              <a:gd name="T0" fmla="+- 0 8172 8172"/>
                              <a:gd name="T1" fmla="*/ T0 w 1332"/>
                              <a:gd name="T2" fmla="+- 0 891 -380"/>
                              <a:gd name="T3" fmla="*/ 891 h 1332"/>
                              <a:gd name="T4" fmla="+- 0 9504 8172"/>
                              <a:gd name="T5" fmla="*/ T4 w 1332"/>
                              <a:gd name="T6" fmla="+- 0 891 -380"/>
                              <a:gd name="T7" fmla="*/ 891 h 1332"/>
                              <a:gd name="T8" fmla="+- 0 8172 8172"/>
                              <a:gd name="T9" fmla="*/ T8 w 1332"/>
                              <a:gd name="T10" fmla="+- 0 487 -380"/>
                              <a:gd name="T11" fmla="*/ 487 h 1332"/>
                              <a:gd name="T12" fmla="+- 0 9504 8172"/>
                              <a:gd name="T13" fmla="*/ T12 w 1332"/>
                              <a:gd name="T14" fmla="+- 0 487 -380"/>
                              <a:gd name="T15" fmla="*/ 487 h 1332"/>
                              <a:gd name="T16" fmla="+- 0 8172 8172"/>
                              <a:gd name="T17" fmla="*/ T16 w 1332"/>
                              <a:gd name="T18" fmla="+- 0 84 -380"/>
                              <a:gd name="T19" fmla="*/ 84 h 1332"/>
                              <a:gd name="T20" fmla="+- 0 9504 8172"/>
                              <a:gd name="T21" fmla="*/ T20 w 1332"/>
                              <a:gd name="T22" fmla="+- 0 84 -380"/>
                              <a:gd name="T23" fmla="*/ 84 h 1332"/>
                              <a:gd name="T24" fmla="+- 0 8172 8172"/>
                              <a:gd name="T25" fmla="*/ T24 w 1332"/>
                              <a:gd name="T26" fmla="+- 0 -320 -380"/>
                              <a:gd name="T27" fmla="*/ -320 h 1332"/>
                              <a:gd name="T28" fmla="+- 0 9504 8172"/>
                              <a:gd name="T29" fmla="*/ T28 w 1332"/>
                              <a:gd name="T30" fmla="+- 0 -320 -380"/>
                              <a:gd name="T31" fmla="*/ -320 h 1332"/>
                              <a:gd name="T32" fmla="+- 0 8232 8172"/>
                              <a:gd name="T33" fmla="*/ T32 w 1332"/>
                              <a:gd name="T34" fmla="+- 0 952 -380"/>
                              <a:gd name="T35" fmla="*/ 952 h 1332"/>
                              <a:gd name="T36" fmla="+- 0 8232 8172"/>
                              <a:gd name="T37" fmla="*/ T36 w 1332"/>
                              <a:gd name="T38" fmla="+- 0 -380 -380"/>
                              <a:gd name="T39" fmla="*/ -380 h 1332"/>
                              <a:gd name="T40" fmla="+- 0 8636 8172"/>
                              <a:gd name="T41" fmla="*/ T40 w 1332"/>
                              <a:gd name="T42" fmla="+- 0 952 -380"/>
                              <a:gd name="T43" fmla="*/ 952 h 1332"/>
                              <a:gd name="T44" fmla="+- 0 8636 8172"/>
                              <a:gd name="T45" fmla="*/ T44 w 1332"/>
                              <a:gd name="T46" fmla="+- 0 -380 -380"/>
                              <a:gd name="T47" fmla="*/ -380 h 1332"/>
                              <a:gd name="T48" fmla="+- 0 9040 8172"/>
                              <a:gd name="T49" fmla="*/ T48 w 1332"/>
                              <a:gd name="T50" fmla="+- 0 952 -380"/>
                              <a:gd name="T51" fmla="*/ 952 h 1332"/>
                              <a:gd name="T52" fmla="+- 0 9040 8172"/>
                              <a:gd name="T53" fmla="*/ T52 w 1332"/>
                              <a:gd name="T54" fmla="+- 0 -380 -380"/>
                              <a:gd name="T55" fmla="*/ -380 h 1332"/>
                              <a:gd name="T56" fmla="+- 0 9443 8172"/>
                              <a:gd name="T57" fmla="*/ T56 w 1332"/>
                              <a:gd name="T58" fmla="+- 0 952 -380"/>
                              <a:gd name="T59" fmla="*/ 952 h 1332"/>
                              <a:gd name="T60" fmla="+- 0 9443 8172"/>
                              <a:gd name="T61" fmla="*/ T60 w 1332"/>
                              <a:gd name="T62" fmla="+- 0 -380 -380"/>
                              <a:gd name="T63" fmla="*/ -38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271"/>
                                </a:moveTo>
                                <a:lnTo>
                                  <a:pt x="1332" y="1271"/>
                                </a:lnTo>
                                <a:moveTo>
                                  <a:pt x="0" y="867"/>
                                </a:moveTo>
                                <a:lnTo>
                                  <a:pt x="1332" y="867"/>
                                </a:lnTo>
                                <a:moveTo>
                                  <a:pt x="0" y="464"/>
                                </a:moveTo>
                                <a:lnTo>
                                  <a:pt x="1332" y="464"/>
                                </a:lnTo>
                                <a:moveTo>
                                  <a:pt x="0" y="60"/>
                                </a:moveTo>
                                <a:lnTo>
                                  <a:pt x="1332" y="60"/>
                                </a:lnTo>
                                <a:moveTo>
                                  <a:pt x="60" y="1332"/>
                                </a:moveTo>
                                <a:lnTo>
                                  <a:pt x="60" y="0"/>
                                </a:lnTo>
                                <a:moveTo>
                                  <a:pt x="464" y="1332"/>
                                </a:moveTo>
                                <a:lnTo>
                                  <a:pt x="464" y="0"/>
                                </a:lnTo>
                                <a:moveTo>
                                  <a:pt x="868" y="1332"/>
                                </a:moveTo>
                                <a:lnTo>
                                  <a:pt x="868" y="0"/>
                                </a:lnTo>
                                <a:moveTo>
                                  <a:pt x="1271" y="1332"/>
                                </a:moveTo>
                                <a:lnTo>
                                  <a:pt x="1271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AutoShape 306"/>
                        <wps:cNvSpPr>
                          <a:spLocks/>
                        </wps:cNvSpPr>
                        <wps:spPr bwMode="auto">
                          <a:xfrm>
                            <a:off x="8171" y="-381"/>
                            <a:ext cx="1332" cy="1332"/>
                          </a:xfrm>
                          <a:custGeom>
                            <a:avLst/>
                            <a:gdLst>
                              <a:gd name="T0" fmla="+- 0 8172 8172"/>
                              <a:gd name="T1" fmla="*/ T0 w 1332"/>
                              <a:gd name="T2" fmla="+- 0 689 -380"/>
                              <a:gd name="T3" fmla="*/ 689 h 1332"/>
                              <a:gd name="T4" fmla="+- 0 9504 8172"/>
                              <a:gd name="T5" fmla="*/ T4 w 1332"/>
                              <a:gd name="T6" fmla="+- 0 689 -380"/>
                              <a:gd name="T7" fmla="*/ 689 h 1332"/>
                              <a:gd name="T8" fmla="+- 0 8172 8172"/>
                              <a:gd name="T9" fmla="*/ T8 w 1332"/>
                              <a:gd name="T10" fmla="+- 0 286 -380"/>
                              <a:gd name="T11" fmla="*/ 286 h 1332"/>
                              <a:gd name="T12" fmla="+- 0 9504 8172"/>
                              <a:gd name="T13" fmla="*/ T12 w 1332"/>
                              <a:gd name="T14" fmla="+- 0 286 -380"/>
                              <a:gd name="T15" fmla="*/ 286 h 1332"/>
                              <a:gd name="T16" fmla="+- 0 8172 8172"/>
                              <a:gd name="T17" fmla="*/ T16 w 1332"/>
                              <a:gd name="T18" fmla="+- 0 -118 -380"/>
                              <a:gd name="T19" fmla="*/ -118 h 1332"/>
                              <a:gd name="T20" fmla="+- 0 9504 8172"/>
                              <a:gd name="T21" fmla="*/ T20 w 1332"/>
                              <a:gd name="T22" fmla="+- 0 -118 -380"/>
                              <a:gd name="T23" fmla="*/ -118 h 1332"/>
                              <a:gd name="T24" fmla="+- 0 8434 8172"/>
                              <a:gd name="T25" fmla="*/ T24 w 1332"/>
                              <a:gd name="T26" fmla="+- 0 952 -380"/>
                              <a:gd name="T27" fmla="*/ 952 h 1332"/>
                              <a:gd name="T28" fmla="+- 0 8434 8172"/>
                              <a:gd name="T29" fmla="*/ T28 w 1332"/>
                              <a:gd name="T30" fmla="+- 0 -380 -380"/>
                              <a:gd name="T31" fmla="*/ -380 h 1332"/>
                              <a:gd name="T32" fmla="+- 0 8838 8172"/>
                              <a:gd name="T33" fmla="*/ T32 w 1332"/>
                              <a:gd name="T34" fmla="+- 0 952 -380"/>
                              <a:gd name="T35" fmla="*/ 952 h 1332"/>
                              <a:gd name="T36" fmla="+- 0 8838 8172"/>
                              <a:gd name="T37" fmla="*/ T36 w 1332"/>
                              <a:gd name="T38" fmla="+- 0 -380 -380"/>
                              <a:gd name="T39" fmla="*/ -380 h 1332"/>
                              <a:gd name="T40" fmla="+- 0 9241 8172"/>
                              <a:gd name="T41" fmla="*/ T40 w 1332"/>
                              <a:gd name="T42" fmla="+- 0 952 -380"/>
                              <a:gd name="T43" fmla="*/ 952 h 1332"/>
                              <a:gd name="T44" fmla="+- 0 9241 8172"/>
                              <a:gd name="T45" fmla="*/ T44 w 1332"/>
                              <a:gd name="T46" fmla="+- 0 -380 -380"/>
                              <a:gd name="T47" fmla="*/ -38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069"/>
                                </a:moveTo>
                                <a:lnTo>
                                  <a:pt x="1332" y="1069"/>
                                </a:lnTo>
                                <a:moveTo>
                                  <a:pt x="0" y="666"/>
                                </a:moveTo>
                                <a:lnTo>
                                  <a:pt x="1332" y="666"/>
                                </a:lnTo>
                                <a:moveTo>
                                  <a:pt x="0" y="262"/>
                                </a:moveTo>
                                <a:lnTo>
                                  <a:pt x="1332" y="262"/>
                                </a:lnTo>
                                <a:moveTo>
                                  <a:pt x="262" y="1332"/>
                                </a:moveTo>
                                <a:lnTo>
                                  <a:pt x="262" y="0"/>
                                </a:lnTo>
                                <a:moveTo>
                                  <a:pt x="666" y="1332"/>
                                </a:moveTo>
                                <a:lnTo>
                                  <a:pt x="666" y="0"/>
                                </a:lnTo>
                                <a:moveTo>
                                  <a:pt x="1069" y="1332"/>
                                </a:moveTo>
                                <a:lnTo>
                                  <a:pt x="1069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4" y="193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7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8" y="219"/>
                            <a:ext cx="162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6F9488" id="Group 303" o:spid="_x0000_s1026" style="position:absolute;margin-left:408.6pt;margin-top:-19pt;width:66.6pt;height:66.6pt;z-index:15779328;mso-position-horizontal-relative:page" coordorigin="8172,-380" coordsize="1332,1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">
                <v:shape id="AutoShape 307" o:spid="_x0000_s1027" style="position:absolute;left:8171;top:-381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" path="m,1271r1332,m,867r1332,m,464r1332,m,60r1332,m60,1332l60,m464,1332l464,m868,1332l868,t403,1332l1271,e" filled="f" strokecolor="#ebebeb" strokeweight=".1301mm">
                  <v:path arrowok="t" o:connecttype="custom" o:connectlocs="0,891;1332,891;0,487;1332,487;0,84;1332,84;0,-320;1332,-320;60,952;60,-380;464,952;464,-380;868,952;868,-380;1271,952;1271,-380" o:connectangles="0,0,0,0,0,0,0,0,0,0,0,0,0,0,0,0"/>
                </v:shape>
                <v:shape id="AutoShape 306" o:spid="_x0000_s1028" style="position:absolute;left:8171;top:-381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" path="m,1069r1332,m,666r1332,m,262r1332,m262,1332l262,m666,1332l666,t403,1332l1069,e" filled="f" strokecolor="#ebebeb" strokeweight=".26286mm">
                  <v:path arrowok="t" o:connecttype="custom" o:connectlocs="0,689;1332,689;0,286;1332,286;0,-118;1332,-118;262,952;262,-380;666,952;666,-380;1069,952;1069,-380" o:connectangles="0,0,0,0,0,0,0,0,0,0,0,0"/>
                </v:shape>
                <v:shape id="Picture 305" o:spid="_x0000_s1029" type="#_x0000_t75" style="position:absolute;left:8484;top:193;width:158;height: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">
                  <v:imagedata r:id="rId135" o:title=""/>
                </v:shape>
                <v:shape id="Picture 304" o:spid="_x0000_s1030" type="#_x0000_t75" style="position:absolute;left:8998;top:219;width:162;height: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">
                  <v:imagedata r:id="rId136" o:title="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w w:val="102"/>
          <w:sz w:val="21"/>
        </w:rPr>
        <w:t>0</w:t>
      </w:r>
    </w:p>
    <w:p w14:paraId="5004ED93" w14:textId="77777777" w:rsidR="006F1C89" w:rsidRDefault="005D3991">
      <w:pPr>
        <w:spacing w:before="162"/>
        <w:ind w:right="114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</w:p>
    <w:p w14:paraId="681B05C7" w14:textId="77777777" w:rsidR="006F1C89" w:rsidRDefault="005D3991">
      <w:pPr>
        <w:tabs>
          <w:tab w:val="left" w:pos="1167"/>
          <w:tab w:val="left" w:pos="1570"/>
        </w:tabs>
        <w:spacing w:before="168"/>
        <w:ind w:left="702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</w:r>
      <w:r>
        <w:rPr>
          <w:rFonts w:ascii="Times New Roman" w:hAnsi="Times New Roman"/>
          <w:color w:val="4D4D4D"/>
          <w:spacing w:val="-4"/>
          <w:sz w:val="21"/>
        </w:rPr>
        <w:t>2</w:t>
      </w:r>
    </w:p>
    <w:p w14:paraId="6FB99A47" w14:textId="77777777" w:rsidR="006F1C89" w:rsidRDefault="005D3991">
      <w:pPr>
        <w:pStyle w:val="BodyText"/>
        <w:spacing w:before="8"/>
        <w:rPr>
          <w:rFonts w:ascii="Times New Roman"/>
          <w:sz w:val="19"/>
        </w:rPr>
      </w:pPr>
      <w:r>
        <w:br w:type="column"/>
      </w:r>
    </w:p>
    <w:p w14:paraId="3E6080B7" w14:textId="77777777" w:rsidR="006F1C89" w:rsidRDefault="005D3991">
      <w:pPr>
        <w:ind w:right="1616"/>
        <w:jc w:val="right"/>
        <w:rPr>
          <w:rFonts w:ascii="Times New Roman"/>
          <w:sz w:val="21"/>
        </w:rPr>
      </w:pPr>
      <w:r>
        <w:rPr>
          <w:rFonts w:ascii="Times New Roman"/>
          <w:color w:val="4D4D4D"/>
          <w:w w:val="102"/>
          <w:sz w:val="21"/>
        </w:rPr>
        <w:t>2</w:t>
      </w:r>
    </w:p>
    <w:p w14:paraId="1736CE1D" w14:textId="6D5D9825" w:rsidR="006F1C89" w:rsidRDefault="00C85944">
      <w:pPr>
        <w:spacing w:before="163"/>
        <w:ind w:right="1616"/>
        <w:jc w:val="right"/>
        <w:rPr>
          <w:rFonts w:ascii="Times New Roman"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9840" behindDoc="0" locked="0" layoutInCell="1" allowOverlap="1" wp14:anchorId="5220E248" wp14:editId="7B46FCCF">
                <wp:simplePos x="0" y="0"/>
                <wp:positionH relativeFrom="page">
                  <wp:posOffset>6287135</wp:posOffset>
                </wp:positionH>
                <wp:positionV relativeFrom="paragraph">
                  <wp:posOffset>-241300</wp:posOffset>
                </wp:positionV>
                <wp:extent cx="845820" cy="845820"/>
                <wp:effectExtent l="0" t="0" r="0" b="0"/>
                <wp:wrapNone/>
                <wp:docPr id="30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845820"/>
                          <a:chOff x="9901" y="-380"/>
                          <a:chExt cx="1332" cy="1332"/>
                        </a:xfrm>
                      </wpg:grpSpPr>
                      <wps:wsp>
                        <wps:cNvPr id="309" name="AutoShape 302"/>
                        <wps:cNvSpPr>
                          <a:spLocks/>
                        </wps:cNvSpPr>
                        <wps:spPr bwMode="auto">
                          <a:xfrm>
                            <a:off x="9900" y="-381"/>
                            <a:ext cx="1332" cy="1332"/>
                          </a:xfrm>
                          <a:custGeom>
                            <a:avLst/>
                            <a:gdLst>
                              <a:gd name="T0" fmla="+- 0 9901 9901"/>
                              <a:gd name="T1" fmla="*/ T0 w 1332"/>
                              <a:gd name="T2" fmla="+- 0 891 -380"/>
                              <a:gd name="T3" fmla="*/ 891 h 1332"/>
                              <a:gd name="T4" fmla="+- 0 11233 9901"/>
                              <a:gd name="T5" fmla="*/ T4 w 1332"/>
                              <a:gd name="T6" fmla="+- 0 891 -380"/>
                              <a:gd name="T7" fmla="*/ 891 h 1332"/>
                              <a:gd name="T8" fmla="+- 0 9901 9901"/>
                              <a:gd name="T9" fmla="*/ T8 w 1332"/>
                              <a:gd name="T10" fmla="+- 0 487 -380"/>
                              <a:gd name="T11" fmla="*/ 487 h 1332"/>
                              <a:gd name="T12" fmla="+- 0 11233 9901"/>
                              <a:gd name="T13" fmla="*/ T12 w 1332"/>
                              <a:gd name="T14" fmla="+- 0 487 -380"/>
                              <a:gd name="T15" fmla="*/ 487 h 1332"/>
                              <a:gd name="T16" fmla="+- 0 9901 9901"/>
                              <a:gd name="T17" fmla="*/ T16 w 1332"/>
                              <a:gd name="T18" fmla="+- 0 84 -380"/>
                              <a:gd name="T19" fmla="*/ 84 h 1332"/>
                              <a:gd name="T20" fmla="+- 0 11233 9901"/>
                              <a:gd name="T21" fmla="*/ T20 w 1332"/>
                              <a:gd name="T22" fmla="+- 0 84 -380"/>
                              <a:gd name="T23" fmla="*/ 84 h 1332"/>
                              <a:gd name="T24" fmla="+- 0 9901 9901"/>
                              <a:gd name="T25" fmla="*/ T24 w 1332"/>
                              <a:gd name="T26" fmla="+- 0 -320 -380"/>
                              <a:gd name="T27" fmla="*/ -320 h 1332"/>
                              <a:gd name="T28" fmla="+- 0 11233 9901"/>
                              <a:gd name="T29" fmla="*/ T28 w 1332"/>
                              <a:gd name="T30" fmla="+- 0 -320 -380"/>
                              <a:gd name="T31" fmla="*/ -320 h 1332"/>
                              <a:gd name="T32" fmla="+- 0 9961 9901"/>
                              <a:gd name="T33" fmla="*/ T32 w 1332"/>
                              <a:gd name="T34" fmla="+- 0 952 -380"/>
                              <a:gd name="T35" fmla="*/ 952 h 1332"/>
                              <a:gd name="T36" fmla="+- 0 9961 9901"/>
                              <a:gd name="T37" fmla="*/ T36 w 1332"/>
                              <a:gd name="T38" fmla="+- 0 -380 -380"/>
                              <a:gd name="T39" fmla="*/ -380 h 1332"/>
                              <a:gd name="T40" fmla="+- 0 10365 9901"/>
                              <a:gd name="T41" fmla="*/ T40 w 1332"/>
                              <a:gd name="T42" fmla="+- 0 952 -380"/>
                              <a:gd name="T43" fmla="*/ 952 h 1332"/>
                              <a:gd name="T44" fmla="+- 0 10365 9901"/>
                              <a:gd name="T45" fmla="*/ T44 w 1332"/>
                              <a:gd name="T46" fmla="+- 0 -380 -380"/>
                              <a:gd name="T47" fmla="*/ -380 h 1332"/>
                              <a:gd name="T48" fmla="+- 0 10769 9901"/>
                              <a:gd name="T49" fmla="*/ T48 w 1332"/>
                              <a:gd name="T50" fmla="+- 0 952 -380"/>
                              <a:gd name="T51" fmla="*/ 952 h 1332"/>
                              <a:gd name="T52" fmla="+- 0 10769 9901"/>
                              <a:gd name="T53" fmla="*/ T52 w 1332"/>
                              <a:gd name="T54" fmla="+- 0 -380 -380"/>
                              <a:gd name="T55" fmla="*/ -380 h 1332"/>
                              <a:gd name="T56" fmla="+- 0 11172 9901"/>
                              <a:gd name="T57" fmla="*/ T56 w 1332"/>
                              <a:gd name="T58" fmla="+- 0 952 -380"/>
                              <a:gd name="T59" fmla="*/ 952 h 1332"/>
                              <a:gd name="T60" fmla="+- 0 11172 9901"/>
                              <a:gd name="T61" fmla="*/ T60 w 1332"/>
                              <a:gd name="T62" fmla="+- 0 -380 -380"/>
                              <a:gd name="T63" fmla="*/ -38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271"/>
                                </a:moveTo>
                                <a:lnTo>
                                  <a:pt x="1332" y="1271"/>
                                </a:lnTo>
                                <a:moveTo>
                                  <a:pt x="0" y="867"/>
                                </a:moveTo>
                                <a:lnTo>
                                  <a:pt x="1332" y="867"/>
                                </a:lnTo>
                                <a:moveTo>
                                  <a:pt x="0" y="464"/>
                                </a:moveTo>
                                <a:lnTo>
                                  <a:pt x="1332" y="464"/>
                                </a:lnTo>
                                <a:moveTo>
                                  <a:pt x="0" y="60"/>
                                </a:moveTo>
                                <a:lnTo>
                                  <a:pt x="1332" y="60"/>
                                </a:lnTo>
                                <a:moveTo>
                                  <a:pt x="60" y="1332"/>
                                </a:moveTo>
                                <a:lnTo>
                                  <a:pt x="60" y="0"/>
                                </a:lnTo>
                                <a:moveTo>
                                  <a:pt x="464" y="1332"/>
                                </a:moveTo>
                                <a:lnTo>
                                  <a:pt x="464" y="0"/>
                                </a:lnTo>
                                <a:moveTo>
                                  <a:pt x="868" y="1332"/>
                                </a:moveTo>
                                <a:lnTo>
                                  <a:pt x="868" y="0"/>
                                </a:lnTo>
                                <a:moveTo>
                                  <a:pt x="1271" y="1332"/>
                                </a:moveTo>
                                <a:lnTo>
                                  <a:pt x="1271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AutoShape 301"/>
                        <wps:cNvSpPr>
                          <a:spLocks/>
                        </wps:cNvSpPr>
                        <wps:spPr bwMode="auto">
                          <a:xfrm>
                            <a:off x="9900" y="-381"/>
                            <a:ext cx="1332" cy="1332"/>
                          </a:xfrm>
                          <a:custGeom>
                            <a:avLst/>
                            <a:gdLst>
                              <a:gd name="T0" fmla="+- 0 9901 9901"/>
                              <a:gd name="T1" fmla="*/ T0 w 1332"/>
                              <a:gd name="T2" fmla="+- 0 689 -380"/>
                              <a:gd name="T3" fmla="*/ 689 h 1332"/>
                              <a:gd name="T4" fmla="+- 0 11233 9901"/>
                              <a:gd name="T5" fmla="*/ T4 w 1332"/>
                              <a:gd name="T6" fmla="+- 0 689 -380"/>
                              <a:gd name="T7" fmla="*/ 689 h 1332"/>
                              <a:gd name="T8" fmla="+- 0 9901 9901"/>
                              <a:gd name="T9" fmla="*/ T8 w 1332"/>
                              <a:gd name="T10" fmla="+- 0 286 -380"/>
                              <a:gd name="T11" fmla="*/ 286 h 1332"/>
                              <a:gd name="T12" fmla="+- 0 11233 9901"/>
                              <a:gd name="T13" fmla="*/ T12 w 1332"/>
                              <a:gd name="T14" fmla="+- 0 286 -380"/>
                              <a:gd name="T15" fmla="*/ 286 h 1332"/>
                              <a:gd name="T16" fmla="+- 0 9901 9901"/>
                              <a:gd name="T17" fmla="*/ T16 w 1332"/>
                              <a:gd name="T18" fmla="+- 0 -118 -380"/>
                              <a:gd name="T19" fmla="*/ -118 h 1332"/>
                              <a:gd name="T20" fmla="+- 0 11233 9901"/>
                              <a:gd name="T21" fmla="*/ T20 w 1332"/>
                              <a:gd name="T22" fmla="+- 0 -118 -380"/>
                              <a:gd name="T23" fmla="*/ -118 h 1332"/>
                              <a:gd name="T24" fmla="+- 0 10163 9901"/>
                              <a:gd name="T25" fmla="*/ T24 w 1332"/>
                              <a:gd name="T26" fmla="+- 0 952 -380"/>
                              <a:gd name="T27" fmla="*/ 952 h 1332"/>
                              <a:gd name="T28" fmla="+- 0 10163 9901"/>
                              <a:gd name="T29" fmla="*/ T28 w 1332"/>
                              <a:gd name="T30" fmla="+- 0 -380 -380"/>
                              <a:gd name="T31" fmla="*/ -380 h 1332"/>
                              <a:gd name="T32" fmla="+- 0 10567 9901"/>
                              <a:gd name="T33" fmla="*/ T32 w 1332"/>
                              <a:gd name="T34" fmla="+- 0 952 -380"/>
                              <a:gd name="T35" fmla="*/ 952 h 1332"/>
                              <a:gd name="T36" fmla="+- 0 10567 9901"/>
                              <a:gd name="T37" fmla="*/ T36 w 1332"/>
                              <a:gd name="T38" fmla="+- 0 -380 -380"/>
                              <a:gd name="T39" fmla="*/ -380 h 1332"/>
                              <a:gd name="T40" fmla="+- 0 10970 9901"/>
                              <a:gd name="T41" fmla="*/ T40 w 1332"/>
                              <a:gd name="T42" fmla="+- 0 952 -380"/>
                              <a:gd name="T43" fmla="*/ 952 h 1332"/>
                              <a:gd name="T44" fmla="+- 0 10970 9901"/>
                              <a:gd name="T45" fmla="*/ T44 w 1332"/>
                              <a:gd name="T46" fmla="+- 0 -380 -380"/>
                              <a:gd name="T47" fmla="*/ -38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069"/>
                                </a:moveTo>
                                <a:lnTo>
                                  <a:pt x="1332" y="1069"/>
                                </a:lnTo>
                                <a:moveTo>
                                  <a:pt x="0" y="666"/>
                                </a:moveTo>
                                <a:lnTo>
                                  <a:pt x="1332" y="666"/>
                                </a:lnTo>
                                <a:moveTo>
                                  <a:pt x="0" y="262"/>
                                </a:moveTo>
                                <a:lnTo>
                                  <a:pt x="1332" y="262"/>
                                </a:lnTo>
                                <a:moveTo>
                                  <a:pt x="262" y="1332"/>
                                </a:moveTo>
                                <a:lnTo>
                                  <a:pt x="262" y="0"/>
                                </a:lnTo>
                                <a:moveTo>
                                  <a:pt x="666" y="1332"/>
                                </a:moveTo>
                                <a:lnTo>
                                  <a:pt x="666" y="0"/>
                                </a:lnTo>
                                <a:moveTo>
                                  <a:pt x="1069" y="1332"/>
                                </a:moveTo>
                                <a:lnTo>
                                  <a:pt x="1069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4" y="204"/>
                            <a:ext cx="163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2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8" y="207"/>
                            <a:ext cx="157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446F5" id="Group 298" o:spid="_x0000_s1026" style="position:absolute;margin-left:495.05pt;margin-top:-19pt;width:66.6pt;height:66.6pt;z-index:15779840;mso-position-horizontal-relative:page" coordorigin="9901,-380" coordsize="1332,1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">
                <v:shape id="AutoShape 302" o:spid="_x0000_s1027" style="position:absolute;left:9900;top:-381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" path="m,1271r1332,m,867r1332,m,464r1332,m,60r1332,m60,1332l60,m464,1332l464,m868,1332l868,t403,1332l1271,e" filled="f" strokecolor="#ebebeb" strokeweight=".1301mm">
                  <v:path arrowok="t" o:connecttype="custom" o:connectlocs="0,891;1332,891;0,487;1332,487;0,84;1332,84;0,-320;1332,-320;60,952;60,-380;464,952;464,-380;868,952;868,-380;1271,952;1271,-380" o:connectangles="0,0,0,0,0,0,0,0,0,0,0,0,0,0,0,0"/>
                </v:shape>
                <v:shape id="AutoShape 301" o:spid="_x0000_s1028" style="position:absolute;left:9900;top:-381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" path="m,1069r1332,m,666r1332,m,262r1332,m262,1332l262,m666,1332l666,t403,1332l1069,e" filled="f" strokecolor="#ebebeb" strokeweight=".26286mm">
                  <v:path arrowok="t" o:connecttype="custom" o:connectlocs="0,689;1332,689;0,286;1332,286;0,-118;1332,-118;262,952;262,-380;666,952;666,-380;1069,952;1069,-380" o:connectangles="0,0,0,0,0,0,0,0,0,0,0,0"/>
                </v:shape>
                <v:shape id="Picture 300" o:spid="_x0000_s1029" type="#_x0000_t75" style="position:absolute;left:10274;top:204;width:163;height: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">
                  <v:imagedata r:id="rId139" o:title=""/>
                </v:shape>
                <v:shape id="Picture 299" o:spid="_x0000_s1030" type="#_x0000_t75" style="position:absolute;left:10748;top:207;width:157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">
                  <v:imagedata r:id="rId140" o:title="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w w:val="102"/>
          <w:sz w:val="21"/>
        </w:rPr>
        <w:t>0</w:t>
      </w:r>
    </w:p>
    <w:p w14:paraId="2C8DFC03" w14:textId="77777777" w:rsidR="006F1C89" w:rsidRDefault="005D3991">
      <w:pPr>
        <w:spacing w:before="162"/>
        <w:ind w:right="1616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</w:p>
    <w:p w14:paraId="5E09D1E2" w14:textId="77777777" w:rsidR="006F1C89" w:rsidRDefault="005D3991">
      <w:pPr>
        <w:tabs>
          <w:tab w:val="left" w:pos="1167"/>
          <w:tab w:val="left" w:pos="1570"/>
        </w:tabs>
        <w:spacing w:before="168"/>
        <w:ind w:left="702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</w:p>
    <w:p w14:paraId="39C5C04A" w14:textId="77777777" w:rsidR="006F1C89" w:rsidRDefault="006F1C89">
      <w:pPr>
        <w:rPr>
          <w:rFonts w:ascii="Times New Roman" w:hAnsi="Times New Roman"/>
          <w:sz w:val="21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5" w:space="720" w:equalWidth="0">
            <w:col w:w="3408" w:space="50"/>
            <w:col w:w="1679" w:space="50"/>
            <w:col w:w="1679" w:space="51"/>
            <w:col w:w="1679" w:space="50"/>
            <w:col w:w="2154"/>
          </w:cols>
        </w:sectPr>
      </w:pPr>
    </w:p>
    <w:p w14:paraId="726EB404" w14:textId="77777777" w:rsidR="006F1C89" w:rsidRDefault="006F1C89">
      <w:pPr>
        <w:pStyle w:val="BodyText"/>
        <w:rPr>
          <w:rFonts w:ascii="Times New Roman"/>
          <w:sz w:val="20"/>
        </w:rPr>
      </w:pPr>
    </w:p>
    <w:p w14:paraId="1BFCF531" w14:textId="77777777" w:rsidR="006F1C89" w:rsidRDefault="006F1C89">
      <w:pPr>
        <w:pStyle w:val="BodyText"/>
        <w:rPr>
          <w:rFonts w:ascii="Times New Roman"/>
          <w:sz w:val="20"/>
        </w:rPr>
      </w:pPr>
    </w:p>
    <w:p w14:paraId="52571677" w14:textId="77777777" w:rsidR="006F1C89" w:rsidRDefault="006F1C89">
      <w:pPr>
        <w:pStyle w:val="BodyText"/>
        <w:rPr>
          <w:rFonts w:ascii="Times New Roman"/>
          <w:sz w:val="20"/>
        </w:rPr>
      </w:pPr>
    </w:p>
    <w:p w14:paraId="7205BFE0" w14:textId="77777777" w:rsidR="006F1C89" w:rsidRDefault="006F1C89">
      <w:pPr>
        <w:pStyle w:val="BodyText"/>
        <w:spacing w:before="10" w:after="1"/>
        <w:rPr>
          <w:rFonts w:ascii="Times New Roman"/>
          <w:sz w:val="18"/>
        </w:rPr>
      </w:pPr>
    </w:p>
    <w:p w14:paraId="619EDCC0" w14:textId="7A6C46FF" w:rsidR="006F1C89" w:rsidRDefault="005D3991">
      <w:pPr>
        <w:tabs>
          <w:tab w:val="left" w:pos="2275"/>
          <w:tab w:val="left" w:pos="4004"/>
          <w:tab w:val="left" w:pos="5733"/>
          <w:tab w:val="left" w:pos="7462"/>
          <w:tab w:val="left" w:pos="9191"/>
        </w:tabs>
        <w:spacing w:line="160" w:lineRule="exact"/>
        <w:ind w:left="555"/>
        <w:rPr>
          <w:rFonts w:ascii="Times New Roman"/>
          <w:sz w:val="16"/>
        </w:rPr>
      </w:pPr>
      <w:r>
        <w:rPr>
          <w:rFonts w:ascii="Times New Roman"/>
          <w:noProof/>
          <w:sz w:val="9"/>
        </w:rPr>
        <w:drawing>
          <wp:inline distT="0" distB="0" distL="0" distR="0" wp14:anchorId="5295BD18" wp14:editId="558432DC">
            <wp:extent cx="853260" cy="59435"/>
            <wp:effectExtent l="0" t="0" r="0" b="0"/>
            <wp:docPr id="1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8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260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9"/>
        </w:rPr>
        <w:tab/>
      </w:r>
      <w:r w:rsidR="00C85944">
        <w:rPr>
          <w:rFonts w:ascii="Times New Roman"/>
          <w:noProof/>
          <w:sz w:val="10"/>
        </w:rPr>
        <mc:AlternateContent>
          <mc:Choice Requires="wpg">
            <w:drawing>
              <wp:inline distT="0" distB="0" distL="0" distR="0" wp14:anchorId="4BA00666" wp14:editId="0C4627A9">
                <wp:extent cx="846455" cy="69215"/>
                <wp:effectExtent l="12700" t="13335" r="7620" b="12700"/>
                <wp:docPr id="29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6455" cy="69215"/>
                          <a:chOff x="0" y="0"/>
                          <a:chExt cx="1333" cy="109"/>
                        </a:xfrm>
                      </wpg:grpSpPr>
                      <wps:wsp>
                        <wps:cNvPr id="292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0" y="54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10439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Freeform 296"/>
                        <wps:cNvSpPr>
                          <a:spLocks/>
                        </wps:cNvSpPr>
                        <wps:spPr bwMode="auto">
                          <a:xfrm>
                            <a:off x="485" y="11"/>
                            <a:ext cx="86" cy="86"/>
                          </a:xfrm>
                          <a:custGeom>
                            <a:avLst/>
                            <a:gdLst>
                              <a:gd name="T0" fmla="+- 0 528 485"/>
                              <a:gd name="T1" fmla="*/ T0 w 86"/>
                              <a:gd name="T2" fmla="+- 0 11 11"/>
                              <a:gd name="T3" fmla="*/ 11 h 86"/>
                              <a:gd name="T4" fmla="+- 0 511 485"/>
                              <a:gd name="T5" fmla="*/ T4 w 86"/>
                              <a:gd name="T6" fmla="+- 0 15 11"/>
                              <a:gd name="T7" fmla="*/ 15 h 86"/>
                              <a:gd name="T8" fmla="+- 0 498 485"/>
                              <a:gd name="T9" fmla="*/ T8 w 86"/>
                              <a:gd name="T10" fmla="+- 0 24 11"/>
                              <a:gd name="T11" fmla="*/ 24 h 86"/>
                              <a:gd name="T12" fmla="+- 0 489 485"/>
                              <a:gd name="T13" fmla="*/ T12 w 86"/>
                              <a:gd name="T14" fmla="+- 0 38 11"/>
                              <a:gd name="T15" fmla="*/ 38 h 86"/>
                              <a:gd name="T16" fmla="+- 0 485 485"/>
                              <a:gd name="T17" fmla="*/ T16 w 86"/>
                              <a:gd name="T18" fmla="+- 0 54 11"/>
                              <a:gd name="T19" fmla="*/ 54 h 86"/>
                              <a:gd name="T20" fmla="+- 0 489 485"/>
                              <a:gd name="T21" fmla="*/ T20 w 86"/>
                              <a:gd name="T22" fmla="+- 0 71 11"/>
                              <a:gd name="T23" fmla="*/ 71 h 86"/>
                              <a:gd name="T24" fmla="+- 0 498 485"/>
                              <a:gd name="T25" fmla="*/ T24 w 86"/>
                              <a:gd name="T26" fmla="+- 0 84 11"/>
                              <a:gd name="T27" fmla="*/ 84 h 86"/>
                              <a:gd name="T28" fmla="+- 0 511 485"/>
                              <a:gd name="T29" fmla="*/ T28 w 86"/>
                              <a:gd name="T30" fmla="+- 0 93 11"/>
                              <a:gd name="T31" fmla="*/ 93 h 86"/>
                              <a:gd name="T32" fmla="+- 0 528 485"/>
                              <a:gd name="T33" fmla="*/ T32 w 86"/>
                              <a:gd name="T34" fmla="+- 0 97 11"/>
                              <a:gd name="T35" fmla="*/ 97 h 86"/>
                              <a:gd name="T36" fmla="+- 0 545 485"/>
                              <a:gd name="T37" fmla="*/ T36 w 86"/>
                              <a:gd name="T38" fmla="+- 0 93 11"/>
                              <a:gd name="T39" fmla="*/ 93 h 86"/>
                              <a:gd name="T40" fmla="+- 0 558 485"/>
                              <a:gd name="T41" fmla="*/ T40 w 86"/>
                              <a:gd name="T42" fmla="+- 0 84 11"/>
                              <a:gd name="T43" fmla="*/ 84 h 86"/>
                              <a:gd name="T44" fmla="+- 0 567 485"/>
                              <a:gd name="T45" fmla="*/ T44 w 86"/>
                              <a:gd name="T46" fmla="+- 0 71 11"/>
                              <a:gd name="T47" fmla="*/ 71 h 86"/>
                              <a:gd name="T48" fmla="+- 0 571 485"/>
                              <a:gd name="T49" fmla="*/ T48 w 86"/>
                              <a:gd name="T50" fmla="+- 0 54 11"/>
                              <a:gd name="T51" fmla="*/ 54 h 86"/>
                              <a:gd name="T52" fmla="+- 0 567 485"/>
                              <a:gd name="T53" fmla="*/ T52 w 86"/>
                              <a:gd name="T54" fmla="+- 0 38 11"/>
                              <a:gd name="T55" fmla="*/ 38 h 86"/>
                              <a:gd name="T56" fmla="+- 0 558 485"/>
                              <a:gd name="T57" fmla="*/ T56 w 86"/>
                              <a:gd name="T58" fmla="+- 0 24 11"/>
                              <a:gd name="T59" fmla="*/ 24 h 86"/>
                              <a:gd name="T60" fmla="+- 0 545 485"/>
                              <a:gd name="T61" fmla="*/ T60 w 86"/>
                              <a:gd name="T62" fmla="+- 0 15 11"/>
                              <a:gd name="T63" fmla="*/ 15 h 86"/>
                              <a:gd name="T64" fmla="+- 0 528 485"/>
                              <a:gd name="T65" fmla="*/ T64 w 86"/>
                              <a:gd name="T66" fmla="+- 0 11 11"/>
                              <a:gd name="T67" fmla="*/ 1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7"/>
                                </a:lnTo>
                                <a:lnTo>
                                  <a:pt x="0" y="43"/>
                                </a:lnTo>
                                <a:lnTo>
                                  <a:pt x="4" y="60"/>
                                </a:lnTo>
                                <a:lnTo>
                                  <a:pt x="13" y="73"/>
                                </a:lnTo>
                                <a:lnTo>
                                  <a:pt x="26" y="82"/>
                                </a:lnTo>
                                <a:lnTo>
                                  <a:pt x="43" y="86"/>
                                </a:lnTo>
                                <a:lnTo>
                                  <a:pt x="60" y="82"/>
                                </a:lnTo>
                                <a:lnTo>
                                  <a:pt x="73" y="73"/>
                                </a:lnTo>
                                <a:lnTo>
                                  <a:pt x="82" y="60"/>
                                </a:lnTo>
                                <a:lnTo>
                                  <a:pt x="86" y="43"/>
                                </a:lnTo>
                                <a:lnTo>
                                  <a:pt x="82" y="27"/>
                                </a:lnTo>
                                <a:lnTo>
                                  <a:pt x="73" y="13"/>
                                </a:lnTo>
                                <a:lnTo>
                                  <a:pt x="60" y="4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295"/>
                        <wps:cNvSpPr>
                          <a:spLocks/>
                        </wps:cNvSpPr>
                        <wps:spPr bwMode="auto">
                          <a:xfrm>
                            <a:off x="485" y="11"/>
                            <a:ext cx="86" cy="86"/>
                          </a:xfrm>
                          <a:custGeom>
                            <a:avLst/>
                            <a:gdLst>
                              <a:gd name="T0" fmla="+- 0 485 485"/>
                              <a:gd name="T1" fmla="*/ T0 w 86"/>
                              <a:gd name="T2" fmla="+- 0 54 11"/>
                              <a:gd name="T3" fmla="*/ 54 h 86"/>
                              <a:gd name="T4" fmla="+- 0 489 485"/>
                              <a:gd name="T5" fmla="*/ T4 w 86"/>
                              <a:gd name="T6" fmla="+- 0 38 11"/>
                              <a:gd name="T7" fmla="*/ 38 h 86"/>
                              <a:gd name="T8" fmla="+- 0 498 485"/>
                              <a:gd name="T9" fmla="*/ T8 w 86"/>
                              <a:gd name="T10" fmla="+- 0 24 11"/>
                              <a:gd name="T11" fmla="*/ 24 h 86"/>
                              <a:gd name="T12" fmla="+- 0 511 485"/>
                              <a:gd name="T13" fmla="*/ T12 w 86"/>
                              <a:gd name="T14" fmla="+- 0 15 11"/>
                              <a:gd name="T15" fmla="*/ 15 h 86"/>
                              <a:gd name="T16" fmla="+- 0 528 485"/>
                              <a:gd name="T17" fmla="*/ T16 w 86"/>
                              <a:gd name="T18" fmla="+- 0 11 11"/>
                              <a:gd name="T19" fmla="*/ 11 h 86"/>
                              <a:gd name="T20" fmla="+- 0 545 485"/>
                              <a:gd name="T21" fmla="*/ T20 w 86"/>
                              <a:gd name="T22" fmla="+- 0 15 11"/>
                              <a:gd name="T23" fmla="*/ 15 h 86"/>
                              <a:gd name="T24" fmla="+- 0 558 485"/>
                              <a:gd name="T25" fmla="*/ T24 w 86"/>
                              <a:gd name="T26" fmla="+- 0 24 11"/>
                              <a:gd name="T27" fmla="*/ 24 h 86"/>
                              <a:gd name="T28" fmla="+- 0 567 485"/>
                              <a:gd name="T29" fmla="*/ T28 w 86"/>
                              <a:gd name="T30" fmla="+- 0 38 11"/>
                              <a:gd name="T31" fmla="*/ 38 h 86"/>
                              <a:gd name="T32" fmla="+- 0 571 485"/>
                              <a:gd name="T33" fmla="*/ T32 w 86"/>
                              <a:gd name="T34" fmla="+- 0 54 11"/>
                              <a:gd name="T35" fmla="*/ 54 h 86"/>
                              <a:gd name="T36" fmla="+- 0 567 485"/>
                              <a:gd name="T37" fmla="*/ T36 w 86"/>
                              <a:gd name="T38" fmla="+- 0 71 11"/>
                              <a:gd name="T39" fmla="*/ 71 h 86"/>
                              <a:gd name="T40" fmla="+- 0 558 485"/>
                              <a:gd name="T41" fmla="*/ T40 w 86"/>
                              <a:gd name="T42" fmla="+- 0 84 11"/>
                              <a:gd name="T43" fmla="*/ 84 h 86"/>
                              <a:gd name="T44" fmla="+- 0 545 485"/>
                              <a:gd name="T45" fmla="*/ T44 w 86"/>
                              <a:gd name="T46" fmla="+- 0 93 11"/>
                              <a:gd name="T47" fmla="*/ 93 h 86"/>
                              <a:gd name="T48" fmla="+- 0 528 485"/>
                              <a:gd name="T49" fmla="*/ T48 w 86"/>
                              <a:gd name="T50" fmla="+- 0 97 11"/>
                              <a:gd name="T51" fmla="*/ 97 h 86"/>
                              <a:gd name="T52" fmla="+- 0 511 485"/>
                              <a:gd name="T53" fmla="*/ T52 w 86"/>
                              <a:gd name="T54" fmla="+- 0 93 11"/>
                              <a:gd name="T55" fmla="*/ 93 h 86"/>
                              <a:gd name="T56" fmla="+- 0 498 485"/>
                              <a:gd name="T57" fmla="*/ T56 w 86"/>
                              <a:gd name="T58" fmla="+- 0 84 11"/>
                              <a:gd name="T59" fmla="*/ 84 h 86"/>
                              <a:gd name="T60" fmla="+- 0 489 485"/>
                              <a:gd name="T61" fmla="*/ T60 w 86"/>
                              <a:gd name="T62" fmla="+- 0 71 11"/>
                              <a:gd name="T63" fmla="*/ 71 h 86"/>
                              <a:gd name="T64" fmla="+- 0 485 485"/>
                              <a:gd name="T65" fmla="*/ T64 w 86"/>
                              <a:gd name="T66" fmla="+- 0 54 11"/>
                              <a:gd name="T67" fmla="*/ 54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0" y="43"/>
                                </a:moveTo>
                                <a:lnTo>
                                  <a:pt x="4" y="27"/>
                                </a:lnTo>
                                <a:lnTo>
                                  <a:pt x="13" y="13"/>
                                </a:lnTo>
                                <a:lnTo>
                                  <a:pt x="26" y="4"/>
                                </a:lnTo>
                                <a:lnTo>
                                  <a:pt x="43" y="0"/>
                                </a:lnTo>
                                <a:lnTo>
                                  <a:pt x="60" y="4"/>
                                </a:lnTo>
                                <a:lnTo>
                                  <a:pt x="73" y="13"/>
                                </a:lnTo>
                                <a:lnTo>
                                  <a:pt x="82" y="27"/>
                                </a:lnTo>
                                <a:lnTo>
                                  <a:pt x="86" y="43"/>
                                </a:lnTo>
                                <a:lnTo>
                                  <a:pt x="82" y="60"/>
                                </a:lnTo>
                                <a:lnTo>
                                  <a:pt x="73" y="73"/>
                                </a:lnTo>
                                <a:lnTo>
                                  <a:pt x="60" y="82"/>
                                </a:lnTo>
                                <a:lnTo>
                                  <a:pt x="43" y="86"/>
                                </a:lnTo>
                                <a:lnTo>
                                  <a:pt x="26" y="82"/>
                                </a:lnTo>
                                <a:lnTo>
                                  <a:pt x="13" y="73"/>
                                </a:lnTo>
                                <a:lnTo>
                                  <a:pt x="4" y="60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294"/>
                        <wps:cNvSpPr>
                          <a:spLocks/>
                        </wps:cNvSpPr>
                        <wps:spPr bwMode="auto">
                          <a:xfrm>
                            <a:off x="818" y="5"/>
                            <a:ext cx="98" cy="98"/>
                          </a:xfrm>
                          <a:custGeom>
                            <a:avLst/>
                            <a:gdLst>
                              <a:gd name="T0" fmla="+- 0 867 819"/>
                              <a:gd name="T1" fmla="*/ T0 w 98"/>
                              <a:gd name="T2" fmla="+- 0 5 5"/>
                              <a:gd name="T3" fmla="*/ 5 h 98"/>
                              <a:gd name="T4" fmla="+- 0 848 819"/>
                              <a:gd name="T5" fmla="*/ T4 w 98"/>
                              <a:gd name="T6" fmla="+- 0 9 5"/>
                              <a:gd name="T7" fmla="*/ 9 h 98"/>
                              <a:gd name="T8" fmla="+- 0 833 819"/>
                              <a:gd name="T9" fmla="*/ T8 w 98"/>
                              <a:gd name="T10" fmla="+- 0 20 5"/>
                              <a:gd name="T11" fmla="*/ 20 h 98"/>
                              <a:gd name="T12" fmla="+- 0 822 819"/>
                              <a:gd name="T13" fmla="*/ T12 w 98"/>
                              <a:gd name="T14" fmla="+- 0 35 5"/>
                              <a:gd name="T15" fmla="*/ 35 h 98"/>
                              <a:gd name="T16" fmla="+- 0 819 819"/>
                              <a:gd name="T17" fmla="*/ T16 w 98"/>
                              <a:gd name="T18" fmla="+- 0 54 5"/>
                              <a:gd name="T19" fmla="*/ 54 h 98"/>
                              <a:gd name="T20" fmla="+- 0 822 819"/>
                              <a:gd name="T21" fmla="*/ T20 w 98"/>
                              <a:gd name="T22" fmla="+- 0 73 5"/>
                              <a:gd name="T23" fmla="*/ 73 h 98"/>
                              <a:gd name="T24" fmla="+- 0 833 819"/>
                              <a:gd name="T25" fmla="*/ T24 w 98"/>
                              <a:gd name="T26" fmla="+- 0 88 5"/>
                              <a:gd name="T27" fmla="*/ 88 h 98"/>
                              <a:gd name="T28" fmla="+- 0 848 819"/>
                              <a:gd name="T29" fmla="*/ T28 w 98"/>
                              <a:gd name="T30" fmla="+- 0 99 5"/>
                              <a:gd name="T31" fmla="*/ 99 h 98"/>
                              <a:gd name="T32" fmla="+- 0 867 819"/>
                              <a:gd name="T33" fmla="*/ T32 w 98"/>
                              <a:gd name="T34" fmla="+- 0 103 5"/>
                              <a:gd name="T35" fmla="*/ 103 h 98"/>
                              <a:gd name="T36" fmla="+- 0 886 819"/>
                              <a:gd name="T37" fmla="*/ T36 w 98"/>
                              <a:gd name="T38" fmla="+- 0 99 5"/>
                              <a:gd name="T39" fmla="*/ 99 h 98"/>
                              <a:gd name="T40" fmla="+- 0 901 819"/>
                              <a:gd name="T41" fmla="*/ T40 w 98"/>
                              <a:gd name="T42" fmla="+- 0 88 5"/>
                              <a:gd name="T43" fmla="*/ 88 h 98"/>
                              <a:gd name="T44" fmla="+- 0 912 819"/>
                              <a:gd name="T45" fmla="*/ T44 w 98"/>
                              <a:gd name="T46" fmla="+- 0 73 5"/>
                              <a:gd name="T47" fmla="*/ 73 h 98"/>
                              <a:gd name="T48" fmla="+- 0 916 819"/>
                              <a:gd name="T49" fmla="*/ T48 w 98"/>
                              <a:gd name="T50" fmla="+- 0 54 5"/>
                              <a:gd name="T51" fmla="*/ 54 h 98"/>
                              <a:gd name="T52" fmla="+- 0 912 819"/>
                              <a:gd name="T53" fmla="*/ T52 w 98"/>
                              <a:gd name="T54" fmla="+- 0 35 5"/>
                              <a:gd name="T55" fmla="*/ 35 h 98"/>
                              <a:gd name="T56" fmla="+- 0 901 819"/>
                              <a:gd name="T57" fmla="*/ T56 w 98"/>
                              <a:gd name="T58" fmla="+- 0 20 5"/>
                              <a:gd name="T59" fmla="*/ 20 h 98"/>
                              <a:gd name="T60" fmla="+- 0 886 819"/>
                              <a:gd name="T61" fmla="*/ T60 w 98"/>
                              <a:gd name="T62" fmla="+- 0 9 5"/>
                              <a:gd name="T63" fmla="*/ 9 h 98"/>
                              <a:gd name="T64" fmla="+- 0 867 819"/>
                              <a:gd name="T65" fmla="*/ T64 w 98"/>
                              <a:gd name="T66" fmla="+- 0 5 5"/>
                              <a:gd name="T67" fmla="*/ 5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48" y="0"/>
                                </a:moveTo>
                                <a:lnTo>
                                  <a:pt x="29" y="4"/>
                                </a:lnTo>
                                <a:lnTo>
                                  <a:pt x="14" y="15"/>
                                </a:lnTo>
                                <a:lnTo>
                                  <a:pt x="3" y="30"/>
                                </a:lnTo>
                                <a:lnTo>
                                  <a:pt x="0" y="49"/>
                                </a:lnTo>
                                <a:lnTo>
                                  <a:pt x="3" y="68"/>
                                </a:lnTo>
                                <a:lnTo>
                                  <a:pt x="14" y="83"/>
                                </a:lnTo>
                                <a:lnTo>
                                  <a:pt x="29" y="94"/>
                                </a:lnTo>
                                <a:lnTo>
                                  <a:pt x="48" y="98"/>
                                </a:lnTo>
                                <a:lnTo>
                                  <a:pt x="67" y="94"/>
                                </a:lnTo>
                                <a:lnTo>
                                  <a:pt x="82" y="83"/>
                                </a:lnTo>
                                <a:lnTo>
                                  <a:pt x="93" y="68"/>
                                </a:lnTo>
                                <a:lnTo>
                                  <a:pt x="97" y="49"/>
                                </a:lnTo>
                                <a:lnTo>
                                  <a:pt x="93" y="30"/>
                                </a:lnTo>
                                <a:lnTo>
                                  <a:pt x="82" y="15"/>
                                </a:lnTo>
                                <a:lnTo>
                                  <a:pt x="67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1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293"/>
                        <wps:cNvSpPr>
                          <a:spLocks/>
                        </wps:cNvSpPr>
                        <wps:spPr bwMode="auto">
                          <a:xfrm>
                            <a:off x="818" y="5"/>
                            <a:ext cx="98" cy="98"/>
                          </a:xfrm>
                          <a:custGeom>
                            <a:avLst/>
                            <a:gdLst>
                              <a:gd name="T0" fmla="+- 0 819 819"/>
                              <a:gd name="T1" fmla="*/ T0 w 98"/>
                              <a:gd name="T2" fmla="+- 0 54 5"/>
                              <a:gd name="T3" fmla="*/ 54 h 98"/>
                              <a:gd name="T4" fmla="+- 0 822 819"/>
                              <a:gd name="T5" fmla="*/ T4 w 98"/>
                              <a:gd name="T6" fmla="+- 0 35 5"/>
                              <a:gd name="T7" fmla="*/ 35 h 98"/>
                              <a:gd name="T8" fmla="+- 0 833 819"/>
                              <a:gd name="T9" fmla="*/ T8 w 98"/>
                              <a:gd name="T10" fmla="+- 0 20 5"/>
                              <a:gd name="T11" fmla="*/ 20 h 98"/>
                              <a:gd name="T12" fmla="+- 0 848 819"/>
                              <a:gd name="T13" fmla="*/ T12 w 98"/>
                              <a:gd name="T14" fmla="+- 0 9 5"/>
                              <a:gd name="T15" fmla="*/ 9 h 98"/>
                              <a:gd name="T16" fmla="+- 0 867 819"/>
                              <a:gd name="T17" fmla="*/ T16 w 98"/>
                              <a:gd name="T18" fmla="+- 0 5 5"/>
                              <a:gd name="T19" fmla="*/ 5 h 98"/>
                              <a:gd name="T20" fmla="+- 0 886 819"/>
                              <a:gd name="T21" fmla="*/ T20 w 98"/>
                              <a:gd name="T22" fmla="+- 0 9 5"/>
                              <a:gd name="T23" fmla="*/ 9 h 98"/>
                              <a:gd name="T24" fmla="+- 0 901 819"/>
                              <a:gd name="T25" fmla="*/ T24 w 98"/>
                              <a:gd name="T26" fmla="+- 0 20 5"/>
                              <a:gd name="T27" fmla="*/ 20 h 98"/>
                              <a:gd name="T28" fmla="+- 0 912 819"/>
                              <a:gd name="T29" fmla="*/ T28 w 98"/>
                              <a:gd name="T30" fmla="+- 0 35 5"/>
                              <a:gd name="T31" fmla="*/ 35 h 98"/>
                              <a:gd name="T32" fmla="+- 0 916 819"/>
                              <a:gd name="T33" fmla="*/ T32 w 98"/>
                              <a:gd name="T34" fmla="+- 0 54 5"/>
                              <a:gd name="T35" fmla="*/ 54 h 98"/>
                              <a:gd name="T36" fmla="+- 0 912 819"/>
                              <a:gd name="T37" fmla="*/ T36 w 98"/>
                              <a:gd name="T38" fmla="+- 0 73 5"/>
                              <a:gd name="T39" fmla="*/ 73 h 98"/>
                              <a:gd name="T40" fmla="+- 0 901 819"/>
                              <a:gd name="T41" fmla="*/ T40 w 98"/>
                              <a:gd name="T42" fmla="+- 0 88 5"/>
                              <a:gd name="T43" fmla="*/ 88 h 98"/>
                              <a:gd name="T44" fmla="+- 0 886 819"/>
                              <a:gd name="T45" fmla="*/ T44 w 98"/>
                              <a:gd name="T46" fmla="+- 0 99 5"/>
                              <a:gd name="T47" fmla="*/ 99 h 98"/>
                              <a:gd name="T48" fmla="+- 0 867 819"/>
                              <a:gd name="T49" fmla="*/ T48 w 98"/>
                              <a:gd name="T50" fmla="+- 0 103 5"/>
                              <a:gd name="T51" fmla="*/ 103 h 98"/>
                              <a:gd name="T52" fmla="+- 0 848 819"/>
                              <a:gd name="T53" fmla="*/ T52 w 98"/>
                              <a:gd name="T54" fmla="+- 0 99 5"/>
                              <a:gd name="T55" fmla="*/ 99 h 98"/>
                              <a:gd name="T56" fmla="+- 0 833 819"/>
                              <a:gd name="T57" fmla="*/ T56 w 98"/>
                              <a:gd name="T58" fmla="+- 0 88 5"/>
                              <a:gd name="T59" fmla="*/ 88 h 98"/>
                              <a:gd name="T60" fmla="+- 0 822 819"/>
                              <a:gd name="T61" fmla="*/ T60 w 98"/>
                              <a:gd name="T62" fmla="+- 0 73 5"/>
                              <a:gd name="T63" fmla="*/ 73 h 98"/>
                              <a:gd name="T64" fmla="+- 0 819 819"/>
                              <a:gd name="T65" fmla="*/ T64 w 98"/>
                              <a:gd name="T66" fmla="+- 0 54 5"/>
                              <a:gd name="T67" fmla="*/ 54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0" y="49"/>
                                </a:moveTo>
                                <a:lnTo>
                                  <a:pt x="3" y="30"/>
                                </a:lnTo>
                                <a:lnTo>
                                  <a:pt x="14" y="15"/>
                                </a:lnTo>
                                <a:lnTo>
                                  <a:pt x="29" y="4"/>
                                </a:lnTo>
                                <a:lnTo>
                                  <a:pt x="48" y="0"/>
                                </a:lnTo>
                                <a:lnTo>
                                  <a:pt x="67" y="4"/>
                                </a:lnTo>
                                <a:lnTo>
                                  <a:pt x="82" y="15"/>
                                </a:lnTo>
                                <a:lnTo>
                                  <a:pt x="93" y="30"/>
                                </a:lnTo>
                                <a:lnTo>
                                  <a:pt x="97" y="49"/>
                                </a:lnTo>
                                <a:lnTo>
                                  <a:pt x="93" y="68"/>
                                </a:lnTo>
                                <a:lnTo>
                                  <a:pt x="82" y="83"/>
                                </a:lnTo>
                                <a:lnTo>
                                  <a:pt x="67" y="94"/>
                                </a:lnTo>
                                <a:lnTo>
                                  <a:pt x="48" y="98"/>
                                </a:lnTo>
                                <a:lnTo>
                                  <a:pt x="29" y="94"/>
                                </a:lnTo>
                                <a:lnTo>
                                  <a:pt x="14" y="83"/>
                                </a:lnTo>
                                <a:lnTo>
                                  <a:pt x="3" y="68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1D11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9" y="0"/>
                            <a:ext cx="22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Freeform 291"/>
                        <wps:cNvSpPr>
                          <a:spLocks/>
                        </wps:cNvSpPr>
                        <wps:spPr bwMode="auto">
                          <a:xfrm>
                            <a:off x="688" y="6"/>
                            <a:ext cx="96" cy="96"/>
                          </a:xfrm>
                          <a:custGeom>
                            <a:avLst/>
                            <a:gdLst>
                              <a:gd name="T0" fmla="+- 0 736 688"/>
                              <a:gd name="T1" fmla="*/ T0 w 96"/>
                              <a:gd name="T2" fmla="+- 0 7 7"/>
                              <a:gd name="T3" fmla="*/ 7 h 96"/>
                              <a:gd name="T4" fmla="+- 0 717 688"/>
                              <a:gd name="T5" fmla="*/ T4 w 96"/>
                              <a:gd name="T6" fmla="+- 0 10 7"/>
                              <a:gd name="T7" fmla="*/ 10 h 96"/>
                              <a:gd name="T8" fmla="+- 0 702 688"/>
                              <a:gd name="T9" fmla="*/ T8 w 96"/>
                              <a:gd name="T10" fmla="+- 0 20 7"/>
                              <a:gd name="T11" fmla="*/ 20 h 96"/>
                              <a:gd name="T12" fmla="+- 0 692 688"/>
                              <a:gd name="T13" fmla="*/ T12 w 96"/>
                              <a:gd name="T14" fmla="+- 0 36 7"/>
                              <a:gd name="T15" fmla="*/ 36 h 96"/>
                              <a:gd name="T16" fmla="+- 0 688 688"/>
                              <a:gd name="T17" fmla="*/ T16 w 96"/>
                              <a:gd name="T18" fmla="+- 0 54 7"/>
                              <a:gd name="T19" fmla="*/ 54 h 96"/>
                              <a:gd name="T20" fmla="+- 0 692 688"/>
                              <a:gd name="T21" fmla="*/ T20 w 96"/>
                              <a:gd name="T22" fmla="+- 0 73 7"/>
                              <a:gd name="T23" fmla="*/ 73 h 96"/>
                              <a:gd name="T24" fmla="+- 0 702 688"/>
                              <a:gd name="T25" fmla="*/ T24 w 96"/>
                              <a:gd name="T26" fmla="+- 0 88 7"/>
                              <a:gd name="T27" fmla="*/ 88 h 96"/>
                              <a:gd name="T28" fmla="+- 0 717 688"/>
                              <a:gd name="T29" fmla="*/ T28 w 96"/>
                              <a:gd name="T30" fmla="+- 0 98 7"/>
                              <a:gd name="T31" fmla="*/ 98 h 96"/>
                              <a:gd name="T32" fmla="+- 0 736 688"/>
                              <a:gd name="T33" fmla="*/ T32 w 96"/>
                              <a:gd name="T34" fmla="+- 0 102 7"/>
                              <a:gd name="T35" fmla="*/ 102 h 96"/>
                              <a:gd name="T36" fmla="+- 0 754 688"/>
                              <a:gd name="T37" fmla="*/ T36 w 96"/>
                              <a:gd name="T38" fmla="+- 0 98 7"/>
                              <a:gd name="T39" fmla="*/ 98 h 96"/>
                              <a:gd name="T40" fmla="+- 0 769 688"/>
                              <a:gd name="T41" fmla="*/ T40 w 96"/>
                              <a:gd name="T42" fmla="+- 0 88 7"/>
                              <a:gd name="T43" fmla="*/ 88 h 96"/>
                              <a:gd name="T44" fmla="+- 0 779 688"/>
                              <a:gd name="T45" fmla="*/ T44 w 96"/>
                              <a:gd name="T46" fmla="+- 0 73 7"/>
                              <a:gd name="T47" fmla="*/ 73 h 96"/>
                              <a:gd name="T48" fmla="+- 0 783 688"/>
                              <a:gd name="T49" fmla="*/ T48 w 96"/>
                              <a:gd name="T50" fmla="+- 0 54 7"/>
                              <a:gd name="T51" fmla="*/ 54 h 96"/>
                              <a:gd name="T52" fmla="+- 0 779 688"/>
                              <a:gd name="T53" fmla="*/ T52 w 96"/>
                              <a:gd name="T54" fmla="+- 0 36 7"/>
                              <a:gd name="T55" fmla="*/ 36 h 96"/>
                              <a:gd name="T56" fmla="+- 0 769 688"/>
                              <a:gd name="T57" fmla="*/ T56 w 96"/>
                              <a:gd name="T58" fmla="+- 0 20 7"/>
                              <a:gd name="T59" fmla="*/ 20 h 96"/>
                              <a:gd name="T60" fmla="+- 0 754 688"/>
                              <a:gd name="T61" fmla="*/ T60 w 96"/>
                              <a:gd name="T62" fmla="+- 0 10 7"/>
                              <a:gd name="T63" fmla="*/ 10 h 96"/>
                              <a:gd name="T64" fmla="+- 0 736 688"/>
                              <a:gd name="T65" fmla="*/ T64 w 96"/>
                              <a:gd name="T66" fmla="+- 0 7 7"/>
                              <a:gd name="T67" fmla="*/ 7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48" y="0"/>
                                </a:moveTo>
                                <a:lnTo>
                                  <a:pt x="29" y="3"/>
                                </a:lnTo>
                                <a:lnTo>
                                  <a:pt x="14" y="13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4" y="66"/>
                                </a:lnTo>
                                <a:lnTo>
                                  <a:pt x="14" y="81"/>
                                </a:lnTo>
                                <a:lnTo>
                                  <a:pt x="29" y="91"/>
                                </a:lnTo>
                                <a:lnTo>
                                  <a:pt x="48" y="95"/>
                                </a:lnTo>
                                <a:lnTo>
                                  <a:pt x="66" y="91"/>
                                </a:lnTo>
                                <a:lnTo>
                                  <a:pt x="81" y="81"/>
                                </a:lnTo>
                                <a:lnTo>
                                  <a:pt x="91" y="66"/>
                                </a:lnTo>
                                <a:lnTo>
                                  <a:pt x="95" y="47"/>
                                </a:lnTo>
                                <a:lnTo>
                                  <a:pt x="91" y="29"/>
                                </a:lnTo>
                                <a:lnTo>
                                  <a:pt x="81" y="13"/>
                                </a:lnTo>
                                <a:lnTo>
                                  <a:pt x="66" y="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6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90"/>
                        <wps:cNvSpPr>
                          <a:spLocks/>
                        </wps:cNvSpPr>
                        <wps:spPr bwMode="auto">
                          <a:xfrm>
                            <a:off x="688" y="6"/>
                            <a:ext cx="96" cy="96"/>
                          </a:xfrm>
                          <a:custGeom>
                            <a:avLst/>
                            <a:gdLst>
                              <a:gd name="T0" fmla="+- 0 688 688"/>
                              <a:gd name="T1" fmla="*/ T0 w 96"/>
                              <a:gd name="T2" fmla="+- 0 54 7"/>
                              <a:gd name="T3" fmla="*/ 54 h 96"/>
                              <a:gd name="T4" fmla="+- 0 692 688"/>
                              <a:gd name="T5" fmla="*/ T4 w 96"/>
                              <a:gd name="T6" fmla="+- 0 36 7"/>
                              <a:gd name="T7" fmla="*/ 36 h 96"/>
                              <a:gd name="T8" fmla="+- 0 702 688"/>
                              <a:gd name="T9" fmla="*/ T8 w 96"/>
                              <a:gd name="T10" fmla="+- 0 20 7"/>
                              <a:gd name="T11" fmla="*/ 20 h 96"/>
                              <a:gd name="T12" fmla="+- 0 717 688"/>
                              <a:gd name="T13" fmla="*/ T12 w 96"/>
                              <a:gd name="T14" fmla="+- 0 10 7"/>
                              <a:gd name="T15" fmla="*/ 10 h 96"/>
                              <a:gd name="T16" fmla="+- 0 736 688"/>
                              <a:gd name="T17" fmla="*/ T16 w 96"/>
                              <a:gd name="T18" fmla="+- 0 7 7"/>
                              <a:gd name="T19" fmla="*/ 7 h 96"/>
                              <a:gd name="T20" fmla="+- 0 754 688"/>
                              <a:gd name="T21" fmla="*/ T20 w 96"/>
                              <a:gd name="T22" fmla="+- 0 10 7"/>
                              <a:gd name="T23" fmla="*/ 10 h 96"/>
                              <a:gd name="T24" fmla="+- 0 769 688"/>
                              <a:gd name="T25" fmla="*/ T24 w 96"/>
                              <a:gd name="T26" fmla="+- 0 20 7"/>
                              <a:gd name="T27" fmla="*/ 20 h 96"/>
                              <a:gd name="T28" fmla="+- 0 779 688"/>
                              <a:gd name="T29" fmla="*/ T28 w 96"/>
                              <a:gd name="T30" fmla="+- 0 36 7"/>
                              <a:gd name="T31" fmla="*/ 36 h 96"/>
                              <a:gd name="T32" fmla="+- 0 783 688"/>
                              <a:gd name="T33" fmla="*/ T32 w 96"/>
                              <a:gd name="T34" fmla="+- 0 54 7"/>
                              <a:gd name="T35" fmla="*/ 54 h 96"/>
                              <a:gd name="T36" fmla="+- 0 779 688"/>
                              <a:gd name="T37" fmla="*/ T36 w 96"/>
                              <a:gd name="T38" fmla="+- 0 73 7"/>
                              <a:gd name="T39" fmla="*/ 73 h 96"/>
                              <a:gd name="T40" fmla="+- 0 769 688"/>
                              <a:gd name="T41" fmla="*/ T40 w 96"/>
                              <a:gd name="T42" fmla="+- 0 88 7"/>
                              <a:gd name="T43" fmla="*/ 88 h 96"/>
                              <a:gd name="T44" fmla="+- 0 754 688"/>
                              <a:gd name="T45" fmla="*/ T44 w 96"/>
                              <a:gd name="T46" fmla="+- 0 98 7"/>
                              <a:gd name="T47" fmla="*/ 98 h 96"/>
                              <a:gd name="T48" fmla="+- 0 736 688"/>
                              <a:gd name="T49" fmla="*/ T48 w 96"/>
                              <a:gd name="T50" fmla="+- 0 102 7"/>
                              <a:gd name="T51" fmla="*/ 102 h 96"/>
                              <a:gd name="T52" fmla="+- 0 717 688"/>
                              <a:gd name="T53" fmla="*/ T52 w 96"/>
                              <a:gd name="T54" fmla="+- 0 98 7"/>
                              <a:gd name="T55" fmla="*/ 98 h 96"/>
                              <a:gd name="T56" fmla="+- 0 702 688"/>
                              <a:gd name="T57" fmla="*/ T56 w 96"/>
                              <a:gd name="T58" fmla="+- 0 88 7"/>
                              <a:gd name="T59" fmla="*/ 88 h 96"/>
                              <a:gd name="T60" fmla="+- 0 692 688"/>
                              <a:gd name="T61" fmla="*/ T60 w 96"/>
                              <a:gd name="T62" fmla="+- 0 73 7"/>
                              <a:gd name="T63" fmla="*/ 73 h 96"/>
                              <a:gd name="T64" fmla="+- 0 688 688"/>
                              <a:gd name="T65" fmla="*/ T64 w 96"/>
                              <a:gd name="T66" fmla="+- 0 54 7"/>
                              <a:gd name="T67" fmla="*/ 5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47"/>
                                </a:moveTo>
                                <a:lnTo>
                                  <a:pt x="4" y="29"/>
                                </a:lnTo>
                                <a:lnTo>
                                  <a:pt x="14" y="13"/>
                                </a:lnTo>
                                <a:lnTo>
                                  <a:pt x="29" y="3"/>
                                </a:lnTo>
                                <a:lnTo>
                                  <a:pt x="48" y="0"/>
                                </a:lnTo>
                                <a:lnTo>
                                  <a:pt x="66" y="3"/>
                                </a:lnTo>
                                <a:lnTo>
                                  <a:pt x="81" y="13"/>
                                </a:lnTo>
                                <a:lnTo>
                                  <a:pt x="91" y="29"/>
                                </a:lnTo>
                                <a:lnTo>
                                  <a:pt x="95" y="47"/>
                                </a:lnTo>
                                <a:lnTo>
                                  <a:pt x="91" y="66"/>
                                </a:lnTo>
                                <a:lnTo>
                                  <a:pt x="81" y="81"/>
                                </a:lnTo>
                                <a:lnTo>
                                  <a:pt x="66" y="91"/>
                                </a:lnTo>
                                <a:lnTo>
                                  <a:pt x="48" y="95"/>
                                </a:lnTo>
                                <a:lnTo>
                                  <a:pt x="29" y="91"/>
                                </a:lnTo>
                                <a:lnTo>
                                  <a:pt x="14" y="81"/>
                                </a:lnTo>
                                <a:lnTo>
                                  <a:pt x="4" y="66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B636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289"/>
                        <wps:cNvSpPr>
                          <a:spLocks/>
                        </wps:cNvSpPr>
                        <wps:spPr bwMode="auto">
                          <a:xfrm>
                            <a:off x="149" y="5"/>
                            <a:ext cx="98" cy="98"/>
                          </a:xfrm>
                          <a:custGeom>
                            <a:avLst/>
                            <a:gdLst>
                              <a:gd name="T0" fmla="+- 0 199 150"/>
                              <a:gd name="T1" fmla="*/ T0 w 98"/>
                              <a:gd name="T2" fmla="+- 0 5 5"/>
                              <a:gd name="T3" fmla="*/ 5 h 98"/>
                              <a:gd name="T4" fmla="+- 0 180 150"/>
                              <a:gd name="T5" fmla="*/ T4 w 98"/>
                              <a:gd name="T6" fmla="+- 0 9 5"/>
                              <a:gd name="T7" fmla="*/ 9 h 98"/>
                              <a:gd name="T8" fmla="+- 0 164 150"/>
                              <a:gd name="T9" fmla="*/ T8 w 98"/>
                              <a:gd name="T10" fmla="+- 0 20 5"/>
                              <a:gd name="T11" fmla="*/ 20 h 98"/>
                              <a:gd name="T12" fmla="+- 0 154 150"/>
                              <a:gd name="T13" fmla="*/ T12 w 98"/>
                              <a:gd name="T14" fmla="+- 0 35 5"/>
                              <a:gd name="T15" fmla="*/ 35 h 98"/>
                              <a:gd name="T16" fmla="+- 0 150 150"/>
                              <a:gd name="T17" fmla="*/ T16 w 98"/>
                              <a:gd name="T18" fmla="+- 0 54 5"/>
                              <a:gd name="T19" fmla="*/ 54 h 98"/>
                              <a:gd name="T20" fmla="+- 0 154 150"/>
                              <a:gd name="T21" fmla="*/ T20 w 98"/>
                              <a:gd name="T22" fmla="+- 0 73 5"/>
                              <a:gd name="T23" fmla="*/ 73 h 98"/>
                              <a:gd name="T24" fmla="+- 0 164 150"/>
                              <a:gd name="T25" fmla="*/ T24 w 98"/>
                              <a:gd name="T26" fmla="+- 0 88 5"/>
                              <a:gd name="T27" fmla="*/ 88 h 98"/>
                              <a:gd name="T28" fmla="+- 0 180 150"/>
                              <a:gd name="T29" fmla="*/ T28 w 98"/>
                              <a:gd name="T30" fmla="+- 0 99 5"/>
                              <a:gd name="T31" fmla="*/ 99 h 98"/>
                              <a:gd name="T32" fmla="+- 0 199 150"/>
                              <a:gd name="T33" fmla="*/ T32 w 98"/>
                              <a:gd name="T34" fmla="+- 0 103 5"/>
                              <a:gd name="T35" fmla="*/ 103 h 98"/>
                              <a:gd name="T36" fmla="+- 0 218 150"/>
                              <a:gd name="T37" fmla="*/ T36 w 98"/>
                              <a:gd name="T38" fmla="+- 0 99 5"/>
                              <a:gd name="T39" fmla="*/ 99 h 98"/>
                              <a:gd name="T40" fmla="+- 0 233 150"/>
                              <a:gd name="T41" fmla="*/ T40 w 98"/>
                              <a:gd name="T42" fmla="+- 0 88 5"/>
                              <a:gd name="T43" fmla="*/ 88 h 98"/>
                              <a:gd name="T44" fmla="+- 0 243 150"/>
                              <a:gd name="T45" fmla="*/ T44 w 98"/>
                              <a:gd name="T46" fmla="+- 0 73 5"/>
                              <a:gd name="T47" fmla="*/ 73 h 98"/>
                              <a:gd name="T48" fmla="+- 0 247 150"/>
                              <a:gd name="T49" fmla="*/ T48 w 98"/>
                              <a:gd name="T50" fmla="+- 0 54 5"/>
                              <a:gd name="T51" fmla="*/ 54 h 98"/>
                              <a:gd name="T52" fmla="+- 0 243 150"/>
                              <a:gd name="T53" fmla="*/ T52 w 98"/>
                              <a:gd name="T54" fmla="+- 0 35 5"/>
                              <a:gd name="T55" fmla="*/ 35 h 98"/>
                              <a:gd name="T56" fmla="+- 0 233 150"/>
                              <a:gd name="T57" fmla="*/ T56 w 98"/>
                              <a:gd name="T58" fmla="+- 0 20 5"/>
                              <a:gd name="T59" fmla="*/ 20 h 98"/>
                              <a:gd name="T60" fmla="+- 0 218 150"/>
                              <a:gd name="T61" fmla="*/ T60 w 98"/>
                              <a:gd name="T62" fmla="+- 0 9 5"/>
                              <a:gd name="T63" fmla="*/ 9 h 98"/>
                              <a:gd name="T64" fmla="+- 0 199 150"/>
                              <a:gd name="T65" fmla="*/ T64 w 98"/>
                              <a:gd name="T66" fmla="+- 0 5 5"/>
                              <a:gd name="T67" fmla="*/ 5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49" y="0"/>
                                </a:moveTo>
                                <a:lnTo>
                                  <a:pt x="30" y="4"/>
                                </a:lnTo>
                                <a:lnTo>
                                  <a:pt x="14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9"/>
                                </a:lnTo>
                                <a:lnTo>
                                  <a:pt x="4" y="68"/>
                                </a:lnTo>
                                <a:lnTo>
                                  <a:pt x="14" y="83"/>
                                </a:lnTo>
                                <a:lnTo>
                                  <a:pt x="30" y="94"/>
                                </a:lnTo>
                                <a:lnTo>
                                  <a:pt x="49" y="98"/>
                                </a:lnTo>
                                <a:lnTo>
                                  <a:pt x="68" y="94"/>
                                </a:lnTo>
                                <a:lnTo>
                                  <a:pt x="83" y="83"/>
                                </a:lnTo>
                                <a:lnTo>
                                  <a:pt x="93" y="68"/>
                                </a:lnTo>
                                <a:lnTo>
                                  <a:pt x="97" y="49"/>
                                </a:lnTo>
                                <a:lnTo>
                                  <a:pt x="93" y="30"/>
                                </a:lnTo>
                                <a:lnTo>
                                  <a:pt x="83" y="15"/>
                                </a:lnTo>
                                <a:lnTo>
                                  <a:pt x="68" y="4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51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288"/>
                        <wps:cNvSpPr>
                          <a:spLocks/>
                        </wps:cNvSpPr>
                        <wps:spPr bwMode="auto">
                          <a:xfrm>
                            <a:off x="149" y="5"/>
                            <a:ext cx="98" cy="98"/>
                          </a:xfrm>
                          <a:custGeom>
                            <a:avLst/>
                            <a:gdLst>
                              <a:gd name="T0" fmla="+- 0 150 150"/>
                              <a:gd name="T1" fmla="*/ T0 w 98"/>
                              <a:gd name="T2" fmla="+- 0 54 5"/>
                              <a:gd name="T3" fmla="*/ 54 h 98"/>
                              <a:gd name="T4" fmla="+- 0 154 150"/>
                              <a:gd name="T5" fmla="*/ T4 w 98"/>
                              <a:gd name="T6" fmla="+- 0 35 5"/>
                              <a:gd name="T7" fmla="*/ 35 h 98"/>
                              <a:gd name="T8" fmla="+- 0 164 150"/>
                              <a:gd name="T9" fmla="*/ T8 w 98"/>
                              <a:gd name="T10" fmla="+- 0 20 5"/>
                              <a:gd name="T11" fmla="*/ 20 h 98"/>
                              <a:gd name="T12" fmla="+- 0 180 150"/>
                              <a:gd name="T13" fmla="*/ T12 w 98"/>
                              <a:gd name="T14" fmla="+- 0 9 5"/>
                              <a:gd name="T15" fmla="*/ 9 h 98"/>
                              <a:gd name="T16" fmla="+- 0 199 150"/>
                              <a:gd name="T17" fmla="*/ T16 w 98"/>
                              <a:gd name="T18" fmla="+- 0 5 5"/>
                              <a:gd name="T19" fmla="*/ 5 h 98"/>
                              <a:gd name="T20" fmla="+- 0 218 150"/>
                              <a:gd name="T21" fmla="*/ T20 w 98"/>
                              <a:gd name="T22" fmla="+- 0 9 5"/>
                              <a:gd name="T23" fmla="*/ 9 h 98"/>
                              <a:gd name="T24" fmla="+- 0 233 150"/>
                              <a:gd name="T25" fmla="*/ T24 w 98"/>
                              <a:gd name="T26" fmla="+- 0 20 5"/>
                              <a:gd name="T27" fmla="*/ 20 h 98"/>
                              <a:gd name="T28" fmla="+- 0 243 150"/>
                              <a:gd name="T29" fmla="*/ T28 w 98"/>
                              <a:gd name="T30" fmla="+- 0 35 5"/>
                              <a:gd name="T31" fmla="*/ 35 h 98"/>
                              <a:gd name="T32" fmla="+- 0 247 150"/>
                              <a:gd name="T33" fmla="*/ T32 w 98"/>
                              <a:gd name="T34" fmla="+- 0 54 5"/>
                              <a:gd name="T35" fmla="*/ 54 h 98"/>
                              <a:gd name="T36" fmla="+- 0 243 150"/>
                              <a:gd name="T37" fmla="*/ T36 w 98"/>
                              <a:gd name="T38" fmla="+- 0 73 5"/>
                              <a:gd name="T39" fmla="*/ 73 h 98"/>
                              <a:gd name="T40" fmla="+- 0 233 150"/>
                              <a:gd name="T41" fmla="*/ T40 w 98"/>
                              <a:gd name="T42" fmla="+- 0 88 5"/>
                              <a:gd name="T43" fmla="*/ 88 h 98"/>
                              <a:gd name="T44" fmla="+- 0 218 150"/>
                              <a:gd name="T45" fmla="*/ T44 w 98"/>
                              <a:gd name="T46" fmla="+- 0 99 5"/>
                              <a:gd name="T47" fmla="*/ 99 h 98"/>
                              <a:gd name="T48" fmla="+- 0 199 150"/>
                              <a:gd name="T49" fmla="*/ T48 w 98"/>
                              <a:gd name="T50" fmla="+- 0 103 5"/>
                              <a:gd name="T51" fmla="*/ 103 h 98"/>
                              <a:gd name="T52" fmla="+- 0 180 150"/>
                              <a:gd name="T53" fmla="*/ T52 w 98"/>
                              <a:gd name="T54" fmla="+- 0 99 5"/>
                              <a:gd name="T55" fmla="*/ 99 h 98"/>
                              <a:gd name="T56" fmla="+- 0 164 150"/>
                              <a:gd name="T57" fmla="*/ T56 w 98"/>
                              <a:gd name="T58" fmla="+- 0 88 5"/>
                              <a:gd name="T59" fmla="*/ 88 h 98"/>
                              <a:gd name="T60" fmla="+- 0 154 150"/>
                              <a:gd name="T61" fmla="*/ T60 w 98"/>
                              <a:gd name="T62" fmla="+- 0 73 5"/>
                              <a:gd name="T63" fmla="*/ 73 h 98"/>
                              <a:gd name="T64" fmla="+- 0 150 150"/>
                              <a:gd name="T65" fmla="*/ T64 w 98"/>
                              <a:gd name="T66" fmla="+- 0 54 5"/>
                              <a:gd name="T67" fmla="*/ 54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0" y="49"/>
                                </a:moveTo>
                                <a:lnTo>
                                  <a:pt x="4" y="30"/>
                                </a:lnTo>
                                <a:lnTo>
                                  <a:pt x="14" y="15"/>
                                </a:lnTo>
                                <a:lnTo>
                                  <a:pt x="30" y="4"/>
                                </a:lnTo>
                                <a:lnTo>
                                  <a:pt x="49" y="0"/>
                                </a:lnTo>
                                <a:lnTo>
                                  <a:pt x="68" y="4"/>
                                </a:lnTo>
                                <a:lnTo>
                                  <a:pt x="83" y="15"/>
                                </a:lnTo>
                                <a:lnTo>
                                  <a:pt x="93" y="30"/>
                                </a:lnTo>
                                <a:lnTo>
                                  <a:pt x="97" y="49"/>
                                </a:lnTo>
                                <a:lnTo>
                                  <a:pt x="93" y="68"/>
                                </a:lnTo>
                                <a:lnTo>
                                  <a:pt x="83" y="83"/>
                                </a:lnTo>
                                <a:lnTo>
                                  <a:pt x="68" y="94"/>
                                </a:lnTo>
                                <a:lnTo>
                                  <a:pt x="49" y="98"/>
                                </a:lnTo>
                                <a:lnTo>
                                  <a:pt x="30" y="94"/>
                                </a:lnTo>
                                <a:lnTo>
                                  <a:pt x="14" y="83"/>
                                </a:lnTo>
                                <a:lnTo>
                                  <a:pt x="4" y="68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E651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287"/>
                        <wps:cNvSpPr>
                          <a:spLocks/>
                        </wps:cNvSpPr>
                        <wps:spPr bwMode="auto">
                          <a:xfrm>
                            <a:off x="399" y="10"/>
                            <a:ext cx="89" cy="89"/>
                          </a:xfrm>
                          <a:custGeom>
                            <a:avLst/>
                            <a:gdLst>
                              <a:gd name="T0" fmla="+- 0 443 399"/>
                              <a:gd name="T1" fmla="*/ T0 w 89"/>
                              <a:gd name="T2" fmla="+- 0 10 10"/>
                              <a:gd name="T3" fmla="*/ 10 h 89"/>
                              <a:gd name="T4" fmla="+- 0 426 399"/>
                              <a:gd name="T5" fmla="*/ T4 w 89"/>
                              <a:gd name="T6" fmla="+- 0 14 10"/>
                              <a:gd name="T7" fmla="*/ 14 h 89"/>
                              <a:gd name="T8" fmla="+- 0 412 399"/>
                              <a:gd name="T9" fmla="*/ T8 w 89"/>
                              <a:gd name="T10" fmla="+- 0 23 10"/>
                              <a:gd name="T11" fmla="*/ 23 h 89"/>
                              <a:gd name="T12" fmla="+- 0 403 399"/>
                              <a:gd name="T13" fmla="*/ T12 w 89"/>
                              <a:gd name="T14" fmla="+- 0 37 10"/>
                              <a:gd name="T15" fmla="*/ 37 h 89"/>
                              <a:gd name="T16" fmla="+- 0 399 399"/>
                              <a:gd name="T17" fmla="*/ T16 w 89"/>
                              <a:gd name="T18" fmla="+- 0 54 10"/>
                              <a:gd name="T19" fmla="*/ 54 h 89"/>
                              <a:gd name="T20" fmla="+- 0 403 399"/>
                              <a:gd name="T21" fmla="*/ T20 w 89"/>
                              <a:gd name="T22" fmla="+- 0 71 10"/>
                              <a:gd name="T23" fmla="*/ 71 h 89"/>
                              <a:gd name="T24" fmla="+- 0 412 399"/>
                              <a:gd name="T25" fmla="*/ T24 w 89"/>
                              <a:gd name="T26" fmla="+- 0 85 10"/>
                              <a:gd name="T27" fmla="*/ 85 h 89"/>
                              <a:gd name="T28" fmla="+- 0 426 399"/>
                              <a:gd name="T29" fmla="*/ T28 w 89"/>
                              <a:gd name="T30" fmla="+- 0 95 10"/>
                              <a:gd name="T31" fmla="*/ 95 h 89"/>
                              <a:gd name="T32" fmla="+- 0 443 399"/>
                              <a:gd name="T33" fmla="*/ T32 w 89"/>
                              <a:gd name="T34" fmla="+- 0 98 10"/>
                              <a:gd name="T35" fmla="*/ 98 h 89"/>
                              <a:gd name="T36" fmla="+- 0 460 399"/>
                              <a:gd name="T37" fmla="*/ T36 w 89"/>
                              <a:gd name="T38" fmla="+- 0 95 10"/>
                              <a:gd name="T39" fmla="*/ 95 h 89"/>
                              <a:gd name="T40" fmla="+- 0 474 399"/>
                              <a:gd name="T41" fmla="*/ T40 w 89"/>
                              <a:gd name="T42" fmla="+- 0 85 10"/>
                              <a:gd name="T43" fmla="*/ 85 h 89"/>
                              <a:gd name="T44" fmla="+- 0 484 399"/>
                              <a:gd name="T45" fmla="*/ T44 w 89"/>
                              <a:gd name="T46" fmla="+- 0 71 10"/>
                              <a:gd name="T47" fmla="*/ 71 h 89"/>
                              <a:gd name="T48" fmla="+- 0 487 399"/>
                              <a:gd name="T49" fmla="*/ T48 w 89"/>
                              <a:gd name="T50" fmla="+- 0 54 10"/>
                              <a:gd name="T51" fmla="*/ 54 h 89"/>
                              <a:gd name="T52" fmla="+- 0 484 399"/>
                              <a:gd name="T53" fmla="*/ T52 w 89"/>
                              <a:gd name="T54" fmla="+- 0 37 10"/>
                              <a:gd name="T55" fmla="*/ 37 h 89"/>
                              <a:gd name="T56" fmla="+- 0 474 399"/>
                              <a:gd name="T57" fmla="*/ T56 w 89"/>
                              <a:gd name="T58" fmla="+- 0 23 10"/>
                              <a:gd name="T59" fmla="*/ 23 h 89"/>
                              <a:gd name="T60" fmla="+- 0 460 399"/>
                              <a:gd name="T61" fmla="*/ T60 w 89"/>
                              <a:gd name="T62" fmla="+- 0 14 10"/>
                              <a:gd name="T63" fmla="*/ 14 h 89"/>
                              <a:gd name="T64" fmla="+- 0 443 399"/>
                              <a:gd name="T65" fmla="*/ T64 w 89"/>
                              <a:gd name="T66" fmla="+- 0 10 10"/>
                              <a:gd name="T67" fmla="*/ 1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44" y="0"/>
                                </a:moveTo>
                                <a:lnTo>
                                  <a:pt x="27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7"/>
                                </a:lnTo>
                                <a:lnTo>
                                  <a:pt x="0" y="44"/>
                                </a:lnTo>
                                <a:lnTo>
                                  <a:pt x="4" y="61"/>
                                </a:lnTo>
                                <a:lnTo>
                                  <a:pt x="13" y="75"/>
                                </a:lnTo>
                                <a:lnTo>
                                  <a:pt x="27" y="85"/>
                                </a:lnTo>
                                <a:lnTo>
                                  <a:pt x="44" y="88"/>
                                </a:lnTo>
                                <a:lnTo>
                                  <a:pt x="61" y="85"/>
                                </a:lnTo>
                                <a:lnTo>
                                  <a:pt x="75" y="75"/>
                                </a:lnTo>
                                <a:lnTo>
                                  <a:pt x="85" y="61"/>
                                </a:lnTo>
                                <a:lnTo>
                                  <a:pt x="88" y="44"/>
                                </a:lnTo>
                                <a:lnTo>
                                  <a:pt x="85" y="27"/>
                                </a:lnTo>
                                <a:lnTo>
                                  <a:pt x="75" y="13"/>
                                </a:lnTo>
                                <a:lnTo>
                                  <a:pt x="61" y="4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8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286"/>
                        <wps:cNvSpPr>
                          <a:spLocks/>
                        </wps:cNvSpPr>
                        <wps:spPr bwMode="auto">
                          <a:xfrm>
                            <a:off x="399" y="10"/>
                            <a:ext cx="89" cy="89"/>
                          </a:xfrm>
                          <a:custGeom>
                            <a:avLst/>
                            <a:gdLst>
                              <a:gd name="T0" fmla="+- 0 399 399"/>
                              <a:gd name="T1" fmla="*/ T0 w 89"/>
                              <a:gd name="T2" fmla="+- 0 54 10"/>
                              <a:gd name="T3" fmla="*/ 54 h 89"/>
                              <a:gd name="T4" fmla="+- 0 403 399"/>
                              <a:gd name="T5" fmla="*/ T4 w 89"/>
                              <a:gd name="T6" fmla="+- 0 37 10"/>
                              <a:gd name="T7" fmla="*/ 37 h 89"/>
                              <a:gd name="T8" fmla="+- 0 412 399"/>
                              <a:gd name="T9" fmla="*/ T8 w 89"/>
                              <a:gd name="T10" fmla="+- 0 23 10"/>
                              <a:gd name="T11" fmla="*/ 23 h 89"/>
                              <a:gd name="T12" fmla="+- 0 426 399"/>
                              <a:gd name="T13" fmla="*/ T12 w 89"/>
                              <a:gd name="T14" fmla="+- 0 14 10"/>
                              <a:gd name="T15" fmla="*/ 14 h 89"/>
                              <a:gd name="T16" fmla="+- 0 443 399"/>
                              <a:gd name="T17" fmla="*/ T16 w 89"/>
                              <a:gd name="T18" fmla="+- 0 10 10"/>
                              <a:gd name="T19" fmla="*/ 10 h 89"/>
                              <a:gd name="T20" fmla="+- 0 460 399"/>
                              <a:gd name="T21" fmla="*/ T20 w 89"/>
                              <a:gd name="T22" fmla="+- 0 14 10"/>
                              <a:gd name="T23" fmla="*/ 14 h 89"/>
                              <a:gd name="T24" fmla="+- 0 474 399"/>
                              <a:gd name="T25" fmla="*/ T24 w 89"/>
                              <a:gd name="T26" fmla="+- 0 23 10"/>
                              <a:gd name="T27" fmla="*/ 23 h 89"/>
                              <a:gd name="T28" fmla="+- 0 484 399"/>
                              <a:gd name="T29" fmla="*/ T28 w 89"/>
                              <a:gd name="T30" fmla="+- 0 37 10"/>
                              <a:gd name="T31" fmla="*/ 37 h 89"/>
                              <a:gd name="T32" fmla="+- 0 487 399"/>
                              <a:gd name="T33" fmla="*/ T32 w 89"/>
                              <a:gd name="T34" fmla="+- 0 54 10"/>
                              <a:gd name="T35" fmla="*/ 54 h 89"/>
                              <a:gd name="T36" fmla="+- 0 484 399"/>
                              <a:gd name="T37" fmla="*/ T36 w 89"/>
                              <a:gd name="T38" fmla="+- 0 71 10"/>
                              <a:gd name="T39" fmla="*/ 71 h 89"/>
                              <a:gd name="T40" fmla="+- 0 474 399"/>
                              <a:gd name="T41" fmla="*/ T40 w 89"/>
                              <a:gd name="T42" fmla="+- 0 85 10"/>
                              <a:gd name="T43" fmla="*/ 85 h 89"/>
                              <a:gd name="T44" fmla="+- 0 460 399"/>
                              <a:gd name="T45" fmla="*/ T44 w 89"/>
                              <a:gd name="T46" fmla="+- 0 95 10"/>
                              <a:gd name="T47" fmla="*/ 95 h 89"/>
                              <a:gd name="T48" fmla="+- 0 443 399"/>
                              <a:gd name="T49" fmla="*/ T48 w 89"/>
                              <a:gd name="T50" fmla="+- 0 98 10"/>
                              <a:gd name="T51" fmla="*/ 98 h 89"/>
                              <a:gd name="T52" fmla="+- 0 426 399"/>
                              <a:gd name="T53" fmla="*/ T52 w 89"/>
                              <a:gd name="T54" fmla="+- 0 95 10"/>
                              <a:gd name="T55" fmla="*/ 95 h 89"/>
                              <a:gd name="T56" fmla="+- 0 412 399"/>
                              <a:gd name="T57" fmla="*/ T56 w 89"/>
                              <a:gd name="T58" fmla="+- 0 85 10"/>
                              <a:gd name="T59" fmla="*/ 85 h 89"/>
                              <a:gd name="T60" fmla="+- 0 403 399"/>
                              <a:gd name="T61" fmla="*/ T60 w 89"/>
                              <a:gd name="T62" fmla="+- 0 71 10"/>
                              <a:gd name="T63" fmla="*/ 71 h 89"/>
                              <a:gd name="T64" fmla="+- 0 399 399"/>
                              <a:gd name="T65" fmla="*/ T64 w 89"/>
                              <a:gd name="T66" fmla="+- 0 54 10"/>
                              <a:gd name="T67" fmla="*/ 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0" y="44"/>
                                </a:moveTo>
                                <a:lnTo>
                                  <a:pt x="4" y="27"/>
                                </a:lnTo>
                                <a:lnTo>
                                  <a:pt x="13" y="13"/>
                                </a:lnTo>
                                <a:lnTo>
                                  <a:pt x="27" y="4"/>
                                </a:lnTo>
                                <a:lnTo>
                                  <a:pt x="44" y="0"/>
                                </a:lnTo>
                                <a:lnTo>
                                  <a:pt x="61" y="4"/>
                                </a:lnTo>
                                <a:lnTo>
                                  <a:pt x="75" y="13"/>
                                </a:lnTo>
                                <a:lnTo>
                                  <a:pt x="85" y="27"/>
                                </a:lnTo>
                                <a:lnTo>
                                  <a:pt x="88" y="44"/>
                                </a:lnTo>
                                <a:lnTo>
                                  <a:pt x="85" y="61"/>
                                </a:lnTo>
                                <a:lnTo>
                                  <a:pt x="75" y="75"/>
                                </a:lnTo>
                                <a:lnTo>
                                  <a:pt x="61" y="85"/>
                                </a:lnTo>
                                <a:lnTo>
                                  <a:pt x="44" y="88"/>
                                </a:lnTo>
                                <a:lnTo>
                                  <a:pt x="27" y="85"/>
                                </a:lnTo>
                                <a:lnTo>
                                  <a:pt x="13" y="75"/>
                                </a:lnTo>
                                <a:lnTo>
                                  <a:pt x="4" y="61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B88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285"/>
                        <wps:cNvSpPr>
                          <a:spLocks/>
                        </wps:cNvSpPr>
                        <wps:spPr bwMode="auto">
                          <a:xfrm>
                            <a:off x="570" y="9"/>
                            <a:ext cx="90" cy="90"/>
                          </a:xfrm>
                          <a:custGeom>
                            <a:avLst/>
                            <a:gdLst>
                              <a:gd name="T0" fmla="+- 0 616 571"/>
                              <a:gd name="T1" fmla="*/ T0 w 90"/>
                              <a:gd name="T2" fmla="+- 0 9 9"/>
                              <a:gd name="T3" fmla="*/ 9 h 90"/>
                              <a:gd name="T4" fmla="+- 0 598 571"/>
                              <a:gd name="T5" fmla="*/ T4 w 90"/>
                              <a:gd name="T6" fmla="+- 0 13 9"/>
                              <a:gd name="T7" fmla="*/ 13 h 90"/>
                              <a:gd name="T8" fmla="+- 0 584 571"/>
                              <a:gd name="T9" fmla="*/ T8 w 90"/>
                              <a:gd name="T10" fmla="+- 0 22 9"/>
                              <a:gd name="T11" fmla="*/ 22 h 90"/>
                              <a:gd name="T12" fmla="+- 0 574 571"/>
                              <a:gd name="T13" fmla="*/ T12 w 90"/>
                              <a:gd name="T14" fmla="+- 0 37 9"/>
                              <a:gd name="T15" fmla="*/ 37 h 90"/>
                              <a:gd name="T16" fmla="+- 0 571 571"/>
                              <a:gd name="T17" fmla="*/ T16 w 90"/>
                              <a:gd name="T18" fmla="+- 0 54 9"/>
                              <a:gd name="T19" fmla="*/ 54 h 90"/>
                              <a:gd name="T20" fmla="+- 0 574 571"/>
                              <a:gd name="T21" fmla="*/ T20 w 90"/>
                              <a:gd name="T22" fmla="+- 0 71 9"/>
                              <a:gd name="T23" fmla="*/ 71 h 90"/>
                              <a:gd name="T24" fmla="+- 0 584 571"/>
                              <a:gd name="T25" fmla="*/ T24 w 90"/>
                              <a:gd name="T26" fmla="+- 0 86 9"/>
                              <a:gd name="T27" fmla="*/ 86 h 90"/>
                              <a:gd name="T28" fmla="+- 0 598 571"/>
                              <a:gd name="T29" fmla="*/ T28 w 90"/>
                              <a:gd name="T30" fmla="+- 0 95 9"/>
                              <a:gd name="T31" fmla="*/ 95 h 90"/>
                              <a:gd name="T32" fmla="+- 0 616 571"/>
                              <a:gd name="T33" fmla="*/ T32 w 90"/>
                              <a:gd name="T34" fmla="+- 0 99 9"/>
                              <a:gd name="T35" fmla="*/ 99 h 90"/>
                              <a:gd name="T36" fmla="+- 0 633 571"/>
                              <a:gd name="T37" fmla="*/ T36 w 90"/>
                              <a:gd name="T38" fmla="+- 0 95 9"/>
                              <a:gd name="T39" fmla="*/ 95 h 90"/>
                              <a:gd name="T40" fmla="+- 0 647 571"/>
                              <a:gd name="T41" fmla="*/ T40 w 90"/>
                              <a:gd name="T42" fmla="+- 0 86 9"/>
                              <a:gd name="T43" fmla="*/ 86 h 90"/>
                              <a:gd name="T44" fmla="+- 0 657 571"/>
                              <a:gd name="T45" fmla="*/ T44 w 90"/>
                              <a:gd name="T46" fmla="+- 0 71 9"/>
                              <a:gd name="T47" fmla="*/ 71 h 90"/>
                              <a:gd name="T48" fmla="+- 0 661 571"/>
                              <a:gd name="T49" fmla="*/ T48 w 90"/>
                              <a:gd name="T50" fmla="+- 0 54 9"/>
                              <a:gd name="T51" fmla="*/ 54 h 90"/>
                              <a:gd name="T52" fmla="+- 0 657 571"/>
                              <a:gd name="T53" fmla="*/ T52 w 90"/>
                              <a:gd name="T54" fmla="+- 0 37 9"/>
                              <a:gd name="T55" fmla="*/ 37 h 90"/>
                              <a:gd name="T56" fmla="+- 0 647 571"/>
                              <a:gd name="T57" fmla="*/ T56 w 90"/>
                              <a:gd name="T58" fmla="+- 0 22 9"/>
                              <a:gd name="T59" fmla="*/ 22 h 90"/>
                              <a:gd name="T60" fmla="+- 0 633 571"/>
                              <a:gd name="T61" fmla="*/ T60 w 90"/>
                              <a:gd name="T62" fmla="+- 0 13 9"/>
                              <a:gd name="T63" fmla="*/ 13 h 90"/>
                              <a:gd name="T64" fmla="+- 0 616 571"/>
                              <a:gd name="T65" fmla="*/ T64 w 90"/>
                              <a:gd name="T66" fmla="+- 0 9 9"/>
                              <a:gd name="T67" fmla="*/ 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0" h="90">
                                <a:moveTo>
                                  <a:pt x="45" y="0"/>
                                </a:moveTo>
                                <a:lnTo>
                                  <a:pt x="27" y="4"/>
                                </a:lnTo>
                                <a:lnTo>
                                  <a:pt x="13" y="13"/>
                                </a:lnTo>
                                <a:lnTo>
                                  <a:pt x="3" y="28"/>
                                </a:lnTo>
                                <a:lnTo>
                                  <a:pt x="0" y="45"/>
                                </a:lnTo>
                                <a:lnTo>
                                  <a:pt x="3" y="62"/>
                                </a:lnTo>
                                <a:lnTo>
                                  <a:pt x="13" y="77"/>
                                </a:lnTo>
                                <a:lnTo>
                                  <a:pt x="27" y="86"/>
                                </a:lnTo>
                                <a:lnTo>
                                  <a:pt x="45" y="90"/>
                                </a:lnTo>
                                <a:lnTo>
                                  <a:pt x="62" y="86"/>
                                </a:lnTo>
                                <a:lnTo>
                                  <a:pt x="76" y="77"/>
                                </a:lnTo>
                                <a:lnTo>
                                  <a:pt x="86" y="62"/>
                                </a:lnTo>
                                <a:lnTo>
                                  <a:pt x="90" y="45"/>
                                </a:lnTo>
                                <a:lnTo>
                                  <a:pt x="86" y="28"/>
                                </a:lnTo>
                                <a:lnTo>
                                  <a:pt x="76" y="13"/>
                                </a:lnTo>
                                <a:lnTo>
                                  <a:pt x="62" y="4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2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284"/>
                        <wps:cNvSpPr>
                          <a:spLocks/>
                        </wps:cNvSpPr>
                        <wps:spPr bwMode="auto">
                          <a:xfrm>
                            <a:off x="570" y="9"/>
                            <a:ext cx="90" cy="90"/>
                          </a:xfrm>
                          <a:custGeom>
                            <a:avLst/>
                            <a:gdLst>
                              <a:gd name="T0" fmla="+- 0 571 571"/>
                              <a:gd name="T1" fmla="*/ T0 w 90"/>
                              <a:gd name="T2" fmla="+- 0 54 9"/>
                              <a:gd name="T3" fmla="*/ 54 h 90"/>
                              <a:gd name="T4" fmla="+- 0 574 571"/>
                              <a:gd name="T5" fmla="*/ T4 w 90"/>
                              <a:gd name="T6" fmla="+- 0 37 9"/>
                              <a:gd name="T7" fmla="*/ 37 h 90"/>
                              <a:gd name="T8" fmla="+- 0 584 571"/>
                              <a:gd name="T9" fmla="*/ T8 w 90"/>
                              <a:gd name="T10" fmla="+- 0 22 9"/>
                              <a:gd name="T11" fmla="*/ 22 h 90"/>
                              <a:gd name="T12" fmla="+- 0 598 571"/>
                              <a:gd name="T13" fmla="*/ T12 w 90"/>
                              <a:gd name="T14" fmla="+- 0 13 9"/>
                              <a:gd name="T15" fmla="*/ 13 h 90"/>
                              <a:gd name="T16" fmla="+- 0 616 571"/>
                              <a:gd name="T17" fmla="*/ T16 w 90"/>
                              <a:gd name="T18" fmla="+- 0 9 9"/>
                              <a:gd name="T19" fmla="*/ 9 h 90"/>
                              <a:gd name="T20" fmla="+- 0 633 571"/>
                              <a:gd name="T21" fmla="*/ T20 w 90"/>
                              <a:gd name="T22" fmla="+- 0 13 9"/>
                              <a:gd name="T23" fmla="*/ 13 h 90"/>
                              <a:gd name="T24" fmla="+- 0 647 571"/>
                              <a:gd name="T25" fmla="*/ T24 w 90"/>
                              <a:gd name="T26" fmla="+- 0 22 9"/>
                              <a:gd name="T27" fmla="*/ 22 h 90"/>
                              <a:gd name="T28" fmla="+- 0 657 571"/>
                              <a:gd name="T29" fmla="*/ T28 w 90"/>
                              <a:gd name="T30" fmla="+- 0 37 9"/>
                              <a:gd name="T31" fmla="*/ 37 h 90"/>
                              <a:gd name="T32" fmla="+- 0 661 571"/>
                              <a:gd name="T33" fmla="*/ T32 w 90"/>
                              <a:gd name="T34" fmla="+- 0 54 9"/>
                              <a:gd name="T35" fmla="*/ 54 h 90"/>
                              <a:gd name="T36" fmla="+- 0 657 571"/>
                              <a:gd name="T37" fmla="*/ T36 w 90"/>
                              <a:gd name="T38" fmla="+- 0 71 9"/>
                              <a:gd name="T39" fmla="*/ 71 h 90"/>
                              <a:gd name="T40" fmla="+- 0 647 571"/>
                              <a:gd name="T41" fmla="*/ T40 w 90"/>
                              <a:gd name="T42" fmla="+- 0 86 9"/>
                              <a:gd name="T43" fmla="*/ 86 h 90"/>
                              <a:gd name="T44" fmla="+- 0 633 571"/>
                              <a:gd name="T45" fmla="*/ T44 w 90"/>
                              <a:gd name="T46" fmla="+- 0 95 9"/>
                              <a:gd name="T47" fmla="*/ 95 h 90"/>
                              <a:gd name="T48" fmla="+- 0 616 571"/>
                              <a:gd name="T49" fmla="*/ T48 w 90"/>
                              <a:gd name="T50" fmla="+- 0 99 9"/>
                              <a:gd name="T51" fmla="*/ 99 h 90"/>
                              <a:gd name="T52" fmla="+- 0 598 571"/>
                              <a:gd name="T53" fmla="*/ T52 w 90"/>
                              <a:gd name="T54" fmla="+- 0 95 9"/>
                              <a:gd name="T55" fmla="*/ 95 h 90"/>
                              <a:gd name="T56" fmla="+- 0 584 571"/>
                              <a:gd name="T57" fmla="*/ T56 w 90"/>
                              <a:gd name="T58" fmla="+- 0 86 9"/>
                              <a:gd name="T59" fmla="*/ 86 h 90"/>
                              <a:gd name="T60" fmla="+- 0 574 571"/>
                              <a:gd name="T61" fmla="*/ T60 w 90"/>
                              <a:gd name="T62" fmla="+- 0 71 9"/>
                              <a:gd name="T63" fmla="*/ 71 h 90"/>
                              <a:gd name="T64" fmla="+- 0 571 571"/>
                              <a:gd name="T65" fmla="*/ T64 w 90"/>
                              <a:gd name="T66" fmla="+- 0 54 9"/>
                              <a:gd name="T67" fmla="*/ 54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0" h="90">
                                <a:moveTo>
                                  <a:pt x="0" y="45"/>
                                </a:moveTo>
                                <a:lnTo>
                                  <a:pt x="3" y="28"/>
                                </a:lnTo>
                                <a:lnTo>
                                  <a:pt x="13" y="13"/>
                                </a:lnTo>
                                <a:lnTo>
                                  <a:pt x="27" y="4"/>
                                </a:lnTo>
                                <a:lnTo>
                                  <a:pt x="45" y="0"/>
                                </a:lnTo>
                                <a:lnTo>
                                  <a:pt x="62" y="4"/>
                                </a:lnTo>
                                <a:lnTo>
                                  <a:pt x="76" y="13"/>
                                </a:lnTo>
                                <a:lnTo>
                                  <a:pt x="86" y="28"/>
                                </a:lnTo>
                                <a:lnTo>
                                  <a:pt x="90" y="45"/>
                                </a:lnTo>
                                <a:lnTo>
                                  <a:pt x="86" y="62"/>
                                </a:lnTo>
                                <a:lnTo>
                                  <a:pt x="76" y="77"/>
                                </a:lnTo>
                                <a:lnTo>
                                  <a:pt x="62" y="86"/>
                                </a:lnTo>
                                <a:lnTo>
                                  <a:pt x="45" y="90"/>
                                </a:lnTo>
                                <a:lnTo>
                                  <a:pt x="27" y="86"/>
                                </a:lnTo>
                                <a:lnTo>
                                  <a:pt x="13" y="77"/>
                                </a:lnTo>
                                <a:lnTo>
                                  <a:pt x="3" y="62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C2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283"/>
                        <wps:cNvSpPr>
                          <a:spLocks/>
                        </wps:cNvSpPr>
                        <wps:spPr bwMode="auto">
                          <a:xfrm>
                            <a:off x="284" y="6"/>
                            <a:ext cx="95" cy="95"/>
                          </a:xfrm>
                          <a:custGeom>
                            <a:avLst/>
                            <a:gdLst>
                              <a:gd name="T0" fmla="+- 0 332 284"/>
                              <a:gd name="T1" fmla="*/ T0 w 95"/>
                              <a:gd name="T2" fmla="+- 0 7 7"/>
                              <a:gd name="T3" fmla="*/ 7 h 95"/>
                              <a:gd name="T4" fmla="+- 0 313 284"/>
                              <a:gd name="T5" fmla="*/ T4 w 95"/>
                              <a:gd name="T6" fmla="+- 0 10 7"/>
                              <a:gd name="T7" fmla="*/ 10 h 95"/>
                              <a:gd name="T8" fmla="+- 0 298 284"/>
                              <a:gd name="T9" fmla="*/ T8 w 95"/>
                              <a:gd name="T10" fmla="+- 0 21 7"/>
                              <a:gd name="T11" fmla="*/ 21 h 95"/>
                              <a:gd name="T12" fmla="+- 0 288 284"/>
                              <a:gd name="T13" fmla="*/ T12 w 95"/>
                              <a:gd name="T14" fmla="+- 0 36 7"/>
                              <a:gd name="T15" fmla="*/ 36 h 95"/>
                              <a:gd name="T16" fmla="+- 0 284 284"/>
                              <a:gd name="T17" fmla="*/ T16 w 95"/>
                              <a:gd name="T18" fmla="+- 0 54 7"/>
                              <a:gd name="T19" fmla="*/ 54 h 95"/>
                              <a:gd name="T20" fmla="+- 0 288 284"/>
                              <a:gd name="T21" fmla="*/ T20 w 95"/>
                              <a:gd name="T22" fmla="+- 0 72 7"/>
                              <a:gd name="T23" fmla="*/ 72 h 95"/>
                              <a:gd name="T24" fmla="+- 0 298 284"/>
                              <a:gd name="T25" fmla="*/ T24 w 95"/>
                              <a:gd name="T26" fmla="+- 0 88 7"/>
                              <a:gd name="T27" fmla="*/ 88 h 95"/>
                              <a:gd name="T28" fmla="+- 0 313 284"/>
                              <a:gd name="T29" fmla="*/ T28 w 95"/>
                              <a:gd name="T30" fmla="+- 0 98 7"/>
                              <a:gd name="T31" fmla="*/ 98 h 95"/>
                              <a:gd name="T32" fmla="+- 0 332 284"/>
                              <a:gd name="T33" fmla="*/ T32 w 95"/>
                              <a:gd name="T34" fmla="+- 0 101 7"/>
                              <a:gd name="T35" fmla="*/ 101 h 95"/>
                              <a:gd name="T36" fmla="+- 0 350 284"/>
                              <a:gd name="T37" fmla="*/ T36 w 95"/>
                              <a:gd name="T38" fmla="+- 0 98 7"/>
                              <a:gd name="T39" fmla="*/ 98 h 95"/>
                              <a:gd name="T40" fmla="+- 0 365 284"/>
                              <a:gd name="T41" fmla="*/ T40 w 95"/>
                              <a:gd name="T42" fmla="+- 0 88 7"/>
                              <a:gd name="T43" fmla="*/ 88 h 95"/>
                              <a:gd name="T44" fmla="+- 0 375 284"/>
                              <a:gd name="T45" fmla="*/ T44 w 95"/>
                              <a:gd name="T46" fmla="+- 0 72 7"/>
                              <a:gd name="T47" fmla="*/ 72 h 95"/>
                              <a:gd name="T48" fmla="+- 0 379 284"/>
                              <a:gd name="T49" fmla="*/ T48 w 95"/>
                              <a:gd name="T50" fmla="+- 0 54 7"/>
                              <a:gd name="T51" fmla="*/ 54 h 95"/>
                              <a:gd name="T52" fmla="+- 0 375 284"/>
                              <a:gd name="T53" fmla="*/ T52 w 95"/>
                              <a:gd name="T54" fmla="+- 0 36 7"/>
                              <a:gd name="T55" fmla="*/ 36 h 95"/>
                              <a:gd name="T56" fmla="+- 0 365 284"/>
                              <a:gd name="T57" fmla="*/ T56 w 95"/>
                              <a:gd name="T58" fmla="+- 0 21 7"/>
                              <a:gd name="T59" fmla="*/ 21 h 95"/>
                              <a:gd name="T60" fmla="+- 0 350 284"/>
                              <a:gd name="T61" fmla="*/ T60 w 95"/>
                              <a:gd name="T62" fmla="+- 0 10 7"/>
                              <a:gd name="T63" fmla="*/ 10 h 95"/>
                              <a:gd name="T64" fmla="+- 0 332 284"/>
                              <a:gd name="T65" fmla="*/ T64 w 95"/>
                              <a:gd name="T66" fmla="+- 0 7 7"/>
                              <a:gd name="T67" fmla="*/ 7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5" h="95">
                                <a:moveTo>
                                  <a:pt x="48" y="0"/>
                                </a:move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4" y="65"/>
                                </a:lnTo>
                                <a:lnTo>
                                  <a:pt x="14" y="81"/>
                                </a:lnTo>
                                <a:lnTo>
                                  <a:pt x="29" y="91"/>
                                </a:lnTo>
                                <a:lnTo>
                                  <a:pt x="48" y="94"/>
                                </a:lnTo>
                                <a:lnTo>
                                  <a:pt x="66" y="91"/>
                                </a:lnTo>
                                <a:lnTo>
                                  <a:pt x="81" y="81"/>
                                </a:lnTo>
                                <a:lnTo>
                                  <a:pt x="91" y="65"/>
                                </a:lnTo>
                                <a:lnTo>
                                  <a:pt x="95" y="47"/>
                                </a:lnTo>
                                <a:lnTo>
                                  <a:pt x="91" y="29"/>
                                </a:lnTo>
                                <a:lnTo>
                                  <a:pt x="81" y="14"/>
                                </a:lnTo>
                                <a:lnTo>
                                  <a:pt x="66" y="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282"/>
                        <wps:cNvSpPr>
                          <a:spLocks/>
                        </wps:cNvSpPr>
                        <wps:spPr bwMode="auto">
                          <a:xfrm>
                            <a:off x="284" y="6"/>
                            <a:ext cx="95" cy="95"/>
                          </a:xfrm>
                          <a:custGeom>
                            <a:avLst/>
                            <a:gdLst>
                              <a:gd name="T0" fmla="+- 0 284 284"/>
                              <a:gd name="T1" fmla="*/ T0 w 95"/>
                              <a:gd name="T2" fmla="+- 0 54 7"/>
                              <a:gd name="T3" fmla="*/ 54 h 95"/>
                              <a:gd name="T4" fmla="+- 0 288 284"/>
                              <a:gd name="T5" fmla="*/ T4 w 95"/>
                              <a:gd name="T6" fmla="+- 0 36 7"/>
                              <a:gd name="T7" fmla="*/ 36 h 95"/>
                              <a:gd name="T8" fmla="+- 0 298 284"/>
                              <a:gd name="T9" fmla="*/ T8 w 95"/>
                              <a:gd name="T10" fmla="+- 0 21 7"/>
                              <a:gd name="T11" fmla="*/ 21 h 95"/>
                              <a:gd name="T12" fmla="+- 0 313 284"/>
                              <a:gd name="T13" fmla="*/ T12 w 95"/>
                              <a:gd name="T14" fmla="+- 0 10 7"/>
                              <a:gd name="T15" fmla="*/ 10 h 95"/>
                              <a:gd name="T16" fmla="+- 0 332 284"/>
                              <a:gd name="T17" fmla="*/ T16 w 95"/>
                              <a:gd name="T18" fmla="+- 0 7 7"/>
                              <a:gd name="T19" fmla="*/ 7 h 95"/>
                              <a:gd name="T20" fmla="+- 0 350 284"/>
                              <a:gd name="T21" fmla="*/ T20 w 95"/>
                              <a:gd name="T22" fmla="+- 0 10 7"/>
                              <a:gd name="T23" fmla="*/ 10 h 95"/>
                              <a:gd name="T24" fmla="+- 0 365 284"/>
                              <a:gd name="T25" fmla="*/ T24 w 95"/>
                              <a:gd name="T26" fmla="+- 0 21 7"/>
                              <a:gd name="T27" fmla="*/ 21 h 95"/>
                              <a:gd name="T28" fmla="+- 0 375 284"/>
                              <a:gd name="T29" fmla="*/ T28 w 95"/>
                              <a:gd name="T30" fmla="+- 0 36 7"/>
                              <a:gd name="T31" fmla="*/ 36 h 95"/>
                              <a:gd name="T32" fmla="+- 0 379 284"/>
                              <a:gd name="T33" fmla="*/ T32 w 95"/>
                              <a:gd name="T34" fmla="+- 0 54 7"/>
                              <a:gd name="T35" fmla="*/ 54 h 95"/>
                              <a:gd name="T36" fmla="+- 0 375 284"/>
                              <a:gd name="T37" fmla="*/ T36 w 95"/>
                              <a:gd name="T38" fmla="+- 0 72 7"/>
                              <a:gd name="T39" fmla="*/ 72 h 95"/>
                              <a:gd name="T40" fmla="+- 0 365 284"/>
                              <a:gd name="T41" fmla="*/ T40 w 95"/>
                              <a:gd name="T42" fmla="+- 0 88 7"/>
                              <a:gd name="T43" fmla="*/ 88 h 95"/>
                              <a:gd name="T44" fmla="+- 0 350 284"/>
                              <a:gd name="T45" fmla="*/ T44 w 95"/>
                              <a:gd name="T46" fmla="+- 0 98 7"/>
                              <a:gd name="T47" fmla="*/ 98 h 95"/>
                              <a:gd name="T48" fmla="+- 0 332 284"/>
                              <a:gd name="T49" fmla="*/ T48 w 95"/>
                              <a:gd name="T50" fmla="+- 0 101 7"/>
                              <a:gd name="T51" fmla="*/ 101 h 95"/>
                              <a:gd name="T52" fmla="+- 0 313 284"/>
                              <a:gd name="T53" fmla="*/ T52 w 95"/>
                              <a:gd name="T54" fmla="+- 0 98 7"/>
                              <a:gd name="T55" fmla="*/ 98 h 95"/>
                              <a:gd name="T56" fmla="+- 0 298 284"/>
                              <a:gd name="T57" fmla="*/ T56 w 95"/>
                              <a:gd name="T58" fmla="+- 0 88 7"/>
                              <a:gd name="T59" fmla="*/ 88 h 95"/>
                              <a:gd name="T60" fmla="+- 0 288 284"/>
                              <a:gd name="T61" fmla="*/ T60 w 95"/>
                              <a:gd name="T62" fmla="+- 0 72 7"/>
                              <a:gd name="T63" fmla="*/ 72 h 95"/>
                              <a:gd name="T64" fmla="+- 0 284 284"/>
                              <a:gd name="T65" fmla="*/ T64 w 95"/>
                              <a:gd name="T66" fmla="+- 0 54 7"/>
                              <a:gd name="T67" fmla="*/ 54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5" h="95">
                                <a:moveTo>
                                  <a:pt x="0" y="47"/>
                                </a:moveTo>
                                <a:lnTo>
                                  <a:pt x="4" y="29"/>
                                </a:lnTo>
                                <a:lnTo>
                                  <a:pt x="14" y="14"/>
                                </a:lnTo>
                                <a:lnTo>
                                  <a:pt x="29" y="3"/>
                                </a:lnTo>
                                <a:lnTo>
                                  <a:pt x="48" y="0"/>
                                </a:lnTo>
                                <a:lnTo>
                                  <a:pt x="66" y="3"/>
                                </a:lnTo>
                                <a:lnTo>
                                  <a:pt x="81" y="14"/>
                                </a:lnTo>
                                <a:lnTo>
                                  <a:pt x="91" y="29"/>
                                </a:lnTo>
                                <a:lnTo>
                                  <a:pt x="95" y="47"/>
                                </a:lnTo>
                                <a:lnTo>
                                  <a:pt x="91" y="65"/>
                                </a:lnTo>
                                <a:lnTo>
                                  <a:pt x="81" y="81"/>
                                </a:lnTo>
                                <a:lnTo>
                                  <a:pt x="66" y="91"/>
                                </a:lnTo>
                                <a:lnTo>
                                  <a:pt x="48" y="94"/>
                                </a:lnTo>
                                <a:lnTo>
                                  <a:pt x="29" y="91"/>
                                </a:lnTo>
                                <a:lnTo>
                                  <a:pt x="14" y="81"/>
                                </a:lnTo>
                                <a:lnTo>
                                  <a:pt x="4" y="65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8C64F" id="Group 281" o:spid="_x0000_s1026" style="width:66.65pt;height:5.45pt;mso-position-horizontal-relative:char;mso-position-vertical-relative:line" coordsize="1333,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">
                <v:line id="Line 297" o:spid="_x0000_s1027" style="position:absolute;visibility:visible;mso-wrap-style:square" from="0,54" to="1332,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" strokecolor="#bebebe" strokeweight=".28997mm"/>
                <v:shape id="Freeform 296" o:spid="_x0000_s1028" style="position:absolute;left:485;top:11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" path="m43,l26,4,13,13,4,27,,43,4,60r9,13l26,82r17,4l60,82,73,73,82,60,86,43,82,27,73,13,60,4,43,xe" fillcolor="#000004" stroked="f">
                  <v:path arrowok="t" o:connecttype="custom" o:connectlocs="43,11;26,15;13,24;4,38;0,54;4,71;13,84;26,93;43,97;60,93;73,84;82,71;86,54;82,38;73,24;60,15;43,11" o:connectangles="0,0,0,0,0,0,0,0,0,0,0,0,0,0,0,0,0"/>
                </v:shape>
                <v:shape id="Freeform 295" o:spid="_x0000_s1029" style="position:absolute;left:485;top:11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" path="m,43l4,27,13,13,26,4,43,,60,4r13,9l82,27r4,16l82,60,73,73,60,82,43,86,26,82,13,73,4,60,,43e" filled="f" strokecolor="#000004" strokeweight=".19242mm">
                  <v:path arrowok="t" o:connecttype="custom" o:connectlocs="0,54;4,38;13,24;26,15;43,11;60,15;73,24;82,38;86,54;82,71;73,84;60,93;43,97;26,93;13,84;4,71;0,54" o:connectangles="0,0,0,0,0,0,0,0,0,0,0,0,0,0,0,0,0"/>
                </v:shape>
                <v:shape id="Freeform 294" o:spid="_x0000_s1030" style="position:absolute;left:818;top:5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" path="m48,l29,4,14,15,3,30,,49,3,68,14,83,29,94r19,4l67,94,82,83,93,68,97,49,93,30,82,15,67,4,48,xe" fillcolor="#1d1147" stroked="f">
                  <v:path arrowok="t" o:connecttype="custom" o:connectlocs="48,5;29,9;14,20;3,35;0,54;3,73;14,88;29,99;48,103;67,99;82,88;93,73;97,54;93,35;82,20;67,9;48,5" o:connectangles="0,0,0,0,0,0,0,0,0,0,0,0,0,0,0,0,0"/>
                </v:shape>
                <v:shape id="Freeform 293" o:spid="_x0000_s1031" style="position:absolute;left:818;top:5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" path="m,49l3,30,14,15,29,4,48,,67,4,82,15,93,30r4,19l93,68,82,83,67,94,48,98,29,94,14,83,3,68,,49e" filled="f" strokecolor="#1d1147" strokeweight=".19242mm">
                  <v:path arrowok="t" o:connecttype="custom" o:connectlocs="0,54;3,35;14,20;29,9;48,5;67,9;82,20;93,35;97,54;93,73;82,88;67,99;48,103;29,99;14,88;3,73;0,54" o:connectangles="0,0,0,0,0,0,0,0,0,0,0,0,0,0,0,0,0"/>
                </v:shape>
                <v:shape id="Picture 292" o:spid="_x0000_s1032" type="#_x0000_t75" style="position:absolute;left:959;width:22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">
                  <v:imagedata r:id="rId143" o:title=""/>
                </v:shape>
                <v:shape id="Freeform 291" o:spid="_x0000_s1033" style="position:absolute;left:688;top:6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" path="m48,l29,3,14,13,4,29,,47,4,66,14,81,29,91r19,4l66,91,81,81,91,66,95,47,91,29,81,13,66,3,48,xe" fillcolor="#b63679" stroked="f">
                  <v:path arrowok="t" o:connecttype="custom" o:connectlocs="48,7;29,10;14,20;4,36;0,54;4,73;14,88;29,98;48,102;66,98;81,88;91,73;95,54;91,36;81,20;66,10;48,7" o:connectangles="0,0,0,0,0,0,0,0,0,0,0,0,0,0,0,0,0"/>
                </v:shape>
                <v:shape id="Freeform 290" o:spid="_x0000_s1034" style="position:absolute;left:688;top:6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" path="m,47l4,29,14,13,29,3,48,,66,3,81,13,91,29r4,18l91,66,81,81,66,91,48,95,29,91,14,81,4,66,,47e" filled="f" strokecolor="#b63679" strokeweight=".19242mm">
                  <v:path arrowok="t" o:connecttype="custom" o:connectlocs="0,54;4,36;14,20;29,10;48,7;66,10;81,20;91,36;95,54;91,73;81,88;66,98;48,102;29,98;14,88;4,73;0,54" o:connectangles="0,0,0,0,0,0,0,0,0,0,0,0,0,0,0,0,0"/>
                </v:shape>
                <v:shape id="Freeform 289" o:spid="_x0000_s1035" style="position:absolute;left:149;top:5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" path="m49,l30,4,14,15,4,30,,49,4,68,14,83,30,94r19,4l68,94,83,83,93,68,97,49,93,30,83,15,68,4,49,xe" fillcolor="#e65164" stroked="f">
                  <v:path arrowok="t" o:connecttype="custom" o:connectlocs="49,5;30,9;14,20;4,35;0,54;4,73;14,88;30,99;49,103;68,99;83,88;93,73;97,54;93,35;83,20;68,9;49,5" o:connectangles="0,0,0,0,0,0,0,0,0,0,0,0,0,0,0,0,0"/>
                </v:shape>
                <v:shape id="Freeform 288" o:spid="_x0000_s1036" style="position:absolute;left:149;top:5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" path="m,49l4,30,14,15,30,4,49,,68,4,83,15,93,30r4,19l93,68,83,83,68,94,49,98,30,94,14,83,4,68,,49e" filled="f" strokecolor="#e65164" strokeweight=".19242mm">
                  <v:path arrowok="t" o:connecttype="custom" o:connectlocs="0,54;4,35;14,20;30,9;49,5;68,9;83,20;93,35;97,54;93,73;83,88;68,99;49,103;30,99;14,88;4,73;0,54" o:connectangles="0,0,0,0,0,0,0,0,0,0,0,0,0,0,0,0,0"/>
                </v:shape>
                <v:shape id="Freeform 287" o:spid="_x0000_s1037" style="position:absolute;left:399;top:10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" path="m44,l27,4,13,13,4,27,,44,4,61r9,14l27,85r17,3l61,85,75,75,85,61,88,44,85,27,75,13,61,4,44,xe" fillcolor="#fb8861" stroked="f">
                  <v:path arrowok="t" o:connecttype="custom" o:connectlocs="44,10;27,14;13,23;4,37;0,54;4,71;13,85;27,95;44,98;61,95;75,85;85,71;88,54;85,37;75,23;61,14;44,10" o:connectangles="0,0,0,0,0,0,0,0,0,0,0,0,0,0,0,0,0"/>
                </v:shape>
                <v:shape id="Freeform 286" o:spid="_x0000_s1038" style="position:absolute;left:399;top:10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" path="m,44l4,27,13,13,27,4,44,,61,4r14,9l85,27r3,17l85,61,75,75,61,85,44,88,27,85,13,75,4,61,,44e" filled="f" strokecolor="#fb8861" strokeweight=".19242mm">
                  <v:path arrowok="t" o:connecttype="custom" o:connectlocs="0,54;4,37;13,23;27,14;44,10;61,14;75,23;85,37;88,54;85,71;75,85;61,95;44,98;27,95;13,85;4,71;0,54" o:connectangles="0,0,0,0,0,0,0,0,0,0,0,0,0,0,0,0,0"/>
                </v:shape>
                <v:shape id="Freeform 285" o:spid="_x0000_s1039" style="position:absolute;left:570;top:9;width:90;height:90;visibility:visible;mso-wrap-style:square;v-text-anchor:top" coordsize="9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" path="m45,l27,4,13,13,3,28,,45,3,62,13,77r14,9l45,90,62,86,76,77,86,62,90,45,86,28,76,13,62,4,45,xe" fillcolor="#fec287" stroked="f">
                  <v:path arrowok="t" o:connecttype="custom" o:connectlocs="45,9;27,13;13,22;3,37;0,54;3,71;13,86;27,95;45,99;62,95;76,86;86,71;90,54;86,37;76,22;62,13;45,9" o:connectangles="0,0,0,0,0,0,0,0,0,0,0,0,0,0,0,0,0"/>
                </v:shape>
                <v:shape id="Freeform 284" o:spid="_x0000_s1040" style="position:absolute;left:570;top:9;width:90;height:90;visibility:visible;mso-wrap-style:square;v-text-anchor:top" coordsize="9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" path="m,45l3,28,13,13,27,4,45,,62,4r14,9l86,28r4,17l86,62,76,77,62,86,45,90,27,86,13,77,3,62,,45e" filled="f" strokecolor="#fec287" strokeweight=".19242mm">
                  <v:path arrowok="t" o:connecttype="custom" o:connectlocs="0,54;3,37;13,22;27,13;45,9;62,13;76,22;86,37;90,54;86,71;76,86;62,95;45,99;27,95;13,86;3,71;0,54" o:connectangles="0,0,0,0,0,0,0,0,0,0,0,0,0,0,0,0,0"/>
                </v:shape>
                <v:shape id="Freeform 283" o:spid="_x0000_s1041" style="position:absolute;left:284;top:6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" path="m48,l29,3,14,14,4,29,,47,4,65,14,81,29,91r19,3l66,91,81,81,91,65,95,47,91,29,81,14,66,3,48,xe" fillcolor="#fcfdbf" stroked="f">
                  <v:path arrowok="t" o:connecttype="custom" o:connectlocs="48,7;29,10;14,21;4,36;0,54;4,72;14,88;29,98;48,101;66,98;81,88;91,72;95,54;91,36;81,21;66,10;48,7" o:connectangles="0,0,0,0,0,0,0,0,0,0,0,0,0,0,0,0,0"/>
                </v:shape>
                <v:shape id="Freeform 282" o:spid="_x0000_s1042" style="position:absolute;left:284;top:6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" path="m,47l4,29,14,14,29,3,48,,66,3,81,14,91,29r4,18l91,65,81,81,66,91,48,94,29,91,14,81,4,65,,47e" filled="f" strokecolor="#fcfdbf" strokeweight=".19242mm">
                  <v:path arrowok="t" o:connecttype="custom" o:connectlocs="0,54;4,36;14,21;29,10;48,7;66,10;81,21;91,36;95,54;91,72;81,88;66,98;48,101;29,98;14,88;4,72;0,54" o:connectangles="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10"/>
        </w:rPr>
        <w:tab/>
      </w:r>
      <w:r w:rsidR="00C85944">
        <w:rPr>
          <w:rFonts w:ascii="Times New Roman"/>
          <w:noProof/>
          <w:sz w:val="12"/>
        </w:rPr>
        <mc:AlternateContent>
          <mc:Choice Requires="wpg">
            <w:drawing>
              <wp:inline distT="0" distB="0" distL="0" distR="0" wp14:anchorId="23DBEC75" wp14:editId="5A6985B7">
                <wp:extent cx="845820" cy="78105"/>
                <wp:effectExtent l="5715" t="13335" r="5715" b="3810"/>
                <wp:docPr id="27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78105"/>
                          <a:chOff x="0" y="0"/>
                          <a:chExt cx="1332" cy="123"/>
                        </a:xfrm>
                      </wpg:grpSpPr>
                      <wps:wsp>
                        <wps:cNvPr id="277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0" y="61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10439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Freeform 279"/>
                        <wps:cNvSpPr>
                          <a:spLocks/>
                        </wps:cNvSpPr>
                        <wps:spPr bwMode="auto">
                          <a:xfrm>
                            <a:off x="1049" y="10"/>
                            <a:ext cx="101" cy="101"/>
                          </a:xfrm>
                          <a:custGeom>
                            <a:avLst/>
                            <a:gdLst>
                              <a:gd name="T0" fmla="+- 0 1100 1050"/>
                              <a:gd name="T1" fmla="*/ T0 w 101"/>
                              <a:gd name="T2" fmla="+- 0 11 11"/>
                              <a:gd name="T3" fmla="*/ 11 h 101"/>
                              <a:gd name="T4" fmla="+- 0 1080 1050"/>
                              <a:gd name="T5" fmla="*/ T4 w 101"/>
                              <a:gd name="T6" fmla="+- 0 15 11"/>
                              <a:gd name="T7" fmla="*/ 15 h 101"/>
                              <a:gd name="T8" fmla="+- 0 1064 1050"/>
                              <a:gd name="T9" fmla="*/ T8 w 101"/>
                              <a:gd name="T10" fmla="+- 0 26 11"/>
                              <a:gd name="T11" fmla="*/ 26 h 101"/>
                              <a:gd name="T12" fmla="+- 0 1054 1050"/>
                              <a:gd name="T13" fmla="*/ T12 w 101"/>
                              <a:gd name="T14" fmla="+- 0 42 11"/>
                              <a:gd name="T15" fmla="*/ 42 h 101"/>
                              <a:gd name="T16" fmla="+- 0 1050 1050"/>
                              <a:gd name="T17" fmla="*/ T16 w 101"/>
                              <a:gd name="T18" fmla="+- 0 61 11"/>
                              <a:gd name="T19" fmla="*/ 61 h 101"/>
                              <a:gd name="T20" fmla="+- 0 1054 1050"/>
                              <a:gd name="T21" fmla="*/ T20 w 101"/>
                              <a:gd name="T22" fmla="+- 0 81 11"/>
                              <a:gd name="T23" fmla="*/ 81 h 101"/>
                              <a:gd name="T24" fmla="+- 0 1064 1050"/>
                              <a:gd name="T25" fmla="*/ T24 w 101"/>
                              <a:gd name="T26" fmla="+- 0 97 11"/>
                              <a:gd name="T27" fmla="*/ 97 h 101"/>
                              <a:gd name="T28" fmla="+- 0 1080 1050"/>
                              <a:gd name="T29" fmla="*/ T28 w 101"/>
                              <a:gd name="T30" fmla="+- 0 108 11"/>
                              <a:gd name="T31" fmla="*/ 108 h 101"/>
                              <a:gd name="T32" fmla="+- 0 1100 1050"/>
                              <a:gd name="T33" fmla="*/ T32 w 101"/>
                              <a:gd name="T34" fmla="+- 0 111 11"/>
                              <a:gd name="T35" fmla="*/ 111 h 101"/>
                              <a:gd name="T36" fmla="+- 0 1119 1050"/>
                              <a:gd name="T37" fmla="*/ T36 w 101"/>
                              <a:gd name="T38" fmla="+- 0 108 11"/>
                              <a:gd name="T39" fmla="*/ 108 h 101"/>
                              <a:gd name="T40" fmla="+- 0 1135 1050"/>
                              <a:gd name="T41" fmla="*/ T40 w 101"/>
                              <a:gd name="T42" fmla="+- 0 97 11"/>
                              <a:gd name="T43" fmla="*/ 97 h 101"/>
                              <a:gd name="T44" fmla="+- 0 1146 1050"/>
                              <a:gd name="T45" fmla="*/ T44 w 101"/>
                              <a:gd name="T46" fmla="+- 0 81 11"/>
                              <a:gd name="T47" fmla="*/ 81 h 101"/>
                              <a:gd name="T48" fmla="+- 0 1150 1050"/>
                              <a:gd name="T49" fmla="*/ T48 w 101"/>
                              <a:gd name="T50" fmla="+- 0 61 11"/>
                              <a:gd name="T51" fmla="*/ 61 h 101"/>
                              <a:gd name="T52" fmla="+- 0 1146 1050"/>
                              <a:gd name="T53" fmla="*/ T52 w 101"/>
                              <a:gd name="T54" fmla="+- 0 42 11"/>
                              <a:gd name="T55" fmla="*/ 42 h 101"/>
                              <a:gd name="T56" fmla="+- 0 1135 1050"/>
                              <a:gd name="T57" fmla="*/ T56 w 101"/>
                              <a:gd name="T58" fmla="+- 0 26 11"/>
                              <a:gd name="T59" fmla="*/ 26 h 101"/>
                              <a:gd name="T60" fmla="+- 0 1119 1050"/>
                              <a:gd name="T61" fmla="*/ T60 w 101"/>
                              <a:gd name="T62" fmla="+- 0 15 11"/>
                              <a:gd name="T63" fmla="*/ 15 h 101"/>
                              <a:gd name="T64" fmla="+- 0 1100 1050"/>
                              <a:gd name="T65" fmla="*/ T64 w 101"/>
                              <a:gd name="T66" fmla="+- 0 11 11"/>
                              <a:gd name="T67" fmla="*/ 11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50" y="0"/>
                                </a:moveTo>
                                <a:lnTo>
                                  <a:pt x="30" y="4"/>
                                </a:lnTo>
                                <a:lnTo>
                                  <a:pt x="14" y="15"/>
                                </a:lnTo>
                                <a:lnTo>
                                  <a:pt x="4" y="31"/>
                                </a:lnTo>
                                <a:lnTo>
                                  <a:pt x="0" y="50"/>
                                </a:lnTo>
                                <a:lnTo>
                                  <a:pt x="4" y="70"/>
                                </a:lnTo>
                                <a:lnTo>
                                  <a:pt x="14" y="86"/>
                                </a:lnTo>
                                <a:lnTo>
                                  <a:pt x="30" y="97"/>
                                </a:lnTo>
                                <a:lnTo>
                                  <a:pt x="50" y="100"/>
                                </a:lnTo>
                                <a:lnTo>
                                  <a:pt x="69" y="97"/>
                                </a:lnTo>
                                <a:lnTo>
                                  <a:pt x="85" y="86"/>
                                </a:lnTo>
                                <a:lnTo>
                                  <a:pt x="96" y="70"/>
                                </a:lnTo>
                                <a:lnTo>
                                  <a:pt x="100" y="50"/>
                                </a:lnTo>
                                <a:lnTo>
                                  <a:pt x="96" y="31"/>
                                </a:lnTo>
                                <a:lnTo>
                                  <a:pt x="85" y="15"/>
                                </a:lnTo>
                                <a:lnTo>
                                  <a:pt x="69" y="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278"/>
                        <wps:cNvSpPr>
                          <a:spLocks/>
                        </wps:cNvSpPr>
                        <wps:spPr bwMode="auto">
                          <a:xfrm>
                            <a:off x="1049" y="10"/>
                            <a:ext cx="101" cy="101"/>
                          </a:xfrm>
                          <a:custGeom>
                            <a:avLst/>
                            <a:gdLst>
                              <a:gd name="T0" fmla="+- 0 1050 1050"/>
                              <a:gd name="T1" fmla="*/ T0 w 101"/>
                              <a:gd name="T2" fmla="+- 0 61 11"/>
                              <a:gd name="T3" fmla="*/ 61 h 101"/>
                              <a:gd name="T4" fmla="+- 0 1054 1050"/>
                              <a:gd name="T5" fmla="*/ T4 w 101"/>
                              <a:gd name="T6" fmla="+- 0 42 11"/>
                              <a:gd name="T7" fmla="*/ 42 h 101"/>
                              <a:gd name="T8" fmla="+- 0 1064 1050"/>
                              <a:gd name="T9" fmla="*/ T8 w 101"/>
                              <a:gd name="T10" fmla="+- 0 26 11"/>
                              <a:gd name="T11" fmla="*/ 26 h 101"/>
                              <a:gd name="T12" fmla="+- 0 1080 1050"/>
                              <a:gd name="T13" fmla="*/ T12 w 101"/>
                              <a:gd name="T14" fmla="+- 0 15 11"/>
                              <a:gd name="T15" fmla="*/ 15 h 101"/>
                              <a:gd name="T16" fmla="+- 0 1100 1050"/>
                              <a:gd name="T17" fmla="*/ T16 w 101"/>
                              <a:gd name="T18" fmla="+- 0 11 11"/>
                              <a:gd name="T19" fmla="*/ 11 h 101"/>
                              <a:gd name="T20" fmla="+- 0 1119 1050"/>
                              <a:gd name="T21" fmla="*/ T20 w 101"/>
                              <a:gd name="T22" fmla="+- 0 15 11"/>
                              <a:gd name="T23" fmla="*/ 15 h 101"/>
                              <a:gd name="T24" fmla="+- 0 1135 1050"/>
                              <a:gd name="T25" fmla="*/ T24 w 101"/>
                              <a:gd name="T26" fmla="+- 0 26 11"/>
                              <a:gd name="T27" fmla="*/ 26 h 101"/>
                              <a:gd name="T28" fmla="+- 0 1146 1050"/>
                              <a:gd name="T29" fmla="*/ T28 w 101"/>
                              <a:gd name="T30" fmla="+- 0 42 11"/>
                              <a:gd name="T31" fmla="*/ 42 h 101"/>
                              <a:gd name="T32" fmla="+- 0 1150 1050"/>
                              <a:gd name="T33" fmla="*/ T32 w 101"/>
                              <a:gd name="T34" fmla="+- 0 61 11"/>
                              <a:gd name="T35" fmla="*/ 61 h 101"/>
                              <a:gd name="T36" fmla="+- 0 1146 1050"/>
                              <a:gd name="T37" fmla="*/ T36 w 101"/>
                              <a:gd name="T38" fmla="+- 0 81 11"/>
                              <a:gd name="T39" fmla="*/ 81 h 101"/>
                              <a:gd name="T40" fmla="+- 0 1135 1050"/>
                              <a:gd name="T41" fmla="*/ T40 w 101"/>
                              <a:gd name="T42" fmla="+- 0 97 11"/>
                              <a:gd name="T43" fmla="*/ 97 h 101"/>
                              <a:gd name="T44" fmla="+- 0 1119 1050"/>
                              <a:gd name="T45" fmla="*/ T44 w 101"/>
                              <a:gd name="T46" fmla="+- 0 108 11"/>
                              <a:gd name="T47" fmla="*/ 108 h 101"/>
                              <a:gd name="T48" fmla="+- 0 1100 1050"/>
                              <a:gd name="T49" fmla="*/ T48 w 101"/>
                              <a:gd name="T50" fmla="+- 0 111 11"/>
                              <a:gd name="T51" fmla="*/ 111 h 101"/>
                              <a:gd name="T52" fmla="+- 0 1080 1050"/>
                              <a:gd name="T53" fmla="*/ T52 w 101"/>
                              <a:gd name="T54" fmla="+- 0 108 11"/>
                              <a:gd name="T55" fmla="*/ 108 h 101"/>
                              <a:gd name="T56" fmla="+- 0 1064 1050"/>
                              <a:gd name="T57" fmla="*/ T56 w 101"/>
                              <a:gd name="T58" fmla="+- 0 97 11"/>
                              <a:gd name="T59" fmla="*/ 97 h 101"/>
                              <a:gd name="T60" fmla="+- 0 1054 1050"/>
                              <a:gd name="T61" fmla="*/ T60 w 101"/>
                              <a:gd name="T62" fmla="+- 0 81 11"/>
                              <a:gd name="T63" fmla="*/ 81 h 101"/>
                              <a:gd name="T64" fmla="+- 0 1050 1050"/>
                              <a:gd name="T65" fmla="*/ T64 w 101"/>
                              <a:gd name="T66" fmla="+- 0 61 11"/>
                              <a:gd name="T67" fmla="*/ 61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1" h="101">
                                <a:moveTo>
                                  <a:pt x="0" y="50"/>
                                </a:moveTo>
                                <a:lnTo>
                                  <a:pt x="4" y="31"/>
                                </a:lnTo>
                                <a:lnTo>
                                  <a:pt x="14" y="15"/>
                                </a:lnTo>
                                <a:lnTo>
                                  <a:pt x="30" y="4"/>
                                </a:lnTo>
                                <a:lnTo>
                                  <a:pt x="50" y="0"/>
                                </a:lnTo>
                                <a:lnTo>
                                  <a:pt x="69" y="4"/>
                                </a:lnTo>
                                <a:lnTo>
                                  <a:pt x="85" y="15"/>
                                </a:lnTo>
                                <a:lnTo>
                                  <a:pt x="96" y="31"/>
                                </a:lnTo>
                                <a:lnTo>
                                  <a:pt x="100" y="50"/>
                                </a:lnTo>
                                <a:lnTo>
                                  <a:pt x="96" y="70"/>
                                </a:lnTo>
                                <a:lnTo>
                                  <a:pt x="85" y="86"/>
                                </a:lnTo>
                                <a:lnTo>
                                  <a:pt x="69" y="97"/>
                                </a:lnTo>
                                <a:lnTo>
                                  <a:pt x="50" y="100"/>
                                </a:lnTo>
                                <a:lnTo>
                                  <a:pt x="30" y="97"/>
                                </a:lnTo>
                                <a:lnTo>
                                  <a:pt x="14" y="86"/>
                                </a:lnTo>
                                <a:lnTo>
                                  <a:pt x="4" y="7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277"/>
                        <wps:cNvSpPr>
                          <a:spLocks/>
                        </wps:cNvSpPr>
                        <wps:spPr bwMode="auto">
                          <a:xfrm>
                            <a:off x="195" y="8"/>
                            <a:ext cx="105" cy="105"/>
                          </a:xfrm>
                          <a:custGeom>
                            <a:avLst/>
                            <a:gdLst>
                              <a:gd name="T0" fmla="+- 0 248 195"/>
                              <a:gd name="T1" fmla="*/ T0 w 105"/>
                              <a:gd name="T2" fmla="+- 0 9 9"/>
                              <a:gd name="T3" fmla="*/ 9 h 105"/>
                              <a:gd name="T4" fmla="+- 0 227 195"/>
                              <a:gd name="T5" fmla="*/ T4 w 105"/>
                              <a:gd name="T6" fmla="+- 0 13 9"/>
                              <a:gd name="T7" fmla="*/ 13 h 105"/>
                              <a:gd name="T8" fmla="+- 0 210 195"/>
                              <a:gd name="T9" fmla="*/ T8 w 105"/>
                              <a:gd name="T10" fmla="+- 0 24 9"/>
                              <a:gd name="T11" fmla="*/ 24 h 105"/>
                              <a:gd name="T12" fmla="+- 0 199 195"/>
                              <a:gd name="T13" fmla="*/ T12 w 105"/>
                              <a:gd name="T14" fmla="+- 0 41 9"/>
                              <a:gd name="T15" fmla="*/ 41 h 105"/>
                              <a:gd name="T16" fmla="+- 0 195 195"/>
                              <a:gd name="T17" fmla="*/ T16 w 105"/>
                              <a:gd name="T18" fmla="+- 0 61 9"/>
                              <a:gd name="T19" fmla="*/ 61 h 105"/>
                              <a:gd name="T20" fmla="+- 0 199 195"/>
                              <a:gd name="T21" fmla="*/ T20 w 105"/>
                              <a:gd name="T22" fmla="+- 0 82 9"/>
                              <a:gd name="T23" fmla="*/ 82 h 105"/>
                              <a:gd name="T24" fmla="+- 0 210 195"/>
                              <a:gd name="T25" fmla="*/ T24 w 105"/>
                              <a:gd name="T26" fmla="+- 0 98 9"/>
                              <a:gd name="T27" fmla="*/ 98 h 105"/>
                              <a:gd name="T28" fmla="+- 0 227 195"/>
                              <a:gd name="T29" fmla="*/ T28 w 105"/>
                              <a:gd name="T30" fmla="+- 0 109 9"/>
                              <a:gd name="T31" fmla="*/ 109 h 105"/>
                              <a:gd name="T32" fmla="+- 0 248 195"/>
                              <a:gd name="T33" fmla="*/ T32 w 105"/>
                              <a:gd name="T34" fmla="+- 0 114 9"/>
                              <a:gd name="T35" fmla="*/ 114 h 105"/>
                              <a:gd name="T36" fmla="+- 0 268 195"/>
                              <a:gd name="T37" fmla="*/ T36 w 105"/>
                              <a:gd name="T38" fmla="+- 0 109 9"/>
                              <a:gd name="T39" fmla="*/ 109 h 105"/>
                              <a:gd name="T40" fmla="+- 0 284 195"/>
                              <a:gd name="T41" fmla="*/ T40 w 105"/>
                              <a:gd name="T42" fmla="+- 0 98 9"/>
                              <a:gd name="T43" fmla="*/ 98 h 105"/>
                              <a:gd name="T44" fmla="+- 0 296 195"/>
                              <a:gd name="T45" fmla="*/ T44 w 105"/>
                              <a:gd name="T46" fmla="+- 0 82 9"/>
                              <a:gd name="T47" fmla="*/ 82 h 105"/>
                              <a:gd name="T48" fmla="+- 0 300 195"/>
                              <a:gd name="T49" fmla="*/ T48 w 105"/>
                              <a:gd name="T50" fmla="+- 0 61 9"/>
                              <a:gd name="T51" fmla="*/ 61 h 105"/>
                              <a:gd name="T52" fmla="+- 0 296 195"/>
                              <a:gd name="T53" fmla="*/ T52 w 105"/>
                              <a:gd name="T54" fmla="+- 0 41 9"/>
                              <a:gd name="T55" fmla="*/ 41 h 105"/>
                              <a:gd name="T56" fmla="+- 0 284 195"/>
                              <a:gd name="T57" fmla="*/ T56 w 105"/>
                              <a:gd name="T58" fmla="+- 0 24 9"/>
                              <a:gd name="T59" fmla="*/ 24 h 105"/>
                              <a:gd name="T60" fmla="+- 0 268 195"/>
                              <a:gd name="T61" fmla="*/ T60 w 105"/>
                              <a:gd name="T62" fmla="+- 0 13 9"/>
                              <a:gd name="T63" fmla="*/ 13 h 105"/>
                              <a:gd name="T64" fmla="+- 0 248 195"/>
                              <a:gd name="T65" fmla="*/ T64 w 105"/>
                              <a:gd name="T66" fmla="+- 0 9 9"/>
                              <a:gd name="T67" fmla="*/ 9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53" y="0"/>
                                </a:moveTo>
                                <a:lnTo>
                                  <a:pt x="32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2"/>
                                </a:lnTo>
                                <a:lnTo>
                                  <a:pt x="0" y="52"/>
                                </a:lnTo>
                                <a:lnTo>
                                  <a:pt x="4" y="73"/>
                                </a:lnTo>
                                <a:lnTo>
                                  <a:pt x="15" y="89"/>
                                </a:lnTo>
                                <a:lnTo>
                                  <a:pt x="32" y="100"/>
                                </a:lnTo>
                                <a:lnTo>
                                  <a:pt x="53" y="105"/>
                                </a:lnTo>
                                <a:lnTo>
                                  <a:pt x="73" y="100"/>
                                </a:lnTo>
                                <a:lnTo>
                                  <a:pt x="89" y="89"/>
                                </a:lnTo>
                                <a:lnTo>
                                  <a:pt x="101" y="73"/>
                                </a:lnTo>
                                <a:lnTo>
                                  <a:pt x="105" y="52"/>
                                </a:lnTo>
                                <a:lnTo>
                                  <a:pt x="101" y="32"/>
                                </a:lnTo>
                                <a:lnTo>
                                  <a:pt x="89" y="15"/>
                                </a:lnTo>
                                <a:lnTo>
                                  <a:pt x="73" y="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11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276"/>
                        <wps:cNvSpPr>
                          <a:spLocks/>
                        </wps:cNvSpPr>
                        <wps:spPr bwMode="auto">
                          <a:xfrm>
                            <a:off x="195" y="8"/>
                            <a:ext cx="105" cy="105"/>
                          </a:xfrm>
                          <a:custGeom>
                            <a:avLst/>
                            <a:gdLst>
                              <a:gd name="T0" fmla="+- 0 195 195"/>
                              <a:gd name="T1" fmla="*/ T0 w 105"/>
                              <a:gd name="T2" fmla="+- 0 61 9"/>
                              <a:gd name="T3" fmla="*/ 61 h 105"/>
                              <a:gd name="T4" fmla="+- 0 199 195"/>
                              <a:gd name="T5" fmla="*/ T4 w 105"/>
                              <a:gd name="T6" fmla="+- 0 41 9"/>
                              <a:gd name="T7" fmla="*/ 41 h 105"/>
                              <a:gd name="T8" fmla="+- 0 210 195"/>
                              <a:gd name="T9" fmla="*/ T8 w 105"/>
                              <a:gd name="T10" fmla="+- 0 24 9"/>
                              <a:gd name="T11" fmla="*/ 24 h 105"/>
                              <a:gd name="T12" fmla="+- 0 227 195"/>
                              <a:gd name="T13" fmla="*/ T12 w 105"/>
                              <a:gd name="T14" fmla="+- 0 13 9"/>
                              <a:gd name="T15" fmla="*/ 13 h 105"/>
                              <a:gd name="T16" fmla="+- 0 248 195"/>
                              <a:gd name="T17" fmla="*/ T16 w 105"/>
                              <a:gd name="T18" fmla="+- 0 9 9"/>
                              <a:gd name="T19" fmla="*/ 9 h 105"/>
                              <a:gd name="T20" fmla="+- 0 268 195"/>
                              <a:gd name="T21" fmla="*/ T20 w 105"/>
                              <a:gd name="T22" fmla="+- 0 13 9"/>
                              <a:gd name="T23" fmla="*/ 13 h 105"/>
                              <a:gd name="T24" fmla="+- 0 284 195"/>
                              <a:gd name="T25" fmla="*/ T24 w 105"/>
                              <a:gd name="T26" fmla="+- 0 24 9"/>
                              <a:gd name="T27" fmla="*/ 24 h 105"/>
                              <a:gd name="T28" fmla="+- 0 296 195"/>
                              <a:gd name="T29" fmla="*/ T28 w 105"/>
                              <a:gd name="T30" fmla="+- 0 41 9"/>
                              <a:gd name="T31" fmla="*/ 41 h 105"/>
                              <a:gd name="T32" fmla="+- 0 300 195"/>
                              <a:gd name="T33" fmla="*/ T32 w 105"/>
                              <a:gd name="T34" fmla="+- 0 61 9"/>
                              <a:gd name="T35" fmla="*/ 61 h 105"/>
                              <a:gd name="T36" fmla="+- 0 296 195"/>
                              <a:gd name="T37" fmla="*/ T36 w 105"/>
                              <a:gd name="T38" fmla="+- 0 82 9"/>
                              <a:gd name="T39" fmla="*/ 82 h 105"/>
                              <a:gd name="T40" fmla="+- 0 284 195"/>
                              <a:gd name="T41" fmla="*/ T40 w 105"/>
                              <a:gd name="T42" fmla="+- 0 98 9"/>
                              <a:gd name="T43" fmla="*/ 98 h 105"/>
                              <a:gd name="T44" fmla="+- 0 268 195"/>
                              <a:gd name="T45" fmla="*/ T44 w 105"/>
                              <a:gd name="T46" fmla="+- 0 109 9"/>
                              <a:gd name="T47" fmla="*/ 109 h 105"/>
                              <a:gd name="T48" fmla="+- 0 248 195"/>
                              <a:gd name="T49" fmla="*/ T48 w 105"/>
                              <a:gd name="T50" fmla="+- 0 114 9"/>
                              <a:gd name="T51" fmla="*/ 114 h 105"/>
                              <a:gd name="T52" fmla="+- 0 227 195"/>
                              <a:gd name="T53" fmla="*/ T52 w 105"/>
                              <a:gd name="T54" fmla="+- 0 109 9"/>
                              <a:gd name="T55" fmla="*/ 109 h 105"/>
                              <a:gd name="T56" fmla="+- 0 210 195"/>
                              <a:gd name="T57" fmla="*/ T56 w 105"/>
                              <a:gd name="T58" fmla="+- 0 98 9"/>
                              <a:gd name="T59" fmla="*/ 98 h 105"/>
                              <a:gd name="T60" fmla="+- 0 199 195"/>
                              <a:gd name="T61" fmla="*/ T60 w 105"/>
                              <a:gd name="T62" fmla="+- 0 82 9"/>
                              <a:gd name="T63" fmla="*/ 82 h 105"/>
                              <a:gd name="T64" fmla="+- 0 195 195"/>
                              <a:gd name="T65" fmla="*/ T64 w 105"/>
                              <a:gd name="T66" fmla="+- 0 61 9"/>
                              <a:gd name="T67" fmla="*/ 61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0" y="52"/>
                                </a:moveTo>
                                <a:lnTo>
                                  <a:pt x="4" y="32"/>
                                </a:lnTo>
                                <a:lnTo>
                                  <a:pt x="15" y="15"/>
                                </a:lnTo>
                                <a:lnTo>
                                  <a:pt x="32" y="4"/>
                                </a:lnTo>
                                <a:lnTo>
                                  <a:pt x="53" y="0"/>
                                </a:lnTo>
                                <a:lnTo>
                                  <a:pt x="73" y="4"/>
                                </a:lnTo>
                                <a:lnTo>
                                  <a:pt x="89" y="15"/>
                                </a:lnTo>
                                <a:lnTo>
                                  <a:pt x="101" y="32"/>
                                </a:lnTo>
                                <a:lnTo>
                                  <a:pt x="105" y="52"/>
                                </a:lnTo>
                                <a:lnTo>
                                  <a:pt x="101" y="73"/>
                                </a:lnTo>
                                <a:lnTo>
                                  <a:pt x="89" y="89"/>
                                </a:lnTo>
                                <a:lnTo>
                                  <a:pt x="73" y="100"/>
                                </a:lnTo>
                                <a:lnTo>
                                  <a:pt x="53" y="105"/>
                                </a:lnTo>
                                <a:lnTo>
                                  <a:pt x="32" y="100"/>
                                </a:lnTo>
                                <a:lnTo>
                                  <a:pt x="15" y="89"/>
                                </a:lnTo>
                                <a:lnTo>
                                  <a:pt x="4" y="73"/>
                                </a:lnTo>
                                <a:lnTo>
                                  <a:pt x="0" y="5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2D11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75"/>
                        <wps:cNvSpPr>
                          <a:spLocks/>
                        </wps:cNvSpPr>
                        <wps:spPr bwMode="auto">
                          <a:xfrm>
                            <a:off x="564" y="11"/>
                            <a:ext cx="100" cy="100"/>
                          </a:xfrm>
                          <a:custGeom>
                            <a:avLst/>
                            <a:gdLst>
                              <a:gd name="T0" fmla="+- 0 614 565"/>
                              <a:gd name="T1" fmla="*/ T0 w 100"/>
                              <a:gd name="T2" fmla="+- 0 12 12"/>
                              <a:gd name="T3" fmla="*/ 12 h 100"/>
                              <a:gd name="T4" fmla="+- 0 595 565"/>
                              <a:gd name="T5" fmla="*/ T4 w 100"/>
                              <a:gd name="T6" fmla="+- 0 16 12"/>
                              <a:gd name="T7" fmla="*/ 16 h 100"/>
                              <a:gd name="T8" fmla="+- 0 579 565"/>
                              <a:gd name="T9" fmla="*/ T8 w 100"/>
                              <a:gd name="T10" fmla="+- 0 26 12"/>
                              <a:gd name="T11" fmla="*/ 26 h 100"/>
                              <a:gd name="T12" fmla="+- 0 569 565"/>
                              <a:gd name="T13" fmla="*/ T12 w 100"/>
                              <a:gd name="T14" fmla="+- 0 42 12"/>
                              <a:gd name="T15" fmla="*/ 42 h 100"/>
                              <a:gd name="T16" fmla="+- 0 565 565"/>
                              <a:gd name="T17" fmla="*/ T16 w 100"/>
                              <a:gd name="T18" fmla="+- 0 61 12"/>
                              <a:gd name="T19" fmla="*/ 61 h 100"/>
                              <a:gd name="T20" fmla="+- 0 569 565"/>
                              <a:gd name="T21" fmla="*/ T20 w 100"/>
                              <a:gd name="T22" fmla="+- 0 81 12"/>
                              <a:gd name="T23" fmla="*/ 81 h 100"/>
                              <a:gd name="T24" fmla="+- 0 579 565"/>
                              <a:gd name="T25" fmla="*/ T24 w 100"/>
                              <a:gd name="T26" fmla="+- 0 96 12"/>
                              <a:gd name="T27" fmla="*/ 96 h 100"/>
                              <a:gd name="T28" fmla="+- 0 595 565"/>
                              <a:gd name="T29" fmla="*/ T28 w 100"/>
                              <a:gd name="T30" fmla="+- 0 107 12"/>
                              <a:gd name="T31" fmla="*/ 107 h 100"/>
                              <a:gd name="T32" fmla="+- 0 614 565"/>
                              <a:gd name="T33" fmla="*/ T32 w 100"/>
                              <a:gd name="T34" fmla="+- 0 111 12"/>
                              <a:gd name="T35" fmla="*/ 111 h 100"/>
                              <a:gd name="T36" fmla="+- 0 634 565"/>
                              <a:gd name="T37" fmla="*/ T36 w 100"/>
                              <a:gd name="T38" fmla="+- 0 107 12"/>
                              <a:gd name="T39" fmla="*/ 107 h 100"/>
                              <a:gd name="T40" fmla="+- 0 650 565"/>
                              <a:gd name="T41" fmla="*/ T40 w 100"/>
                              <a:gd name="T42" fmla="+- 0 96 12"/>
                              <a:gd name="T43" fmla="*/ 96 h 100"/>
                              <a:gd name="T44" fmla="+- 0 660 565"/>
                              <a:gd name="T45" fmla="*/ T44 w 100"/>
                              <a:gd name="T46" fmla="+- 0 81 12"/>
                              <a:gd name="T47" fmla="*/ 81 h 100"/>
                              <a:gd name="T48" fmla="+- 0 664 565"/>
                              <a:gd name="T49" fmla="*/ T48 w 100"/>
                              <a:gd name="T50" fmla="+- 0 61 12"/>
                              <a:gd name="T51" fmla="*/ 61 h 100"/>
                              <a:gd name="T52" fmla="+- 0 660 565"/>
                              <a:gd name="T53" fmla="*/ T52 w 100"/>
                              <a:gd name="T54" fmla="+- 0 42 12"/>
                              <a:gd name="T55" fmla="*/ 42 h 100"/>
                              <a:gd name="T56" fmla="+- 0 650 565"/>
                              <a:gd name="T57" fmla="*/ T56 w 100"/>
                              <a:gd name="T58" fmla="+- 0 26 12"/>
                              <a:gd name="T59" fmla="*/ 26 h 100"/>
                              <a:gd name="T60" fmla="+- 0 634 565"/>
                              <a:gd name="T61" fmla="*/ T60 w 100"/>
                              <a:gd name="T62" fmla="+- 0 16 12"/>
                              <a:gd name="T63" fmla="*/ 16 h 100"/>
                              <a:gd name="T64" fmla="+- 0 614 565"/>
                              <a:gd name="T65" fmla="*/ T64 w 100"/>
                              <a:gd name="T66" fmla="+- 0 12 12"/>
                              <a:gd name="T67" fmla="*/ 12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0" h="100">
                                <a:moveTo>
                                  <a:pt x="49" y="0"/>
                                </a:move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9"/>
                                </a:lnTo>
                                <a:lnTo>
                                  <a:pt x="4" y="69"/>
                                </a:lnTo>
                                <a:lnTo>
                                  <a:pt x="14" y="84"/>
                                </a:lnTo>
                                <a:lnTo>
                                  <a:pt x="30" y="95"/>
                                </a:lnTo>
                                <a:lnTo>
                                  <a:pt x="49" y="99"/>
                                </a:lnTo>
                                <a:lnTo>
                                  <a:pt x="69" y="95"/>
                                </a:lnTo>
                                <a:lnTo>
                                  <a:pt x="85" y="84"/>
                                </a:lnTo>
                                <a:lnTo>
                                  <a:pt x="95" y="69"/>
                                </a:lnTo>
                                <a:lnTo>
                                  <a:pt x="99" y="49"/>
                                </a:lnTo>
                                <a:lnTo>
                                  <a:pt x="95" y="30"/>
                                </a:lnTo>
                                <a:lnTo>
                                  <a:pt x="85" y="14"/>
                                </a:lnTo>
                                <a:lnTo>
                                  <a:pt x="69" y="4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F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274"/>
                        <wps:cNvSpPr>
                          <a:spLocks/>
                        </wps:cNvSpPr>
                        <wps:spPr bwMode="auto">
                          <a:xfrm>
                            <a:off x="564" y="11"/>
                            <a:ext cx="100" cy="100"/>
                          </a:xfrm>
                          <a:custGeom>
                            <a:avLst/>
                            <a:gdLst>
                              <a:gd name="T0" fmla="+- 0 565 565"/>
                              <a:gd name="T1" fmla="*/ T0 w 100"/>
                              <a:gd name="T2" fmla="+- 0 61 12"/>
                              <a:gd name="T3" fmla="*/ 61 h 100"/>
                              <a:gd name="T4" fmla="+- 0 569 565"/>
                              <a:gd name="T5" fmla="*/ T4 w 100"/>
                              <a:gd name="T6" fmla="+- 0 42 12"/>
                              <a:gd name="T7" fmla="*/ 42 h 100"/>
                              <a:gd name="T8" fmla="+- 0 579 565"/>
                              <a:gd name="T9" fmla="*/ T8 w 100"/>
                              <a:gd name="T10" fmla="+- 0 26 12"/>
                              <a:gd name="T11" fmla="*/ 26 h 100"/>
                              <a:gd name="T12" fmla="+- 0 595 565"/>
                              <a:gd name="T13" fmla="*/ T12 w 100"/>
                              <a:gd name="T14" fmla="+- 0 16 12"/>
                              <a:gd name="T15" fmla="*/ 16 h 100"/>
                              <a:gd name="T16" fmla="+- 0 614 565"/>
                              <a:gd name="T17" fmla="*/ T16 w 100"/>
                              <a:gd name="T18" fmla="+- 0 12 12"/>
                              <a:gd name="T19" fmla="*/ 12 h 100"/>
                              <a:gd name="T20" fmla="+- 0 634 565"/>
                              <a:gd name="T21" fmla="*/ T20 w 100"/>
                              <a:gd name="T22" fmla="+- 0 16 12"/>
                              <a:gd name="T23" fmla="*/ 16 h 100"/>
                              <a:gd name="T24" fmla="+- 0 650 565"/>
                              <a:gd name="T25" fmla="*/ T24 w 100"/>
                              <a:gd name="T26" fmla="+- 0 26 12"/>
                              <a:gd name="T27" fmla="*/ 26 h 100"/>
                              <a:gd name="T28" fmla="+- 0 660 565"/>
                              <a:gd name="T29" fmla="*/ T28 w 100"/>
                              <a:gd name="T30" fmla="+- 0 42 12"/>
                              <a:gd name="T31" fmla="*/ 42 h 100"/>
                              <a:gd name="T32" fmla="+- 0 664 565"/>
                              <a:gd name="T33" fmla="*/ T32 w 100"/>
                              <a:gd name="T34" fmla="+- 0 61 12"/>
                              <a:gd name="T35" fmla="*/ 61 h 100"/>
                              <a:gd name="T36" fmla="+- 0 660 565"/>
                              <a:gd name="T37" fmla="*/ T36 w 100"/>
                              <a:gd name="T38" fmla="+- 0 81 12"/>
                              <a:gd name="T39" fmla="*/ 81 h 100"/>
                              <a:gd name="T40" fmla="+- 0 650 565"/>
                              <a:gd name="T41" fmla="*/ T40 w 100"/>
                              <a:gd name="T42" fmla="+- 0 96 12"/>
                              <a:gd name="T43" fmla="*/ 96 h 100"/>
                              <a:gd name="T44" fmla="+- 0 634 565"/>
                              <a:gd name="T45" fmla="*/ T44 w 100"/>
                              <a:gd name="T46" fmla="+- 0 107 12"/>
                              <a:gd name="T47" fmla="*/ 107 h 100"/>
                              <a:gd name="T48" fmla="+- 0 614 565"/>
                              <a:gd name="T49" fmla="*/ T48 w 100"/>
                              <a:gd name="T50" fmla="+- 0 111 12"/>
                              <a:gd name="T51" fmla="*/ 111 h 100"/>
                              <a:gd name="T52" fmla="+- 0 595 565"/>
                              <a:gd name="T53" fmla="*/ T52 w 100"/>
                              <a:gd name="T54" fmla="+- 0 107 12"/>
                              <a:gd name="T55" fmla="*/ 107 h 100"/>
                              <a:gd name="T56" fmla="+- 0 579 565"/>
                              <a:gd name="T57" fmla="*/ T56 w 100"/>
                              <a:gd name="T58" fmla="+- 0 96 12"/>
                              <a:gd name="T59" fmla="*/ 96 h 100"/>
                              <a:gd name="T60" fmla="+- 0 569 565"/>
                              <a:gd name="T61" fmla="*/ T60 w 100"/>
                              <a:gd name="T62" fmla="+- 0 81 12"/>
                              <a:gd name="T63" fmla="*/ 81 h 100"/>
                              <a:gd name="T64" fmla="+- 0 565 565"/>
                              <a:gd name="T65" fmla="*/ T64 w 100"/>
                              <a:gd name="T66" fmla="+- 0 61 12"/>
                              <a:gd name="T67" fmla="*/ 61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0" h="100">
                                <a:moveTo>
                                  <a:pt x="0" y="49"/>
                                </a:moveTo>
                                <a:lnTo>
                                  <a:pt x="4" y="30"/>
                                </a:lnTo>
                                <a:lnTo>
                                  <a:pt x="14" y="14"/>
                                </a:lnTo>
                                <a:lnTo>
                                  <a:pt x="30" y="4"/>
                                </a:lnTo>
                                <a:lnTo>
                                  <a:pt x="49" y="0"/>
                                </a:lnTo>
                                <a:lnTo>
                                  <a:pt x="69" y="4"/>
                                </a:lnTo>
                                <a:lnTo>
                                  <a:pt x="85" y="14"/>
                                </a:lnTo>
                                <a:lnTo>
                                  <a:pt x="95" y="30"/>
                                </a:lnTo>
                                <a:lnTo>
                                  <a:pt x="99" y="49"/>
                                </a:lnTo>
                                <a:lnTo>
                                  <a:pt x="95" y="69"/>
                                </a:lnTo>
                                <a:lnTo>
                                  <a:pt x="85" y="84"/>
                                </a:lnTo>
                                <a:lnTo>
                                  <a:pt x="69" y="95"/>
                                </a:lnTo>
                                <a:lnTo>
                                  <a:pt x="49" y="99"/>
                                </a:lnTo>
                                <a:lnTo>
                                  <a:pt x="30" y="95"/>
                                </a:lnTo>
                                <a:lnTo>
                                  <a:pt x="14" y="84"/>
                                </a:lnTo>
                                <a:lnTo>
                                  <a:pt x="4" y="69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721F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" y="0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5" name="Freeform 272"/>
                        <wps:cNvSpPr>
                          <a:spLocks/>
                        </wps:cNvSpPr>
                        <wps:spPr bwMode="auto">
                          <a:xfrm>
                            <a:off x="264" y="17"/>
                            <a:ext cx="87" cy="87"/>
                          </a:xfrm>
                          <a:custGeom>
                            <a:avLst/>
                            <a:gdLst>
                              <a:gd name="T0" fmla="+- 0 308 265"/>
                              <a:gd name="T1" fmla="*/ T0 w 87"/>
                              <a:gd name="T2" fmla="+- 0 18 18"/>
                              <a:gd name="T3" fmla="*/ 18 h 87"/>
                              <a:gd name="T4" fmla="+- 0 291 265"/>
                              <a:gd name="T5" fmla="*/ T4 w 87"/>
                              <a:gd name="T6" fmla="+- 0 21 18"/>
                              <a:gd name="T7" fmla="*/ 21 h 87"/>
                              <a:gd name="T8" fmla="+- 0 277 265"/>
                              <a:gd name="T9" fmla="*/ T8 w 87"/>
                              <a:gd name="T10" fmla="+- 0 31 18"/>
                              <a:gd name="T11" fmla="*/ 31 h 87"/>
                              <a:gd name="T12" fmla="+- 0 268 265"/>
                              <a:gd name="T13" fmla="*/ T12 w 87"/>
                              <a:gd name="T14" fmla="+- 0 44 18"/>
                              <a:gd name="T15" fmla="*/ 44 h 87"/>
                              <a:gd name="T16" fmla="+- 0 265 265"/>
                              <a:gd name="T17" fmla="*/ T16 w 87"/>
                              <a:gd name="T18" fmla="+- 0 61 18"/>
                              <a:gd name="T19" fmla="*/ 61 h 87"/>
                              <a:gd name="T20" fmla="+- 0 268 265"/>
                              <a:gd name="T21" fmla="*/ T20 w 87"/>
                              <a:gd name="T22" fmla="+- 0 78 18"/>
                              <a:gd name="T23" fmla="*/ 78 h 87"/>
                              <a:gd name="T24" fmla="+- 0 277 265"/>
                              <a:gd name="T25" fmla="*/ T24 w 87"/>
                              <a:gd name="T26" fmla="+- 0 92 18"/>
                              <a:gd name="T27" fmla="*/ 92 h 87"/>
                              <a:gd name="T28" fmla="+- 0 291 265"/>
                              <a:gd name="T29" fmla="*/ T28 w 87"/>
                              <a:gd name="T30" fmla="+- 0 101 18"/>
                              <a:gd name="T31" fmla="*/ 101 h 87"/>
                              <a:gd name="T32" fmla="+- 0 308 265"/>
                              <a:gd name="T33" fmla="*/ T32 w 87"/>
                              <a:gd name="T34" fmla="+- 0 105 18"/>
                              <a:gd name="T35" fmla="*/ 105 h 87"/>
                              <a:gd name="T36" fmla="+- 0 325 265"/>
                              <a:gd name="T37" fmla="*/ T36 w 87"/>
                              <a:gd name="T38" fmla="+- 0 101 18"/>
                              <a:gd name="T39" fmla="*/ 101 h 87"/>
                              <a:gd name="T40" fmla="+- 0 339 265"/>
                              <a:gd name="T41" fmla="*/ T40 w 87"/>
                              <a:gd name="T42" fmla="+- 0 92 18"/>
                              <a:gd name="T43" fmla="*/ 92 h 87"/>
                              <a:gd name="T44" fmla="+- 0 348 265"/>
                              <a:gd name="T45" fmla="*/ T44 w 87"/>
                              <a:gd name="T46" fmla="+- 0 78 18"/>
                              <a:gd name="T47" fmla="*/ 78 h 87"/>
                              <a:gd name="T48" fmla="+- 0 351 265"/>
                              <a:gd name="T49" fmla="*/ T48 w 87"/>
                              <a:gd name="T50" fmla="+- 0 61 18"/>
                              <a:gd name="T51" fmla="*/ 61 h 87"/>
                              <a:gd name="T52" fmla="+- 0 348 265"/>
                              <a:gd name="T53" fmla="*/ T52 w 87"/>
                              <a:gd name="T54" fmla="+- 0 44 18"/>
                              <a:gd name="T55" fmla="*/ 44 h 87"/>
                              <a:gd name="T56" fmla="+- 0 339 265"/>
                              <a:gd name="T57" fmla="*/ T56 w 87"/>
                              <a:gd name="T58" fmla="+- 0 31 18"/>
                              <a:gd name="T59" fmla="*/ 31 h 87"/>
                              <a:gd name="T60" fmla="+- 0 325 265"/>
                              <a:gd name="T61" fmla="*/ T60 w 87"/>
                              <a:gd name="T62" fmla="+- 0 21 18"/>
                              <a:gd name="T63" fmla="*/ 21 h 87"/>
                              <a:gd name="T64" fmla="+- 0 308 265"/>
                              <a:gd name="T65" fmla="*/ T64 w 87"/>
                              <a:gd name="T66" fmla="+- 0 18 18"/>
                              <a:gd name="T67" fmla="*/ 1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2" y="13"/>
                                </a:lnTo>
                                <a:lnTo>
                                  <a:pt x="3" y="26"/>
                                </a:lnTo>
                                <a:lnTo>
                                  <a:pt x="0" y="43"/>
                                </a:lnTo>
                                <a:lnTo>
                                  <a:pt x="3" y="60"/>
                                </a:lnTo>
                                <a:lnTo>
                                  <a:pt x="12" y="74"/>
                                </a:lnTo>
                                <a:lnTo>
                                  <a:pt x="26" y="83"/>
                                </a:lnTo>
                                <a:lnTo>
                                  <a:pt x="43" y="87"/>
                                </a:lnTo>
                                <a:lnTo>
                                  <a:pt x="60" y="83"/>
                                </a:lnTo>
                                <a:lnTo>
                                  <a:pt x="74" y="74"/>
                                </a:lnTo>
                                <a:lnTo>
                                  <a:pt x="83" y="60"/>
                                </a:lnTo>
                                <a:lnTo>
                                  <a:pt x="86" y="43"/>
                                </a:lnTo>
                                <a:lnTo>
                                  <a:pt x="83" y="26"/>
                                </a:lnTo>
                                <a:lnTo>
                                  <a:pt x="74" y="13"/>
                                </a:lnTo>
                                <a:lnTo>
                                  <a:pt x="60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60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271"/>
                        <wps:cNvSpPr>
                          <a:spLocks/>
                        </wps:cNvSpPr>
                        <wps:spPr bwMode="auto">
                          <a:xfrm>
                            <a:off x="264" y="17"/>
                            <a:ext cx="87" cy="87"/>
                          </a:xfrm>
                          <a:custGeom>
                            <a:avLst/>
                            <a:gdLst>
                              <a:gd name="T0" fmla="+- 0 265 265"/>
                              <a:gd name="T1" fmla="*/ T0 w 87"/>
                              <a:gd name="T2" fmla="+- 0 61 18"/>
                              <a:gd name="T3" fmla="*/ 61 h 87"/>
                              <a:gd name="T4" fmla="+- 0 268 265"/>
                              <a:gd name="T5" fmla="*/ T4 w 87"/>
                              <a:gd name="T6" fmla="+- 0 44 18"/>
                              <a:gd name="T7" fmla="*/ 44 h 87"/>
                              <a:gd name="T8" fmla="+- 0 277 265"/>
                              <a:gd name="T9" fmla="*/ T8 w 87"/>
                              <a:gd name="T10" fmla="+- 0 31 18"/>
                              <a:gd name="T11" fmla="*/ 31 h 87"/>
                              <a:gd name="T12" fmla="+- 0 291 265"/>
                              <a:gd name="T13" fmla="*/ T12 w 87"/>
                              <a:gd name="T14" fmla="+- 0 21 18"/>
                              <a:gd name="T15" fmla="*/ 21 h 87"/>
                              <a:gd name="T16" fmla="+- 0 308 265"/>
                              <a:gd name="T17" fmla="*/ T16 w 87"/>
                              <a:gd name="T18" fmla="+- 0 18 18"/>
                              <a:gd name="T19" fmla="*/ 18 h 87"/>
                              <a:gd name="T20" fmla="+- 0 325 265"/>
                              <a:gd name="T21" fmla="*/ T20 w 87"/>
                              <a:gd name="T22" fmla="+- 0 21 18"/>
                              <a:gd name="T23" fmla="*/ 21 h 87"/>
                              <a:gd name="T24" fmla="+- 0 339 265"/>
                              <a:gd name="T25" fmla="*/ T24 w 87"/>
                              <a:gd name="T26" fmla="+- 0 31 18"/>
                              <a:gd name="T27" fmla="*/ 31 h 87"/>
                              <a:gd name="T28" fmla="+- 0 348 265"/>
                              <a:gd name="T29" fmla="*/ T28 w 87"/>
                              <a:gd name="T30" fmla="+- 0 44 18"/>
                              <a:gd name="T31" fmla="*/ 44 h 87"/>
                              <a:gd name="T32" fmla="+- 0 351 265"/>
                              <a:gd name="T33" fmla="*/ T32 w 87"/>
                              <a:gd name="T34" fmla="+- 0 61 18"/>
                              <a:gd name="T35" fmla="*/ 61 h 87"/>
                              <a:gd name="T36" fmla="+- 0 348 265"/>
                              <a:gd name="T37" fmla="*/ T36 w 87"/>
                              <a:gd name="T38" fmla="+- 0 78 18"/>
                              <a:gd name="T39" fmla="*/ 78 h 87"/>
                              <a:gd name="T40" fmla="+- 0 339 265"/>
                              <a:gd name="T41" fmla="*/ T40 w 87"/>
                              <a:gd name="T42" fmla="+- 0 92 18"/>
                              <a:gd name="T43" fmla="*/ 92 h 87"/>
                              <a:gd name="T44" fmla="+- 0 325 265"/>
                              <a:gd name="T45" fmla="*/ T44 w 87"/>
                              <a:gd name="T46" fmla="+- 0 101 18"/>
                              <a:gd name="T47" fmla="*/ 101 h 87"/>
                              <a:gd name="T48" fmla="+- 0 308 265"/>
                              <a:gd name="T49" fmla="*/ T48 w 87"/>
                              <a:gd name="T50" fmla="+- 0 105 18"/>
                              <a:gd name="T51" fmla="*/ 105 h 87"/>
                              <a:gd name="T52" fmla="+- 0 291 265"/>
                              <a:gd name="T53" fmla="*/ T52 w 87"/>
                              <a:gd name="T54" fmla="+- 0 101 18"/>
                              <a:gd name="T55" fmla="*/ 101 h 87"/>
                              <a:gd name="T56" fmla="+- 0 277 265"/>
                              <a:gd name="T57" fmla="*/ T56 w 87"/>
                              <a:gd name="T58" fmla="+- 0 92 18"/>
                              <a:gd name="T59" fmla="*/ 92 h 87"/>
                              <a:gd name="T60" fmla="+- 0 268 265"/>
                              <a:gd name="T61" fmla="*/ T60 w 87"/>
                              <a:gd name="T62" fmla="+- 0 78 18"/>
                              <a:gd name="T63" fmla="*/ 78 h 87"/>
                              <a:gd name="T64" fmla="+- 0 265 265"/>
                              <a:gd name="T65" fmla="*/ T64 w 87"/>
                              <a:gd name="T66" fmla="+- 0 61 18"/>
                              <a:gd name="T67" fmla="*/ 61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0" y="43"/>
                                </a:moveTo>
                                <a:lnTo>
                                  <a:pt x="3" y="26"/>
                                </a:lnTo>
                                <a:lnTo>
                                  <a:pt x="12" y="13"/>
                                </a:lnTo>
                                <a:lnTo>
                                  <a:pt x="26" y="3"/>
                                </a:lnTo>
                                <a:lnTo>
                                  <a:pt x="43" y="0"/>
                                </a:lnTo>
                                <a:lnTo>
                                  <a:pt x="60" y="3"/>
                                </a:lnTo>
                                <a:lnTo>
                                  <a:pt x="74" y="13"/>
                                </a:lnTo>
                                <a:lnTo>
                                  <a:pt x="83" y="26"/>
                                </a:lnTo>
                                <a:lnTo>
                                  <a:pt x="86" y="43"/>
                                </a:lnTo>
                                <a:lnTo>
                                  <a:pt x="83" y="60"/>
                                </a:lnTo>
                                <a:lnTo>
                                  <a:pt x="74" y="74"/>
                                </a:lnTo>
                                <a:lnTo>
                                  <a:pt x="60" y="83"/>
                                </a:lnTo>
                                <a:lnTo>
                                  <a:pt x="43" y="87"/>
                                </a:lnTo>
                                <a:lnTo>
                                  <a:pt x="26" y="83"/>
                                </a:lnTo>
                                <a:lnTo>
                                  <a:pt x="12" y="74"/>
                                </a:lnTo>
                                <a:lnTo>
                                  <a:pt x="3" y="60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160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270"/>
                        <wps:cNvSpPr>
                          <a:spLocks/>
                        </wps:cNvSpPr>
                        <wps:spPr bwMode="auto">
                          <a:xfrm>
                            <a:off x="961" y="13"/>
                            <a:ext cx="96" cy="96"/>
                          </a:xfrm>
                          <a:custGeom>
                            <a:avLst/>
                            <a:gdLst>
                              <a:gd name="T0" fmla="+- 0 1009 961"/>
                              <a:gd name="T1" fmla="*/ T0 w 96"/>
                              <a:gd name="T2" fmla="+- 0 14 14"/>
                              <a:gd name="T3" fmla="*/ 14 h 96"/>
                              <a:gd name="T4" fmla="+- 0 991 961"/>
                              <a:gd name="T5" fmla="*/ T4 w 96"/>
                              <a:gd name="T6" fmla="+- 0 17 14"/>
                              <a:gd name="T7" fmla="*/ 17 h 96"/>
                              <a:gd name="T8" fmla="+- 0 975 961"/>
                              <a:gd name="T9" fmla="*/ T8 w 96"/>
                              <a:gd name="T10" fmla="+- 0 28 14"/>
                              <a:gd name="T11" fmla="*/ 28 h 96"/>
                              <a:gd name="T12" fmla="+- 0 965 961"/>
                              <a:gd name="T13" fmla="*/ T12 w 96"/>
                              <a:gd name="T14" fmla="+- 0 43 14"/>
                              <a:gd name="T15" fmla="*/ 43 h 96"/>
                              <a:gd name="T16" fmla="+- 0 961 961"/>
                              <a:gd name="T17" fmla="*/ T16 w 96"/>
                              <a:gd name="T18" fmla="+- 0 61 14"/>
                              <a:gd name="T19" fmla="*/ 61 h 96"/>
                              <a:gd name="T20" fmla="+- 0 965 961"/>
                              <a:gd name="T21" fmla="*/ T20 w 96"/>
                              <a:gd name="T22" fmla="+- 0 80 14"/>
                              <a:gd name="T23" fmla="*/ 80 h 96"/>
                              <a:gd name="T24" fmla="+- 0 975 961"/>
                              <a:gd name="T25" fmla="*/ T24 w 96"/>
                              <a:gd name="T26" fmla="+- 0 95 14"/>
                              <a:gd name="T27" fmla="*/ 95 h 96"/>
                              <a:gd name="T28" fmla="+- 0 991 961"/>
                              <a:gd name="T29" fmla="*/ T28 w 96"/>
                              <a:gd name="T30" fmla="+- 0 105 14"/>
                              <a:gd name="T31" fmla="*/ 105 h 96"/>
                              <a:gd name="T32" fmla="+- 0 1009 961"/>
                              <a:gd name="T33" fmla="*/ T32 w 96"/>
                              <a:gd name="T34" fmla="+- 0 109 14"/>
                              <a:gd name="T35" fmla="*/ 109 h 96"/>
                              <a:gd name="T36" fmla="+- 0 1028 961"/>
                              <a:gd name="T37" fmla="*/ T36 w 96"/>
                              <a:gd name="T38" fmla="+- 0 105 14"/>
                              <a:gd name="T39" fmla="*/ 105 h 96"/>
                              <a:gd name="T40" fmla="+- 0 1043 961"/>
                              <a:gd name="T41" fmla="*/ T40 w 96"/>
                              <a:gd name="T42" fmla="+- 0 95 14"/>
                              <a:gd name="T43" fmla="*/ 95 h 96"/>
                              <a:gd name="T44" fmla="+- 0 1053 961"/>
                              <a:gd name="T45" fmla="*/ T44 w 96"/>
                              <a:gd name="T46" fmla="+- 0 80 14"/>
                              <a:gd name="T47" fmla="*/ 80 h 96"/>
                              <a:gd name="T48" fmla="+- 0 1057 961"/>
                              <a:gd name="T49" fmla="*/ T48 w 96"/>
                              <a:gd name="T50" fmla="+- 0 61 14"/>
                              <a:gd name="T51" fmla="*/ 61 h 96"/>
                              <a:gd name="T52" fmla="+- 0 1053 961"/>
                              <a:gd name="T53" fmla="*/ T52 w 96"/>
                              <a:gd name="T54" fmla="+- 0 43 14"/>
                              <a:gd name="T55" fmla="*/ 43 h 96"/>
                              <a:gd name="T56" fmla="+- 0 1043 961"/>
                              <a:gd name="T57" fmla="*/ T56 w 96"/>
                              <a:gd name="T58" fmla="+- 0 28 14"/>
                              <a:gd name="T59" fmla="*/ 28 h 96"/>
                              <a:gd name="T60" fmla="+- 0 1028 961"/>
                              <a:gd name="T61" fmla="*/ T60 w 96"/>
                              <a:gd name="T62" fmla="+- 0 17 14"/>
                              <a:gd name="T63" fmla="*/ 17 h 96"/>
                              <a:gd name="T64" fmla="+- 0 1009 961"/>
                              <a:gd name="T65" fmla="*/ T64 w 96"/>
                              <a:gd name="T66" fmla="+- 0 14 14"/>
                              <a:gd name="T67" fmla="*/ 1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48" y="0"/>
                                </a:moveTo>
                                <a:lnTo>
                                  <a:pt x="30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4" y="66"/>
                                </a:lnTo>
                                <a:lnTo>
                                  <a:pt x="14" y="81"/>
                                </a:lnTo>
                                <a:lnTo>
                                  <a:pt x="30" y="91"/>
                                </a:lnTo>
                                <a:lnTo>
                                  <a:pt x="48" y="95"/>
                                </a:lnTo>
                                <a:lnTo>
                                  <a:pt x="67" y="91"/>
                                </a:lnTo>
                                <a:lnTo>
                                  <a:pt x="82" y="81"/>
                                </a:lnTo>
                                <a:lnTo>
                                  <a:pt x="92" y="66"/>
                                </a:lnTo>
                                <a:lnTo>
                                  <a:pt x="96" y="47"/>
                                </a:lnTo>
                                <a:lnTo>
                                  <a:pt x="92" y="29"/>
                                </a:lnTo>
                                <a:lnTo>
                                  <a:pt x="82" y="14"/>
                                </a:lnTo>
                                <a:lnTo>
                                  <a:pt x="67" y="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AF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69"/>
                        <wps:cNvSpPr>
                          <a:spLocks/>
                        </wps:cNvSpPr>
                        <wps:spPr bwMode="auto">
                          <a:xfrm>
                            <a:off x="961" y="13"/>
                            <a:ext cx="96" cy="96"/>
                          </a:xfrm>
                          <a:custGeom>
                            <a:avLst/>
                            <a:gdLst>
                              <a:gd name="T0" fmla="+- 0 961 961"/>
                              <a:gd name="T1" fmla="*/ T0 w 96"/>
                              <a:gd name="T2" fmla="+- 0 61 14"/>
                              <a:gd name="T3" fmla="*/ 61 h 96"/>
                              <a:gd name="T4" fmla="+- 0 965 961"/>
                              <a:gd name="T5" fmla="*/ T4 w 96"/>
                              <a:gd name="T6" fmla="+- 0 43 14"/>
                              <a:gd name="T7" fmla="*/ 43 h 96"/>
                              <a:gd name="T8" fmla="+- 0 975 961"/>
                              <a:gd name="T9" fmla="*/ T8 w 96"/>
                              <a:gd name="T10" fmla="+- 0 28 14"/>
                              <a:gd name="T11" fmla="*/ 28 h 96"/>
                              <a:gd name="T12" fmla="+- 0 991 961"/>
                              <a:gd name="T13" fmla="*/ T12 w 96"/>
                              <a:gd name="T14" fmla="+- 0 17 14"/>
                              <a:gd name="T15" fmla="*/ 17 h 96"/>
                              <a:gd name="T16" fmla="+- 0 1009 961"/>
                              <a:gd name="T17" fmla="*/ T16 w 96"/>
                              <a:gd name="T18" fmla="+- 0 14 14"/>
                              <a:gd name="T19" fmla="*/ 14 h 96"/>
                              <a:gd name="T20" fmla="+- 0 1028 961"/>
                              <a:gd name="T21" fmla="*/ T20 w 96"/>
                              <a:gd name="T22" fmla="+- 0 17 14"/>
                              <a:gd name="T23" fmla="*/ 17 h 96"/>
                              <a:gd name="T24" fmla="+- 0 1043 961"/>
                              <a:gd name="T25" fmla="*/ T24 w 96"/>
                              <a:gd name="T26" fmla="+- 0 28 14"/>
                              <a:gd name="T27" fmla="*/ 28 h 96"/>
                              <a:gd name="T28" fmla="+- 0 1053 961"/>
                              <a:gd name="T29" fmla="*/ T28 w 96"/>
                              <a:gd name="T30" fmla="+- 0 43 14"/>
                              <a:gd name="T31" fmla="*/ 43 h 96"/>
                              <a:gd name="T32" fmla="+- 0 1057 961"/>
                              <a:gd name="T33" fmla="*/ T32 w 96"/>
                              <a:gd name="T34" fmla="+- 0 61 14"/>
                              <a:gd name="T35" fmla="*/ 61 h 96"/>
                              <a:gd name="T36" fmla="+- 0 1053 961"/>
                              <a:gd name="T37" fmla="*/ T36 w 96"/>
                              <a:gd name="T38" fmla="+- 0 80 14"/>
                              <a:gd name="T39" fmla="*/ 80 h 96"/>
                              <a:gd name="T40" fmla="+- 0 1043 961"/>
                              <a:gd name="T41" fmla="*/ T40 w 96"/>
                              <a:gd name="T42" fmla="+- 0 95 14"/>
                              <a:gd name="T43" fmla="*/ 95 h 96"/>
                              <a:gd name="T44" fmla="+- 0 1028 961"/>
                              <a:gd name="T45" fmla="*/ T44 w 96"/>
                              <a:gd name="T46" fmla="+- 0 105 14"/>
                              <a:gd name="T47" fmla="*/ 105 h 96"/>
                              <a:gd name="T48" fmla="+- 0 1009 961"/>
                              <a:gd name="T49" fmla="*/ T48 w 96"/>
                              <a:gd name="T50" fmla="+- 0 109 14"/>
                              <a:gd name="T51" fmla="*/ 109 h 96"/>
                              <a:gd name="T52" fmla="+- 0 991 961"/>
                              <a:gd name="T53" fmla="*/ T52 w 96"/>
                              <a:gd name="T54" fmla="+- 0 105 14"/>
                              <a:gd name="T55" fmla="*/ 105 h 96"/>
                              <a:gd name="T56" fmla="+- 0 975 961"/>
                              <a:gd name="T57" fmla="*/ T56 w 96"/>
                              <a:gd name="T58" fmla="+- 0 95 14"/>
                              <a:gd name="T59" fmla="*/ 95 h 96"/>
                              <a:gd name="T60" fmla="+- 0 965 961"/>
                              <a:gd name="T61" fmla="*/ T60 w 96"/>
                              <a:gd name="T62" fmla="+- 0 80 14"/>
                              <a:gd name="T63" fmla="*/ 80 h 96"/>
                              <a:gd name="T64" fmla="+- 0 961 961"/>
                              <a:gd name="T65" fmla="*/ T64 w 96"/>
                              <a:gd name="T66" fmla="+- 0 61 14"/>
                              <a:gd name="T67" fmla="*/ 6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47"/>
                                </a:moveTo>
                                <a:lnTo>
                                  <a:pt x="4" y="29"/>
                                </a:lnTo>
                                <a:lnTo>
                                  <a:pt x="14" y="14"/>
                                </a:lnTo>
                                <a:lnTo>
                                  <a:pt x="30" y="3"/>
                                </a:lnTo>
                                <a:lnTo>
                                  <a:pt x="48" y="0"/>
                                </a:lnTo>
                                <a:lnTo>
                                  <a:pt x="67" y="3"/>
                                </a:lnTo>
                                <a:lnTo>
                                  <a:pt x="82" y="14"/>
                                </a:lnTo>
                                <a:lnTo>
                                  <a:pt x="92" y="29"/>
                                </a:lnTo>
                                <a:lnTo>
                                  <a:pt x="96" y="47"/>
                                </a:lnTo>
                                <a:lnTo>
                                  <a:pt x="92" y="66"/>
                                </a:lnTo>
                                <a:lnTo>
                                  <a:pt x="82" y="81"/>
                                </a:lnTo>
                                <a:lnTo>
                                  <a:pt x="67" y="91"/>
                                </a:lnTo>
                                <a:lnTo>
                                  <a:pt x="48" y="95"/>
                                </a:lnTo>
                                <a:lnTo>
                                  <a:pt x="30" y="91"/>
                                </a:lnTo>
                                <a:lnTo>
                                  <a:pt x="14" y="81"/>
                                </a:lnTo>
                                <a:lnTo>
                                  <a:pt x="4" y="66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AF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68"/>
                        <wps:cNvSpPr>
                          <a:spLocks/>
                        </wps:cNvSpPr>
                        <wps:spPr bwMode="auto">
                          <a:xfrm>
                            <a:off x="441" y="10"/>
                            <a:ext cx="102" cy="102"/>
                          </a:xfrm>
                          <a:custGeom>
                            <a:avLst/>
                            <a:gdLst>
                              <a:gd name="T0" fmla="+- 0 492 442"/>
                              <a:gd name="T1" fmla="*/ T0 w 102"/>
                              <a:gd name="T2" fmla="+- 0 11 11"/>
                              <a:gd name="T3" fmla="*/ 11 h 102"/>
                              <a:gd name="T4" fmla="+- 0 473 442"/>
                              <a:gd name="T5" fmla="*/ T4 w 102"/>
                              <a:gd name="T6" fmla="+- 0 15 11"/>
                              <a:gd name="T7" fmla="*/ 15 h 102"/>
                              <a:gd name="T8" fmla="+- 0 457 442"/>
                              <a:gd name="T9" fmla="*/ T8 w 102"/>
                              <a:gd name="T10" fmla="+- 0 26 11"/>
                              <a:gd name="T11" fmla="*/ 26 h 102"/>
                              <a:gd name="T12" fmla="+- 0 446 442"/>
                              <a:gd name="T13" fmla="*/ T12 w 102"/>
                              <a:gd name="T14" fmla="+- 0 42 11"/>
                              <a:gd name="T15" fmla="*/ 42 h 102"/>
                              <a:gd name="T16" fmla="+- 0 442 442"/>
                              <a:gd name="T17" fmla="*/ T16 w 102"/>
                              <a:gd name="T18" fmla="+- 0 61 11"/>
                              <a:gd name="T19" fmla="*/ 61 h 102"/>
                              <a:gd name="T20" fmla="+- 0 446 442"/>
                              <a:gd name="T21" fmla="*/ T20 w 102"/>
                              <a:gd name="T22" fmla="+- 0 81 11"/>
                              <a:gd name="T23" fmla="*/ 81 h 102"/>
                              <a:gd name="T24" fmla="+- 0 457 442"/>
                              <a:gd name="T25" fmla="*/ T24 w 102"/>
                              <a:gd name="T26" fmla="+- 0 97 11"/>
                              <a:gd name="T27" fmla="*/ 97 h 102"/>
                              <a:gd name="T28" fmla="+- 0 473 442"/>
                              <a:gd name="T29" fmla="*/ T28 w 102"/>
                              <a:gd name="T30" fmla="+- 0 108 11"/>
                              <a:gd name="T31" fmla="*/ 108 h 102"/>
                              <a:gd name="T32" fmla="+- 0 492 442"/>
                              <a:gd name="T33" fmla="*/ T32 w 102"/>
                              <a:gd name="T34" fmla="+- 0 112 11"/>
                              <a:gd name="T35" fmla="*/ 112 h 102"/>
                              <a:gd name="T36" fmla="+- 0 512 442"/>
                              <a:gd name="T37" fmla="*/ T36 w 102"/>
                              <a:gd name="T38" fmla="+- 0 108 11"/>
                              <a:gd name="T39" fmla="*/ 108 h 102"/>
                              <a:gd name="T40" fmla="+- 0 528 442"/>
                              <a:gd name="T41" fmla="*/ T40 w 102"/>
                              <a:gd name="T42" fmla="+- 0 97 11"/>
                              <a:gd name="T43" fmla="*/ 97 h 102"/>
                              <a:gd name="T44" fmla="+- 0 539 442"/>
                              <a:gd name="T45" fmla="*/ T44 w 102"/>
                              <a:gd name="T46" fmla="+- 0 81 11"/>
                              <a:gd name="T47" fmla="*/ 81 h 102"/>
                              <a:gd name="T48" fmla="+- 0 543 442"/>
                              <a:gd name="T49" fmla="*/ T48 w 102"/>
                              <a:gd name="T50" fmla="+- 0 61 11"/>
                              <a:gd name="T51" fmla="*/ 61 h 102"/>
                              <a:gd name="T52" fmla="+- 0 539 442"/>
                              <a:gd name="T53" fmla="*/ T52 w 102"/>
                              <a:gd name="T54" fmla="+- 0 42 11"/>
                              <a:gd name="T55" fmla="*/ 42 h 102"/>
                              <a:gd name="T56" fmla="+- 0 528 442"/>
                              <a:gd name="T57" fmla="*/ T56 w 102"/>
                              <a:gd name="T58" fmla="+- 0 26 11"/>
                              <a:gd name="T59" fmla="*/ 26 h 102"/>
                              <a:gd name="T60" fmla="+- 0 512 442"/>
                              <a:gd name="T61" fmla="*/ T60 w 102"/>
                              <a:gd name="T62" fmla="+- 0 15 11"/>
                              <a:gd name="T63" fmla="*/ 15 h 102"/>
                              <a:gd name="T64" fmla="+- 0 492 442"/>
                              <a:gd name="T65" fmla="*/ T64 w 102"/>
                              <a:gd name="T66" fmla="+- 0 11 11"/>
                              <a:gd name="T67" fmla="*/ 11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0" y="0"/>
                                </a:moveTo>
                                <a:lnTo>
                                  <a:pt x="31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1"/>
                                </a:lnTo>
                                <a:lnTo>
                                  <a:pt x="0" y="50"/>
                                </a:lnTo>
                                <a:lnTo>
                                  <a:pt x="4" y="70"/>
                                </a:lnTo>
                                <a:lnTo>
                                  <a:pt x="15" y="86"/>
                                </a:lnTo>
                                <a:lnTo>
                                  <a:pt x="31" y="97"/>
                                </a:lnTo>
                                <a:lnTo>
                                  <a:pt x="50" y="101"/>
                                </a:lnTo>
                                <a:lnTo>
                                  <a:pt x="70" y="97"/>
                                </a:lnTo>
                                <a:lnTo>
                                  <a:pt x="86" y="86"/>
                                </a:lnTo>
                                <a:lnTo>
                                  <a:pt x="97" y="70"/>
                                </a:lnTo>
                                <a:lnTo>
                                  <a:pt x="101" y="50"/>
                                </a:lnTo>
                                <a:lnTo>
                                  <a:pt x="97" y="31"/>
                                </a:lnTo>
                                <a:lnTo>
                                  <a:pt x="86" y="15"/>
                                </a:lnTo>
                                <a:lnTo>
                                  <a:pt x="70" y="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267"/>
                        <wps:cNvSpPr>
                          <a:spLocks/>
                        </wps:cNvSpPr>
                        <wps:spPr bwMode="auto">
                          <a:xfrm>
                            <a:off x="441" y="10"/>
                            <a:ext cx="102" cy="102"/>
                          </a:xfrm>
                          <a:custGeom>
                            <a:avLst/>
                            <a:gdLst>
                              <a:gd name="T0" fmla="+- 0 442 442"/>
                              <a:gd name="T1" fmla="*/ T0 w 102"/>
                              <a:gd name="T2" fmla="+- 0 61 11"/>
                              <a:gd name="T3" fmla="*/ 61 h 102"/>
                              <a:gd name="T4" fmla="+- 0 446 442"/>
                              <a:gd name="T5" fmla="*/ T4 w 102"/>
                              <a:gd name="T6" fmla="+- 0 42 11"/>
                              <a:gd name="T7" fmla="*/ 42 h 102"/>
                              <a:gd name="T8" fmla="+- 0 457 442"/>
                              <a:gd name="T9" fmla="*/ T8 w 102"/>
                              <a:gd name="T10" fmla="+- 0 26 11"/>
                              <a:gd name="T11" fmla="*/ 26 h 102"/>
                              <a:gd name="T12" fmla="+- 0 473 442"/>
                              <a:gd name="T13" fmla="*/ T12 w 102"/>
                              <a:gd name="T14" fmla="+- 0 15 11"/>
                              <a:gd name="T15" fmla="*/ 15 h 102"/>
                              <a:gd name="T16" fmla="+- 0 492 442"/>
                              <a:gd name="T17" fmla="*/ T16 w 102"/>
                              <a:gd name="T18" fmla="+- 0 11 11"/>
                              <a:gd name="T19" fmla="*/ 11 h 102"/>
                              <a:gd name="T20" fmla="+- 0 512 442"/>
                              <a:gd name="T21" fmla="*/ T20 w 102"/>
                              <a:gd name="T22" fmla="+- 0 15 11"/>
                              <a:gd name="T23" fmla="*/ 15 h 102"/>
                              <a:gd name="T24" fmla="+- 0 528 442"/>
                              <a:gd name="T25" fmla="*/ T24 w 102"/>
                              <a:gd name="T26" fmla="+- 0 26 11"/>
                              <a:gd name="T27" fmla="*/ 26 h 102"/>
                              <a:gd name="T28" fmla="+- 0 539 442"/>
                              <a:gd name="T29" fmla="*/ T28 w 102"/>
                              <a:gd name="T30" fmla="+- 0 42 11"/>
                              <a:gd name="T31" fmla="*/ 42 h 102"/>
                              <a:gd name="T32" fmla="+- 0 543 442"/>
                              <a:gd name="T33" fmla="*/ T32 w 102"/>
                              <a:gd name="T34" fmla="+- 0 61 11"/>
                              <a:gd name="T35" fmla="*/ 61 h 102"/>
                              <a:gd name="T36" fmla="+- 0 539 442"/>
                              <a:gd name="T37" fmla="*/ T36 w 102"/>
                              <a:gd name="T38" fmla="+- 0 81 11"/>
                              <a:gd name="T39" fmla="*/ 81 h 102"/>
                              <a:gd name="T40" fmla="+- 0 528 442"/>
                              <a:gd name="T41" fmla="*/ T40 w 102"/>
                              <a:gd name="T42" fmla="+- 0 97 11"/>
                              <a:gd name="T43" fmla="*/ 97 h 102"/>
                              <a:gd name="T44" fmla="+- 0 512 442"/>
                              <a:gd name="T45" fmla="*/ T44 w 102"/>
                              <a:gd name="T46" fmla="+- 0 108 11"/>
                              <a:gd name="T47" fmla="*/ 108 h 102"/>
                              <a:gd name="T48" fmla="+- 0 492 442"/>
                              <a:gd name="T49" fmla="*/ T48 w 102"/>
                              <a:gd name="T50" fmla="+- 0 112 11"/>
                              <a:gd name="T51" fmla="*/ 112 h 102"/>
                              <a:gd name="T52" fmla="+- 0 473 442"/>
                              <a:gd name="T53" fmla="*/ T52 w 102"/>
                              <a:gd name="T54" fmla="+- 0 108 11"/>
                              <a:gd name="T55" fmla="*/ 108 h 102"/>
                              <a:gd name="T56" fmla="+- 0 457 442"/>
                              <a:gd name="T57" fmla="*/ T56 w 102"/>
                              <a:gd name="T58" fmla="+- 0 97 11"/>
                              <a:gd name="T59" fmla="*/ 97 h 102"/>
                              <a:gd name="T60" fmla="+- 0 446 442"/>
                              <a:gd name="T61" fmla="*/ T60 w 102"/>
                              <a:gd name="T62" fmla="+- 0 81 11"/>
                              <a:gd name="T63" fmla="*/ 81 h 102"/>
                              <a:gd name="T64" fmla="+- 0 442 442"/>
                              <a:gd name="T65" fmla="*/ T64 w 102"/>
                              <a:gd name="T66" fmla="+- 0 61 11"/>
                              <a:gd name="T67" fmla="*/ 61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50"/>
                                </a:moveTo>
                                <a:lnTo>
                                  <a:pt x="4" y="31"/>
                                </a:lnTo>
                                <a:lnTo>
                                  <a:pt x="15" y="15"/>
                                </a:lnTo>
                                <a:lnTo>
                                  <a:pt x="31" y="4"/>
                                </a:lnTo>
                                <a:lnTo>
                                  <a:pt x="50" y="0"/>
                                </a:lnTo>
                                <a:lnTo>
                                  <a:pt x="70" y="4"/>
                                </a:lnTo>
                                <a:lnTo>
                                  <a:pt x="86" y="15"/>
                                </a:lnTo>
                                <a:lnTo>
                                  <a:pt x="97" y="31"/>
                                </a:lnTo>
                                <a:lnTo>
                                  <a:pt x="101" y="50"/>
                                </a:lnTo>
                                <a:lnTo>
                                  <a:pt x="97" y="70"/>
                                </a:lnTo>
                                <a:lnTo>
                                  <a:pt x="86" y="86"/>
                                </a:lnTo>
                                <a:lnTo>
                                  <a:pt x="70" y="97"/>
                                </a:lnTo>
                                <a:lnTo>
                                  <a:pt x="50" y="101"/>
                                </a:lnTo>
                                <a:lnTo>
                                  <a:pt x="31" y="97"/>
                                </a:lnTo>
                                <a:lnTo>
                                  <a:pt x="15" y="86"/>
                                </a:lnTo>
                                <a:lnTo>
                                  <a:pt x="4" y="70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B1E82E" id="Group 266" o:spid="_x0000_s1026" style="width:66.6pt;height:6.15pt;mso-position-horizontal-relative:char;mso-position-vertical-relative:line" coordsize="1332,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">
                <v:line id="Line 280" o:spid="_x0000_s1027" style="position:absolute;visibility:visible;mso-wrap-style:square" from="0,61" to="1332,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" strokecolor="#bebebe" strokeweight=".28997mm"/>
                <v:shape id="Freeform 279" o:spid="_x0000_s1028" style="position:absolute;left:1049;top:10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" path="m50,l30,4,14,15,4,31,,50,4,70,14,86,30,97r20,3l69,97,85,86,96,70r4,-20l96,31,85,15,69,4,50,xe" fillcolor="#000004" stroked="f">
                  <v:path arrowok="t" o:connecttype="custom" o:connectlocs="50,11;30,15;14,26;4,42;0,61;4,81;14,97;30,108;50,111;69,108;85,97;96,81;100,61;96,42;85,26;69,15;50,11" o:connectangles="0,0,0,0,0,0,0,0,0,0,0,0,0,0,0,0,0"/>
                </v:shape>
                <v:shape id="Freeform 278" o:spid="_x0000_s1029" style="position:absolute;left:1049;top:10;width:101;height:101;visibility:visible;mso-wrap-style:square;v-text-anchor:top" coordsize="101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" path="m,50l4,31,14,15,30,4,50,,69,4,85,15,96,31r4,19l96,70,85,86,69,97r-19,3l30,97,14,86,4,70,,50e" filled="f" strokecolor="#000004" strokeweight=".19242mm">
                  <v:path arrowok="t" o:connecttype="custom" o:connectlocs="0,61;4,42;14,26;30,15;50,11;69,15;85,26;96,42;100,61;96,81;85,97;69,108;50,111;30,108;14,97;4,81;0,61" o:connectangles="0,0,0,0,0,0,0,0,0,0,0,0,0,0,0,0,0"/>
                </v:shape>
                <v:shape id="Freeform 277" o:spid="_x0000_s1030" style="position:absolute;left:195;top:8;width:105;height:105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" path="m53,l32,4,15,15,4,32,,52,4,73,15,89r17,11l53,105r20,-5l89,89,101,73r4,-21l101,32,89,15,73,4,53,xe" fillcolor="#2d1160" stroked="f">
                  <v:path arrowok="t" o:connecttype="custom" o:connectlocs="53,9;32,13;15,24;4,41;0,61;4,82;15,98;32,109;53,114;73,109;89,98;101,82;105,61;101,41;89,24;73,13;53,9" o:connectangles="0,0,0,0,0,0,0,0,0,0,0,0,0,0,0,0,0"/>
                </v:shape>
                <v:shape id="Freeform 276" o:spid="_x0000_s1031" style="position:absolute;left:195;top:8;width:105;height:105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" path="m,52l4,32,15,15,32,4,53,,73,4,89,15r12,17l105,52r-4,21l89,89,73,100r-20,5l32,100,15,89,4,73,,52e" filled="f" strokecolor="#2d1160" strokeweight=".19242mm">
                  <v:path arrowok="t" o:connecttype="custom" o:connectlocs="0,61;4,41;15,24;32,13;53,9;73,13;89,24;101,41;105,61;101,82;89,98;73,109;53,114;32,109;15,98;4,82;0,61" o:connectangles="0,0,0,0,0,0,0,0,0,0,0,0,0,0,0,0,0"/>
                </v:shape>
                <v:shape id="Freeform 275" o:spid="_x0000_s1032" style="position:absolute;left:564;top:1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" path="m49,l30,4,14,14,4,30,,49,4,69,14,84,30,95r19,4l69,95,85,84,95,69,99,49,95,30,85,14,69,4,49,xe" fillcolor="#721f81" stroked="f">
                  <v:path arrowok="t" o:connecttype="custom" o:connectlocs="49,12;30,16;14,26;4,42;0,61;4,81;14,96;30,107;49,111;69,107;85,96;95,81;99,61;95,42;85,26;69,16;49,12" o:connectangles="0,0,0,0,0,0,0,0,0,0,0,0,0,0,0,0,0"/>
                </v:shape>
                <v:shape id="Freeform 274" o:spid="_x0000_s1033" style="position:absolute;left:564;top:1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" path="m,49l4,30,14,14,30,4,49,,69,4,85,14,95,30r4,19l95,69,85,84,69,95,49,99,30,95,14,84,4,69,,49e" filled="f" strokecolor="#721f81" strokeweight=".19242mm">
                  <v:path arrowok="t" o:connecttype="custom" o:connectlocs="0,61;4,42;14,26;30,16;49,12;69,16;85,26;95,42;99,61;95,81;85,96;69,107;49,111;30,107;14,96;4,81;0,61" o:connectangles="0,0,0,0,0,0,0,0,0,0,0,0,0,0,0,0,0"/>
                </v:shape>
                <v:shape id="Picture 273" o:spid="_x0000_s1034" type="#_x0000_t75" style="position:absolute;left:755;width:123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">
                  <v:imagedata r:id="rId145" o:title=""/>
                </v:shape>
                <v:shape id="Freeform 272" o:spid="_x0000_s1035" style="position:absolute;left:264;top:17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" path="m43,l26,3,12,13,3,26,,43,3,60r9,14l26,83r17,4l60,83,74,74,83,60,86,43,83,26,74,13,60,3,43,xe" fillcolor="#f1605d" stroked="f">
                  <v:path arrowok="t" o:connecttype="custom" o:connectlocs="43,18;26,21;12,31;3,44;0,61;3,78;12,92;26,101;43,105;60,101;74,92;83,78;86,61;83,44;74,31;60,21;43,18" o:connectangles="0,0,0,0,0,0,0,0,0,0,0,0,0,0,0,0,0"/>
                </v:shape>
                <v:shape id="Freeform 271" o:spid="_x0000_s1036" style="position:absolute;left:264;top:17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" path="m,43l3,26,12,13,26,3,43,,60,3,74,13r9,13l86,43,83,60,74,74,60,83,43,87,26,83,12,74,3,60,,43e" filled="f" strokecolor="#f1605d" strokeweight=".19242mm">
                  <v:path arrowok="t" o:connecttype="custom" o:connectlocs="0,61;3,44;12,31;26,21;43,18;60,21;74,31;83,44;86,61;83,78;74,92;60,101;43,105;26,101;12,92;3,78;0,61" o:connectangles="0,0,0,0,0,0,0,0,0,0,0,0,0,0,0,0,0"/>
                </v:shape>
                <v:shape id="Freeform 270" o:spid="_x0000_s1037" style="position:absolute;left:961;top:1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" path="m48,l30,3,14,14,4,29,,47,4,66,14,81,30,91r18,4l67,91,82,81,92,66,96,47,92,29,82,14,67,3,48,xe" fillcolor="#feaf77" stroked="f">
                  <v:path arrowok="t" o:connecttype="custom" o:connectlocs="48,14;30,17;14,28;4,43;0,61;4,80;14,95;30,105;48,109;67,105;82,95;92,80;96,61;92,43;82,28;67,17;48,14" o:connectangles="0,0,0,0,0,0,0,0,0,0,0,0,0,0,0,0,0"/>
                </v:shape>
                <v:shape id="Freeform 269" o:spid="_x0000_s1038" style="position:absolute;left:961;top:1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" path="m,47l4,29,14,14,30,3,48,,67,3,82,14,92,29r4,18l92,66,82,81,67,91,48,95,30,91,14,81,4,66,,47e" filled="f" strokecolor="#feaf77" strokeweight=".19242mm">
                  <v:path arrowok="t" o:connecttype="custom" o:connectlocs="0,61;4,43;14,28;30,17;48,14;67,17;82,28;92,43;96,61;92,80;82,95;67,105;48,109;30,105;14,95;4,80;0,61" o:connectangles="0,0,0,0,0,0,0,0,0,0,0,0,0,0,0,0,0"/>
                </v:shape>
                <v:shape id="Freeform 268" o:spid="_x0000_s1039" style="position:absolute;left:441;top:10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" path="m50,l31,4,15,15,4,31,,50,4,70,15,86,31,97r19,4l70,97,86,86,97,70r4,-20l97,31,86,15,70,4,50,xe" fillcolor="#fcfdbf" stroked="f">
                  <v:path arrowok="t" o:connecttype="custom" o:connectlocs="50,11;31,15;15,26;4,42;0,61;4,81;15,97;31,108;50,112;70,108;86,97;97,81;101,61;97,42;86,26;70,15;50,11" o:connectangles="0,0,0,0,0,0,0,0,0,0,0,0,0,0,0,0,0"/>
                </v:shape>
                <v:shape id="Freeform 267" o:spid="_x0000_s1040" style="position:absolute;left:441;top:10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" path="m,50l4,31,15,15,31,4,50,,70,4,86,15,97,31r4,19l97,70,86,86,70,97r-20,4l31,97,15,86,4,70,,50e" filled="f" strokecolor="#fcfdbf" strokeweight=".19242mm">
                  <v:path arrowok="t" o:connecttype="custom" o:connectlocs="0,61;4,42;15,26;31,15;50,11;70,15;86,26;97,42;101,61;97,81;86,97;70,108;50,112;31,108;15,97;4,81;0,61" o:connectangles="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12"/>
        </w:rPr>
        <w:tab/>
      </w:r>
      <w:r w:rsidR="00C85944">
        <w:rPr>
          <w:rFonts w:ascii="Times New Roman"/>
          <w:noProof/>
          <w:position w:val="-1"/>
          <w:sz w:val="13"/>
        </w:rPr>
        <mc:AlternateContent>
          <mc:Choice Requires="wpg">
            <w:drawing>
              <wp:inline distT="0" distB="0" distL="0" distR="0" wp14:anchorId="0B53C44C" wp14:editId="63C00D06">
                <wp:extent cx="845820" cy="85090"/>
                <wp:effectExtent l="8255" t="635" r="12700" b="0"/>
                <wp:docPr id="27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85090"/>
                          <a:chOff x="0" y="0"/>
                          <a:chExt cx="1332" cy="134"/>
                        </a:xfrm>
                      </wpg:grpSpPr>
                      <wps:wsp>
                        <wps:cNvPr id="271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0" y="67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10439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2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" y="0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" y="0"/>
                            <a:ext cx="13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" y="3"/>
                            <a:ext cx="12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" y="4"/>
                            <a:ext cx="126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F6A48" id="Group 260" o:spid="_x0000_s1026" style="width:66.6pt;height:6.7pt;mso-position-horizontal-relative:char;mso-position-vertical-relative:line" coordsize="1332,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">
                <v:line id="Line 265" o:spid="_x0000_s1027" style="position:absolute;visibility:visible;mso-wrap-style:square" from="0,67" to="1332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" strokecolor="#bebebe" strokeweight=".28997mm"/>
                <v:shape id="Picture 264" o:spid="_x0000_s1028" type="#_x0000_t75" style="position:absolute;left:980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">
                  <v:imagedata r:id="rId150" o:title=""/>
                </v:shape>
                <v:shape id="Picture 263" o:spid="_x0000_s1029" type="#_x0000_t75" style="position:absolute;left:219;width:133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">
                  <v:imagedata r:id="rId151" o:title=""/>
                </v:shape>
                <v:shape id="Picture 262" o:spid="_x0000_s1030" type="#_x0000_t75" style="position:absolute;left:718;top:3;width:128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">
                  <v:imagedata r:id="rId152" o:title=""/>
                </v:shape>
                <v:shape id="Picture 261" o:spid="_x0000_s1031" type="#_x0000_t75" style="position:absolute;left:469;top:4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">
                  <v:imagedata r:id="rId153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-1"/>
          <w:sz w:val="13"/>
        </w:rPr>
        <w:tab/>
      </w:r>
      <w:r w:rsidR="00C85944">
        <w:rPr>
          <w:rFonts w:ascii="Times New Roman"/>
          <w:noProof/>
          <w:position w:val="-2"/>
          <w:sz w:val="15"/>
        </w:rPr>
        <mc:AlternateContent>
          <mc:Choice Requires="wpg">
            <w:drawing>
              <wp:inline distT="0" distB="0" distL="0" distR="0" wp14:anchorId="00D2A43A" wp14:editId="5B0BA8E7">
                <wp:extent cx="845820" cy="99695"/>
                <wp:effectExtent l="10795" t="0" r="10160" b="2540"/>
                <wp:docPr id="26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99695"/>
                          <a:chOff x="0" y="0"/>
                          <a:chExt cx="1332" cy="157"/>
                        </a:xfrm>
                      </wpg:grpSpPr>
                      <wps:wsp>
                        <wps:cNvPr id="266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0" y="78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10439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7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" y="0"/>
                            <a:ext cx="157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" y="11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9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" y="13"/>
                            <a:ext cx="131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442F4D" id="Group 255" o:spid="_x0000_s1026" style="width:66.6pt;height:7.85pt;mso-position-horizontal-relative:char;mso-position-vertical-relative:line" coordsize="1332,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">
                <v:line id="Line 259" o:spid="_x0000_s1027" style="position:absolute;visibility:visible;mso-wrap-style:square" from="0,78" to="1332,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" strokecolor="#bebebe" strokeweight=".28997mm"/>
                <v:shape id="Picture 258" o:spid="_x0000_s1028" type="#_x0000_t75" style="position:absolute;left:866;width:157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">
                  <v:imagedata r:id="rId157" o:title=""/>
                </v:shape>
                <v:shape id="Picture 257" o:spid="_x0000_s1029" type="#_x0000_t75" style="position:absolute;left:431;top:11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">
                  <v:imagedata r:id="rId158" o:title=""/>
                </v:shape>
                <v:shape id="Picture 256" o:spid="_x0000_s1030" type="#_x0000_t75" style="position:absolute;left:271;top:13;width:131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">
                  <v:imagedata r:id="rId159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5"/>
        </w:rPr>
        <w:tab/>
      </w:r>
      <w:r w:rsidR="00C85944">
        <w:rPr>
          <w:rFonts w:ascii="Times New Roman"/>
          <w:noProof/>
          <w:position w:val="-2"/>
          <w:sz w:val="16"/>
        </w:rPr>
        <mc:AlternateContent>
          <mc:Choice Requires="wpg">
            <w:drawing>
              <wp:inline distT="0" distB="0" distL="0" distR="0" wp14:anchorId="2167195B" wp14:editId="6AB895B6">
                <wp:extent cx="845820" cy="102235"/>
                <wp:effectExtent l="13335" t="0" r="7620" b="5080"/>
                <wp:docPr id="26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102235"/>
                          <a:chOff x="0" y="0"/>
                          <a:chExt cx="1332" cy="161"/>
                        </a:xfrm>
                      </wpg:grpSpPr>
                      <wps:wsp>
                        <wps:cNvPr id="262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0" y="80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10439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" y="0"/>
                            <a:ext cx="16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0" y="0"/>
                            <a:ext cx="16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DC39ED" id="Group 251" o:spid="_x0000_s1026" style="width:66.6pt;height:8.05pt;mso-position-horizontal-relative:char;mso-position-vertical-relative:line" coordsize="1332,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">
                <v:line id="Line 254" o:spid="_x0000_s1027" style="position:absolute;visibility:visible;mso-wrap-style:square" from="0,80" to="1332,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" strokecolor="#bebebe" strokeweight=".28997mm"/>
                <v:shape id="Picture 253" o:spid="_x0000_s1028" type="#_x0000_t75" style="position:absolute;left:331;width:16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">
                  <v:imagedata r:id="rId162" o:title=""/>
                </v:shape>
                <v:shape id="Picture 252" o:spid="_x0000_s1029" type="#_x0000_t75" style="position:absolute;left:830;width:16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">
                  <v:imagedata r:id="rId163" o:title=""/>
                </v:shape>
                <w10:anchorlock/>
              </v:group>
            </w:pict>
          </mc:Fallback>
        </mc:AlternateContent>
      </w:r>
    </w:p>
    <w:p w14:paraId="26878CA4" w14:textId="77777777" w:rsidR="006F1C89" w:rsidRDefault="006F1C89">
      <w:pPr>
        <w:pStyle w:val="BodyText"/>
        <w:spacing w:before="11"/>
        <w:rPr>
          <w:rFonts w:ascii="Times New Roman"/>
          <w:sz w:val="18"/>
        </w:rPr>
      </w:pPr>
    </w:p>
    <w:p w14:paraId="392B2FB8" w14:textId="77777777" w:rsidR="006F1C89" w:rsidRDefault="005D3991">
      <w:pPr>
        <w:tabs>
          <w:tab w:val="left" w:pos="1167"/>
          <w:tab w:val="left" w:pos="1570"/>
          <w:tab w:val="left" w:pos="2432"/>
          <w:tab w:val="left" w:pos="2896"/>
          <w:tab w:val="left" w:pos="3300"/>
          <w:tab w:val="left" w:pos="4161"/>
          <w:tab w:val="left" w:pos="4625"/>
          <w:tab w:val="left" w:pos="5029"/>
          <w:tab w:val="left" w:pos="5890"/>
          <w:tab w:val="left" w:pos="6354"/>
          <w:tab w:val="left" w:pos="6758"/>
          <w:tab w:val="left" w:pos="7619"/>
          <w:tab w:val="left" w:pos="8083"/>
          <w:tab w:val="left" w:pos="8487"/>
          <w:tab w:val="left" w:pos="9348"/>
          <w:tab w:val="left" w:pos="9812"/>
          <w:tab w:val="left" w:pos="10216"/>
        </w:tabs>
        <w:spacing w:before="96"/>
        <w:ind w:left="703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</w:p>
    <w:p w14:paraId="48D26BE7" w14:textId="77777777" w:rsidR="006F1C89" w:rsidRDefault="005D3991">
      <w:pPr>
        <w:spacing w:before="211"/>
        <w:ind w:left="45" w:right="18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Immigration</w:t>
      </w:r>
    </w:p>
    <w:p w14:paraId="4B825063" w14:textId="77777777" w:rsidR="006F1C89" w:rsidRDefault="006F1C89">
      <w:pPr>
        <w:jc w:val="center"/>
        <w:rPr>
          <w:rFonts w:ascii="Times New Roman"/>
          <w:sz w:val="24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6152CD24" w14:textId="77777777" w:rsidR="006F1C89" w:rsidRDefault="005D3991">
      <w:pPr>
        <w:spacing w:before="94"/>
        <w:ind w:left="798"/>
        <w:rPr>
          <w:rFonts w:ascii="Times New Roman" w:hAnsi="Times New Roman"/>
          <w:sz w:val="24"/>
        </w:rPr>
      </w:pP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0.05</w:t>
      </w:r>
    </w:p>
    <w:p w14:paraId="4094BC7D" w14:textId="77777777" w:rsidR="006F1C89" w:rsidRDefault="005D3991">
      <w:pPr>
        <w:spacing w:before="94"/>
        <w:ind w:left="798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0.2</w:t>
      </w:r>
    </w:p>
    <w:p w14:paraId="250FDC28" w14:textId="77777777" w:rsidR="006F1C89" w:rsidRDefault="005D3991">
      <w:pPr>
        <w:spacing w:before="94"/>
        <w:ind w:left="798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0.35</w:t>
      </w:r>
    </w:p>
    <w:p w14:paraId="6C7DAEB7" w14:textId="77777777" w:rsidR="006F1C89" w:rsidRDefault="005D3991">
      <w:pPr>
        <w:spacing w:before="94"/>
        <w:ind w:left="798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0.5</w:t>
      </w:r>
    </w:p>
    <w:p w14:paraId="2CA4878F" w14:textId="77777777" w:rsidR="006F1C89" w:rsidRDefault="005D3991">
      <w:pPr>
        <w:spacing w:before="94"/>
        <w:ind w:left="798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sz w:val="24"/>
        </w:rPr>
        <w:t>0.65</w:t>
      </w:r>
    </w:p>
    <w:p w14:paraId="3EF15423" w14:textId="77777777" w:rsidR="006F1C89" w:rsidRDefault="005D3991">
      <w:pPr>
        <w:spacing w:before="94"/>
        <w:ind w:left="798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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0.8</w:t>
      </w:r>
    </w:p>
    <w:p w14:paraId="4B359EBA" w14:textId="77777777" w:rsidR="006F1C89" w:rsidRDefault="006F1C89">
      <w:pPr>
        <w:rPr>
          <w:rFonts w:ascii="Times New Roman" w:hAnsi="Times New Roman"/>
          <w:sz w:val="24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6" w:space="720" w:equalWidth="0">
            <w:col w:w="1684" w:space="106"/>
            <w:col w:w="1561" w:space="107"/>
            <w:col w:w="1684" w:space="107"/>
            <w:col w:w="1561" w:space="106"/>
            <w:col w:w="1684" w:space="107"/>
            <w:col w:w="2093"/>
          </w:cols>
        </w:sectPr>
      </w:pPr>
    </w:p>
    <w:p w14:paraId="63172181" w14:textId="77777777" w:rsidR="006F1C89" w:rsidRDefault="006F1C89">
      <w:pPr>
        <w:pStyle w:val="BodyText"/>
        <w:rPr>
          <w:rFonts w:ascii="Times New Roman"/>
          <w:sz w:val="20"/>
        </w:rPr>
      </w:pPr>
    </w:p>
    <w:p w14:paraId="096D4D33" w14:textId="77777777" w:rsidR="006F1C89" w:rsidRDefault="006F1C89">
      <w:pPr>
        <w:pStyle w:val="BodyText"/>
        <w:rPr>
          <w:rFonts w:ascii="Times New Roman"/>
          <w:sz w:val="20"/>
        </w:rPr>
      </w:pPr>
    </w:p>
    <w:p w14:paraId="41375041" w14:textId="77777777" w:rsidR="006F1C89" w:rsidRDefault="006F1C89">
      <w:pPr>
        <w:rPr>
          <w:rFonts w:ascii="Times New Roman"/>
          <w:sz w:val="20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020EA655" w14:textId="77777777" w:rsidR="006F1C89" w:rsidRDefault="006F1C89">
      <w:pPr>
        <w:pStyle w:val="BodyText"/>
        <w:spacing w:before="9"/>
        <w:rPr>
          <w:rFonts w:ascii="Times New Roman"/>
          <w:sz w:val="19"/>
        </w:rPr>
      </w:pPr>
    </w:p>
    <w:p w14:paraId="070FC0C2" w14:textId="0347EEDE" w:rsidR="006F1C89" w:rsidRDefault="00C85944">
      <w:pPr>
        <w:ind w:right="1140"/>
        <w:jc w:val="right"/>
        <w:rPr>
          <w:rFonts w:ascii="Times New Roman"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0352" behindDoc="0" locked="0" layoutInCell="1" allowOverlap="1" wp14:anchorId="5E3841D6" wp14:editId="68B85955">
                <wp:simplePos x="0" y="0"/>
                <wp:positionH relativeFrom="page">
                  <wp:posOffset>796925</wp:posOffset>
                </wp:positionH>
                <wp:positionV relativeFrom="paragraph">
                  <wp:posOffset>-88900</wp:posOffset>
                </wp:positionV>
                <wp:extent cx="846455" cy="845820"/>
                <wp:effectExtent l="0" t="0" r="0" b="0"/>
                <wp:wrapNone/>
                <wp:docPr id="22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6455" cy="845820"/>
                          <a:chOff x="1255" y="-140"/>
                          <a:chExt cx="1333" cy="1332"/>
                        </a:xfrm>
                      </wpg:grpSpPr>
                      <wps:wsp>
                        <wps:cNvPr id="227" name="AutoShape 250"/>
                        <wps:cNvSpPr>
                          <a:spLocks/>
                        </wps:cNvSpPr>
                        <wps:spPr bwMode="auto">
                          <a:xfrm>
                            <a:off x="1255" y="-140"/>
                            <a:ext cx="1333" cy="1332"/>
                          </a:xfrm>
                          <a:custGeom>
                            <a:avLst/>
                            <a:gdLst>
                              <a:gd name="T0" fmla="+- 0 1255 1255"/>
                              <a:gd name="T1" fmla="*/ T0 w 1333"/>
                              <a:gd name="T2" fmla="+- 0 1132 -140"/>
                              <a:gd name="T3" fmla="*/ 1132 h 1332"/>
                              <a:gd name="T4" fmla="+- 0 2587 1255"/>
                              <a:gd name="T5" fmla="*/ T4 w 1333"/>
                              <a:gd name="T6" fmla="+- 0 1132 -140"/>
                              <a:gd name="T7" fmla="*/ 1132 h 1332"/>
                              <a:gd name="T8" fmla="+- 0 1255 1255"/>
                              <a:gd name="T9" fmla="*/ T8 w 1333"/>
                              <a:gd name="T10" fmla="+- 0 728 -140"/>
                              <a:gd name="T11" fmla="*/ 728 h 1332"/>
                              <a:gd name="T12" fmla="+- 0 2587 1255"/>
                              <a:gd name="T13" fmla="*/ T12 w 1333"/>
                              <a:gd name="T14" fmla="+- 0 728 -140"/>
                              <a:gd name="T15" fmla="*/ 728 h 1332"/>
                              <a:gd name="T16" fmla="+- 0 1255 1255"/>
                              <a:gd name="T17" fmla="*/ T16 w 1333"/>
                              <a:gd name="T18" fmla="+- 0 324 -140"/>
                              <a:gd name="T19" fmla="*/ 324 h 1332"/>
                              <a:gd name="T20" fmla="+- 0 2587 1255"/>
                              <a:gd name="T21" fmla="*/ T20 w 1333"/>
                              <a:gd name="T22" fmla="+- 0 324 -140"/>
                              <a:gd name="T23" fmla="*/ 324 h 1332"/>
                              <a:gd name="T24" fmla="+- 0 1255 1255"/>
                              <a:gd name="T25" fmla="*/ T24 w 1333"/>
                              <a:gd name="T26" fmla="+- 0 -79 -140"/>
                              <a:gd name="T27" fmla="*/ -79 h 1332"/>
                              <a:gd name="T28" fmla="+- 0 2587 1255"/>
                              <a:gd name="T29" fmla="*/ T28 w 1333"/>
                              <a:gd name="T30" fmla="+- 0 -79 -140"/>
                              <a:gd name="T31" fmla="*/ -79 h 1332"/>
                              <a:gd name="T32" fmla="+- 0 1316 1255"/>
                              <a:gd name="T33" fmla="*/ T32 w 1333"/>
                              <a:gd name="T34" fmla="+- 0 1192 -140"/>
                              <a:gd name="T35" fmla="*/ 1192 h 1332"/>
                              <a:gd name="T36" fmla="+- 0 1316 1255"/>
                              <a:gd name="T37" fmla="*/ T36 w 1333"/>
                              <a:gd name="T38" fmla="+- 0 -140 -140"/>
                              <a:gd name="T39" fmla="*/ -140 h 1332"/>
                              <a:gd name="T40" fmla="+- 0 1719 1255"/>
                              <a:gd name="T41" fmla="*/ T40 w 1333"/>
                              <a:gd name="T42" fmla="+- 0 1192 -140"/>
                              <a:gd name="T43" fmla="*/ 1192 h 1332"/>
                              <a:gd name="T44" fmla="+- 0 1719 1255"/>
                              <a:gd name="T45" fmla="*/ T44 w 1333"/>
                              <a:gd name="T46" fmla="+- 0 -140 -140"/>
                              <a:gd name="T47" fmla="*/ -140 h 1332"/>
                              <a:gd name="T48" fmla="+- 0 2123 1255"/>
                              <a:gd name="T49" fmla="*/ T48 w 1333"/>
                              <a:gd name="T50" fmla="+- 0 1192 -140"/>
                              <a:gd name="T51" fmla="*/ 1192 h 1332"/>
                              <a:gd name="T52" fmla="+- 0 2123 1255"/>
                              <a:gd name="T53" fmla="*/ T52 w 1333"/>
                              <a:gd name="T54" fmla="+- 0 -140 -140"/>
                              <a:gd name="T55" fmla="*/ -140 h 1332"/>
                              <a:gd name="T56" fmla="+- 0 2527 1255"/>
                              <a:gd name="T57" fmla="*/ T56 w 1333"/>
                              <a:gd name="T58" fmla="+- 0 1192 -140"/>
                              <a:gd name="T59" fmla="*/ 1192 h 1332"/>
                              <a:gd name="T60" fmla="+- 0 2527 1255"/>
                              <a:gd name="T61" fmla="*/ T60 w 1333"/>
                              <a:gd name="T62" fmla="+- 0 -140 -140"/>
                              <a:gd name="T63" fmla="*/ -14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33" h="1332">
                                <a:moveTo>
                                  <a:pt x="0" y="1272"/>
                                </a:moveTo>
                                <a:lnTo>
                                  <a:pt x="1332" y="1272"/>
                                </a:lnTo>
                                <a:moveTo>
                                  <a:pt x="0" y="868"/>
                                </a:moveTo>
                                <a:lnTo>
                                  <a:pt x="1332" y="868"/>
                                </a:lnTo>
                                <a:moveTo>
                                  <a:pt x="0" y="464"/>
                                </a:moveTo>
                                <a:lnTo>
                                  <a:pt x="1332" y="464"/>
                                </a:lnTo>
                                <a:moveTo>
                                  <a:pt x="0" y="61"/>
                                </a:moveTo>
                                <a:lnTo>
                                  <a:pt x="1332" y="61"/>
                                </a:lnTo>
                                <a:moveTo>
                                  <a:pt x="61" y="1332"/>
                                </a:moveTo>
                                <a:lnTo>
                                  <a:pt x="61" y="0"/>
                                </a:lnTo>
                                <a:moveTo>
                                  <a:pt x="464" y="1332"/>
                                </a:moveTo>
                                <a:lnTo>
                                  <a:pt x="464" y="0"/>
                                </a:lnTo>
                                <a:moveTo>
                                  <a:pt x="868" y="1332"/>
                                </a:moveTo>
                                <a:lnTo>
                                  <a:pt x="868" y="0"/>
                                </a:lnTo>
                                <a:moveTo>
                                  <a:pt x="1272" y="1332"/>
                                </a:moveTo>
                                <a:lnTo>
                                  <a:pt x="1272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249"/>
                        <wps:cNvSpPr>
                          <a:spLocks/>
                        </wps:cNvSpPr>
                        <wps:spPr bwMode="auto">
                          <a:xfrm>
                            <a:off x="1255" y="-140"/>
                            <a:ext cx="1333" cy="1332"/>
                          </a:xfrm>
                          <a:custGeom>
                            <a:avLst/>
                            <a:gdLst>
                              <a:gd name="T0" fmla="+- 0 1255 1255"/>
                              <a:gd name="T1" fmla="*/ T0 w 1333"/>
                              <a:gd name="T2" fmla="+- 0 930 -140"/>
                              <a:gd name="T3" fmla="*/ 930 h 1332"/>
                              <a:gd name="T4" fmla="+- 0 2587 1255"/>
                              <a:gd name="T5" fmla="*/ T4 w 1333"/>
                              <a:gd name="T6" fmla="+- 0 930 -140"/>
                              <a:gd name="T7" fmla="*/ 930 h 1332"/>
                              <a:gd name="T8" fmla="+- 0 1255 1255"/>
                              <a:gd name="T9" fmla="*/ T8 w 1333"/>
                              <a:gd name="T10" fmla="+- 0 526 -140"/>
                              <a:gd name="T11" fmla="*/ 526 h 1332"/>
                              <a:gd name="T12" fmla="+- 0 2587 1255"/>
                              <a:gd name="T13" fmla="*/ T12 w 1333"/>
                              <a:gd name="T14" fmla="+- 0 526 -140"/>
                              <a:gd name="T15" fmla="*/ 526 h 1332"/>
                              <a:gd name="T16" fmla="+- 0 1255 1255"/>
                              <a:gd name="T17" fmla="*/ T16 w 1333"/>
                              <a:gd name="T18" fmla="+- 0 123 -140"/>
                              <a:gd name="T19" fmla="*/ 123 h 1332"/>
                              <a:gd name="T20" fmla="+- 0 2587 1255"/>
                              <a:gd name="T21" fmla="*/ T20 w 1333"/>
                              <a:gd name="T22" fmla="+- 0 123 -140"/>
                              <a:gd name="T23" fmla="*/ 123 h 1332"/>
                              <a:gd name="T24" fmla="+- 0 1517 1255"/>
                              <a:gd name="T25" fmla="*/ T24 w 1333"/>
                              <a:gd name="T26" fmla="+- 0 1192 -140"/>
                              <a:gd name="T27" fmla="*/ 1192 h 1332"/>
                              <a:gd name="T28" fmla="+- 0 1517 1255"/>
                              <a:gd name="T29" fmla="*/ T28 w 1333"/>
                              <a:gd name="T30" fmla="+- 0 -140 -140"/>
                              <a:gd name="T31" fmla="*/ -140 h 1332"/>
                              <a:gd name="T32" fmla="+- 0 1921 1255"/>
                              <a:gd name="T33" fmla="*/ T32 w 1333"/>
                              <a:gd name="T34" fmla="+- 0 1192 -140"/>
                              <a:gd name="T35" fmla="*/ 1192 h 1332"/>
                              <a:gd name="T36" fmla="+- 0 1921 1255"/>
                              <a:gd name="T37" fmla="*/ T36 w 1333"/>
                              <a:gd name="T38" fmla="+- 0 -140 -140"/>
                              <a:gd name="T39" fmla="*/ -140 h 1332"/>
                              <a:gd name="T40" fmla="+- 0 2325 1255"/>
                              <a:gd name="T41" fmla="*/ T40 w 1333"/>
                              <a:gd name="T42" fmla="+- 0 1192 -140"/>
                              <a:gd name="T43" fmla="*/ 1192 h 1332"/>
                              <a:gd name="T44" fmla="+- 0 2325 1255"/>
                              <a:gd name="T45" fmla="*/ T44 w 1333"/>
                              <a:gd name="T46" fmla="+- 0 -140 -140"/>
                              <a:gd name="T47" fmla="*/ -140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3" h="1332">
                                <a:moveTo>
                                  <a:pt x="0" y="1070"/>
                                </a:moveTo>
                                <a:lnTo>
                                  <a:pt x="1332" y="1070"/>
                                </a:lnTo>
                                <a:moveTo>
                                  <a:pt x="0" y="666"/>
                                </a:moveTo>
                                <a:lnTo>
                                  <a:pt x="1332" y="666"/>
                                </a:lnTo>
                                <a:moveTo>
                                  <a:pt x="0" y="263"/>
                                </a:moveTo>
                                <a:lnTo>
                                  <a:pt x="1332" y="263"/>
                                </a:lnTo>
                                <a:moveTo>
                                  <a:pt x="262" y="1332"/>
                                </a:moveTo>
                                <a:lnTo>
                                  <a:pt x="262" y="0"/>
                                </a:lnTo>
                                <a:moveTo>
                                  <a:pt x="666" y="1332"/>
                                </a:moveTo>
                                <a:lnTo>
                                  <a:pt x="666" y="0"/>
                                </a:lnTo>
                                <a:moveTo>
                                  <a:pt x="1070" y="1332"/>
                                </a:moveTo>
                                <a:lnTo>
                                  <a:pt x="1070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48"/>
                        <wps:cNvSpPr>
                          <a:spLocks/>
                        </wps:cNvSpPr>
                        <wps:spPr bwMode="auto">
                          <a:xfrm>
                            <a:off x="1646" y="188"/>
                            <a:ext cx="81" cy="81"/>
                          </a:xfrm>
                          <a:custGeom>
                            <a:avLst/>
                            <a:gdLst>
                              <a:gd name="T0" fmla="+- 0 1687 1646"/>
                              <a:gd name="T1" fmla="*/ T0 w 81"/>
                              <a:gd name="T2" fmla="+- 0 189 189"/>
                              <a:gd name="T3" fmla="*/ 189 h 81"/>
                              <a:gd name="T4" fmla="+- 0 1671 1646"/>
                              <a:gd name="T5" fmla="*/ T4 w 81"/>
                              <a:gd name="T6" fmla="+- 0 192 189"/>
                              <a:gd name="T7" fmla="*/ 192 h 81"/>
                              <a:gd name="T8" fmla="+- 0 1658 1646"/>
                              <a:gd name="T9" fmla="*/ T8 w 81"/>
                              <a:gd name="T10" fmla="+- 0 201 189"/>
                              <a:gd name="T11" fmla="*/ 201 h 81"/>
                              <a:gd name="T12" fmla="+- 0 1650 1646"/>
                              <a:gd name="T13" fmla="*/ T12 w 81"/>
                              <a:gd name="T14" fmla="+- 0 214 189"/>
                              <a:gd name="T15" fmla="*/ 214 h 81"/>
                              <a:gd name="T16" fmla="+- 0 1646 1646"/>
                              <a:gd name="T17" fmla="*/ T16 w 81"/>
                              <a:gd name="T18" fmla="+- 0 229 189"/>
                              <a:gd name="T19" fmla="*/ 229 h 81"/>
                              <a:gd name="T20" fmla="+- 0 1650 1646"/>
                              <a:gd name="T21" fmla="*/ T20 w 81"/>
                              <a:gd name="T22" fmla="+- 0 245 189"/>
                              <a:gd name="T23" fmla="*/ 245 h 81"/>
                              <a:gd name="T24" fmla="+- 0 1658 1646"/>
                              <a:gd name="T25" fmla="*/ T24 w 81"/>
                              <a:gd name="T26" fmla="+- 0 258 189"/>
                              <a:gd name="T27" fmla="*/ 258 h 81"/>
                              <a:gd name="T28" fmla="+- 0 1671 1646"/>
                              <a:gd name="T29" fmla="*/ T28 w 81"/>
                              <a:gd name="T30" fmla="+- 0 266 189"/>
                              <a:gd name="T31" fmla="*/ 266 h 81"/>
                              <a:gd name="T32" fmla="+- 0 1687 1646"/>
                              <a:gd name="T33" fmla="*/ T32 w 81"/>
                              <a:gd name="T34" fmla="+- 0 270 189"/>
                              <a:gd name="T35" fmla="*/ 270 h 81"/>
                              <a:gd name="T36" fmla="+- 0 1702 1646"/>
                              <a:gd name="T37" fmla="*/ T36 w 81"/>
                              <a:gd name="T38" fmla="+- 0 266 189"/>
                              <a:gd name="T39" fmla="*/ 266 h 81"/>
                              <a:gd name="T40" fmla="+- 0 1715 1646"/>
                              <a:gd name="T41" fmla="*/ T40 w 81"/>
                              <a:gd name="T42" fmla="+- 0 258 189"/>
                              <a:gd name="T43" fmla="*/ 258 h 81"/>
                              <a:gd name="T44" fmla="+- 0 1724 1646"/>
                              <a:gd name="T45" fmla="*/ T44 w 81"/>
                              <a:gd name="T46" fmla="+- 0 245 189"/>
                              <a:gd name="T47" fmla="*/ 245 h 81"/>
                              <a:gd name="T48" fmla="+- 0 1727 1646"/>
                              <a:gd name="T49" fmla="*/ T48 w 81"/>
                              <a:gd name="T50" fmla="+- 0 229 189"/>
                              <a:gd name="T51" fmla="*/ 229 h 81"/>
                              <a:gd name="T52" fmla="+- 0 1724 1646"/>
                              <a:gd name="T53" fmla="*/ T52 w 81"/>
                              <a:gd name="T54" fmla="+- 0 214 189"/>
                              <a:gd name="T55" fmla="*/ 214 h 81"/>
                              <a:gd name="T56" fmla="+- 0 1715 1646"/>
                              <a:gd name="T57" fmla="*/ T56 w 81"/>
                              <a:gd name="T58" fmla="+- 0 201 189"/>
                              <a:gd name="T59" fmla="*/ 201 h 81"/>
                              <a:gd name="T60" fmla="+- 0 1702 1646"/>
                              <a:gd name="T61" fmla="*/ T60 w 81"/>
                              <a:gd name="T62" fmla="+- 0 192 189"/>
                              <a:gd name="T63" fmla="*/ 192 h 81"/>
                              <a:gd name="T64" fmla="+- 0 1687 1646"/>
                              <a:gd name="T65" fmla="*/ T64 w 81"/>
                              <a:gd name="T66" fmla="+- 0 189 189"/>
                              <a:gd name="T67" fmla="*/ 189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4" y="25"/>
                                </a:lnTo>
                                <a:lnTo>
                                  <a:pt x="0" y="40"/>
                                </a:lnTo>
                                <a:lnTo>
                                  <a:pt x="4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7"/>
                                </a:lnTo>
                                <a:lnTo>
                                  <a:pt x="41" y="81"/>
                                </a:lnTo>
                                <a:lnTo>
                                  <a:pt x="56" y="77"/>
                                </a:lnTo>
                                <a:lnTo>
                                  <a:pt x="69" y="69"/>
                                </a:lnTo>
                                <a:lnTo>
                                  <a:pt x="78" y="56"/>
                                </a:lnTo>
                                <a:lnTo>
                                  <a:pt x="81" y="40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247"/>
                        <wps:cNvSpPr>
                          <a:spLocks/>
                        </wps:cNvSpPr>
                        <wps:spPr bwMode="auto">
                          <a:xfrm>
                            <a:off x="1646" y="188"/>
                            <a:ext cx="81" cy="81"/>
                          </a:xfrm>
                          <a:custGeom>
                            <a:avLst/>
                            <a:gdLst>
                              <a:gd name="T0" fmla="+- 0 1646 1646"/>
                              <a:gd name="T1" fmla="*/ T0 w 81"/>
                              <a:gd name="T2" fmla="+- 0 229 189"/>
                              <a:gd name="T3" fmla="*/ 229 h 81"/>
                              <a:gd name="T4" fmla="+- 0 1650 1646"/>
                              <a:gd name="T5" fmla="*/ T4 w 81"/>
                              <a:gd name="T6" fmla="+- 0 214 189"/>
                              <a:gd name="T7" fmla="*/ 214 h 81"/>
                              <a:gd name="T8" fmla="+- 0 1658 1646"/>
                              <a:gd name="T9" fmla="*/ T8 w 81"/>
                              <a:gd name="T10" fmla="+- 0 201 189"/>
                              <a:gd name="T11" fmla="*/ 201 h 81"/>
                              <a:gd name="T12" fmla="+- 0 1671 1646"/>
                              <a:gd name="T13" fmla="*/ T12 w 81"/>
                              <a:gd name="T14" fmla="+- 0 192 189"/>
                              <a:gd name="T15" fmla="*/ 192 h 81"/>
                              <a:gd name="T16" fmla="+- 0 1687 1646"/>
                              <a:gd name="T17" fmla="*/ T16 w 81"/>
                              <a:gd name="T18" fmla="+- 0 189 189"/>
                              <a:gd name="T19" fmla="*/ 189 h 81"/>
                              <a:gd name="T20" fmla="+- 0 1702 1646"/>
                              <a:gd name="T21" fmla="*/ T20 w 81"/>
                              <a:gd name="T22" fmla="+- 0 192 189"/>
                              <a:gd name="T23" fmla="*/ 192 h 81"/>
                              <a:gd name="T24" fmla="+- 0 1715 1646"/>
                              <a:gd name="T25" fmla="*/ T24 w 81"/>
                              <a:gd name="T26" fmla="+- 0 201 189"/>
                              <a:gd name="T27" fmla="*/ 201 h 81"/>
                              <a:gd name="T28" fmla="+- 0 1724 1646"/>
                              <a:gd name="T29" fmla="*/ T28 w 81"/>
                              <a:gd name="T30" fmla="+- 0 214 189"/>
                              <a:gd name="T31" fmla="*/ 214 h 81"/>
                              <a:gd name="T32" fmla="+- 0 1727 1646"/>
                              <a:gd name="T33" fmla="*/ T32 w 81"/>
                              <a:gd name="T34" fmla="+- 0 229 189"/>
                              <a:gd name="T35" fmla="*/ 229 h 81"/>
                              <a:gd name="T36" fmla="+- 0 1724 1646"/>
                              <a:gd name="T37" fmla="*/ T36 w 81"/>
                              <a:gd name="T38" fmla="+- 0 245 189"/>
                              <a:gd name="T39" fmla="*/ 245 h 81"/>
                              <a:gd name="T40" fmla="+- 0 1715 1646"/>
                              <a:gd name="T41" fmla="*/ T40 w 81"/>
                              <a:gd name="T42" fmla="+- 0 258 189"/>
                              <a:gd name="T43" fmla="*/ 258 h 81"/>
                              <a:gd name="T44" fmla="+- 0 1702 1646"/>
                              <a:gd name="T45" fmla="*/ T44 w 81"/>
                              <a:gd name="T46" fmla="+- 0 266 189"/>
                              <a:gd name="T47" fmla="*/ 266 h 81"/>
                              <a:gd name="T48" fmla="+- 0 1687 1646"/>
                              <a:gd name="T49" fmla="*/ T48 w 81"/>
                              <a:gd name="T50" fmla="+- 0 270 189"/>
                              <a:gd name="T51" fmla="*/ 270 h 81"/>
                              <a:gd name="T52" fmla="+- 0 1671 1646"/>
                              <a:gd name="T53" fmla="*/ T52 w 81"/>
                              <a:gd name="T54" fmla="+- 0 266 189"/>
                              <a:gd name="T55" fmla="*/ 266 h 81"/>
                              <a:gd name="T56" fmla="+- 0 1658 1646"/>
                              <a:gd name="T57" fmla="*/ T56 w 81"/>
                              <a:gd name="T58" fmla="+- 0 258 189"/>
                              <a:gd name="T59" fmla="*/ 258 h 81"/>
                              <a:gd name="T60" fmla="+- 0 1650 1646"/>
                              <a:gd name="T61" fmla="*/ T60 w 81"/>
                              <a:gd name="T62" fmla="+- 0 245 189"/>
                              <a:gd name="T63" fmla="*/ 245 h 81"/>
                              <a:gd name="T64" fmla="+- 0 1646 1646"/>
                              <a:gd name="T65" fmla="*/ T64 w 81"/>
                              <a:gd name="T66" fmla="+- 0 229 189"/>
                              <a:gd name="T67" fmla="*/ 229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0"/>
                                </a:moveTo>
                                <a:lnTo>
                                  <a:pt x="4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0"/>
                                </a:lnTo>
                                <a:lnTo>
                                  <a:pt x="78" y="56"/>
                                </a:lnTo>
                                <a:lnTo>
                                  <a:pt x="69" y="69"/>
                                </a:lnTo>
                                <a:lnTo>
                                  <a:pt x="56" y="77"/>
                                </a:lnTo>
                                <a:lnTo>
                                  <a:pt x="41" y="81"/>
                                </a:lnTo>
                                <a:lnTo>
                                  <a:pt x="25" y="77"/>
                                </a:lnTo>
                                <a:lnTo>
                                  <a:pt x="12" y="69"/>
                                </a:lnTo>
                                <a:lnTo>
                                  <a:pt x="4" y="56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46"/>
                        <wps:cNvSpPr>
                          <a:spLocks/>
                        </wps:cNvSpPr>
                        <wps:spPr bwMode="auto">
                          <a:xfrm>
                            <a:off x="1849" y="721"/>
                            <a:ext cx="81" cy="81"/>
                          </a:xfrm>
                          <a:custGeom>
                            <a:avLst/>
                            <a:gdLst>
                              <a:gd name="T0" fmla="+- 0 1890 1849"/>
                              <a:gd name="T1" fmla="*/ T0 w 81"/>
                              <a:gd name="T2" fmla="+- 0 722 722"/>
                              <a:gd name="T3" fmla="*/ 722 h 81"/>
                              <a:gd name="T4" fmla="+- 0 1874 1849"/>
                              <a:gd name="T5" fmla="*/ T4 w 81"/>
                              <a:gd name="T6" fmla="+- 0 725 722"/>
                              <a:gd name="T7" fmla="*/ 725 h 81"/>
                              <a:gd name="T8" fmla="+- 0 1861 1849"/>
                              <a:gd name="T9" fmla="*/ T8 w 81"/>
                              <a:gd name="T10" fmla="+- 0 734 722"/>
                              <a:gd name="T11" fmla="*/ 734 h 81"/>
                              <a:gd name="T12" fmla="+- 0 1852 1849"/>
                              <a:gd name="T13" fmla="*/ T12 w 81"/>
                              <a:gd name="T14" fmla="+- 0 747 722"/>
                              <a:gd name="T15" fmla="*/ 747 h 81"/>
                              <a:gd name="T16" fmla="+- 0 1849 1849"/>
                              <a:gd name="T17" fmla="*/ T16 w 81"/>
                              <a:gd name="T18" fmla="+- 0 762 722"/>
                              <a:gd name="T19" fmla="*/ 762 h 81"/>
                              <a:gd name="T20" fmla="+- 0 1852 1849"/>
                              <a:gd name="T21" fmla="*/ T20 w 81"/>
                              <a:gd name="T22" fmla="+- 0 778 722"/>
                              <a:gd name="T23" fmla="*/ 778 h 81"/>
                              <a:gd name="T24" fmla="+- 0 1861 1849"/>
                              <a:gd name="T25" fmla="*/ T24 w 81"/>
                              <a:gd name="T26" fmla="+- 0 791 722"/>
                              <a:gd name="T27" fmla="*/ 791 h 81"/>
                              <a:gd name="T28" fmla="+- 0 1874 1849"/>
                              <a:gd name="T29" fmla="*/ T28 w 81"/>
                              <a:gd name="T30" fmla="+- 0 800 722"/>
                              <a:gd name="T31" fmla="*/ 800 h 81"/>
                              <a:gd name="T32" fmla="+- 0 1890 1849"/>
                              <a:gd name="T33" fmla="*/ T32 w 81"/>
                              <a:gd name="T34" fmla="+- 0 803 722"/>
                              <a:gd name="T35" fmla="*/ 803 h 81"/>
                              <a:gd name="T36" fmla="+- 0 1905 1849"/>
                              <a:gd name="T37" fmla="*/ T36 w 81"/>
                              <a:gd name="T38" fmla="+- 0 800 722"/>
                              <a:gd name="T39" fmla="*/ 800 h 81"/>
                              <a:gd name="T40" fmla="+- 0 1918 1849"/>
                              <a:gd name="T41" fmla="*/ T40 w 81"/>
                              <a:gd name="T42" fmla="+- 0 791 722"/>
                              <a:gd name="T43" fmla="*/ 791 h 81"/>
                              <a:gd name="T44" fmla="+- 0 1927 1849"/>
                              <a:gd name="T45" fmla="*/ T44 w 81"/>
                              <a:gd name="T46" fmla="+- 0 778 722"/>
                              <a:gd name="T47" fmla="*/ 778 h 81"/>
                              <a:gd name="T48" fmla="+- 0 1930 1849"/>
                              <a:gd name="T49" fmla="*/ T48 w 81"/>
                              <a:gd name="T50" fmla="+- 0 762 722"/>
                              <a:gd name="T51" fmla="*/ 762 h 81"/>
                              <a:gd name="T52" fmla="+- 0 1927 1849"/>
                              <a:gd name="T53" fmla="*/ T52 w 81"/>
                              <a:gd name="T54" fmla="+- 0 747 722"/>
                              <a:gd name="T55" fmla="*/ 747 h 81"/>
                              <a:gd name="T56" fmla="+- 0 1918 1849"/>
                              <a:gd name="T57" fmla="*/ T56 w 81"/>
                              <a:gd name="T58" fmla="+- 0 734 722"/>
                              <a:gd name="T59" fmla="*/ 734 h 81"/>
                              <a:gd name="T60" fmla="+- 0 1905 1849"/>
                              <a:gd name="T61" fmla="*/ T60 w 81"/>
                              <a:gd name="T62" fmla="+- 0 725 722"/>
                              <a:gd name="T63" fmla="*/ 725 h 81"/>
                              <a:gd name="T64" fmla="+- 0 1890 1849"/>
                              <a:gd name="T65" fmla="*/ T64 w 81"/>
                              <a:gd name="T66" fmla="+- 0 722 722"/>
                              <a:gd name="T67" fmla="*/ 722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1" y="81"/>
                                </a:lnTo>
                                <a:lnTo>
                                  <a:pt x="56" y="78"/>
                                </a:lnTo>
                                <a:lnTo>
                                  <a:pt x="69" y="69"/>
                                </a:lnTo>
                                <a:lnTo>
                                  <a:pt x="78" y="56"/>
                                </a:lnTo>
                                <a:lnTo>
                                  <a:pt x="81" y="40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09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245"/>
                        <wps:cNvSpPr>
                          <a:spLocks/>
                        </wps:cNvSpPr>
                        <wps:spPr bwMode="auto">
                          <a:xfrm>
                            <a:off x="1849" y="721"/>
                            <a:ext cx="81" cy="81"/>
                          </a:xfrm>
                          <a:custGeom>
                            <a:avLst/>
                            <a:gdLst>
                              <a:gd name="T0" fmla="+- 0 1849 1849"/>
                              <a:gd name="T1" fmla="*/ T0 w 81"/>
                              <a:gd name="T2" fmla="+- 0 762 722"/>
                              <a:gd name="T3" fmla="*/ 762 h 81"/>
                              <a:gd name="T4" fmla="+- 0 1852 1849"/>
                              <a:gd name="T5" fmla="*/ T4 w 81"/>
                              <a:gd name="T6" fmla="+- 0 747 722"/>
                              <a:gd name="T7" fmla="*/ 747 h 81"/>
                              <a:gd name="T8" fmla="+- 0 1861 1849"/>
                              <a:gd name="T9" fmla="*/ T8 w 81"/>
                              <a:gd name="T10" fmla="+- 0 734 722"/>
                              <a:gd name="T11" fmla="*/ 734 h 81"/>
                              <a:gd name="T12" fmla="+- 0 1874 1849"/>
                              <a:gd name="T13" fmla="*/ T12 w 81"/>
                              <a:gd name="T14" fmla="+- 0 725 722"/>
                              <a:gd name="T15" fmla="*/ 725 h 81"/>
                              <a:gd name="T16" fmla="+- 0 1890 1849"/>
                              <a:gd name="T17" fmla="*/ T16 w 81"/>
                              <a:gd name="T18" fmla="+- 0 722 722"/>
                              <a:gd name="T19" fmla="*/ 722 h 81"/>
                              <a:gd name="T20" fmla="+- 0 1905 1849"/>
                              <a:gd name="T21" fmla="*/ T20 w 81"/>
                              <a:gd name="T22" fmla="+- 0 725 722"/>
                              <a:gd name="T23" fmla="*/ 725 h 81"/>
                              <a:gd name="T24" fmla="+- 0 1918 1849"/>
                              <a:gd name="T25" fmla="*/ T24 w 81"/>
                              <a:gd name="T26" fmla="+- 0 734 722"/>
                              <a:gd name="T27" fmla="*/ 734 h 81"/>
                              <a:gd name="T28" fmla="+- 0 1927 1849"/>
                              <a:gd name="T29" fmla="*/ T28 w 81"/>
                              <a:gd name="T30" fmla="+- 0 747 722"/>
                              <a:gd name="T31" fmla="*/ 747 h 81"/>
                              <a:gd name="T32" fmla="+- 0 1930 1849"/>
                              <a:gd name="T33" fmla="*/ T32 w 81"/>
                              <a:gd name="T34" fmla="+- 0 762 722"/>
                              <a:gd name="T35" fmla="*/ 762 h 81"/>
                              <a:gd name="T36" fmla="+- 0 1927 1849"/>
                              <a:gd name="T37" fmla="*/ T36 w 81"/>
                              <a:gd name="T38" fmla="+- 0 778 722"/>
                              <a:gd name="T39" fmla="*/ 778 h 81"/>
                              <a:gd name="T40" fmla="+- 0 1918 1849"/>
                              <a:gd name="T41" fmla="*/ T40 w 81"/>
                              <a:gd name="T42" fmla="+- 0 791 722"/>
                              <a:gd name="T43" fmla="*/ 791 h 81"/>
                              <a:gd name="T44" fmla="+- 0 1905 1849"/>
                              <a:gd name="T45" fmla="*/ T44 w 81"/>
                              <a:gd name="T46" fmla="+- 0 800 722"/>
                              <a:gd name="T47" fmla="*/ 800 h 81"/>
                              <a:gd name="T48" fmla="+- 0 1890 1849"/>
                              <a:gd name="T49" fmla="*/ T48 w 81"/>
                              <a:gd name="T50" fmla="+- 0 803 722"/>
                              <a:gd name="T51" fmla="*/ 803 h 81"/>
                              <a:gd name="T52" fmla="+- 0 1874 1849"/>
                              <a:gd name="T53" fmla="*/ T52 w 81"/>
                              <a:gd name="T54" fmla="+- 0 800 722"/>
                              <a:gd name="T55" fmla="*/ 800 h 81"/>
                              <a:gd name="T56" fmla="+- 0 1861 1849"/>
                              <a:gd name="T57" fmla="*/ T56 w 81"/>
                              <a:gd name="T58" fmla="+- 0 791 722"/>
                              <a:gd name="T59" fmla="*/ 791 h 81"/>
                              <a:gd name="T60" fmla="+- 0 1852 1849"/>
                              <a:gd name="T61" fmla="*/ T60 w 81"/>
                              <a:gd name="T62" fmla="+- 0 778 722"/>
                              <a:gd name="T63" fmla="*/ 778 h 81"/>
                              <a:gd name="T64" fmla="+- 0 1849 1849"/>
                              <a:gd name="T65" fmla="*/ T64 w 81"/>
                              <a:gd name="T66" fmla="+- 0 762 722"/>
                              <a:gd name="T67" fmla="*/ 762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0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0"/>
                                </a:lnTo>
                                <a:lnTo>
                                  <a:pt x="78" y="56"/>
                                </a:lnTo>
                                <a:lnTo>
                                  <a:pt x="69" y="69"/>
                                </a:lnTo>
                                <a:lnTo>
                                  <a:pt x="56" y="78"/>
                                </a:lnTo>
                                <a:lnTo>
                                  <a:pt x="41" y="81"/>
                                </a:lnTo>
                                <a:lnTo>
                                  <a:pt x="25" y="78"/>
                                </a:lnTo>
                                <a:lnTo>
                                  <a:pt x="12" y="69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0B09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244"/>
                        <wps:cNvSpPr>
                          <a:spLocks/>
                        </wps:cNvSpPr>
                        <wps:spPr bwMode="auto">
                          <a:xfrm>
                            <a:off x="1578" y="853"/>
                            <a:ext cx="81" cy="81"/>
                          </a:xfrm>
                          <a:custGeom>
                            <a:avLst/>
                            <a:gdLst>
                              <a:gd name="T0" fmla="+- 0 1618 1578"/>
                              <a:gd name="T1" fmla="*/ T0 w 81"/>
                              <a:gd name="T2" fmla="+- 0 853 853"/>
                              <a:gd name="T3" fmla="*/ 853 h 81"/>
                              <a:gd name="T4" fmla="+- 0 1603 1578"/>
                              <a:gd name="T5" fmla="*/ T4 w 81"/>
                              <a:gd name="T6" fmla="+- 0 857 853"/>
                              <a:gd name="T7" fmla="*/ 857 h 81"/>
                              <a:gd name="T8" fmla="+- 0 1590 1578"/>
                              <a:gd name="T9" fmla="*/ T8 w 81"/>
                              <a:gd name="T10" fmla="+- 0 865 853"/>
                              <a:gd name="T11" fmla="*/ 865 h 81"/>
                              <a:gd name="T12" fmla="+- 0 1581 1578"/>
                              <a:gd name="T13" fmla="*/ T12 w 81"/>
                              <a:gd name="T14" fmla="+- 0 878 853"/>
                              <a:gd name="T15" fmla="*/ 878 h 81"/>
                              <a:gd name="T16" fmla="+- 0 1578 1578"/>
                              <a:gd name="T17" fmla="*/ T16 w 81"/>
                              <a:gd name="T18" fmla="+- 0 894 853"/>
                              <a:gd name="T19" fmla="*/ 894 h 81"/>
                              <a:gd name="T20" fmla="+- 0 1581 1578"/>
                              <a:gd name="T21" fmla="*/ T20 w 81"/>
                              <a:gd name="T22" fmla="+- 0 909 853"/>
                              <a:gd name="T23" fmla="*/ 909 h 81"/>
                              <a:gd name="T24" fmla="+- 0 1590 1578"/>
                              <a:gd name="T25" fmla="*/ T24 w 81"/>
                              <a:gd name="T26" fmla="+- 0 922 853"/>
                              <a:gd name="T27" fmla="*/ 922 h 81"/>
                              <a:gd name="T28" fmla="+- 0 1603 1578"/>
                              <a:gd name="T29" fmla="*/ T28 w 81"/>
                              <a:gd name="T30" fmla="+- 0 931 853"/>
                              <a:gd name="T31" fmla="*/ 931 h 81"/>
                              <a:gd name="T32" fmla="+- 0 1618 1578"/>
                              <a:gd name="T33" fmla="*/ T32 w 81"/>
                              <a:gd name="T34" fmla="+- 0 934 853"/>
                              <a:gd name="T35" fmla="*/ 934 h 81"/>
                              <a:gd name="T36" fmla="+- 0 1634 1578"/>
                              <a:gd name="T37" fmla="*/ T36 w 81"/>
                              <a:gd name="T38" fmla="+- 0 931 853"/>
                              <a:gd name="T39" fmla="*/ 931 h 81"/>
                              <a:gd name="T40" fmla="+- 0 1647 1578"/>
                              <a:gd name="T41" fmla="*/ T40 w 81"/>
                              <a:gd name="T42" fmla="+- 0 922 853"/>
                              <a:gd name="T43" fmla="*/ 922 h 81"/>
                              <a:gd name="T44" fmla="+- 0 1656 1578"/>
                              <a:gd name="T45" fmla="*/ T44 w 81"/>
                              <a:gd name="T46" fmla="+- 0 909 853"/>
                              <a:gd name="T47" fmla="*/ 909 h 81"/>
                              <a:gd name="T48" fmla="+- 0 1659 1578"/>
                              <a:gd name="T49" fmla="*/ T48 w 81"/>
                              <a:gd name="T50" fmla="+- 0 894 853"/>
                              <a:gd name="T51" fmla="*/ 894 h 81"/>
                              <a:gd name="T52" fmla="+- 0 1656 1578"/>
                              <a:gd name="T53" fmla="*/ T52 w 81"/>
                              <a:gd name="T54" fmla="+- 0 878 853"/>
                              <a:gd name="T55" fmla="*/ 878 h 81"/>
                              <a:gd name="T56" fmla="+- 0 1647 1578"/>
                              <a:gd name="T57" fmla="*/ T56 w 81"/>
                              <a:gd name="T58" fmla="+- 0 865 853"/>
                              <a:gd name="T59" fmla="*/ 865 h 81"/>
                              <a:gd name="T60" fmla="+- 0 1634 1578"/>
                              <a:gd name="T61" fmla="*/ T60 w 81"/>
                              <a:gd name="T62" fmla="+- 0 857 853"/>
                              <a:gd name="T63" fmla="*/ 857 h 81"/>
                              <a:gd name="T64" fmla="+- 0 1618 1578"/>
                              <a:gd name="T65" fmla="*/ T64 w 81"/>
                              <a:gd name="T66" fmla="+- 0 853 853"/>
                              <a:gd name="T67" fmla="*/ 853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0" y="0"/>
                                </a:moveTo>
                                <a:lnTo>
                                  <a:pt x="25" y="4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0" y="81"/>
                                </a:lnTo>
                                <a:lnTo>
                                  <a:pt x="56" y="78"/>
                                </a:lnTo>
                                <a:lnTo>
                                  <a:pt x="69" y="69"/>
                                </a:lnTo>
                                <a:lnTo>
                                  <a:pt x="78" y="56"/>
                                </a:lnTo>
                                <a:lnTo>
                                  <a:pt x="81" y="41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4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114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243"/>
                        <wps:cNvSpPr>
                          <a:spLocks/>
                        </wps:cNvSpPr>
                        <wps:spPr bwMode="auto">
                          <a:xfrm>
                            <a:off x="1578" y="853"/>
                            <a:ext cx="81" cy="81"/>
                          </a:xfrm>
                          <a:custGeom>
                            <a:avLst/>
                            <a:gdLst>
                              <a:gd name="T0" fmla="+- 0 1578 1578"/>
                              <a:gd name="T1" fmla="*/ T0 w 81"/>
                              <a:gd name="T2" fmla="+- 0 894 853"/>
                              <a:gd name="T3" fmla="*/ 894 h 81"/>
                              <a:gd name="T4" fmla="+- 0 1581 1578"/>
                              <a:gd name="T5" fmla="*/ T4 w 81"/>
                              <a:gd name="T6" fmla="+- 0 878 853"/>
                              <a:gd name="T7" fmla="*/ 878 h 81"/>
                              <a:gd name="T8" fmla="+- 0 1590 1578"/>
                              <a:gd name="T9" fmla="*/ T8 w 81"/>
                              <a:gd name="T10" fmla="+- 0 865 853"/>
                              <a:gd name="T11" fmla="*/ 865 h 81"/>
                              <a:gd name="T12" fmla="+- 0 1603 1578"/>
                              <a:gd name="T13" fmla="*/ T12 w 81"/>
                              <a:gd name="T14" fmla="+- 0 857 853"/>
                              <a:gd name="T15" fmla="*/ 857 h 81"/>
                              <a:gd name="T16" fmla="+- 0 1618 1578"/>
                              <a:gd name="T17" fmla="*/ T16 w 81"/>
                              <a:gd name="T18" fmla="+- 0 853 853"/>
                              <a:gd name="T19" fmla="*/ 853 h 81"/>
                              <a:gd name="T20" fmla="+- 0 1634 1578"/>
                              <a:gd name="T21" fmla="*/ T20 w 81"/>
                              <a:gd name="T22" fmla="+- 0 857 853"/>
                              <a:gd name="T23" fmla="*/ 857 h 81"/>
                              <a:gd name="T24" fmla="+- 0 1647 1578"/>
                              <a:gd name="T25" fmla="*/ T24 w 81"/>
                              <a:gd name="T26" fmla="+- 0 865 853"/>
                              <a:gd name="T27" fmla="*/ 865 h 81"/>
                              <a:gd name="T28" fmla="+- 0 1656 1578"/>
                              <a:gd name="T29" fmla="*/ T28 w 81"/>
                              <a:gd name="T30" fmla="+- 0 878 853"/>
                              <a:gd name="T31" fmla="*/ 878 h 81"/>
                              <a:gd name="T32" fmla="+- 0 1659 1578"/>
                              <a:gd name="T33" fmla="*/ T32 w 81"/>
                              <a:gd name="T34" fmla="+- 0 894 853"/>
                              <a:gd name="T35" fmla="*/ 894 h 81"/>
                              <a:gd name="T36" fmla="+- 0 1656 1578"/>
                              <a:gd name="T37" fmla="*/ T36 w 81"/>
                              <a:gd name="T38" fmla="+- 0 909 853"/>
                              <a:gd name="T39" fmla="*/ 909 h 81"/>
                              <a:gd name="T40" fmla="+- 0 1647 1578"/>
                              <a:gd name="T41" fmla="*/ T40 w 81"/>
                              <a:gd name="T42" fmla="+- 0 922 853"/>
                              <a:gd name="T43" fmla="*/ 922 h 81"/>
                              <a:gd name="T44" fmla="+- 0 1634 1578"/>
                              <a:gd name="T45" fmla="*/ T44 w 81"/>
                              <a:gd name="T46" fmla="+- 0 931 853"/>
                              <a:gd name="T47" fmla="*/ 931 h 81"/>
                              <a:gd name="T48" fmla="+- 0 1618 1578"/>
                              <a:gd name="T49" fmla="*/ T48 w 81"/>
                              <a:gd name="T50" fmla="+- 0 934 853"/>
                              <a:gd name="T51" fmla="*/ 934 h 81"/>
                              <a:gd name="T52" fmla="+- 0 1603 1578"/>
                              <a:gd name="T53" fmla="*/ T52 w 81"/>
                              <a:gd name="T54" fmla="+- 0 931 853"/>
                              <a:gd name="T55" fmla="*/ 931 h 81"/>
                              <a:gd name="T56" fmla="+- 0 1590 1578"/>
                              <a:gd name="T57" fmla="*/ T56 w 81"/>
                              <a:gd name="T58" fmla="+- 0 922 853"/>
                              <a:gd name="T59" fmla="*/ 922 h 81"/>
                              <a:gd name="T60" fmla="+- 0 1581 1578"/>
                              <a:gd name="T61" fmla="*/ T60 w 81"/>
                              <a:gd name="T62" fmla="+- 0 909 853"/>
                              <a:gd name="T63" fmla="*/ 909 h 81"/>
                              <a:gd name="T64" fmla="+- 0 1578 1578"/>
                              <a:gd name="T65" fmla="*/ T64 w 81"/>
                              <a:gd name="T66" fmla="+- 0 894 853"/>
                              <a:gd name="T67" fmla="*/ 894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4"/>
                                </a:lnTo>
                                <a:lnTo>
                                  <a:pt x="40" y="0"/>
                                </a:lnTo>
                                <a:lnTo>
                                  <a:pt x="56" y="4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1"/>
                                </a:lnTo>
                                <a:lnTo>
                                  <a:pt x="78" y="56"/>
                                </a:lnTo>
                                <a:lnTo>
                                  <a:pt x="69" y="69"/>
                                </a:lnTo>
                                <a:lnTo>
                                  <a:pt x="56" y="78"/>
                                </a:lnTo>
                                <a:lnTo>
                                  <a:pt x="40" y="81"/>
                                </a:lnTo>
                                <a:lnTo>
                                  <a:pt x="25" y="78"/>
                                </a:lnTo>
                                <a:lnTo>
                                  <a:pt x="12" y="69"/>
                                </a:lnTo>
                                <a:lnTo>
                                  <a:pt x="3" y="56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20114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242"/>
                        <wps:cNvSpPr>
                          <a:spLocks/>
                        </wps:cNvSpPr>
                        <wps:spPr bwMode="auto">
                          <a:xfrm>
                            <a:off x="1916" y="-18"/>
                            <a:ext cx="81" cy="81"/>
                          </a:xfrm>
                          <a:custGeom>
                            <a:avLst/>
                            <a:gdLst>
                              <a:gd name="T0" fmla="+- 0 1957 1916"/>
                              <a:gd name="T1" fmla="*/ T0 w 81"/>
                              <a:gd name="T2" fmla="+- 0 -17 -17"/>
                              <a:gd name="T3" fmla="*/ -17 h 81"/>
                              <a:gd name="T4" fmla="+- 0 1941 1916"/>
                              <a:gd name="T5" fmla="*/ T4 w 81"/>
                              <a:gd name="T6" fmla="+- 0 -14 -17"/>
                              <a:gd name="T7" fmla="*/ -14 h 81"/>
                              <a:gd name="T8" fmla="+- 0 1928 1916"/>
                              <a:gd name="T9" fmla="*/ T8 w 81"/>
                              <a:gd name="T10" fmla="+- 0 -5 -17"/>
                              <a:gd name="T11" fmla="*/ -5 h 81"/>
                              <a:gd name="T12" fmla="+- 0 1919 1916"/>
                              <a:gd name="T13" fmla="*/ T12 w 81"/>
                              <a:gd name="T14" fmla="+- 0 8 -17"/>
                              <a:gd name="T15" fmla="*/ 8 h 81"/>
                              <a:gd name="T16" fmla="+- 0 1916 1916"/>
                              <a:gd name="T17" fmla="*/ T16 w 81"/>
                              <a:gd name="T18" fmla="+- 0 23 -17"/>
                              <a:gd name="T19" fmla="*/ 23 h 81"/>
                              <a:gd name="T20" fmla="+- 0 1919 1916"/>
                              <a:gd name="T21" fmla="*/ T20 w 81"/>
                              <a:gd name="T22" fmla="+- 0 39 -17"/>
                              <a:gd name="T23" fmla="*/ 39 h 81"/>
                              <a:gd name="T24" fmla="+- 0 1928 1916"/>
                              <a:gd name="T25" fmla="*/ T24 w 81"/>
                              <a:gd name="T26" fmla="+- 0 52 -17"/>
                              <a:gd name="T27" fmla="*/ 52 h 81"/>
                              <a:gd name="T28" fmla="+- 0 1941 1916"/>
                              <a:gd name="T29" fmla="*/ T28 w 81"/>
                              <a:gd name="T30" fmla="+- 0 61 -17"/>
                              <a:gd name="T31" fmla="*/ 61 h 81"/>
                              <a:gd name="T32" fmla="+- 0 1957 1916"/>
                              <a:gd name="T33" fmla="*/ T32 w 81"/>
                              <a:gd name="T34" fmla="+- 0 64 -17"/>
                              <a:gd name="T35" fmla="*/ 64 h 81"/>
                              <a:gd name="T36" fmla="+- 0 1972 1916"/>
                              <a:gd name="T37" fmla="*/ T36 w 81"/>
                              <a:gd name="T38" fmla="+- 0 61 -17"/>
                              <a:gd name="T39" fmla="*/ 61 h 81"/>
                              <a:gd name="T40" fmla="+- 0 1985 1916"/>
                              <a:gd name="T41" fmla="*/ T40 w 81"/>
                              <a:gd name="T42" fmla="+- 0 52 -17"/>
                              <a:gd name="T43" fmla="*/ 52 h 81"/>
                              <a:gd name="T44" fmla="+- 0 1994 1916"/>
                              <a:gd name="T45" fmla="*/ T44 w 81"/>
                              <a:gd name="T46" fmla="+- 0 39 -17"/>
                              <a:gd name="T47" fmla="*/ 39 h 81"/>
                              <a:gd name="T48" fmla="+- 0 1997 1916"/>
                              <a:gd name="T49" fmla="*/ T48 w 81"/>
                              <a:gd name="T50" fmla="+- 0 23 -17"/>
                              <a:gd name="T51" fmla="*/ 23 h 81"/>
                              <a:gd name="T52" fmla="+- 0 1994 1916"/>
                              <a:gd name="T53" fmla="*/ T52 w 81"/>
                              <a:gd name="T54" fmla="+- 0 8 -17"/>
                              <a:gd name="T55" fmla="*/ 8 h 81"/>
                              <a:gd name="T56" fmla="+- 0 1985 1916"/>
                              <a:gd name="T57" fmla="*/ T56 w 81"/>
                              <a:gd name="T58" fmla="+- 0 -5 -17"/>
                              <a:gd name="T59" fmla="*/ -5 h 81"/>
                              <a:gd name="T60" fmla="+- 0 1972 1916"/>
                              <a:gd name="T61" fmla="*/ T60 w 81"/>
                              <a:gd name="T62" fmla="+- 0 -14 -17"/>
                              <a:gd name="T63" fmla="*/ -14 h 81"/>
                              <a:gd name="T64" fmla="+- 0 1957 1916"/>
                              <a:gd name="T65" fmla="*/ T64 w 81"/>
                              <a:gd name="T66" fmla="+- 0 -17 -17"/>
                              <a:gd name="T67" fmla="*/ -17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1" y="81"/>
                                </a:lnTo>
                                <a:lnTo>
                                  <a:pt x="56" y="78"/>
                                </a:lnTo>
                                <a:lnTo>
                                  <a:pt x="69" y="69"/>
                                </a:lnTo>
                                <a:lnTo>
                                  <a:pt x="78" y="56"/>
                                </a:lnTo>
                                <a:lnTo>
                                  <a:pt x="81" y="40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0F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241"/>
                        <wps:cNvSpPr>
                          <a:spLocks/>
                        </wps:cNvSpPr>
                        <wps:spPr bwMode="auto">
                          <a:xfrm>
                            <a:off x="1916" y="-18"/>
                            <a:ext cx="81" cy="81"/>
                          </a:xfrm>
                          <a:custGeom>
                            <a:avLst/>
                            <a:gdLst>
                              <a:gd name="T0" fmla="+- 0 1916 1916"/>
                              <a:gd name="T1" fmla="*/ T0 w 81"/>
                              <a:gd name="T2" fmla="+- 0 23 -17"/>
                              <a:gd name="T3" fmla="*/ 23 h 81"/>
                              <a:gd name="T4" fmla="+- 0 1919 1916"/>
                              <a:gd name="T5" fmla="*/ T4 w 81"/>
                              <a:gd name="T6" fmla="+- 0 8 -17"/>
                              <a:gd name="T7" fmla="*/ 8 h 81"/>
                              <a:gd name="T8" fmla="+- 0 1928 1916"/>
                              <a:gd name="T9" fmla="*/ T8 w 81"/>
                              <a:gd name="T10" fmla="+- 0 -5 -17"/>
                              <a:gd name="T11" fmla="*/ -5 h 81"/>
                              <a:gd name="T12" fmla="+- 0 1941 1916"/>
                              <a:gd name="T13" fmla="*/ T12 w 81"/>
                              <a:gd name="T14" fmla="+- 0 -14 -17"/>
                              <a:gd name="T15" fmla="*/ -14 h 81"/>
                              <a:gd name="T16" fmla="+- 0 1957 1916"/>
                              <a:gd name="T17" fmla="*/ T16 w 81"/>
                              <a:gd name="T18" fmla="+- 0 -17 -17"/>
                              <a:gd name="T19" fmla="*/ -17 h 81"/>
                              <a:gd name="T20" fmla="+- 0 1972 1916"/>
                              <a:gd name="T21" fmla="*/ T20 w 81"/>
                              <a:gd name="T22" fmla="+- 0 -14 -17"/>
                              <a:gd name="T23" fmla="*/ -14 h 81"/>
                              <a:gd name="T24" fmla="+- 0 1985 1916"/>
                              <a:gd name="T25" fmla="*/ T24 w 81"/>
                              <a:gd name="T26" fmla="+- 0 -5 -17"/>
                              <a:gd name="T27" fmla="*/ -5 h 81"/>
                              <a:gd name="T28" fmla="+- 0 1994 1916"/>
                              <a:gd name="T29" fmla="*/ T28 w 81"/>
                              <a:gd name="T30" fmla="+- 0 8 -17"/>
                              <a:gd name="T31" fmla="*/ 8 h 81"/>
                              <a:gd name="T32" fmla="+- 0 1997 1916"/>
                              <a:gd name="T33" fmla="*/ T32 w 81"/>
                              <a:gd name="T34" fmla="+- 0 23 -17"/>
                              <a:gd name="T35" fmla="*/ 23 h 81"/>
                              <a:gd name="T36" fmla="+- 0 1994 1916"/>
                              <a:gd name="T37" fmla="*/ T36 w 81"/>
                              <a:gd name="T38" fmla="+- 0 39 -17"/>
                              <a:gd name="T39" fmla="*/ 39 h 81"/>
                              <a:gd name="T40" fmla="+- 0 1985 1916"/>
                              <a:gd name="T41" fmla="*/ T40 w 81"/>
                              <a:gd name="T42" fmla="+- 0 52 -17"/>
                              <a:gd name="T43" fmla="*/ 52 h 81"/>
                              <a:gd name="T44" fmla="+- 0 1972 1916"/>
                              <a:gd name="T45" fmla="*/ T44 w 81"/>
                              <a:gd name="T46" fmla="+- 0 61 -17"/>
                              <a:gd name="T47" fmla="*/ 61 h 81"/>
                              <a:gd name="T48" fmla="+- 0 1957 1916"/>
                              <a:gd name="T49" fmla="*/ T48 w 81"/>
                              <a:gd name="T50" fmla="+- 0 64 -17"/>
                              <a:gd name="T51" fmla="*/ 64 h 81"/>
                              <a:gd name="T52" fmla="+- 0 1941 1916"/>
                              <a:gd name="T53" fmla="*/ T52 w 81"/>
                              <a:gd name="T54" fmla="+- 0 61 -17"/>
                              <a:gd name="T55" fmla="*/ 61 h 81"/>
                              <a:gd name="T56" fmla="+- 0 1928 1916"/>
                              <a:gd name="T57" fmla="*/ T56 w 81"/>
                              <a:gd name="T58" fmla="+- 0 52 -17"/>
                              <a:gd name="T59" fmla="*/ 52 h 81"/>
                              <a:gd name="T60" fmla="+- 0 1919 1916"/>
                              <a:gd name="T61" fmla="*/ T60 w 81"/>
                              <a:gd name="T62" fmla="+- 0 39 -17"/>
                              <a:gd name="T63" fmla="*/ 39 h 81"/>
                              <a:gd name="T64" fmla="+- 0 1916 1916"/>
                              <a:gd name="T65" fmla="*/ T64 w 81"/>
                              <a:gd name="T66" fmla="+- 0 23 -17"/>
                              <a:gd name="T67" fmla="*/ 23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0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0"/>
                                </a:lnTo>
                                <a:lnTo>
                                  <a:pt x="78" y="56"/>
                                </a:lnTo>
                                <a:lnTo>
                                  <a:pt x="69" y="69"/>
                                </a:lnTo>
                                <a:lnTo>
                                  <a:pt x="56" y="78"/>
                                </a:lnTo>
                                <a:lnTo>
                                  <a:pt x="41" y="81"/>
                                </a:lnTo>
                                <a:lnTo>
                                  <a:pt x="25" y="78"/>
                                </a:lnTo>
                                <a:lnTo>
                                  <a:pt x="12" y="69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240"/>
                        <wps:cNvSpPr>
                          <a:spLocks/>
                        </wps:cNvSpPr>
                        <wps:spPr bwMode="auto">
                          <a:xfrm>
                            <a:off x="2051" y="518"/>
                            <a:ext cx="82" cy="82"/>
                          </a:xfrm>
                          <a:custGeom>
                            <a:avLst/>
                            <a:gdLst>
                              <a:gd name="T0" fmla="+- 0 2092 2051"/>
                              <a:gd name="T1" fmla="*/ T0 w 82"/>
                              <a:gd name="T2" fmla="+- 0 518 518"/>
                              <a:gd name="T3" fmla="*/ 518 h 82"/>
                              <a:gd name="T4" fmla="+- 0 2076 2051"/>
                              <a:gd name="T5" fmla="*/ T4 w 82"/>
                              <a:gd name="T6" fmla="+- 0 521 518"/>
                              <a:gd name="T7" fmla="*/ 521 h 82"/>
                              <a:gd name="T8" fmla="+- 0 2063 2051"/>
                              <a:gd name="T9" fmla="*/ T8 w 82"/>
                              <a:gd name="T10" fmla="+- 0 530 518"/>
                              <a:gd name="T11" fmla="*/ 530 h 82"/>
                              <a:gd name="T12" fmla="+- 0 2054 2051"/>
                              <a:gd name="T13" fmla="*/ T12 w 82"/>
                              <a:gd name="T14" fmla="+- 0 543 518"/>
                              <a:gd name="T15" fmla="*/ 543 h 82"/>
                              <a:gd name="T16" fmla="+- 0 2051 2051"/>
                              <a:gd name="T17" fmla="*/ T16 w 82"/>
                              <a:gd name="T18" fmla="+- 0 559 518"/>
                              <a:gd name="T19" fmla="*/ 559 h 82"/>
                              <a:gd name="T20" fmla="+- 0 2054 2051"/>
                              <a:gd name="T21" fmla="*/ T20 w 82"/>
                              <a:gd name="T22" fmla="+- 0 575 518"/>
                              <a:gd name="T23" fmla="*/ 575 h 82"/>
                              <a:gd name="T24" fmla="+- 0 2063 2051"/>
                              <a:gd name="T25" fmla="*/ T24 w 82"/>
                              <a:gd name="T26" fmla="+- 0 587 518"/>
                              <a:gd name="T27" fmla="*/ 587 h 82"/>
                              <a:gd name="T28" fmla="+- 0 2076 2051"/>
                              <a:gd name="T29" fmla="*/ T28 w 82"/>
                              <a:gd name="T30" fmla="+- 0 596 518"/>
                              <a:gd name="T31" fmla="*/ 596 h 82"/>
                              <a:gd name="T32" fmla="+- 0 2092 2051"/>
                              <a:gd name="T33" fmla="*/ T32 w 82"/>
                              <a:gd name="T34" fmla="+- 0 599 518"/>
                              <a:gd name="T35" fmla="*/ 599 h 82"/>
                              <a:gd name="T36" fmla="+- 0 2108 2051"/>
                              <a:gd name="T37" fmla="*/ T36 w 82"/>
                              <a:gd name="T38" fmla="+- 0 596 518"/>
                              <a:gd name="T39" fmla="*/ 596 h 82"/>
                              <a:gd name="T40" fmla="+- 0 2121 2051"/>
                              <a:gd name="T41" fmla="*/ T40 w 82"/>
                              <a:gd name="T42" fmla="+- 0 587 518"/>
                              <a:gd name="T43" fmla="*/ 587 h 82"/>
                              <a:gd name="T44" fmla="+- 0 2129 2051"/>
                              <a:gd name="T45" fmla="*/ T44 w 82"/>
                              <a:gd name="T46" fmla="+- 0 575 518"/>
                              <a:gd name="T47" fmla="*/ 575 h 82"/>
                              <a:gd name="T48" fmla="+- 0 2132 2051"/>
                              <a:gd name="T49" fmla="*/ T48 w 82"/>
                              <a:gd name="T50" fmla="+- 0 559 518"/>
                              <a:gd name="T51" fmla="*/ 559 h 82"/>
                              <a:gd name="T52" fmla="+- 0 2129 2051"/>
                              <a:gd name="T53" fmla="*/ T52 w 82"/>
                              <a:gd name="T54" fmla="+- 0 543 518"/>
                              <a:gd name="T55" fmla="*/ 543 h 82"/>
                              <a:gd name="T56" fmla="+- 0 2121 2051"/>
                              <a:gd name="T57" fmla="*/ T56 w 82"/>
                              <a:gd name="T58" fmla="+- 0 530 518"/>
                              <a:gd name="T59" fmla="*/ 530 h 82"/>
                              <a:gd name="T60" fmla="+- 0 2108 2051"/>
                              <a:gd name="T61" fmla="*/ T60 w 82"/>
                              <a:gd name="T62" fmla="+- 0 521 518"/>
                              <a:gd name="T63" fmla="*/ 521 h 82"/>
                              <a:gd name="T64" fmla="+- 0 2092 2051"/>
                              <a:gd name="T65" fmla="*/ T64 w 82"/>
                              <a:gd name="T66" fmla="+- 0 518 518"/>
                              <a:gd name="T67" fmla="*/ 518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1" y="81"/>
                                </a:lnTo>
                                <a:lnTo>
                                  <a:pt x="57" y="78"/>
                                </a:lnTo>
                                <a:lnTo>
                                  <a:pt x="70" y="69"/>
                                </a:lnTo>
                                <a:lnTo>
                                  <a:pt x="78" y="57"/>
                                </a:lnTo>
                                <a:lnTo>
                                  <a:pt x="81" y="41"/>
                                </a:lnTo>
                                <a:lnTo>
                                  <a:pt x="78" y="25"/>
                                </a:lnTo>
                                <a:lnTo>
                                  <a:pt x="70" y="12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15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239"/>
                        <wps:cNvSpPr>
                          <a:spLocks/>
                        </wps:cNvSpPr>
                        <wps:spPr bwMode="auto">
                          <a:xfrm>
                            <a:off x="2051" y="518"/>
                            <a:ext cx="82" cy="82"/>
                          </a:xfrm>
                          <a:custGeom>
                            <a:avLst/>
                            <a:gdLst>
                              <a:gd name="T0" fmla="+- 0 2051 2051"/>
                              <a:gd name="T1" fmla="*/ T0 w 82"/>
                              <a:gd name="T2" fmla="+- 0 559 518"/>
                              <a:gd name="T3" fmla="*/ 559 h 82"/>
                              <a:gd name="T4" fmla="+- 0 2054 2051"/>
                              <a:gd name="T5" fmla="*/ T4 w 82"/>
                              <a:gd name="T6" fmla="+- 0 543 518"/>
                              <a:gd name="T7" fmla="*/ 543 h 82"/>
                              <a:gd name="T8" fmla="+- 0 2063 2051"/>
                              <a:gd name="T9" fmla="*/ T8 w 82"/>
                              <a:gd name="T10" fmla="+- 0 530 518"/>
                              <a:gd name="T11" fmla="*/ 530 h 82"/>
                              <a:gd name="T12" fmla="+- 0 2076 2051"/>
                              <a:gd name="T13" fmla="*/ T12 w 82"/>
                              <a:gd name="T14" fmla="+- 0 521 518"/>
                              <a:gd name="T15" fmla="*/ 521 h 82"/>
                              <a:gd name="T16" fmla="+- 0 2092 2051"/>
                              <a:gd name="T17" fmla="*/ T16 w 82"/>
                              <a:gd name="T18" fmla="+- 0 518 518"/>
                              <a:gd name="T19" fmla="*/ 518 h 82"/>
                              <a:gd name="T20" fmla="+- 0 2108 2051"/>
                              <a:gd name="T21" fmla="*/ T20 w 82"/>
                              <a:gd name="T22" fmla="+- 0 521 518"/>
                              <a:gd name="T23" fmla="*/ 521 h 82"/>
                              <a:gd name="T24" fmla="+- 0 2121 2051"/>
                              <a:gd name="T25" fmla="*/ T24 w 82"/>
                              <a:gd name="T26" fmla="+- 0 530 518"/>
                              <a:gd name="T27" fmla="*/ 530 h 82"/>
                              <a:gd name="T28" fmla="+- 0 2129 2051"/>
                              <a:gd name="T29" fmla="*/ T28 w 82"/>
                              <a:gd name="T30" fmla="+- 0 543 518"/>
                              <a:gd name="T31" fmla="*/ 543 h 82"/>
                              <a:gd name="T32" fmla="+- 0 2132 2051"/>
                              <a:gd name="T33" fmla="*/ T32 w 82"/>
                              <a:gd name="T34" fmla="+- 0 559 518"/>
                              <a:gd name="T35" fmla="*/ 559 h 82"/>
                              <a:gd name="T36" fmla="+- 0 2129 2051"/>
                              <a:gd name="T37" fmla="*/ T36 w 82"/>
                              <a:gd name="T38" fmla="+- 0 575 518"/>
                              <a:gd name="T39" fmla="*/ 575 h 82"/>
                              <a:gd name="T40" fmla="+- 0 2121 2051"/>
                              <a:gd name="T41" fmla="*/ T40 w 82"/>
                              <a:gd name="T42" fmla="+- 0 587 518"/>
                              <a:gd name="T43" fmla="*/ 587 h 82"/>
                              <a:gd name="T44" fmla="+- 0 2108 2051"/>
                              <a:gd name="T45" fmla="*/ T44 w 82"/>
                              <a:gd name="T46" fmla="+- 0 596 518"/>
                              <a:gd name="T47" fmla="*/ 596 h 82"/>
                              <a:gd name="T48" fmla="+- 0 2092 2051"/>
                              <a:gd name="T49" fmla="*/ T48 w 82"/>
                              <a:gd name="T50" fmla="+- 0 599 518"/>
                              <a:gd name="T51" fmla="*/ 599 h 82"/>
                              <a:gd name="T52" fmla="+- 0 2076 2051"/>
                              <a:gd name="T53" fmla="*/ T52 w 82"/>
                              <a:gd name="T54" fmla="+- 0 596 518"/>
                              <a:gd name="T55" fmla="*/ 596 h 82"/>
                              <a:gd name="T56" fmla="+- 0 2063 2051"/>
                              <a:gd name="T57" fmla="*/ T56 w 82"/>
                              <a:gd name="T58" fmla="+- 0 587 518"/>
                              <a:gd name="T59" fmla="*/ 587 h 82"/>
                              <a:gd name="T60" fmla="+- 0 2054 2051"/>
                              <a:gd name="T61" fmla="*/ T60 w 82"/>
                              <a:gd name="T62" fmla="+- 0 575 518"/>
                              <a:gd name="T63" fmla="*/ 575 h 82"/>
                              <a:gd name="T64" fmla="+- 0 2051 2051"/>
                              <a:gd name="T65" fmla="*/ T64 w 82"/>
                              <a:gd name="T66" fmla="+- 0 559 518"/>
                              <a:gd name="T67" fmla="*/ 559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7" y="3"/>
                                </a:lnTo>
                                <a:lnTo>
                                  <a:pt x="70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1"/>
                                </a:lnTo>
                                <a:lnTo>
                                  <a:pt x="78" y="57"/>
                                </a:lnTo>
                                <a:lnTo>
                                  <a:pt x="70" y="69"/>
                                </a:lnTo>
                                <a:lnTo>
                                  <a:pt x="57" y="78"/>
                                </a:lnTo>
                                <a:lnTo>
                                  <a:pt x="41" y="81"/>
                                </a:lnTo>
                                <a:lnTo>
                                  <a:pt x="25" y="78"/>
                                </a:lnTo>
                                <a:lnTo>
                                  <a:pt x="12" y="69"/>
                                </a:lnTo>
                                <a:lnTo>
                                  <a:pt x="3" y="57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5715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238"/>
                        <wps:cNvSpPr>
                          <a:spLocks/>
                        </wps:cNvSpPr>
                        <wps:spPr bwMode="auto">
                          <a:xfrm>
                            <a:off x="2385" y="49"/>
                            <a:ext cx="82" cy="82"/>
                          </a:xfrm>
                          <a:custGeom>
                            <a:avLst/>
                            <a:gdLst>
                              <a:gd name="T0" fmla="+- 0 2427 2386"/>
                              <a:gd name="T1" fmla="*/ T0 w 82"/>
                              <a:gd name="T2" fmla="+- 0 49 49"/>
                              <a:gd name="T3" fmla="*/ 49 h 82"/>
                              <a:gd name="T4" fmla="+- 0 2411 2386"/>
                              <a:gd name="T5" fmla="*/ T4 w 82"/>
                              <a:gd name="T6" fmla="+- 0 53 49"/>
                              <a:gd name="T7" fmla="*/ 53 h 82"/>
                              <a:gd name="T8" fmla="+- 0 2398 2386"/>
                              <a:gd name="T9" fmla="*/ T8 w 82"/>
                              <a:gd name="T10" fmla="+- 0 61 49"/>
                              <a:gd name="T11" fmla="*/ 61 h 82"/>
                              <a:gd name="T12" fmla="+- 0 2389 2386"/>
                              <a:gd name="T13" fmla="*/ T12 w 82"/>
                              <a:gd name="T14" fmla="+- 0 74 49"/>
                              <a:gd name="T15" fmla="*/ 74 h 82"/>
                              <a:gd name="T16" fmla="+- 0 2386 2386"/>
                              <a:gd name="T17" fmla="*/ T16 w 82"/>
                              <a:gd name="T18" fmla="+- 0 90 49"/>
                              <a:gd name="T19" fmla="*/ 90 h 82"/>
                              <a:gd name="T20" fmla="+- 0 2389 2386"/>
                              <a:gd name="T21" fmla="*/ T20 w 82"/>
                              <a:gd name="T22" fmla="+- 0 106 49"/>
                              <a:gd name="T23" fmla="*/ 106 h 82"/>
                              <a:gd name="T24" fmla="+- 0 2398 2386"/>
                              <a:gd name="T25" fmla="*/ T24 w 82"/>
                              <a:gd name="T26" fmla="+- 0 119 49"/>
                              <a:gd name="T27" fmla="*/ 119 h 82"/>
                              <a:gd name="T28" fmla="+- 0 2411 2386"/>
                              <a:gd name="T29" fmla="*/ T28 w 82"/>
                              <a:gd name="T30" fmla="+- 0 128 49"/>
                              <a:gd name="T31" fmla="*/ 128 h 82"/>
                              <a:gd name="T32" fmla="+- 0 2427 2386"/>
                              <a:gd name="T33" fmla="*/ T32 w 82"/>
                              <a:gd name="T34" fmla="+- 0 131 49"/>
                              <a:gd name="T35" fmla="*/ 131 h 82"/>
                              <a:gd name="T36" fmla="+- 0 2442 2386"/>
                              <a:gd name="T37" fmla="*/ T36 w 82"/>
                              <a:gd name="T38" fmla="+- 0 128 49"/>
                              <a:gd name="T39" fmla="*/ 128 h 82"/>
                              <a:gd name="T40" fmla="+- 0 2455 2386"/>
                              <a:gd name="T41" fmla="*/ T40 w 82"/>
                              <a:gd name="T42" fmla="+- 0 119 49"/>
                              <a:gd name="T43" fmla="*/ 119 h 82"/>
                              <a:gd name="T44" fmla="+- 0 2464 2386"/>
                              <a:gd name="T45" fmla="*/ T44 w 82"/>
                              <a:gd name="T46" fmla="+- 0 106 49"/>
                              <a:gd name="T47" fmla="*/ 106 h 82"/>
                              <a:gd name="T48" fmla="+- 0 2467 2386"/>
                              <a:gd name="T49" fmla="*/ T48 w 82"/>
                              <a:gd name="T50" fmla="+- 0 90 49"/>
                              <a:gd name="T51" fmla="*/ 90 h 82"/>
                              <a:gd name="T52" fmla="+- 0 2464 2386"/>
                              <a:gd name="T53" fmla="*/ T52 w 82"/>
                              <a:gd name="T54" fmla="+- 0 74 49"/>
                              <a:gd name="T55" fmla="*/ 74 h 82"/>
                              <a:gd name="T56" fmla="+- 0 2455 2386"/>
                              <a:gd name="T57" fmla="*/ T56 w 82"/>
                              <a:gd name="T58" fmla="+- 0 61 49"/>
                              <a:gd name="T59" fmla="*/ 61 h 82"/>
                              <a:gd name="T60" fmla="+- 0 2442 2386"/>
                              <a:gd name="T61" fmla="*/ T60 w 82"/>
                              <a:gd name="T62" fmla="+- 0 53 49"/>
                              <a:gd name="T63" fmla="*/ 53 h 82"/>
                              <a:gd name="T64" fmla="+- 0 2427 2386"/>
                              <a:gd name="T65" fmla="*/ T64 w 82"/>
                              <a:gd name="T66" fmla="+- 0 49 49"/>
                              <a:gd name="T67" fmla="*/ 49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25" y="4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2" y="70"/>
                                </a:lnTo>
                                <a:lnTo>
                                  <a:pt x="25" y="79"/>
                                </a:lnTo>
                                <a:lnTo>
                                  <a:pt x="41" y="82"/>
                                </a:lnTo>
                                <a:lnTo>
                                  <a:pt x="56" y="79"/>
                                </a:lnTo>
                                <a:lnTo>
                                  <a:pt x="69" y="70"/>
                                </a:lnTo>
                                <a:lnTo>
                                  <a:pt x="78" y="57"/>
                                </a:lnTo>
                                <a:lnTo>
                                  <a:pt x="81" y="41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4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F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37"/>
                        <wps:cNvSpPr>
                          <a:spLocks/>
                        </wps:cNvSpPr>
                        <wps:spPr bwMode="auto">
                          <a:xfrm>
                            <a:off x="2385" y="49"/>
                            <a:ext cx="82" cy="82"/>
                          </a:xfrm>
                          <a:custGeom>
                            <a:avLst/>
                            <a:gdLst>
                              <a:gd name="T0" fmla="+- 0 2386 2386"/>
                              <a:gd name="T1" fmla="*/ T0 w 82"/>
                              <a:gd name="T2" fmla="+- 0 90 49"/>
                              <a:gd name="T3" fmla="*/ 90 h 82"/>
                              <a:gd name="T4" fmla="+- 0 2389 2386"/>
                              <a:gd name="T5" fmla="*/ T4 w 82"/>
                              <a:gd name="T6" fmla="+- 0 74 49"/>
                              <a:gd name="T7" fmla="*/ 74 h 82"/>
                              <a:gd name="T8" fmla="+- 0 2398 2386"/>
                              <a:gd name="T9" fmla="*/ T8 w 82"/>
                              <a:gd name="T10" fmla="+- 0 61 49"/>
                              <a:gd name="T11" fmla="*/ 61 h 82"/>
                              <a:gd name="T12" fmla="+- 0 2411 2386"/>
                              <a:gd name="T13" fmla="*/ T12 w 82"/>
                              <a:gd name="T14" fmla="+- 0 53 49"/>
                              <a:gd name="T15" fmla="*/ 53 h 82"/>
                              <a:gd name="T16" fmla="+- 0 2427 2386"/>
                              <a:gd name="T17" fmla="*/ T16 w 82"/>
                              <a:gd name="T18" fmla="+- 0 49 49"/>
                              <a:gd name="T19" fmla="*/ 49 h 82"/>
                              <a:gd name="T20" fmla="+- 0 2442 2386"/>
                              <a:gd name="T21" fmla="*/ T20 w 82"/>
                              <a:gd name="T22" fmla="+- 0 53 49"/>
                              <a:gd name="T23" fmla="*/ 53 h 82"/>
                              <a:gd name="T24" fmla="+- 0 2455 2386"/>
                              <a:gd name="T25" fmla="*/ T24 w 82"/>
                              <a:gd name="T26" fmla="+- 0 61 49"/>
                              <a:gd name="T27" fmla="*/ 61 h 82"/>
                              <a:gd name="T28" fmla="+- 0 2464 2386"/>
                              <a:gd name="T29" fmla="*/ T28 w 82"/>
                              <a:gd name="T30" fmla="+- 0 74 49"/>
                              <a:gd name="T31" fmla="*/ 74 h 82"/>
                              <a:gd name="T32" fmla="+- 0 2467 2386"/>
                              <a:gd name="T33" fmla="*/ T32 w 82"/>
                              <a:gd name="T34" fmla="+- 0 90 49"/>
                              <a:gd name="T35" fmla="*/ 90 h 82"/>
                              <a:gd name="T36" fmla="+- 0 2464 2386"/>
                              <a:gd name="T37" fmla="*/ T36 w 82"/>
                              <a:gd name="T38" fmla="+- 0 106 49"/>
                              <a:gd name="T39" fmla="*/ 106 h 82"/>
                              <a:gd name="T40" fmla="+- 0 2455 2386"/>
                              <a:gd name="T41" fmla="*/ T40 w 82"/>
                              <a:gd name="T42" fmla="+- 0 119 49"/>
                              <a:gd name="T43" fmla="*/ 119 h 82"/>
                              <a:gd name="T44" fmla="+- 0 2442 2386"/>
                              <a:gd name="T45" fmla="*/ T44 w 82"/>
                              <a:gd name="T46" fmla="+- 0 128 49"/>
                              <a:gd name="T47" fmla="*/ 128 h 82"/>
                              <a:gd name="T48" fmla="+- 0 2427 2386"/>
                              <a:gd name="T49" fmla="*/ T48 w 82"/>
                              <a:gd name="T50" fmla="+- 0 131 49"/>
                              <a:gd name="T51" fmla="*/ 131 h 82"/>
                              <a:gd name="T52" fmla="+- 0 2411 2386"/>
                              <a:gd name="T53" fmla="*/ T52 w 82"/>
                              <a:gd name="T54" fmla="+- 0 128 49"/>
                              <a:gd name="T55" fmla="*/ 128 h 82"/>
                              <a:gd name="T56" fmla="+- 0 2398 2386"/>
                              <a:gd name="T57" fmla="*/ T56 w 82"/>
                              <a:gd name="T58" fmla="+- 0 119 49"/>
                              <a:gd name="T59" fmla="*/ 119 h 82"/>
                              <a:gd name="T60" fmla="+- 0 2389 2386"/>
                              <a:gd name="T61" fmla="*/ T60 w 82"/>
                              <a:gd name="T62" fmla="+- 0 106 49"/>
                              <a:gd name="T63" fmla="*/ 106 h 82"/>
                              <a:gd name="T64" fmla="+- 0 2386 2386"/>
                              <a:gd name="T65" fmla="*/ T64 w 82"/>
                              <a:gd name="T66" fmla="+- 0 90 49"/>
                              <a:gd name="T67" fmla="*/ 90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4"/>
                                </a:lnTo>
                                <a:lnTo>
                                  <a:pt x="41" y="0"/>
                                </a:lnTo>
                                <a:lnTo>
                                  <a:pt x="56" y="4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1"/>
                                </a:lnTo>
                                <a:lnTo>
                                  <a:pt x="78" y="57"/>
                                </a:lnTo>
                                <a:lnTo>
                                  <a:pt x="69" y="70"/>
                                </a:lnTo>
                                <a:lnTo>
                                  <a:pt x="56" y="79"/>
                                </a:lnTo>
                                <a:lnTo>
                                  <a:pt x="41" y="82"/>
                                </a:lnTo>
                                <a:lnTo>
                                  <a:pt x="25" y="79"/>
                                </a:lnTo>
                                <a:lnTo>
                                  <a:pt x="12" y="70"/>
                                </a:lnTo>
                                <a:lnTo>
                                  <a:pt x="3" y="57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721F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236"/>
                        <wps:cNvSpPr>
                          <a:spLocks/>
                        </wps:cNvSpPr>
                        <wps:spPr bwMode="auto">
                          <a:xfrm>
                            <a:off x="1441" y="255"/>
                            <a:ext cx="82" cy="82"/>
                          </a:xfrm>
                          <a:custGeom>
                            <a:avLst/>
                            <a:gdLst>
                              <a:gd name="T0" fmla="+- 0 1483 1442"/>
                              <a:gd name="T1" fmla="*/ T0 w 82"/>
                              <a:gd name="T2" fmla="+- 0 255 255"/>
                              <a:gd name="T3" fmla="*/ 255 h 82"/>
                              <a:gd name="T4" fmla="+- 0 1467 1442"/>
                              <a:gd name="T5" fmla="*/ T4 w 82"/>
                              <a:gd name="T6" fmla="+- 0 258 255"/>
                              <a:gd name="T7" fmla="*/ 258 h 82"/>
                              <a:gd name="T8" fmla="+- 0 1454 1442"/>
                              <a:gd name="T9" fmla="*/ T8 w 82"/>
                              <a:gd name="T10" fmla="+- 0 267 255"/>
                              <a:gd name="T11" fmla="*/ 267 h 82"/>
                              <a:gd name="T12" fmla="+- 0 1445 1442"/>
                              <a:gd name="T13" fmla="*/ T12 w 82"/>
                              <a:gd name="T14" fmla="+- 0 280 255"/>
                              <a:gd name="T15" fmla="*/ 280 h 82"/>
                              <a:gd name="T16" fmla="+- 0 1442 1442"/>
                              <a:gd name="T17" fmla="*/ T16 w 82"/>
                              <a:gd name="T18" fmla="+- 0 296 255"/>
                              <a:gd name="T19" fmla="*/ 296 h 82"/>
                              <a:gd name="T20" fmla="+- 0 1445 1442"/>
                              <a:gd name="T21" fmla="*/ T20 w 82"/>
                              <a:gd name="T22" fmla="+- 0 312 255"/>
                              <a:gd name="T23" fmla="*/ 312 h 82"/>
                              <a:gd name="T24" fmla="+- 0 1454 1442"/>
                              <a:gd name="T25" fmla="*/ T24 w 82"/>
                              <a:gd name="T26" fmla="+- 0 325 255"/>
                              <a:gd name="T27" fmla="*/ 325 h 82"/>
                              <a:gd name="T28" fmla="+- 0 1467 1442"/>
                              <a:gd name="T29" fmla="*/ T28 w 82"/>
                              <a:gd name="T30" fmla="+- 0 334 255"/>
                              <a:gd name="T31" fmla="*/ 334 h 82"/>
                              <a:gd name="T32" fmla="+- 0 1483 1442"/>
                              <a:gd name="T33" fmla="*/ T32 w 82"/>
                              <a:gd name="T34" fmla="+- 0 337 255"/>
                              <a:gd name="T35" fmla="*/ 337 h 82"/>
                              <a:gd name="T36" fmla="+- 0 1498 1442"/>
                              <a:gd name="T37" fmla="*/ T36 w 82"/>
                              <a:gd name="T38" fmla="+- 0 334 255"/>
                              <a:gd name="T39" fmla="*/ 334 h 82"/>
                              <a:gd name="T40" fmla="+- 0 1511 1442"/>
                              <a:gd name="T41" fmla="*/ T40 w 82"/>
                              <a:gd name="T42" fmla="+- 0 325 255"/>
                              <a:gd name="T43" fmla="*/ 325 h 82"/>
                              <a:gd name="T44" fmla="+- 0 1520 1442"/>
                              <a:gd name="T45" fmla="*/ T44 w 82"/>
                              <a:gd name="T46" fmla="+- 0 312 255"/>
                              <a:gd name="T47" fmla="*/ 312 h 82"/>
                              <a:gd name="T48" fmla="+- 0 1523 1442"/>
                              <a:gd name="T49" fmla="*/ T48 w 82"/>
                              <a:gd name="T50" fmla="+- 0 296 255"/>
                              <a:gd name="T51" fmla="*/ 296 h 82"/>
                              <a:gd name="T52" fmla="+- 0 1520 1442"/>
                              <a:gd name="T53" fmla="*/ T52 w 82"/>
                              <a:gd name="T54" fmla="+- 0 280 255"/>
                              <a:gd name="T55" fmla="*/ 280 h 82"/>
                              <a:gd name="T56" fmla="+- 0 1511 1442"/>
                              <a:gd name="T57" fmla="*/ T56 w 82"/>
                              <a:gd name="T58" fmla="+- 0 267 255"/>
                              <a:gd name="T59" fmla="*/ 267 h 82"/>
                              <a:gd name="T60" fmla="+- 0 1498 1442"/>
                              <a:gd name="T61" fmla="*/ T60 w 82"/>
                              <a:gd name="T62" fmla="+- 0 258 255"/>
                              <a:gd name="T63" fmla="*/ 258 h 82"/>
                              <a:gd name="T64" fmla="+- 0 1483 1442"/>
                              <a:gd name="T65" fmla="*/ T64 w 82"/>
                              <a:gd name="T66" fmla="+- 0 255 255"/>
                              <a:gd name="T67" fmla="*/ 25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2" y="70"/>
                                </a:lnTo>
                                <a:lnTo>
                                  <a:pt x="25" y="79"/>
                                </a:lnTo>
                                <a:lnTo>
                                  <a:pt x="41" y="82"/>
                                </a:lnTo>
                                <a:lnTo>
                                  <a:pt x="56" y="79"/>
                                </a:lnTo>
                                <a:lnTo>
                                  <a:pt x="69" y="70"/>
                                </a:lnTo>
                                <a:lnTo>
                                  <a:pt x="78" y="57"/>
                                </a:lnTo>
                                <a:lnTo>
                                  <a:pt x="81" y="41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29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35"/>
                        <wps:cNvSpPr>
                          <a:spLocks/>
                        </wps:cNvSpPr>
                        <wps:spPr bwMode="auto">
                          <a:xfrm>
                            <a:off x="1441" y="255"/>
                            <a:ext cx="82" cy="82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2"/>
                              <a:gd name="T2" fmla="+- 0 296 255"/>
                              <a:gd name="T3" fmla="*/ 296 h 82"/>
                              <a:gd name="T4" fmla="+- 0 1445 1442"/>
                              <a:gd name="T5" fmla="*/ T4 w 82"/>
                              <a:gd name="T6" fmla="+- 0 280 255"/>
                              <a:gd name="T7" fmla="*/ 280 h 82"/>
                              <a:gd name="T8" fmla="+- 0 1454 1442"/>
                              <a:gd name="T9" fmla="*/ T8 w 82"/>
                              <a:gd name="T10" fmla="+- 0 267 255"/>
                              <a:gd name="T11" fmla="*/ 267 h 82"/>
                              <a:gd name="T12" fmla="+- 0 1467 1442"/>
                              <a:gd name="T13" fmla="*/ T12 w 82"/>
                              <a:gd name="T14" fmla="+- 0 258 255"/>
                              <a:gd name="T15" fmla="*/ 258 h 82"/>
                              <a:gd name="T16" fmla="+- 0 1483 1442"/>
                              <a:gd name="T17" fmla="*/ T16 w 82"/>
                              <a:gd name="T18" fmla="+- 0 255 255"/>
                              <a:gd name="T19" fmla="*/ 255 h 82"/>
                              <a:gd name="T20" fmla="+- 0 1498 1442"/>
                              <a:gd name="T21" fmla="*/ T20 w 82"/>
                              <a:gd name="T22" fmla="+- 0 258 255"/>
                              <a:gd name="T23" fmla="*/ 258 h 82"/>
                              <a:gd name="T24" fmla="+- 0 1511 1442"/>
                              <a:gd name="T25" fmla="*/ T24 w 82"/>
                              <a:gd name="T26" fmla="+- 0 267 255"/>
                              <a:gd name="T27" fmla="*/ 267 h 82"/>
                              <a:gd name="T28" fmla="+- 0 1520 1442"/>
                              <a:gd name="T29" fmla="*/ T28 w 82"/>
                              <a:gd name="T30" fmla="+- 0 280 255"/>
                              <a:gd name="T31" fmla="*/ 280 h 82"/>
                              <a:gd name="T32" fmla="+- 0 1523 1442"/>
                              <a:gd name="T33" fmla="*/ T32 w 82"/>
                              <a:gd name="T34" fmla="+- 0 296 255"/>
                              <a:gd name="T35" fmla="*/ 296 h 82"/>
                              <a:gd name="T36" fmla="+- 0 1520 1442"/>
                              <a:gd name="T37" fmla="*/ T36 w 82"/>
                              <a:gd name="T38" fmla="+- 0 312 255"/>
                              <a:gd name="T39" fmla="*/ 312 h 82"/>
                              <a:gd name="T40" fmla="+- 0 1511 1442"/>
                              <a:gd name="T41" fmla="*/ T40 w 82"/>
                              <a:gd name="T42" fmla="+- 0 325 255"/>
                              <a:gd name="T43" fmla="*/ 325 h 82"/>
                              <a:gd name="T44" fmla="+- 0 1498 1442"/>
                              <a:gd name="T45" fmla="*/ T44 w 82"/>
                              <a:gd name="T46" fmla="+- 0 334 255"/>
                              <a:gd name="T47" fmla="*/ 334 h 82"/>
                              <a:gd name="T48" fmla="+- 0 1483 1442"/>
                              <a:gd name="T49" fmla="*/ T48 w 82"/>
                              <a:gd name="T50" fmla="+- 0 337 255"/>
                              <a:gd name="T51" fmla="*/ 337 h 82"/>
                              <a:gd name="T52" fmla="+- 0 1467 1442"/>
                              <a:gd name="T53" fmla="*/ T52 w 82"/>
                              <a:gd name="T54" fmla="+- 0 334 255"/>
                              <a:gd name="T55" fmla="*/ 334 h 82"/>
                              <a:gd name="T56" fmla="+- 0 1454 1442"/>
                              <a:gd name="T57" fmla="*/ T56 w 82"/>
                              <a:gd name="T58" fmla="+- 0 325 255"/>
                              <a:gd name="T59" fmla="*/ 325 h 82"/>
                              <a:gd name="T60" fmla="+- 0 1445 1442"/>
                              <a:gd name="T61" fmla="*/ T60 w 82"/>
                              <a:gd name="T62" fmla="+- 0 312 255"/>
                              <a:gd name="T63" fmla="*/ 312 h 82"/>
                              <a:gd name="T64" fmla="+- 0 1442 1442"/>
                              <a:gd name="T65" fmla="*/ T64 w 82"/>
                              <a:gd name="T66" fmla="+- 0 296 255"/>
                              <a:gd name="T67" fmla="*/ 296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1"/>
                                </a:lnTo>
                                <a:lnTo>
                                  <a:pt x="78" y="57"/>
                                </a:lnTo>
                                <a:lnTo>
                                  <a:pt x="69" y="70"/>
                                </a:lnTo>
                                <a:lnTo>
                                  <a:pt x="56" y="79"/>
                                </a:lnTo>
                                <a:lnTo>
                                  <a:pt x="41" y="82"/>
                                </a:lnTo>
                                <a:lnTo>
                                  <a:pt x="25" y="79"/>
                                </a:lnTo>
                                <a:lnTo>
                                  <a:pt x="12" y="70"/>
                                </a:lnTo>
                                <a:lnTo>
                                  <a:pt x="3" y="57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234"/>
                        <wps:cNvSpPr>
                          <a:spLocks/>
                        </wps:cNvSpPr>
                        <wps:spPr bwMode="auto">
                          <a:xfrm>
                            <a:off x="2249" y="992"/>
                            <a:ext cx="81" cy="81"/>
                          </a:xfrm>
                          <a:custGeom>
                            <a:avLst/>
                            <a:gdLst>
                              <a:gd name="T0" fmla="+- 0 2290 2250"/>
                              <a:gd name="T1" fmla="*/ T0 w 81"/>
                              <a:gd name="T2" fmla="+- 0 992 992"/>
                              <a:gd name="T3" fmla="*/ 992 h 81"/>
                              <a:gd name="T4" fmla="+- 0 2274 2250"/>
                              <a:gd name="T5" fmla="*/ T4 w 81"/>
                              <a:gd name="T6" fmla="+- 0 995 992"/>
                              <a:gd name="T7" fmla="*/ 995 h 81"/>
                              <a:gd name="T8" fmla="+- 0 2261 2250"/>
                              <a:gd name="T9" fmla="*/ T8 w 81"/>
                              <a:gd name="T10" fmla="+- 0 1004 992"/>
                              <a:gd name="T11" fmla="*/ 1004 h 81"/>
                              <a:gd name="T12" fmla="+- 0 2253 2250"/>
                              <a:gd name="T13" fmla="*/ T12 w 81"/>
                              <a:gd name="T14" fmla="+- 0 1017 992"/>
                              <a:gd name="T15" fmla="*/ 1017 h 81"/>
                              <a:gd name="T16" fmla="+- 0 2250 2250"/>
                              <a:gd name="T17" fmla="*/ T16 w 81"/>
                              <a:gd name="T18" fmla="+- 0 1032 992"/>
                              <a:gd name="T19" fmla="*/ 1032 h 81"/>
                              <a:gd name="T20" fmla="+- 0 2253 2250"/>
                              <a:gd name="T21" fmla="*/ T20 w 81"/>
                              <a:gd name="T22" fmla="+- 0 1048 992"/>
                              <a:gd name="T23" fmla="*/ 1048 h 81"/>
                              <a:gd name="T24" fmla="+- 0 2261 2250"/>
                              <a:gd name="T25" fmla="*/ T24 w 81"/>
                              <a:gd name="T26" fmla="+- 0 1061 992"/>
                              <a:gd name="T27" fmla="*/ 1061 h 81"/>
                              <a:gd name="T28" fmla="+- 0 2274 2250"/>
                              <a:gd name="T29" fmla="*/ T28 w 81"/>
                              <a:gd name="T30" fmla="+- 0 1069 992"/>
                              <a:gd name="T31" fmla="*/ 1069 h 81"/>
                              <a:gd name="T32" fmla="+- 0 2290 2250"/>
                              <a:gd name="T33" fmla="*/ T32 w 81"/>
                              <a:gd name="T34" fmla="+- 0 1073 992"/>
                              <a:gd name="T35" fmla="*/ 1073 h 81"/>
                              <a:gd name="T36" fmla="+- 0 2305 2250"/>
                              <a:gd name="T37" fmla="*/ T36 w 81"/>
                              <a:gd name="T38" fmla="+- 0 1069 992"/>
                              <a:gd name="T39" fmla="*/ 1069 h 81"/>
                              <a:gd name="T40" fmla="+- 0 2318 2250"/>
                              <a:gd name="T41" fmla="*/ T40 w 81"/>
                              <a:gd name="T42" fmla="+- 0 1061 992"/>
                              <a:gd name="T43" fmla="*/ 1061 h 81"/>
                              <a:gd name="T44" fmla="+- 0 2327 2250"/>
                              <a:gd name="T45" fmla="*/ T44 w 81"/>
                              <a:gd name="T46" fmla="+- 0 1048 992"/>
                              <a:gd name="T47" fmla="*/ 1048 h 81"/>
                              <a:gd name="T48" fmla="+- 0 2330 2250"/>
                              <a:gd name="T49" fmla="*/ T48 w 81"/>
                              <a:gd name="T50" fmla="+- 0 1032 992"/>
                              <a:gd name="T51" fmla="*/ 1032 h 81"/>
                              <a:gd name="T52" fmla="+- 0 2327 2250"/>
                              <a:gd name="T53" fmla="*/ T52 w 81"/>
                              <a:gd name="T54" fmla="+- 0 1017 992"/>
                              <a:gd name="T55" fmla="*/ 1017 h 81"/>
                              <a:gd name="T56" fmla="+- 0 2318 2250"/>
                              <a:gd name="T57" fmla="*/ T56 w 81"/>
                              <a:gd name="T58" fmla="+- 0 1004 992"/>
                              <a:gd name="T59" fmla="*/ 1004 h 81"/>
                              <a:gd name="T60" fmla="+- 0 2305 2250"/>
                              <a:gd name="T61" fmla="*/ T60 w 81"/>
                              <a:gd name="T62" fmla="+- 0 995 992"/>
                              <a:gd name="T63" fmla="*/ 995 h 81"/>
                              <a:gd name="T64" fmla="+- 0 2290 2250"/>
                              <a:gd name="T65" fmla="*/ T64 w 81"/>
                              <a:gd name="T66" fmla="+- 0 992 992"/>
                              <a:gd name="T67" fmla="*/ 992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1" y="69"/>
                                </a:lnTo>
                                <a:lnTo>
                                  <a:pt x="24" y="77"/>
                                </a:lnTo>
                                <a:lnTo>
                                  <a:pt x="40" y="81"/>
                                </a:lnTo>
                                <a:lnTo>
                                  <a:pt x="55" y="77"/>
                                </a:lnTo>
                                <a:lnTo>
                                  <a:pt x="68" y="69"/>
                                </a:lnTo>
                                <a:lnTo>
                                  <a:pt x="77" y="56"/>
                                </a:lnTo>
                                <a:lnTo>
                                  <a:pt x="80" y="40"/>
                                </a:lnTo>
                                <a:lnTo>
                                  <a:pt x="77" y="25"/>
                                </a:lnTo>
                                <a:lnTo>
                                  <a:pt x="68" y="12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32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33"/>
                        <wps:cNvSpPr>
                          <a:spLocks/>
                        </wps:cNvSpPr>
                        <wps:spPr bwMode="auto">
                          <a:xfrm>
                            <a:off x="2249" y="992"/>
                            <a:ext cx="81" cy="81"/>
                          </a:xfrm>
                          <a:custGeom>
                            <a:avLst/>
                            <a:gdLst>
                              <a:gd name="T0" fmla="+- 0 2250 2250"/>
                              <a:gd name="T1" fmla="*/ T0 w 81"/>
                              <a:gd name="T2" fmla="+- 0 1032 992"/>
                              <a:gd name="T3" fmla="*/ 1032 h 81"/>
                              <a:gd name="T4" fmla="+- 0 2253 2250"/>
                              <a:gd name="T5" fmla="*/ T4 w 81"/>
                              <a:gd name="T6" fmla="+- 0 1017 992"/>
                              <a:gd name="T7" fmla="*/ 1017 h 81"/>
                              <a:gd name="T8" fmla="+- 0 2261 2250"/>
                              <a:gd name="T9" fmla="*/ T8 w 81"/>
                              <a:gd name="T10" fmla="+- 0 1004 992"/>
                              <a:gd name="T11" fmla="*/ 1004 h 81"/>
                              <a:gd name="T12" fmla="+- 0 2274 2250"/>
                              <a:gd name="T13" fmla="*/ T12 w 81"/>
                              <a:gd name="T14" fmla="+- 0 995 992"/>
                              <a:gd name="T15" fmla="*/ 995 h 81"/>
                              <a:gd name="T16" fmla="+- 0 2290 2250"/>
                              <a:gd name="T17" fmla="*/ T16 w 81"/>
                              <a:gd name="T18" fmla="+- 0 992 992"/>
                              <a:gd name="T19" fmla="*/ 992 h 81"/>
                              <a:gd name="T20" fmla="+- 0 2305 2250"/>
                              <a:gd name="T21" fmla="*/ T20 w 81"/>
                              <a:gd name="T22" fmla="+- 0 995 992"/>
                              <a:gd name="T23" fmla="*/ 995 h 81"/>
                              <a:gd name="T24" fmla="+- 0 2318 2250"/>
                              <a:gd name="T25" fmla="*/ T24 w 81"/>
                              <a:gd name="T26" fmla="+- 0 1004 992"/>
                              <a:gd name="T27" fmla="*/ 1004 h 81"/>
                              <a:gd name="T28" fmla="+- 0 2327 2250"/>
                              <a:gd name="T29" fmla="*/ T28 w 81"/>
                              <a:gd name="T30" fmla="+- 0 1017 992"/>
                              <a:gd name="T31" fmla="*/ 1017 h 81"/>
                              <a:gd name="T32" fmla="+- 0 2330 2250"/>
                              <a:gd name="T33" fmla="*/ T32 w 81"/>
                              <a:gd name="T34" fmla="+- 0 1032 992"/>
                              <a:gd name="T35" fmla="*/ 1032 h 81"/>
                              <a:gd name="T36" fmla="+- 0 2327 2250"/>
                              <a:gd name="T37" fmla="*/ T36 w 81"/>
                              <a:gd name="T38" fmla="+- 0 1048 992"/>
                              <a:gd name="T39" fmla="*/ 1048 h 81"/>
                              <a:gd name="T40" fmla="+- 0 2318 2250"/>
                              <a:gd name="T41" fmla="*/ T40 w 81"/>
                              <a:gd name="T42" fmla="+- 0 1061 992"/>
                              <a:gd name="T43" fmla="*/ 1061 h 81"/>
                              <a:gd name="T44" fmla="+- 0 2305 2250"/>
                              <a:gd name="T45" fmla="*/ T44 w 81"/>
                              <a:gd name="T46" fmla="+- 0 1069 992"/>
                              <a:gd name="T47" fmla="*/ 1069 h 81"/>
                              <a:gd name="T48" fmla="+- 0 2290 2250"/>
                              <a:gd name="T49" fmla="*/ T48 w 81"/>
                              <a:gd name="T50" fmla="+- 0 1073 992"/>
                              <a:gd name="T51" fmla="*/ 1073 h 81"/>
                              <a:gd name="T52" fmla="+- 0 2274 2250"/>
                              <a:gd name="T53" fmla="*/ T52 w 81"/>
                              <a:gd name="T54" fmla="+- 0 1069 992"/>
                              <a:gd name="T55" fmla="*/ 1069 h 81"/>
                              <a:gd name="T56" fmla="+- 0 2261 2250"/>
                              <a:gd name="T57" fmla="*/ T56 w 81"/>
                              <a:gd name="T58" fmla="+- 0 1061 992"/>
                              <a:gd name="T59" fmla="*/ 1061 h 81"/>
                              <a:gd name="T60" fmla="+- 0 2253 2250"/>
                              <a:gd name="T61" fmla="*/ T60 w 81"/>
                              <a:gd name="T62" fmla="+- 0 1048 992"/>
                              <a:gd name="T63" fmla="*/ 1048 h 81"/>
                              <a:gd name="T64" fmla="+- 0 2250 2250"/>
                              <a:gd name="T65" fmla="*/ T64 w 81"/>
                              <a:gd name="T66" fmla="+- 0 1032 992"/>
                              <a:gd name="T67" fmla="*/ 1032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0"/>
                                </a:moveTo>
                                <a:lnTo>
                                  <a:pt x="3" y="25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lnTo>
                                  <a:pt x="77" y="56"/>
                                </a:lnTo>
                                <a:lnTo>
                                  <a:pt x="68" y="69"/>
                                </a:lnTo>
                                <a:lnTo>
                                  <a:pt x="55" y="77"/>
                                </a:lnTo>
                                <a:lnTo>
                                  <a:pt x="40" y="81"/>
                                </a:lnTo>
                                <a:lnTo>
                                  <a:pt x="24" y="77"/>
                                </a:lnTo>
                                <a:lnTo>
                                  <a:pt x="11" y="69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A832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32"/>
                        <wps:cNvSpPr>
                          <a:spLocks/>
                        </wps:cNvSpPr>
                        <wps:spPr bwMode="auto">
                          <a:xfrm>
                            <a:off x="2184" y="787"/>
                            <a:ext cx="81" cy="81"/>
                          </a:xfrm>
                          <a:custGeom>
                            <a:avLst/>
                            <a:gdLst>
                              <a:gd name="T0" fmla="+- 0 2225 2185"/>
                              <a:gd name="T1" fmla="*/ T0 w 81"/>
                              <a:gd name="T2" fmla="+- 0 787 787"/>
                              <a:gd name="T3" fmla="*/ 787 h 81"/>
                              <a:gd name="T4" fmla="+- 0 2209 2185"/>
                              <a:gd name="T5" fmla="*/ T4 w 81"/>
                              <a:gd name="T6" fmla="+- 0 791 787"/>
                              <a:gd name="T7" fmla="*/ 791 h 81"/>
                              <a:gd name="T8" fmla="+- 0 2196 2185"/>
                              <a:gd name="T9" fmla="*/ T8 w 81"/>
                              <a:gd name="T10" fmla="+- 0 799 787"/>
                              <a:gd name="T11" fmla="*/ 799 h 81"/>
                              <a:gd name="T12" fmla="+- 0 2188 2185"/>
                              <a:gd name="T13" fmla="*/ T12 w 81"/>
                              <a:gd name="T14" fmla="+- 0 812 787"/>
                              <a:gd name="T15" fmla="*/ 812 h 81"/>
                              <a:gd name="T16" fmla="+- 0 2185 2185"/>
                              <a:gd name="T17" fmla="*/ T16 w 81"/>
                              <a:gd name="T18" fmla="+- 0 828 787"/>
                              <a:gd name="T19" fmla="*/ 828 h 81"/>
                              <a:gd name="T20" fmla="+- 0 2188 2185"/>
                              <a:gd name="T21" fmla="*/ T20 w 81"/>
                              <a:gd name="T22" fmla="+- 0 844 787"/>
                              <a:gd name="T23" fmla="*/ 844 h 81"/>
                              <a:gd name="T24" fmla="+- 0 2196 2185"/>
                              <a:gd name="T25" fmla="*/ T24 w 81"/>
                              <a:gd name="T26" fmla="+- 0 856 787"/>
                              <a:gd name="T27" fmla="*/ 856 h 81"/>
                              <a:gd name="T28" fmla="+- 0 2209 2185"/>
                              <a:gd name="T29" fmla="*/ T28 w 81"/>
                              <a:gd name="T30" fmla="+- 0 865 787"/>
                              <a:gd name="T31" fmla="*/ 865 h 81"/>
                              <a:gd name="T32" fmla="+- 0 2225 2185"/>
                              <a:gd name="T33" fmla="*/ T32 w 81"/>
                              <a:gd name="T34" fmla="+- 0 868 787"/>
                              <a:gd name="T35" fmla="*/ 868 h 81"/>
                              <a:gd name="T36" fmla="+- 0 2241 2185"/>
                              <a:gd name="T37" fmla="*/ T36 w 81"/>
                              <a:gd name="T38" fmla="+- 0 865 787"/>
                              <a:gd name="T39" fmla="*/ 865 h 81"/>
                              <a:gd name="T40" fmla="+- 0 2254 2185"/>
                              <a:gd name="T41" fmla="*/ T40 w 81"/>
                              <a:gd name="T42" fmla="+- 0 856 787"/>
                              <a:gd name="T43" fmla="*/ 856 h 81"/>
                              <a:gd name="T44" fmla="+- 0 2262 2185"/>
                              <a:gd name="T45" fmla="*/ T44 w 81"/>
                              <a:gd name="T46" fmla="+- 0 844 787"/>
                              <a:gd name="T47" fmla="*/ 844 h 81"/>
                              <a:gd name="T48" fmla="+- 0 2266 2185"/>
                              <a:gd name="T49" fmla="*/ T48 w 81"/>
                              <a:gd name="T50" fmla="+- 0 828 787"/>
                              <a:gd name="T51" fmla="*/ 828 h 81"/>
                              <a:gd name="T52" fmla="+- 0 2262 2185"/>
                              <a:gd name="T53" fmla="*/ T52 w 81"/>
                              <a:gd name="T54" fmla="+- 0 812 787"/>
                              <a:gd name="T55" fmla="*/ 812 h 81"/>
                              <a:gd name="T56" fmla="+- 0 2254 2185"/>
                              <a:gd name="T57" fmla="*/ T56 w 81"/>
                              <a:gd name="T58" fmla="+- 0 799 787"/>
                              <a:gd name="T59" fmla="*/ 799 h 81"/>
                              <a:gd name="T60" fmla="+- 0 2241 2185"/>
                              <a:gd name="T61" fmla="*/ T60 w 81"/>
                              <a:gd name="T62" fmla="+- 0 791 787"/>
                              <a:gd name="T63" fmla="*/ 791 h 81"/>
                              <a:gd name="T64" fmla="+- 0 2225 2185"/>
                              <a:gd name="T65" fmla="*/ T64 w 81"/>
                              <a:gd name="T66" fmla="+- 0 787 787"/>
                              <a:gd name="T67" fmla="*/ 787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0" y="0"/>
                                </a:moveTo>
                                <a:lnTo>
                                  <a:pt x="24" y="4"/>
                                </a:lnTo>
                                <a:lnTo>
                                  <a:pt x="11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1" y="69"/>
                                </a:lnTo>
                                <a:lnTo>
                                  <a:pt x="24" y="78"/>
                                </a:lnTo>
                                <a:lnTo>
                                  <a:pt x="40" y="81"/>
                                </a:lnTo>
                                <a:lnTo>
                                  <a:pt x="56" y="78"/>
                                </a:lnTo>
                                <a:lnTo>
                                  <a:pt x="69" y="69"/>
                                </a:lnTo>
                                <a:lnTo>
                                  <a:pt x="77" y="57"/>
                                </a:lnTo>
                                <a:lnTo>
                                  <a:pt x="81" y="41"/>
                                </a:lnTo>
                                <a:lnTo>
                                  <a:pt x="77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4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3C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31"/>
                        <wps:cNvSpPr>
                          <a:spLocks/>
                        </wps:cNvSpPr>
                        <wps:spPr bwMode="auto">
                          <a:xfrm>
                            <a:off x="2184" y="787"/>
                            <a:ext cx="81" cy="81"/>
                          </a:xfrm>
                          <a:custGeom>
                            <a:avLst/>
                            <a:gdLst>
                              <a:gd name="T0" fmla="+- 0 2185 2185"/>
                              <a:gd name="T1" fmla="*/ T0 w 81"/>
                              <a:gd name="T2" fmla="+- 0 828 787"/>
                              <a:gd name="T3" fmla="*/ 828 h 81"/>
                              <a:gd name="T4" fmla="+- 0 2188 2185"/>
                              <a:gd name="T5" fmla="*/ T4 w 81"/>
                              <a:gd name="T6" fmla="+- 0 812 787"/>
                              <a:gd name="T7" fmla="*/ 812 h 81"/>
                              <a:gd name="T8" fmla="+- 0 2196 2185"/>
                              <a:gd name="T9" fmla="*/ T8 w 81"/>
                              <a:gd name="T10" fmla="+- 0 799 787"/>
                              <a:gd name="T11" fmla="*/ 799 h 81"/>
                              <a:gd name="T12" fmla="+- 0 2209 2185"/>
                              <a:gd name="T13" fmla="*/ T12 w 81"/>
                              <a:gd name="T14" fmla="+- 0 791 787"/>
                              <a:gd name="T15" fmla="*/ 791 h 81"/>
                              <a:gd name="T16" fmla="+- 0 2225 2185"/>
                              <a:gd name="T17" fmla="*/ T16 w 81"/>
                              <a:gd name="T18" fmla="+- 0 787 787"/>
                              <a:gd name="T19" fmla="*/ 787 h 81"/>
                              <a:gd name="T20" fmla="+- 0 2241 2185"/>
                              <a:gd name="T21" fmla="*/ T20 w 81"/>
                              <a:gd name="T22" fmla="+- 0 791 787"/>
                              <a:gd name="T23" fmla="*/ 791 h 81"/>
                              <a:gd name="T24" fmla="+- 0 2254 2185"/>
                              <a:gd name="T25" fmla="*/ T24 w 81"/>
                              <a:gd name="T26" fmla="+- 0 799 787"/>
                              <a:gd name="T27" fmla="*/ 799 h 81"/>
                              <a:gd name="T28" fmla="+- 0 2262 2185"/>
                              <a:gd name="T29" fmla="*/ T28 w 81"/>
                              <a:gd name="T30" fmla="+- 0 812 787"/>
                              <a:gd name="T31" fmla="*/ 812 h 81"/>
                              <a:gd name="T32" fmla="+- 0 2266 2185"/>
                              <a:gd name="T33" fmla="*/ T32 w 81"/>
                              <a:gd name="T34" fmla="+- 0 828 787"/>
                              <a:gd name="T35" fmla="*/ 828 h 81"/>
                              <a:gd name="T36" fmla="+- 0 2262 2185"/>
                              <a:gd name="T37" fmla="*/ T36 w 81"/>
                              <a:gd name="T38" fmla="+- 0 844 787"/>
                              <a:gd name="T39" fmla="*/ 844 h 81"/>
                              <a:gd name="T40" fmla="+- 0 2254 2185"/>
                              <a:gd name="T41" fmla="*/ T40 w 81"/>
                              <a:gd name="T42" fmla="+- 0 856 787"/>
                              <a:gd name="T43" fmla="*/ 856 h 81"/>
                              <a:gd name="T44" fmla="+- 0 2241 2185"/>
                              <a:gd name="T45" fmla="*/ T44 w 81"/>
                              <a:gd name="T46" fmla="+- 0 865 787"/>
                              <a:gd name="T47" fmla="*/ 865 h 81"/>
                              <a:gd name="T48" fmla="+- 0 2225 2185"/>
                              <a:gd name="T49" fmla="*/ T48 w 81"/>
                              <a:gd name="T50" fmla="+- 0 868 787"/>
                              <a:gd name="T51" fmla="*/ 868 h 81"/>
                              <a:gd name="T52" fmla="+- 0 2209 2185"/>
                              <a:gd name="T53" fmla="*/ T52 w 81"/>
                              <a:gd name="T54" fmla="+- 0 865 787"/>
                              <a:gd name="T55" fmla="*/ 865 h 81"/>
                              <a:gd name="T56" fmla="+- 0 2196 2185"/>
                              <a:gd name="T57" fmla="*/ T56 w 81"/>
                              <a:gd name="T58" fmla="+- 0 856 787"/>
                              <a:gd name="T59" fmla="*/ 856 h 81"/>
                              <a:gd name="T60" fmla="+- 0 2188 2185"/>
                              <a:gd name="T61" fmla="*/ T60 w 81"/>
                              <a:gd name="T62" fmla="+- 0 844 787"/>
                              <a:gd name="T63" fmla="*/ 844 h 81"/>
                              <a:gd name="T64" fmla="+- 0 2185 2185"/>
                              <a:gd name="T65" fmla="*/ T64 w 81"/>
                              <a:gd name="T66" fmla="+- 0 828 787"/>
                              <a:gd name="T67" fmla="*/ 828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1" y="12"/>
                                </a:lnTo>
                                <a:lnTo>
                                  <a:pt x="24" y="4"/>
                                </a:lnTo>
                                <a:lnTo>
                                  <a:pt x="40" y="0"/>
                                </a:lnTo>
                                <a:lnTo>
                                  <a:pt x="56" y="4"/>
                                </a:lnTo>
                                <a:lnTo>
                                  <a:pt x="69" y="12"/>
                                </a:lnTo>
                                <a:lnTo>
                                  <a:pt x="77" y="25"/>
                                </a:lnTo>
                                <a:lnTo>
                                  <a:pt x="81" y="41"/>
                                </a:lnTo>
                                <a:lnTo>
                                  <a:pt x="77" y="57"/>
                                </a:lnTo>
                                <a:lnTo>
                                  <a:pt x="69" y="69"/>
                                </a:lnTo>
                                <a:lnTo>
                                  <a:pt x="56" y="78"/>
                                </a:lnTo>
                                <a:lnTo>
                                  <a:pt x="40" y="81"/>
                                </a:lnTo>
                                <a:lnTo>
                                  <a:pt x="24" y="78"/>
                                </a:lnTo>
                                <a:lnTo>
                                  <a:pt x="11" y="69"/>
                                </a:lnTo>
                                <a:lnTo>
                                  <a:pt x="3" y="57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C43C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30"/>
                        <wps:cNvSpPr>
                          <a:spLocks/>
                        </wps:cNvSpPr>
                        <wps:spPr bwMode="auto">
                          <a:xfrm>
                            <a:off x="2117" y="313"/>
                            <a:ext cx="82" cy="82"/>
                          </a:xfrm>
                          <a:custGeom>
                            <a:avLst/>
                            <a:gdLst>
                              <a:gd name="T0" fmla="+- 0 2158 2118"/>
                              <a:gd name="T1" fmla="*/ T0 w 82"/>
                              <a:gd name="T2" fmla="+- 0 313 313"/>
                              <a:gd name="T3" fmla="*/ 313 h 82"/>
                              <a:gd name="T4" fmla="+- 0 2143 2118"/>
                              <a:gd name="T5" fmla="*/ T4 w 82"/>
                              <a:gd name="T6" fmla="+- 0 316 313"/>
                              <a:gd name="T7" fmla="*/ 316 h 82"/>
                              <a:gd name="T8" fmla="+- 0 2130 2118"/>
                              <a:gd name="T9" fmla="*/ T8 w 82"/>
                              <a:gd name="T10" fmla="+- 0 325 313"/>
                              <a:gd name="T11" fmla="*/ 325 h 82"/>
                              <a:gd name="T12" fmla="+- 0 2121 2118"/>
                              <a:gd name="T13" fmla="*/ T12 w 82"/>
                              <a:gd name="T14" fmla="+- 0 338 313"/>
                              <a:gd name="T15" fmla="*/ 338 h 82"/>
                              <a:gd name="T16" fmla="+- 0 2118 2118"/>
                              <a:gd name="T17" fmla="*/ T16 w 82"/>
                              <a:gd name="T18" fmla="+- 0 354 313"/>
                              <a:gd name="T19" fmla="*/ 354 h 82"/>
                              <a:gd name="T20" fmla="+- 0 2121 2118"/>
                              <a:gd name="T21" fmla="*/ T20 w 82"/>
                              <a:gd name="T22" fmla="+- 0 370 313"/>
                              <a:gd name="T23" fmla="*/ 370 h 82"/>
                              <a:gd name="T24" fmla="+- 0 2130 2118"/>
                              <a:gd name="T25" fmla="*/ T24 w 82"/>
                              <a:gd name="T26" fmla="+- 0 382 313"/>
                              <a:gd name="T27" fmla="*/ 382 h 82"/>
                              <a:gd name="T28" fmla="+- 0 2143 2118"/>
                              <a:gd name="T29" fmla="*/ T28 w 82"/>
                              <a:gd name="T30" fmla="+- 0 391 313"/>
                              <a:gd name="T31" fmla="*/ 391 h 82"/>
                              <a:gd name="T32" fmla="+- 0 2158 2118"/>
                              <a:gd name="T33" fmla="*/ T32 w 82"/>
                              <a:gd name="T34" fmla="+- 0 394 313"/>
                              <a:gd name="T35" fmla="*/ 394 h 82"/>
                              <a:gd name="T36" fmla="+- 0 2174 2118"/>
                              <a:gd name="T37" fmla="*/ T36 w 82"/>
                              <a:gd name="T38" fmla="+- 0 391 313"/>
                              <a:gd name="T39" fmla="*/ 391 h 82"/>
                              <a:gd name="T40" fmla="+- 0 2187 2118"/>
                              <a:gd name="T41" fmla="*/ T40 w 82"/>
                              <a:gd name="T42" fmla="+- 0 382 313"/>
                              <a:gd name="T43" fmla="*/ 382 h 82"/>
                              <a:gd name="T44" fmla="+- 0 2196 2118"/>
                              <a:gd name="T45" fmla="*/ T44 w 82"/>
                              <a:gd name="T46" fmla="+- 0 370 313"/>
                              <a:gd name="T47" fmla="*/ 370 h 82"/>
                              <a:gd name="T48" fmla="+- 0 2199 2118"/>
                              <a:gd name="T49" fmla="*/ T48 w 82"/>
                              <a:gd name="T50" fmla="+- 0 354 313"/>
                              <a:gd name="T51" fmla="*/ 354 h 82"/>
                              <a:gd name="T52" fmla="+- 0 2196 2118"/>
                              <a:gd name="T53" fmla="*/ T52 w 82"/>
                              <a:gd name="T54" fmla="+- 0 338 313"/>
                              <a:gd name="T55" fmla="*/ 338 h 82"/>
                              <a:gd name="T56" fmla="+- 0 2187 2118"/>
                              <a:gd name="T57" fmla="*/ T56 w 82"/>
                              <a:gd name="T58" fmla="+- 0 325 313"/>
                              <a:gd name="T59" fmla="*/ 325 h 82"/>
                              <a:gd name="T60" fmla="+- 0 2174 2118"/>
                              <a:gd name="T61" fmla="*/ T60 w 82"/>
                              <a:gd name="T62" fmla="+- 0 316 313"/>
                              <a:gd name="T63" fmla="*/ 316 h 82"/>
                              <a:gd name="T64" fmla="+- 0 2158 2118"/>
                              <a:gd name="T65" fmla="*/ T64 w 82"/>
                              <a:gd name="T66" fmla="+- 0 313 313"/>
                              <a:gd name="T67" fmla="*/ 31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0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0" y="81"/>
                                </a:lnTo>
                                <a:lnTo>
                                  <a:pt x="56" y="78"/>
                                </a:lnTo>
                                <a:lnTo>
                                  <a:pt x="69" y="69"/>
                                </a:lnTo>
                                <a:lnTo>
                                  <a:pt x="78" y="57"/>
                                </a:lnTo>
                                <a:lnTo>
                                  <a:pt x="81" y="41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49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229"/>
                        <wps:cNvSpPr>
                          <a:spLocks/>
                        </wps:cNvSpPr>
                        <wps:spPr bwMode="auto">
                          <a:xfrm>
                            <a:off x="2117" y="313"/>
                            <a:ext cx="82" cy="82"/>
                          </a:xfrm>
                          <a:custGeom>
                            <a:avLst/>
                            <a:gdLst>
                              <a:gd name="T0" fmla="+- 0 2118 2118"/>
                              <a:gd name="T1" fmla="*/ T0 w 82"/>
                              <a:gd name="T2" fmla="+- 0 354 313"/>
                              <a:gd name="T3" fmla="*/ 354 h 82"/>
                              <a:gd name="T4" fmla="+- 0 2121 2118"/>
                              <a:gd name="T5" fmla="*/ T4 w 82"/>
                              <a:gd name="T6" fmla="+- 0 338 313"/>
                              <a:gd name="T7" fmla="*/ 338 h 82"/>
                              <a:gd name="T8" fmla="+- 0 2130 2118"/>
                              <a:gd name="T9" fmla="*/ T8 w 82"/>
                              <a:gd name="T10" fmla="+- 0 325 313"/>
                              <a:gd name="T11" fmla="*/ 325 h 82"/>
                              <a:gd name="T12" fmla="+- 0 2143 2118"/>
                              <a:gd name="T13" fmla="*/ T12 w 82"/>
                              <a:gd name="T14" fmla="+- 0 316 313"/>
                              <a:gd name="T15" fmla="*/ 316 h 82"/>
                              <a:gd name="T16" fmla="+- 0 2158 2118"/>
                              <a:gd name="T17" fmla="*/ T16 w 82"/>
                              <a:gd name="T18" fmla="+- 0 313 313"/>
                              <a:gd name="T19" fmla="*/ 313 h 82"/>
                              <a:gd name="T20" fmla="+- 0 2174 2118"/>
                              <a:gd name="T21" fmla="*/ T20 w 82"/>
                              <a:gd name="T22" fmla="+- 0 316 313"/>
                              <a:gd name="T23" fmla="*/ 316 h 82"/>
                              <a:gd name="T24" fmla="+- 0 2187 2118"/>
                              <a:gd name="T25" fmla="*/ T24 w 82"/>
                              <a:gd name="T26" fmla="+- 0 325 313"/>
                              <a:gd name="T27" fmla="*/ 325 h 82"/>
                              <a:gd name="T28" fmla="+- 0 2196 2118"/>
                              <a:gd name="T29" fmla="*/ T28 w 82"/>
                              <a:gd name="T30" fmla="+- 0 338 313"/>
                              <a:gd name="T31" fmla="*/ 338 h 82"/>
                              <a:gd name="T32" fmla="+- 0 2199 2118"/>
                              <a:gd name="T33" fmla="*/ T32 w 82"/>
                              <a:gd name="T34" fmla="+- 0 354 313"/>
                              <a:gd name="T35" fmla="*/ 354 h 82"/>
                              <a:gd name="T36" fmla="+- 0 2196 2118"/>
                              <a:gd name="T37" fmla="*/ T36 w 82"/>
                              <a:gd name="T38" fmla="+- 0 370 313"/>
                              <a:gd name="T39" fmla="*/ 370 h 82"/>
                              <a:gd name="T40" fmla="+- 0 2187 2118"/>
                              <a:gd name="T41" fmla="*/ T40 w 82"/>
                              <a:gd name="T42" fmla="+- 0 382 313"/>
                              <a:gd name="T43" fmla="*/ 382 h 82"/>
                              <a:gd name="T44" fmla="+- 0 2174 2118"/>
                              <a:gd name="T45" fmla="*/ T44 w 82"/>
                              <a:gd name="T46" fmla="+- 0 391 313"/>
                              <a:gd name="T47" fmla="*/ 391 h 82"/>
                              <a:gd name="T48" fmla="+- 0 2158 2118"/>
                              <a:gd name="T49" fmla="*/ T48 w 82"/>
                              <a:gd name="T50" fmla="+- 0 394 313"/>
                              <a:gd name="T51" fmla="*/ 394 h 82"/>
                              <a:gd name="T52" fmla="+- 0 2143 2118"/>
                              <a:gd name="T53" fmla="*/ T52 w 82"/>
                              <a:gd name="T54" fmla="+- 0 391 313"/>
                              <a:gd name="T55" fmla="*/ 391 h 82"/>
                              <a:gd name="T56" fmla="+- 0 2130 2118"/>
                              <a:gd name="T57" fmla="*/ T56 w 82"/>
                              <a:gd name="T58" fmla="+- 0 382 313"/>
                              <a:gd name="T59" fmla="*/ 382 h 82"/>
                              <a:gd name="T60" fmla="+- 0 2121 2118"/>
                              <a:gd name="T61" fmla="*/ T60 w 82"/>
                              <a:gd name="T62" fmla="+- 0 370 313"/>
                              <a:gd name="T63" fmla="*/ 370 h 82"/>
                              <a:gd name="T64" fmla="+- 0 2118 2118"/>
                              <a:gd name="T65" fmla="*/ T64 w 82"/>
                              <a:gd name="T66" fmla="+- 0 354 313"/>
                              <a:gd name="T67" fmla="*/ 35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1"/>
                                </a:lnTo>
                                <a:lnTo>
                                  <a:pt x="78" y="57"/>
                                </a:lnTo>
                                <a:lnTo>
                                  <a:pt x="69" y="69"/>
                                </a:lnTo>
                                <a:lnTo>
                                  <a:pt x="56" y="78"/>
                                </a:lnTo>
                                <a:lnTo>
                                  <a:pt x="40" y="81"/>
                                </a:lnTo>
                                <a:lnTo>
                                  <a:pt x="25" y="78"/>
                                </a:lnTo>
                                <a:lnTo>
                                  <a:pt x="12" y="69"/>
                                </a:lnTo>
                                <a:lnTo>
                                  <a:pt x="3" y="57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228"/>
                        <wps:cNvSpPr>
                          <a:spLocks/>
                        </wps:cNvSpPr>
                        <wps:spPr bwMode="auto">
                          <a:xfrm>
                            <a:off x="1508" y="587"/>
                            <a:ext cx="81" cy="81"/>
                          </a:xfrm>
                          <a:custGeom>
                            <a:avLst/>
                            <a:gdLst>
                              <a:gd name="T0" fmla="+- 0 1549 1508"/>
                              <a:gd name="T1" fmla="*/ T0 w 81"/>
                              <a:gd name="T2" fmla="+- 0 587 587"/>
                              <a:gd name="T3" fmla="*/ 587 h 81"/>
                              <a:gd name="T4" fmla="+- 0 1533 1508"/>
                              <a:gd name="T5" fmla="*/ T4 w 81"/>
                              <a:gd name="T6" fmla="+- 0 590 587"/>
                              <a:gd name="T7" fmla="*/ 590 h 81"/>
                              <a:gd name="T8" fmla="+- 0 1520 1508"/>
                              <a:gd name="T9" fmla="*/ T8 w 81"/>
                              <a:gd name="T10" fmla="+- 0 599 587"/>
                              <a:gd name="T11" fmla="*/ 599 h 81"/>
                              <a:gd name="T12" fmla="+- 0 1512 1508"/>
                              <a:gd name="T13" fmla="*/ T12 w 81"/>
                              <a:gd name="T14" fmla="+- 0 612 587"/>
                              <a:gd name="T15" fmla="*/ 612 h 81"/>
                              <a:gd name="T16" fmla="+- 0 1508 1508"/>
                              <a:gd name="T17" fmla="*/ T16 w 81"/>
                              <a:gd name="T18" fmla="+- 0 627 587"/>
                              <a:gd name="T19" fmla="*/ 627 h 81"/>
                              <a:gd name="T20" fmla="+- 0 1512 1508"/>
                              <a:gd name="T21" fmla="*/ T20 w 81"/>
                              <a:gd name="T22" fmla="+- 0 643 587"/>
                              <a:gd name="T23" fmla="*/ 643 h 81"/>
                              <a:gd name="T24" fmla="+- 0 1520 1508"/>
                              <a:gd name="T25" fmla="*/ T24 w 81"/>
                              <a:gd name="T26" fmla="+- 0 656 587"/>
                              <a:gd name="T27" fmla="*/ 656 h 81"/>
                              <a:gd name="T28" fmla="+- 0 1533 1508"/>
                              <a:gd name="T29" fmla="*/ T28 w 81"/>
                              <a:gd name="T30" fmla="+- 0 665 587"/>
                              <a:gd name="T31" fmla="*/ 665 h 81"/>
                              <a:gd name="T32" fmla="+- 0 1549 1508"/>
                              <a:gd name="T33" fmla="*/ T32 w 81"/>
                              <a:gd name="T34" fmla="+- 0 668 587"/>
                              <a:gd name="T35" fmla="*/ 668 h 81"/>
                              <a:gd name="T36" fmla="+- 0 1564 1508"/>
                              <a:gd name="T37" fmla="*/ T36 w 81"/>
                              <a:gd name="T38" fmla="+- 0 665 587"/>
                              <a:gd name="T39" fmla="*/ 665 h 81"/>
                              <a:gd name="T40" fmla="+- 0 1577 1508"/>
                              <a:gd name="T41" fmla="*/ T40 w 81"/>
                              <a:gd name="T42" fmla="+- 0 656 587"/>
                              <a:gd name="T43" fmla="*/ 656 h 81"/>
                              <a:gd name="T44" fmla="+- 0 1586 1508"/>
                              <a:gd name="T45" fmla="*/ T44 w 81"/>
                              <a:gd name="T46" fmla="+- 0 643 587"/>
                              <a:gd name="T47" fmla="*/ 643 h 81"/>
                              <a:gd name="T48" fmla="+- 0 1589 1508"/>
                              <a:gd name="T49" fmla="*/ T48 w 81"/>
                              <a:gd name="T50" fmla="+- 0 627 587"/>
                              <a:gd name="T51" fmla="*/ 627 h 81"/>
                              <a:gd name="T52" fmla="+- 0 1586 1508"/>
                              <a:gd name="T53" fmla="*/ T52 w 81"/>
                              <a:gd name="T54" fmla="+- 0 612 587"/>
                              <a:gd name="T55" fmla="*/ 612 h 81"/>
                              <a:gd name="T56" fmla="+- 0 1577 1508"/>
                              <a:gd name="T57" fmla="*/ T56 w 81"/>
                              <a:gd name="T58" fmla="+- 0 599 587"/>
                              <a:gd name="T59" fmla="*/ 599 h 81"/>
                              <a:gd name="T60" fmla="+- 0 1564 1508"/>
                              <a:gd name="T61" fmla="*/ T60 w 81"/>
                              <a:gd name="T62" fmla="+- 0 590 587"/>
                              <a:gd name="T63" fmla="*/ 590 h 81"/>
                              <a:gd name="T64" fmla="+- 0 1549 1508"/>
                              <a:gd name="T65" fmla="*/ T64 w 81"/>
                              <a:gd name="T66" fmla="+- 0 587 587"/>
                              <a:gd name="T67" fmla="*/ 587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4" y="25"/>
                                </a:lnTo>
                                <a:lnTo>
                                  <a:pt x="0" y="40"/>
                                </a:lnTo>
                                <a:lnTo>
                                  <a:pt x="4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1" y="81"/>
                                </a:lnTo>
                                <a:lnTo>
                                  <a:pt x="56" y="78"/>
                                </a:lnTo>
                                <a:lnTo>
                                  <a:pt x="69" y="69"/>
                                </a:lnTo>
                                <a:lnTo>
                                  <a:pt x="78" y="56"/>
                                </a:lnTo>
                                <a:lnTo>
                                  <a:pt x="81" y="40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60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27"/>
                        <wps:cNvSpPr>
                          <a:spLocks/>
                        </wps:cNvSpPr>
                        <wps:spPr bwMode="auto">
                          <a:xfrm>
                            <a:off x="1508" y="587"/>
                            <a:ext cx="81" cy="81"/>
                          </a:xfrm>
                          <a:custGeom>
                            <a:avLst/>
                            <a:gdLst>
                              <a:gd name="T0" fmla="+- 0 1508 1508"/>
                              <a:gd name="T1" fmla="*/ T0 w 81"/>
                              <a:gd name="T2" fmla="+- 0 627 587"/>
                              <a:gd name="T3" fmla="*/ 627 h 81"/>
                              <a:gd name="T4" fmla="+- 0 1512 1508"/>
                              <a:gd name="T5" fmla="*/ T4 w 81"/>
                              <a:gd name="T6" fmla="+- 0 612 587"/>
                              <a:gd name="T7" fmla="*/ 612 h 81"/>
                              <a:gd name="T8" fmla="+- 0 1520 1508"/>
                              <a:gd name="T9" fmla="*/ T8 w 81"/>
                              <a:gd name="T10" fmla="+- 0 599 587"/>
                              <a:gd name="T11" fmla="*/ 599 h 81"/>
                              <a:gd name="T12" fmla="+- 0 1533 1508"/>
                              <a:gd name="T13" fmla="*/ T12 w 81"/>
                              <a:gd name="T14" fmla="+- 0 590 587"/>
                              <a:gd name="T15" fmla="*/ 590 h 81"/>
                              <a:gd name="T16" fmla="+- 0 1549 1508"/>
                              <a:gd name="T17" fmla="*/ T16 w 81"/>
                              <a:gd name="T18" fmla="+- 0 587 587"/>
                              <a:gd name="T19" fmla="*/ 587 h 81"/>
                              <a:gd name="T20" fmla="+- 0 1564 1508"/>
                              <a:gd name="T21" fmla="*/ T20 w 81"/>
                              <a:gd name="T22" fmla="+- 0 590 587"/>
                              <a:gd name="T23" fmla="*/ 590 h 81"/>
                              <a:gd name="T24" fmla="+- 0 1577 1508"/>
                              <a:gd name="T25" fmla="*/ T24 w 81"/>
                              <a:gd name="T26" fmla="+- 0 599 587"/>
                              <a:gd name="T27" fmla="*/ 599 h 81"/>
                              <a:gd name="T28" fmla="+- 0 1586 1508"/>
                              <a:gd name="T29" fmla="*/ T28 w 81"/>
                              <a:gd name="T30" fmla="+- 0 612 587"/>
                              <a:gd name="T31" fmla="*/ 612 h 81"/>
                              <a:gd name="T32" fmla="+- 0 1589 1508"/>
                              <a:gd name="T33" fmla="*/ T32 w 81"/>
                              <a:gd name="T34" fmla="+- 0 627 587"/>
                              <a:gd name="T35" fmla="*/ 627 h 81"/>
                              <a:gd name="T36" fmla="+- 0 1586 1508"/>
                              <a:gd name="T37" fmla="*/ T36 w 81"/>
                              <a:gd name="T38" fmla="+- 0 643 587"/>
                              <a:gd name="T39" fmla="*/ 643 h 81"/>
                              <a:gd name="T40" fmla="+- 0 1577 1508"/>
                              <a:gd name="T41" fmla="*/ T40 w 81"/>
                              <a:gd name="T42" fmla="+- 0 656 587"/>
                              <a:gd name="T43" fmla="*/ 656 h 81"/>
                              <a:gd name="T44" fmla="+- 0 1564 1508"/>
                              <a:gd name="T45" fmla="*/ T44 w 81"/>
                              <a:gd name="T46" fmla="+- 0 665 587"/>
                              <a:gd name="T47" fmla="*/ 665 h 81"/>
                              <a:gd name="T48" fmla="+- 0 1549 1508"/>
                              <a:gd name="T49" fmla="*/ T48 w 81"/>
                              <a:gd name="T50" fmla="+- 0 668 587"/>
                              <a:gd name="T51" fmla="*/ 668 h 81"/>
                              <a:gd name="T52" fmla="+- 0 1533 1508"/>
                              <a:gd name="T53" fmla="*/ T52 w 81"/>
                              <a:gd name="T54" fmla="+- 0 665 587"/>
                              <a:gd name="T55" fmla="*/ 665 h 81"/>
                              <a:gd name="T56" fmla="+- 0 1520 1508"/>
                              <a:gd name="T57" fmla="*/ T56 w 81"/>
                              <a:gd name="T58" fmla="+- 0 656 587"/>
                              <a:gd name="T59" fmla="*/ 656 h 81"/>
                              <a:gd name="T60" fmla="+- 0 1512 1508"/>
                              <a:gd name="T61" fmla="*/ T60 w 81"/>
                              <a:gd name="T62" fmla="+- 0 643 587"/>
                              <a:gd name="T63" fmla="*/ 643 h 81"/>
                              <a:gd name="T64" fmla="+- 0 1508 1508"/>
                              <a:gd name="T65" fmla="*/ T64 w 81"/>
                              <a:gd name="T66" fmla="+- 0 627 587"/>
                              <a:gd name="T67" fmla="*/ 627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0"/>
                                </a:moveTo>
                                <a:lnTo>
                                  <a:pt x="4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0"/>
                                </a:lnTo>
                                <a:lnTo>
                                  <a:pt x="78" y="56"/>
                                </a:lnTo>
                                <a:lnTo>
                                  <a:pt x="69" y="69"/>
                                </a:lnTo>
                                <a:lnTo>
                                  <a:pt x="56" y="78"/>
                                </a:lnTo>
                                <a:lnTo>
                                  <a:pt x="41" y="81"/>
                                </a:lnTo>
                                <a:lnTo>
                                  <a:pt x="25" y="78"/>
                                </a:lnTo>
                                <a:lnTo>
                                  <a:pt x="12" y="69"/>
                                </a:lnTo>
                                <a:lnTo>
                                  <a:pt x="4" y="56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160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226"/>
                        <wps:cNvSpPr>
                          <a:spLocks/>
                        </wps:cNvSpPr>
                        <wps:spPr bwMode="auto">
                          <a:xfrm>
                            <a:off x="1713" y="652"/>
                            <a:ext cx="81" cy="81"/>
                          </a:xfrm>
                          <a:custGeom>
                            <a:avLst/>
                            <a:gdLst>
                              <a:gd name="T0" fmla="+- 0 1755 1714"/>
                              <a:gd name="T1" fmla="*/ T0 w 81"/>
                              <a:gd name="T2" fmla="+- 0 652 652"/>
                              <a:gd name="T3" fmla="*/ 652 h 81"/>
                              <a:gd name="T4" fmla="+- 0 1739 1714"/>
                              <a:gd name="T5" fmla="*/ T4 w 81"/>
                              <a:gd name="T6" fmla="+- 0 655 652"/>
                              <a:gd name="T7" fmla="*/ 655 h 81"/>
                              <a:gd name="T8" fmla="+- 0 1726 1714"/>
                              <a:gd name="T9" fmla="*/ T8 w 81"/>
                              <a:gd name="T10" fmla="+- 0 664 652"/>
                              <a:gd name="T11" fmla="*/ 664 h 81"/>
                              <a:gd name="T12" fmla="+- 0 1717 1714"/>
                              <a:gd name="T13" fmla="*/ T12 w 81"/>
                              <a:gd name="T14" fmla="+- 0 677 652"/>
                              <a:gd name="T15" fmla="*/ 677 h 81"/>
                              <a:gd name="T16" fmla="+- 0 1714 1714"/>
                              <a:gd name="T17" fmla="*/ T16 w 81"/>
                              <a:gd name="T18" fmla="+- 0 692 652"/>
                              <a:gd name="T19" fmla="*/ 692 h 81"/>
                              <a:gd name="T20" fmla="+- 0 1717 1714"/>
                              <a:gd name="T21" fmla="*/ T20 w 81"/>
                              <a:gd name="T22" fmla="+- 0 708 652"/>
                              <a:gd name="T23" fmla="*/ 708 h 81"/>
                              <a:gd name="T24" fmla="+- 0 1726 1714"/>
                              <a:gd name="T25" fmla="*/ T24 w 81"/>
                              <a:gd name="T26" fmla="+- 0 721 652"/>
                              <a:gd name="T27" fmla="*/ 721 h 81"/>
                              <a:gd name="T28" fmla="+- 0 1739 1714"/>
                              <a:gd name="T29" fmla="*/ T28 w 81"/>
                              <a:gd name="T30" fmla="+- 0 730 652"/>
                              <a:gd name="T31" fmla="*/ 730 h 81"/>
                              <a:gd name="T32" fmla="+- 0 1755 1714"/>
                              <a:gd name="T33" fmla="*/ T32 w 81"/>
                              <a:gd name="T34" fmla="+- 0 733 652"/>
                              <a:gd name="T35" fmla="*/ 733 h 81"/>
                              <a:gd name="T36" fmla="+- 0 1770 1714"/>
                              <a:gd name="T37" fmla="*/ T36 w 81"/>
                              <a:gd name="T38" fmla="+- 0 730 652"/>
                              <a:gd name="T39" fmla="*/ 730 h 81"/>
                              <a:gd name="T40" fmla="+- 0 1783 1714"/>
                              <a:gd name="T41" fmla="*/ T40 w 81"/>
                              <a:gd name="T42" fmla="+- 0 721 652"/>
                              <a:gd name="T43" fmla="*/ 721 h 81"/>
                              <a:gd name="T44" fmla="+- 0 1792 1714"/>
                              <a:gd name="T45" fmla="*/ T44 w 81"/>
                              <a:gd name="T46" fmla="+- 0 708 652"/>
                              <a:gd name="T47" fmla="*/ 708 h 81"/>
                              <a:gd name="T48" fmla="+- 0 1795 1714"/>
                              <a:gd name="T49" fmla="*/ T48 w 81"/>
                              <a:gd name="T50" fmla="+- 0 692 652"/>
                              <a:gd name="T51" fmla="*/ 692 h 81"/>
                              <a:gd name="T52" fmla="+- 0 1792 1714"/>
                              <a:gd name="T53" fmla="*/ T52 w 81"/>
                              <a:gd name="T54" fmla="+- 0 677 652"/>
                              <a:gd name="T55" fmla="*/ 677 h 81"/>
                              <a:gd name="T56" fmla="+- 0 1783 1714"/>
                              <a:gd name="T57" fmla="*/ T56 w 81"/>
                              <a:gd name="T58" fmla="+- 0 664 652"/>
                              <a:gd name="T59" fmla="*/ 664 h 81"/>
                              <a:gd name="T60" fmla="+- 0 1770 1714"/>
                              <a:gd name="T61" fmla="*/ T60 w 81"/>
                              <a:gd name="T62" fmla="+- 0 655 652"/>
                              <a:gd name="T63" fmla="*/ 655 h 81"/>
                              <a:gd name="T64" fmla="+- 0 1755 1714"/>
                              <a:gd name="T65" fmla="*/ T64 w 81"/>
                              <a:gd name="T66" fmla="+- 0 652 652"/>
                              <a:gd name="T67" fmla="*/ 652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1" y="81"/>
                                </a:lnTo>
                                <a:lnTo>
                                  <a:pt x="56" y="78"/>
                                </a:lnTo>
                                <a:lnTo>
                                  <a:pt x="69" y="69"/>
                                </a:lnTo>
                                <a:lnTo>
                                  <a:pt x="78" y="56"/>
                                </a:lnTo>
                                <a:lnTo>
                                  <a:pt x="81" y="40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7F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25"/>
                        <wps:cNvSpPr>
                          <a:spLocks/>
                        </wps:cNvSpPr>
                        <wps:spPr bwMode="auto">
                          <a:xfrm>
                            <a:off x="1713" y="652"/>
                            <a:ext cx="81" cy="81"/>
                          </a:xfrm>
                          <a:custGeom>
                            <a:avLst/>
                            <a:gdLst>
                              <a:gd name="T0" fmla="+- 0 1714 1714"/>
                              <a:gd name="T1" fmla="*/ T0 w 81"/>
                              <a:gd name="T2" fmla="+- 0 692 652"/>
                              <a:gd name="T3" fmla="*/ 692 h 81"/>
                              <a:gd name="T4" fmla="+- 0 1717 1714"/>
                              <a:gd name="T5" fmla="*/ T4 w 81"/>
                              <a:gd name="T6" fmla="+- 0 677 652"/>
                              <a:gd name="T7" fmla="*/ 677 h 81"/>
                              <a:gd name="T8" fmla="+- 0 1726 1714"/>
                              <a:gd name="T9" fmla="*/ T8 w 81"/>
                              <a:gd name="T10" fmla="+- 0 664 652"/>
                              <a:gd name="T11" fmla="*/ 664 h 81"/>
                              <a:gd name="T12" fmla="+- 0 1739 1714"/>
                              <a:gd name="T13" fmla="*/ T12 w 81"/>
                              <a:gd name="T14" fmla="+- 0 655 652"/>
                              <a:gd name="T15" fmla="*/ 655 h 81"/>
                              <a:gd name="T16" fmla="+- 0 1755 1714"/>
                              <a:gd name="T17" fmla="*/ T16 w 81"/>
                              <a:gd name="T18" fmla="+- 0 652 652"/>
                              <a:gd name="T19" fmla="*/ 652 h 81"/>
                              <a:gd name="T20" fmla="+- 0 1770 1714"/>
                              <a:gd name="T21" fmla="*/ T20 w 81"/>
                              <a:gd name="T22" fmla="+- 0 655 652"/>
                              <a:gd name="T23" fmla="*/ 655 h 81"/>
                              <a:gd name="T24" fmla="+- 0 1783 1714"/>
                              <a:gd name="T25" fmla="*/ T24 w 81"/>
                              <a:gd name="T26" fmla="+- 0 664 652"/>
                              <a:gd name="T27" fmla="*/ 664 h 81"/>
                              <a:gd name="T28" fmla="+- 0 1792 1714"/>
                              <a:gd name="T29" fmla="*/ T28 w 81"/>
                              <a:gd name="T30" fmla="+- 0 677 652"/>
                              <a:gd name="T31" fmla="*/ 677 h 81"/>
                              <a:gd name="T32" fmla="+- 0 1795 1714"/>
                              <a:gd name="T33" fmla="*/ T32 w 81"/>
                              <a:gd name="T34" fmla="+- 0 692 652"/>
                              <a:gd name="T35" fmla="*/ 692 h 81"/>
                              <a:gd name="T36" fmla="+- 0 1792 1714"/>
                              <a:gd name="T37" fmla="*/ T36 w 81"/>
                              <a:gd name="T38" fmla="+- 0 708 652"/>
                              <a:gd name="T39" fmla="*/ 708 h 81"/>
                              <a:gd name="T40" fmla="+- 0 1783 1714"/>
                              <a:gd name="T41" fmla="*/ T40 w 81"/>
                              <a:gd name="T42" fmla="+- 0 721 652"/>
                              <a:gd name="T43" fmla="*/ 721 h 81"/>
                              <a:gd name="T44" fmla="+- 0 1770 1714"/>
                              <a:gd name="T45" fmla="*/ T44 w 81"/>
                              <a:gd name="T46" fmla="+- 0 730 652"/>
                              <a:gd name="T47" fmla="*/ 730 h 81"/>
                              <a:gd name="T48" fmla="+- 0 1755 1714"/>
                              <a:gd name="T49" fmla="*/ T48 w 81"/>
                              <a:gd name="T50" fmla="+- 0 733 652"/>
                              <a:gd name="T51" fmla="*/ 733 h 81"/>
                              <a:gd name="T52" fmla="+- 0 1739 1714"/>
                              <a:gd name="T53" fmla="*/ T52 w 81"/>
                              <a:gd name="T54" fmla="+- 0 730 652"/>
                              <a:gd name="T55" fmla="*/ 730 h 81"/>
                              <a:gd name="T56" fmla="+- 0 1726 1714"/>
                              <a:gd name="T57" fmla="*/ T56 w 81"/>
                              <a:gd name="T58" fmla="+- 0 721 652"/>
                              <a:gd name="T59" fmla="*/ 721 h 81"/>
                              <a:gd name="T60" fmla="+- 0 1717 1714"/>
                              <a:gd name="T61" fmla="*/ T60 w 81"/>
                              <a:gd name="T62" fmla="+- 0 708 652"/>
                              <a:gd name="T63" fmla="*/ 708 h 81"/>
                              <a:gd name="T64" fmla="+- 0 1714 1714"/>
                              <a:gd name="T65" fmla="*/ T64 w 81"/>
                              <a:gd name="T66" fmla="+- 0 692 652"/>
                              <a:gd name="T67" fmla="*/ 692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0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0"/>
                                </a:lnTo>
                                <a:lnTo>
                                  <a:pt x="78" y="56"/>
                                </a:lnTo>
                                <a:lnTo>
                                  <a:pt x="69" y="69"/>
                                </a:lnTo>
                                <a:lnTo>
                                  <a:pt x="56" y="78"/>
                                </a:lnTo>
                                <a:lnTo>
                                  <a:pt x="41" y="81"/>
                                </a:lnTo>
                                <a:lnTo>
                                  <a:pt x="25" y="78"/>
                                </a:lnTo>
                                <a:lnTo>
                                  <a:pt x="12" y="69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A7F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224"/>
                        <wps:cNvSpPr>
                          <a:spLocks/>
                        </wps:cNvSpPr>
                        <wps:spPr bwMode="auto">
                          <a:xfrm>
                            <a:off x="1780" y="384"/>
                            <a:ext cx="81" cy="81"/>
                          </a:xfrm>
                          <a:custGeom>
                            <a:avLst/>
                            <a:gdLst>
                              <a:gd name="T0" fmla="+- 0 1821 1781"/>
                              <a:gd name="T1" fmla="*/ T0 w 81"/>
                              <a:gd name="T2" fmla="+- 0 384 384"/>
                              <a:gd name="T3" fmla="*/ 384 h 81"/>
                              <a:gd name="T4" fmla="+- 0 1805 1781"/>
                              <a:gd name="T5" fmla="*/ T4 w 81"/>
                              <a:gd name="T6" fmla="+- 0 388 384"/>
                              <a:gd name="T7" fmla="*/ 388 h 81"/>
                              <a:gd name="T8" fmla="+- 0 1793 1781"/>
                              <a:gd name="T9" fmla="*/ T8 w 81"/>
                              <a:gd name="T10" fmla="+- 0 396 384"/>
                              <a:gd name="T11" fmla="*/ 396 h 81"/>
                              <a:gd name="T12" fmla="+- 0 1784 1781"/>
                              <a:gd name="T13" fmla="*/ T12 w 81"/>
                              <a:gd name="T14" fmla="+- 0 409 384"/>
                              <a:gd name="T15" fmla="*/ 409 h 81"/>
                              <a:gd name="T16" fmla="+- 0 1781 1781"/>
                              <a:gd name="T17" fmla="*/ T16 w 81"/>
                              <a:gd name="T18" fmla="+- 0 425 384"/>
                              <a:gd name="T19" fmla="*/ 425 h 81"/>
                              <a:gd name="T20" fmla="+- 0 1784 1781"/>
                              <a:gd name="T21" fmla="*/ T20 w 81"/>
                              <a:gd name="T22" fmla="+- 0 440 384"/>
                              <a:gd name="T23" fmla="*/ 440 h 81"/>
                              <a:gd name="T24" fmla="+- 0 1793 1781"/>
                              <a:gd name="T25" fmla="*/ T24 w 81"/>
                              <a:gd name="T26" fmla="+- 0 453 384"/>
                              <a:gd name="T27" fmla="*/ 453 h 81"/>
                              <a:gd name="T28" fmla="+- 0 1805 1781"/>
                              <a:gd name="T29" fmla="*/ T28 w 81"/>
                              <a:gd name="T30" fmla="+- 0 461 384"/>
                              <a:gd name="T31" fmla="*/ 461 h 81"/>
                              <a:gd name="T32" fmla="+- 0 1821 1781"/>
                              <a:gd name="T33" fmla="*/ T32 w 81"/>
                              <a:gd name="T34" fmla="+- 0 465 384"/>
                              <a:gd name="T35" fmla="*/ 465 h 81"/>
                              <a:gd name="T36" fmla="+- 0 1836 1781"/>
                              <a:gd name="T37" fmla="*/ T36 w 81"/>
                              <a:gd name="T38" fmla="+- 0 461 384"/>
                              <a:gd name="T39" fmla="*/ 461 h 81"/>
                              <a:gd name="T40" fmla="+- 0 1849 1781"/>
                              <a:gd name="T41" fmla="*/ T40 w 81"/>
                              <a:gd name="T42" fmla="+- 0 453 384"/>
                              <a:gd name="T43" fmla="*/ 453 h 81"/>
                              <a:gd name="T44" fmla="+- 0 1858 1781"/>
                              <a:gd name="T45" fmla="*/ T44 w 81"/>
                              <a:gd name="T46" fmla="+- 0 440 384"/>
                              <a:gd name="T47" fmla="*/ 440 h 81"/>
                              <a:gd name="T48" fmla="+- 0 1861 1781"/>
                              <a:gd name="T49" fmla="*/ T48 w 81"/>
                              <a:gd name="T50" fmla="+- 0 425 384"/>
                              <a:gd name="T51" fmla="*/ 425 h 81"/>
                              <a:gd name="T52" fmla="+- 0 1858 1781"/>
                              <a:gd name="T53" fmla="*/ T52 w 81"/>
                              <a:gd name="T54" fmla="+- 0 409 384"/>
                              <a:gd name="T55" fmla="*/ 409 h 81"/>
                              <a:gd name="T56" fmla="+- 0 1849 1781"/>
                              <a:gd name="T57" fmla="*/ T56 w 81"/>
                              <a:gd name="T58" fmla="+- 0 396 384"/>
                              <a:gd name="T59" fmla="*/ 396 h 81"/>
                              <a:gd name="T60" fmla="+- 0 1836 1781"/>
                              <a:gd name="T61" fmla="*/ T60 w 81"/>
                              <a:gd name="T62" fmla="+- 0 388 384"/>
                              <a:gd name="T63" fmla="*/ 388 h 81"/>
                              <a:gd name="T64" fmla="+- 0 1821 1781"/>
                              <a:gd name="T65" fmla="*/ T64 w 81"/>
                              <a:gd name="T66" fmla="+- 0 384 384"/>
                              <a:gd name="T67" fmla="*/ 384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0" y="0"/>
                                </a:moveTo>
                                <a:lnTo>
                                  <a:pt x="24" y="4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6"/>
                                </a:lnTo>
                                <a:lnTo>
                                  <a:pt x="12" y="69"/>
                                </a:lnTo>
                                <a:lnTo>
                                  <a:pt x="24" y="77"/>
                                </a:lnTo>
                                <a:lnTo>
                                  <a:pt x="40" y="81"/>
                                </a:lnTo>
                                <a:lnTo>
                                  <a:pt x="55" y="77"/>
                                </a:lnTo>
                                <a:lnTo>
                                  <a:pt x="68" y="69"/>
                                </a:lnTo>
                                <a:lnTo>
                                  <a:pt x="77" y="56"/>
                                </a:lnTo>
                                <a:lnTo>
                                  <a:pt x="80" y="41"/>
                                </a:lnTo>
                                <a:lnTo>
                                  <a:pt x="77" y="25"/>
                                </a:lnTo>
                                <a:lnTo>
                                  <a:pt x="68" y="12"/>
                                </a:lnTo>
                                <a:lnTo>
                                  <a:pt x="55" y="4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9F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223"/>
                        <wps:cNvSpPr>
                          <a:spLocks/>
                        </wps:cNvSpPr>
                        <wps:spPr bwMode="auto">
                          <a:xfrm>
                            <a:off x="1780" y="384"/>
                            <a:ext cx="81" cy="81"/>
                          </a:xfrm>
                          <a:custGeom>
                            <a:avLst/>
                            <a:gdLst>
                              <a:gd name="T0" fmla="+- 0 1781 1781"/>
                              <a:gd name="T1" fmla="*/ T0 w 81"/>
                              <a:gd name="T2" fmla="+- 0 425 384"/>
                              <a:gd name="T3" fmla="*/ 425 h 81"/>
                              <a:gd name="T4" fmla="+- 0 1784 1781"/>
                              <a:gd name="T5" fmla="*/ T4 w 81"/>
                              <a:gd name="T6" fmla="+- 0 409 384"/>
                              <a:gd name="T7" fmla="*/ 409 h 81"/>
                              <a:gd name="T8" fmla="+- 0 1793 1781"/>
                              <a:gd name="T9" fmla="*/ T8 w 81"/>
                              <a:gd name="T10" fmla="+- 0 396 384"/>
                              <a:gd name="T11" fmla="*/ 396 h 81"/>
                              <a:gd name="T12" fmla="+- 0 1805 1781"/>
                              <a:gd name="T13" fmla="*/ T12 w 81"/>
                              <a:gd name="T14" fmla="+- 0 388 384"/>
                              <a:gd name="T15" fmla="*/ 388 h 81"/>
                              <a:gd name="T16" fmla="+- 0 1821 1781"/>
                              <a:gd name="T17" fmla="*/ T16 w 81"/>
                              <a:gd name="T18" fmla="+- 0 384 384"/>
                              <a:gd name="T19" fmla="*/ 384 h 81"/>
                              <a:gd name="T20" fmla="+- 0 1836 1781"/>
                              <a:gd name="T21" fmla="*/ T20 w 81"/>
                              <a:gd name="T22" fmla="+- 0 388 384"/>
                              <a:gd name="T23" fmla="*/ 388 h 81"/>
                              <a:gd name="T24" fmla="+- 0 1849 1781"/>
                              <a:gd name="T25" fmla="*/ T24 w 81"/>
                              <a:gd name="T26" fmla="+- 0 396 384"/>
                              <a:gd name="T27" fmla="*/ 396 h 81"/>
                              <a:gd name="T28" fmla="+- 0 1858 1781"/>
                              <a:gd name="T29" fmla="*/ T28 w 81"/>
                              <a:gd name="T30" fmla="+- 0 409 384"/>
                              <a:gd name="T31" fmla="*/ 409 h 81"/>
                              <a:gd name="T32" fmla="+- 0 1861 1781"/>
                              <a:gd name="T33" fmla="*/ T32 w 81"/>
                              <a:gd name="T34" fmla="+- 0 425 384"/>
                              <a:gd name="T35" fmla="*/ 425 h 81"/>
                              <a:gd name="T36" fmla="+- 0 1858 1781"/>
                              <a:gd name="T37" fmla="*/ T36 w 81"/>
                              <a:gd name="T38" fmla="+- 0 440 384"/>
                              <a:gd name="T39" fmla="*/ 440 h 81"/>
                              <a:gd name="T40" fmla="+- 0 1849 1781"/>
                              <a:gd name="T41" fmla="*/ T40 w 81"/>
                              <a:gd name="T42" fmla="+- 0 453 384"/>
                              <a:gd name="T43" fmla="*/ 453 h 81"/>
                              <a:gd name="T44" fmla="+- 0 1836 1781"/>
                              <a:gd name="T45" fmla="*/ T44 w 81"/>
                              <a:gd name="T46" fmla="+- 0 461 384"/>
                              <a:gd name="T47" fmla="*/ 461 h 81"/>
                              <a:gd name="T48" fmla="+- 0 1821 1781"/>
                              <a:gd name="T49" fmla="*/ T48 w 81"/>
                              <a:gd name="T50" fmla="+- 0 465 384"/>
                              <a:gd name="T51" fmla="*/ 465 h 81"/>
                              <a:gd name="T52" fmla="+- 0 1805 1781"/>
                              <a:gd name="T53" fmla="*/ T52 w 81"/>
                              <a:gd name="T54" fmla="+- 0 461 384"/>
                              <a:gd name="T55" fmla="*/ 461 h 81"/>
                              <a:gd name="T56" fmla="+- 0 1793 1781"/>
                              <a:gd name="T57" fmla="*/ T56 w 81"/>
                              <a:gd name="T58" fmla="+- 0 453 384"/>
                              <a:gd name="T59" fmla="*/ 453 h 81"/>
                              <a:gd name="T60" fmla="+- 0 1784 1781"/>
                              <a:gd name="T61" fmla="*/ T60 w 81"/>
                              <a:gd name="T62" fmla="+- 0 440 384"/>
                              <a:gd name="T63" fmla="*/ 440 h 81"/>
                              <a:gd name="T64" fmla="+- 0 1781 1781"/>
                              <a:gd name="T65" fmla="*/ T64 w 81"/>
                              <a:gd name="T66" fmla="+- 0 425 384"/>
                              <a:gd name="T67" fmla="*/ 425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4" y="4"/>
                                </a:lnTo>
                                <a:lnTo>
                                  <a:pt x="40" y="0"/>
                                </a:lnTo>
                                <a:lnTo>
                                  <a:pt x="55" y="4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1"/>
                                </a:lnTo>
                                <a:lnTo>
                                  <a:pt x="77" y="56"/>
                                </a:lnTo>
                                <a:lnTo>
                                  <a:pt x="68" y="69"/>
                                </a:lnTo>
                                <a:lnTo>
                                  <a:pt x="55" y="77"/>
                                </a:lnTo>
                                <a:lnTo>
                                  <a:pt x="40" y="81"/>
                                </a:lnTo>
                                <a:lnTo>
                                  <a:pt x="24" y="77"/>
                                </a:lnTo>
                                <a:lnTo>
                                  <a:pt x="12" y="69"/>
                                </a:lnTo>
                                <a:lnTo>
                                  <a:pt x="3" y="56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222"/>
                        <wps:cNvSpPr>
                          <a:spLocks/>
                        </wps:cNvSpPr>
                        <wps:spPr bwMode="auto">
                          <a:xfrm>
                            <a:off x="1979" y="922"/>
                            <a:ext cx="82" cy="82"/>
                          </a:xfrm>
                          <a:custGeom>
                            <a:avLst/>
                            <a:gdLst>
                              <a:gd name="T0" fmla="+- 0 2020 1979"/>
                              <a:gd name="T1" fmla="*/ T0 w 82"/>
                              <a:gd name="T2" fmla="+- 0 923 923"/>
                              <a:gd name="T3" fmla="*/ 923 h 82"/>
                              <a:gd name="T4" fmla="+- 0 2004 1979"/>
                              <a:gd name="T5" fmla="*/ T4 w 82"/>
                              <a:gd name="T6" fmla="+- 0 926 923"/>
                              <a:gd name="T7" fmla="*/ 926 h 82"/>
                              <a:gd name="T8" fmla="+- 0 1991 1979"/>
                              <a:gd name="T9" fmla="*/ T8 w 82"/>
                              <a:gd name="T10" fmla="+- 0 935 923"/>
                              <a:gd name="T11" fmla="*/ 935 h 82"/>
                              <a:gd name="T12" fmla="+- 0 1983 1979"/>
                              <a:gd name="T13" fmla="*/ T12 w 82"/>
                              <a:gd name="T14" fmla="+- 0 948 923"/>
                              <a:gd name="T15" fmla="*/ 948 h 82"/>
                              <a:gd name="T16" fmla="+- 0 1979 1979"/>
                              <a:gd name="T17" fmla="*/ T16 w 82"/>
                              <a:gd name="T18" fmla="+- 0 963 923"/>
                              <a:gd name="T19" fmla="*/ 963 h 82"/>
                              <a:gd name="T20" fmla="+- 0 1983 1979"/>
                              <a:gd name="T21" fmla="*/ T20 w 82"/>
                              <a:gd name="T22" fmla="+- 0 979 923"/>
                              <a:gd name="T23" fmla="*/ 979 h 82"/>
                              <a:gd name="T24" fmla="+- 0 1991 1979"/>
                              <a:gd name="T25" fmla="*/ T24 w 82"/>
                              <a:gd name="T26" fmla="+- 0 992 923"/>
                              <a:gd name="T27" fmla="*/ 992 h 82"/>
                              <a:gd name="T28" fmla="+- 0 2004 1979"/>
                              <a:gd name="T29" fmla="*/ T28 w 82"/>
                              <a:gd name="T30" fmla="+- 0 1001 923"/>
                              <a:gd name="T31" fmla="*/ 1001 h 82"/>
                              <a:gd name="T32" fmla="+- 0 2020 1979"/>
                              <a:gd name="T33" fmla="*/ T32 w 82"/>
                              <a:gd name="T34" fmla="+- 0 1004 923"/>
                              <a:gd name="T35" fmla="*/ 1004 h 82"/>
                              <a:gd name="T36" fmla="+- 0 2036 1979"/>
                              <a:gd name="T37" fmla="*/ T36 w 82"/>
                              <a:gd name="T38" fmla="+- 0 1001 923"/>
                              <a:gd name="T39" fmla="*/ 1001 h 82"/>
                              <a:gd name="T40" fmla="+- 0 2049 1979"/>
                              <a:gd name="T41" fmla="*/ T40 w 82"/>
                              <a:gd name="T42" fmla="+- 0 992 923"/>
                              <a:gd name="T43" fmla="*/ 992 h 82"/>
                              <a:gd name="T44" fmla="+- 0 2058 1979"/>
                              <a:gd name="T45" fmla="*/ T44 w 82"/>
                              <a:gd name="T46" fmla="+- 0 979 923"/>
                              <a:gd name="T47" fmla="*/ 979 h 82"/>
                              <a:gd name="T48" fmla="+- 0 2061 1979"/>
                              <a:gd name="T49" fmla="*/ T48 w 82"/>
                              <a:gd name="T50" fmla="+- 0 963 923"/>
                              <a:gd name="T51" fmla="*/ 963 h 82"/>
                              <a:gd name="T52" fmla="+- 0 2058 1979"/>
                              <a:gd name="T53" fmla="*/ T52 w 82"/>
                              <a:gd name="T54" fmla="+- 0 948 923"/>
                              <a:gd name="T55" fmla="*/ 948 h 82"/>
                              <a:gd name="T56" fmla="+- 0 2049 1979"/>
                              <a:gd name="T57" fmla="*/ T56 w 82"/>
                              <a:gd name="T58" fmla="+- 0 935 923"/>
                              <a:gd name="T59" fmla="*/ 935 h 82"/>
                              <a:gd name="T60" fmla="+- 0 2036 1979"/>
                              <a:gd name="T61" fmla="*/ T60 w 82"/>
                              <a:gd name="T62" fmla="+- 0 926 923"/>
                              <a:gd name="T63" fmla="*/ 926 h 82"/>
                              <a:gd name="T64" fmla="+- 0 2020 1979"/>
                              <a:gd name="T65" fmla="*/ T64 w 82"/>
                              <a:gd name="T66" fmla="+- 0 923 923"/>
                              <a:gd name="T67" fmla="*/ 92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4" y="25"/>
                                </a:lnTo>
                                <a:lnTo>
                                  <a:pt x="0" y="40"/>
                                </a:lnTo>
                                <a:lnTo>
                                  <a:pt x="4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1" y="81"/>
                                </a:lnTo>
                                <a:lnTo>
                                  <a:pt x="57" y="78"/>
                                </a:lnTo>
                                <a:lnTo>
                                  <a:pt x="70" y="69"/>
                                </a:lnTo>
                                <a:lnTo>
                                  <a:pt x="79" y="56"/>
                                </a:lnTo>
                                <a:lnTo>
                                  <a:pt x="82" y="40"/>
                                </a:lnTo>
                                <a:lnTo>
                                  <a:pt x="79" y="25"/>
                                </a:lnTo>
                                <a:lnTo>
                                  <a:pt x="70" y="12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BF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21"/>
                        <wps:cNvSpPr>
                          <a:spLocks/>
                        </wps:cNvSpPr>
                        <wps:spPr bwMode="auto">
                          <a:xfrm>
                            <a:off x="1979" y="922"/>
                            <a:ext cx="82" cy="82"/>
                          </a:xfrm>
                          <a:custGeom>
                            <a:avLst/>
                            <a:gdLst>
                              <a:gd name="T0" fmla="+- 0 1979 1979"/>
                              <a:gd name="T1" fmla="*/ T0 w 82"/>
                              <a:gd name="T2" fmla="+- 0 963 923"/>
                              <a:gd name="T3" fmla="*/ 963 h 82"/>
                              <a:gd name="T4" fmla="+- 0 1983 1979"/>
                              <a:gd name="T5" fmla="*/ T4 w 82"/>
                              <a:gd name="T6" fmla="+- 0 948 923"/>
                              <a:gd name="T7" fmla="*/ 948 h 82"/>
                              <a:gd name="T8" fmla="+- 0 1991 1979"/>
                              <a:gd name="T9" fmla="*/ T8 w 82"/>
                              <a:gd name="T10" fmla="+- 0 935 923"/>
                              <a:gd name="T11" fmla="*/ 935 h 82"/>
                              <a:gd name="T12" fmla="+- 0 2004 1979"/>
                              <a:gd name="T13" fmla="*/ T12 w 82"/>
                              <a:gd name="T14" fmla="+- 0 926 923"/>
                              <a:gd name="T15" fmla="*/ 926 h 82"/>
                              <a:gd name="T16" fmla="+- 0 2020 1979"/>
                              <a:gd name="T17" fmla="*/ T16 w 82"/>
                              <a:gd name="T18" fmla="+- 0 923 923"/>
                              <a:gd name="T19" fmla="*/ 923 h 82"/>
                              <a:gd name="T20" fmla="+- 0 2036 1979"/>
                              <a:gd name="T21" fmla="*/ T20 w 82"/>
                              <a:gd name="T22" fmla="+- 0 926 923"/>
                              <a:gd name="T23" fmla="*/ 926 h 82"/>
                              <a:gd name="T24" fmla="+- 0 2049 1979"/>
                              <a:gd name="T25" fmla="*/ T24 w 82"/>
                              <a:gd name="T26" fmla="+- 0 935 923"/>
                              <a:gd name="T27" fmla="*/ 935 h 82"/>
                              <a:gd name="T28" fmla="+- 0 2058 1979"/>
                              <a:gd name="T29" fmla="*/ T28 w 82"/>
                              <a:gd name="T30" fmla="+- 0 948 923"/>
                              <a:gd name="T31" fmla="*/ 948 h 82"/>
                              <a:gd name="T32" fmla="+- 0 2061 1979"/>
                              <a:gd name="T33" fmla="*/ T32 w 82"/>
                              <a:gd name="T34" fmla="+- 0 963 923"/>
                              <a:gd name="T35" fmla="*/ 963 h 82"/>
                              <a:gd name="T36" fmla="+- 0 2058 1979"/>
                              <a:gd name="T37" fmla="*/ T36 w 82"/>
                              <a:gd name="T38" fmla="+- 0 979 923"/>
                              <a:gd name="T39" fmla="*/ 979 h 82"/>
                              <a:gd name="T40" fmla="+- 0 2049 1979"/>
                              <a:gd name="T41" fmla="*/ T40 w 82"/>
                              <a:gd name="T42" fmla="+- 0 992 923"/>
                              <a:gd name="T43" fmla="*/ 992 h 82"/>
                              <a:gd name="T44" fmla="+- 0 2036 1979"/>
                              <a:gd name="T45" fmla="*/ T44 w 82"/>
                              <a:gd name="T46" fmla="+- 0 1001 923"/>
                              <a:gd name="T47" fmla="*/ 1001 h 82"/>
                              <a:gd name="T48" fmla="+- 0 2020 1979"/>
                              <a:gd name="T49" fmla="*/ T48 w 82"/>
                              <a:gd name="T50" fmla="+- 0 1004 923"/>
                              <a:gd name="T51" fmla="*/ 1004 h 82"/>
                              <a:gd name="T52" fmla="+- 0 2004 1979"/>
                              <a:gd name="T53" fmla="*/ T52 w 82"/>
                              <a:gd name="T54" fmla="+- 0 1001 923"/>
                              <a:gd name="T55" fmla="*/ 1001 h 82"/>
                              <a:gd name="T56" fmla="+- 0 1991 1979"/>
                              <a:gd name="T57" fmla="*/ T56 w 82"/>
                              <a:gd name="T58" fmla="+- 0 992 923"/>
                              <a:gd name="T59" fmla="*/ 992 h 82"/>
                              <a:gd name="T60" fmla="+- 0 1983 1979"/>
                              <a:gd name="T61" fmla="*/ T60 w 82"/>
                              <a:gd name="T62" fmla="+- 0 979 923"/>
                              <a:gd name="T63" fmla="*/ 979 h 82"/>
                              <a:gd name="T64" fmla="+- 0 1979 1979"/>
                              <a:gd name="T65" fmla="*/ T64 w 82"/>
                              <a:gd name="T66" fmla="+- 0 963 923"/>
                              <a:gd name="T67" fmla="*/ 96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0" y="40"/>
                                </a:moveTo>
                                <a:lnTo>
                                  <a:pt x="4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7" y="3"/>
                                </a:lnTo>
                                <a:lnTo>
                                  <a:pt x="70" y="12"/>
                                </a:lnTo>
                                <a:lnTo>
                                  <a:pt x="79" y="25"/>
                                </a:lnTo>
                                <a:lnTo>
                                  <a:pt x="82" y="40"/>
                                </a:lnTo>
                                <a:lnTo>
                                  <a:pt x="79" y="56"/>
                                </a:lnTo>
                                <a:lnTo>
                                  <a:pt x="70" y="69"/>
                                </a:lnTo>
                                <a:lnTo>
                                  <a:pt x="57" y="78"/>
                                </a:lnTo>
                                <a:lnTo>
                                  <a:pt x="41" y="81"/>
                                </a:lnTo>
                                <a:lnTo>
                                  <a:pt x="25" y="78"/>
                                </a:lnTo>
                                <a:lnTo>
                                  <a:pt x="12" y="69"/>
                                </a:lnTo>
                                <a:lnTo>
                                  <a:pt x="4" y="56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BF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20"/>
                        <wps:cNvSpPr>
                          <a:spLocks/>
                        </wps:cNvSpPr>
                        <wps:spPr bwMode="auto">
                          <a:xfrm>
                            <a:off x="1374" y="111"/>
                            <a:ext cx="82" cy="82"/>
                          </a:xfrm>
                          <a:custGeom>
                            <a:avLst/>
                            <a:gdLst>
                              <a:gd name="T0" fmla="+- 0 1415 1375"/>
                              <a:gd name="T1" fmla="*/ T0 w 82"/>
                              <a:gd name="T2" fmla="+- 0 112 112"/>
                              <a:gd name="T3" fmla="*/ 112 h 82"/>
                              <a:gd name="T4" fmla="+- 0 1400 1375"/>
                              <a:gd name="T5" fmla="*/ T4 w 82"/>
                              <a:gd name="T6" fmla="+- 0 115 112"/>
                              <a:gd name="T7" fmla="*/ 115 h 82"/>
                              <a:gd name="T8" fmla="+- 0 1387 1375"/>
                              <a:gd name="T9" fmla="*/ T8 w 82"/>
                              <a:gd name="T10" fmla="+- 0 124 112"/>
                              <a:gd name="T11" fmla="*/ 124 h 82"/>
                              <a:gd name="T12" fmla="+- 0 1378 1375"/>
                              <a:gd name="T13" fmla="*/ T12 w 82"/>
                              <a:gd name="T14" fmla="+- 0 137 112"/>
                              <a:gd name="T15" fmla="*/ 137 h 82"/>
                              <a:gd name="T16" fmla="+- 0 1375 1375"/>
                              <a:gd name="T17" fmla="*/ T16 w 82"/>
                              <a:gd name="T18" fmla="+- 0 152 112"/>
                              <a:gd name="T19" fmla="*/ 152 h 82"/>
                              <a:gd name="T20" fmla="+- 0 1378 1375"/>
                              <a:gd name="T21" fmla="*/ T20 w 82"/>
                              <a:gd name="T22" fmla="+- 0 168 112"/>
                              <a:gd name="T23" fmla="*/ 168 h 82"/>
                              <a:gd name="T24" fmla="+- 0 1387 1375"/>
                              <a:gd name="T25" fmla="*/ T24 w 82"/>
                              <a:gd name="T26" fmla="+- 0 181 112"/>
                              <a:gd name="T27" fmla="*/ 181 h 82"/>
                              <a:gd name="T28" fmla="+- 0 1400 1375"/>
                              <a:gd name="T29" fmla="*/ T28 w 82"/>
                              <a:gd name="T30" fmla="+- 0 190 112"/>
                              <a:gd name="T31" fmla="*/ 190 h 82"/>
                              <a:gd name="T32" fmla="+- 0 1415 1375"/>
                              <a:gd name="T33" fmla="*/ T32 w 82"/>
                              <a:gd name="T34" fmla="+- 0 193 112"/>
                              <a:gd name="T35" fmla="*/ 193 h 82"/>
                              <a:gd name="T36" fmla="+- 0 1431 1375"/>
                              <a:gd name="T37" fmla="*/ T36 w 82"/>
                              <a:gd name="T38" fmla="+- 0 190 112"/>
                              <a:gd name="T39" fmla="*/ 190 h 82"/>
                              <a:gd name="T40" fmla="+- 0 1444 1375"/>
                              <a:gd name="T41" fmla="*/ T40 w 82"/>
                              <a:gd name="T42" fmla="+- 0 181 112"/>
                              <a:gd name="T43" fmla="*/ 181 h 82"/>
                              <a:gd name="T44" fmla="+- 0 1453 1375"/>
                              <a:gd name="T45" fmla="*/ T44 w 82"/>
                              <a:gd name="T46" fmla="+- 0 168 112"/>
                              <a:gd name="T47" fmla="*/ 168 h 82"/>
                              <a:gd name="T48" fmla="+- 0 1456 1375"/>
                              <a:gd name="T49" fmla="*/ T48 w 82"/>
                              <a:gd name="T50" fmla="+- 0 152 112"/>
                              <a:gd name="T51" fmla="*/ 152 h 82"/>
                              <a:gd name="T52" fmla="+- 0 1453 1375"/>
                              <a:gd name="T53" fmla="*/ T52 w 82"/>
                              <a:gd name="T54" fmla="+- 0 137 112"/>
                              <a:gd name="T55" fmla="*/ 137 h 82"/>
                              <a:gd name="T56" fmla="+- 0 1444 1375"/>
                              <a:gd name="T57" fmla="*/ T56 w 82"/>
                              <a:gd name="T58" fmla="+- 0 124 112"/>
                              <a:gd name="T59" fmla="*/ 124 h 82"/>
                              <a:gd name="T60" fmla="+- 0 1431 1375"/>
                              <a:gd name="T61" fmla="*/ T60 w 82"/>
                              <a:gd name="T62" fmla="+- 0 115 112"/>
                              <a:gd name="T63" fmla="*/ 115 h 82"/>
                              <a:gd name="T64" fmla="+- 0 1415 1375"/>
                              <a:gd name="T65" fmla="*/ T64 w 82"/>
                              <a:gd name="T66" fmla="+- 0 112 112"/>
                              <a:gd name="T67" fmla="*/ 112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0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0" y="81"/>
                                </a:lnTo>
                                <a:lnTo>
                                  <a:pt x="56" y="78"/>
                                </a:lnTo>
                                <a:lnTo>
                                  <a:pt x="69" y="69"/>
                                </a:lnTo>
                                <a:lnTo>
                                  <a:pt x="78" y="56"/>
                                </a:lnTo>
                                <a:lnTo>
                                  <a:pt x="81" y="40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DE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19"/>
                        <wps:cNvSpPr>
                          <a:spLocks/>
                        </wps:cNvSpPr>
                        <wps:spPr bwMode="auto">
                          <a:xfrm>
                            <a:off x="1374" y="111"/>
                            <a:ext cx="82" cy="82"/>
                          </a:xfrm>
                          <a:custGeom>
                            <a:avLst/>
                            <a:gdLst>
                              <a:gd name="T0" fmla="+- 0 1375 1375"/>
                              <a:gd name="T1" fmla="*/ T0 w 82"/>
                              <a:gd name="T2" fmla="+- 0 152 112"/>
                              <a:gd name="T3" fmla="*/ 152 h 82"/>
                              <a:gd name="T4" fmla="+- 0 1378 1375"/>
                              <a:gd name="T5" fmla="*/ T4 w 82"/>
                              <a:gd name="T6" fmla="+- 0 137 112"/>
                              <a:gd name="T7" fmla="*/ 137 h 82"/>
                              <a:gd name="T8" fmla="+- 0 1387 1375"/>
                              <a:gd name="T9" fmla="*/ T8 w 82"/>
                              <a:gd name="T10" fmla="+- 0 124 112"/>
                              <a:gd name="T11" fmla="*/ 124 h 82"/>
                              <a:gd name="T12" fmla="+- 0 1400 1375"/>
                              <a:gd name="T13" fmla="*/ T12 w 82"/>
                              <a:gd name="T14" fmla="+- 0 115 112"/>
                              <a:gd name="T15" fmla="*/ 115 h 82"/>
                              <a:gd name="T16" fmla="+- 0 1415 1375"/>
                              <a:gd name="T17" fmla="*/ T16 w 82"/>
                              <a:gd name="T18" fmla="+- 0 112 112"/>
                              <a:gd name="T19" fmla="*/ 112 h 82"/>
                              <a:gd name="T20" fmla="+- 0 1431 1375"/>
                              <a:gd name="T21" fmla="*/ T20 w 82"/>
                              <a:gd name="T22" fmla="+- 0 115 112"/>
                              <a:gd name="T23" fmla="*/ 115 h 82"/>
                              <a:gd name="T24" fmla="+- 0 1444 1375"/>
                              <a:gd name="T25" fmla="*/ T24 w 82"/>
                              <a:gd name="T26" fmla="+- 0 124 112"/>
                              <a:gd name="T27" fmla="*/ 124 h 82"/>
                              <a:gd name="T28" fmla="+- 0 1453 1375"/>
                              <a:gd name="T29" fmla="*/ T28 w 82"/>
                              <a:gd name="T30" fmla="+- 0 137 112"/>
                              <a:gd name="T31" fmla="*/ 137 h 82"/>
                              <a:gd name="T32" fmla="+- 0 1456 1375"/>
                              <a:gd name="T33" fmla="*/ T32 w 82"/>
                              <a:gd name="T34" fmla="+- 0 152 112"/>
                              <a:gd name="T35" fmla="*/ 152 h 82"/>
                              <a:gd name="T36" fmla="+- 0 1453 1375"/>
                              <a:gd name="T37" fmla="*/ T36 w 82"/>
                              <a:gd name="T38" fmla="+- 0 168 112"/>
                              <a:gd name="T39" fmla="*/ 168 h 82"/>
                              <a:gd name="T40" fmla="+- 0 1444 1375"/>
                              <a:gd name="T41" fmla="*/ T40 w 82"/>
                              <a:gd name="T42" fmla="+- 0 181 112"/>
                              <a:gd name="T43" fmla="*/ 181 h 82"/>
                              <a:gd name="T44" fmla="+- 0 1431 1375"/>
                              <a:gd name="T45" fmla="*/ T44 w 82"/>
                              <a:gd name="T46" fmla="+- 0 190 112"/>
                              <a:gd name="T47" fmla="*/ 190 h 82"/>
                              <a:gd name="T48" fmla="+- 0 1415 1375"/>
                              <a:gd name="T49" fmla="*/ T48 w 82"/>
                              <a:gd name="T50" fmla="+- 0 193 112"/>
                              <a:gd name="T51" fmla="*/ 193 h 82"/>
                              <a:gd name="T52" fmla="+- 0 1400 1375"/>
                              <a:gd name="T53" fmla="*/ T52 w 82"/>
                              <a:gd name="T54" fmla="+- 0 190 112"/>
                              <a:gd name="T55" fmla="*/ 190 h 82"/>
                              <a:gd name="T56" fmla="+- 0 1387 1375"/>
                              <a:gd name="T57" fmla="*/ T56 w 82"/>
                              <a:gd name="T58" fmla="+- 0 181 112"/>
                              <a:gd name="T59" fmla="*/ 181 h 82"/>
                              <a:gd name="T60" fmla="+- 0 1378 1375"/>
                              <a:gd name="T61" fmla="*/ T60 w 82"/>
                              <a:gd name="T62" fmla="+- 0 168 112"/>
                              <a:gd name="T63" fmla="*/ 168 h 82"/>
                              <a:gd name="T64" fmla="+- 0 1375 1375"/>
                              <a:gd name="T65" fmla="*/ T64 w 82"/>
                              <a:gd name="T66" fmla="+- 0 152 112"/>
                              <a:gd name="T67" fmla="*/ 152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0" y="40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0"/>
                                </a:lnTo>
                                <a:lnTo>
                                  <a:pt x="78" y="56"/>
                                </a:lnTo>
                                <a:lnTo>
                                  <a:pt x="69" y="69"/>
                                </a:lnTo>
                                <a:lnTo>
                                  <a:pt x="56" y="78"/>
                                </a:lnTo>
                                <a:lnTo>
                                  <a:pt x="40" y="81"/>
                                </a:lnTo>
                                <a:lnTo>
                                  <a:pt x="25" y="78"/>
                                </a:lnTo>
                                <a:lnTo>
                                  <a:pt x="12" y="69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DDE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18"/>
                        <wps:cNvSpPr>
                          <a:spLocks/>
                        </wps:cNvSpPr>
                        <wps:spPr bwMode="auto">
                          <a:xfrm>
                            <a:off x="2318" y="457"/>
                            <a:ext cx="81" cy="81"/>
                          </a:xfrm>
                          <a:custGeom>
                            <a:avLst/>
                            <a:gdLst>
                              <a:gd name="T0" fmla="+- 0 2359 2319"/>
                              <a:gd name="T1" fmla="*/ T0 w 81"/>
                              <a:gd name="T2" fmla="+- 0 457 457"/>
                              <a:gd name="T3" fmla="*/ 457 h 81"/>
                              <a:gd name="T4" fmla="+- 0 2343 2319"/>
                              <a:gd name="T5" fmla="*/ T4 w 81"/>
                              <a:gd name="T6" fmla="+- 0 460 457"/>
                              <a:gd name="T7" fmla="*/ 460 h 81"/>
                              <a:gd name="T8" fmla="+- 0 2331 2319"/>
                              <a:gd name="T9" fmla="*/ T8 w 81"/>
                              <a:gd name="T10" fmla="+- 0 469 457"/>
                              <a:gd name="T11" fmla="*/ 469 h 81"/>
                              <a:gd name="T12" fmla="+- 0 2322 2319"/>
                              <a:gd name="T13" fmla="*/ T12 w 81"/>
                              <a:gd name="T14" fmla="+- 0 482 457"/>
                              <a:gd name="T15" fmla="*/ 482 h 81"/>
                              <a:gd name="T16" fmla="+- 0 2319 2319"/>
                              <a:gd name="T17" fmla="*/ T16 w 81"/>
                              <a:gd name="T18" fmla="+- 0 498 457"/>
                              <a:gd name="T19" fmla="*/ 498 h 81"/>
                              <a:gd name="T20" fmla="+- 0 2322 2319"/>
                              <a:gd name="T21" fmla="*/ T20 w 81"/>
                              <a:gd name="T22" fmla="+- 0 513 457"/>
                              <a:gd name="T23" fmla="*/ 513 h 81"/>
                              <a:gd name="T24" fmla="+- 0 2331 2319"/>
                              <a:gd name="T25" fmla="*/ T24 w 81"/>
                              <a:gd name="T26" fmla="+- 0 526 457"/>
                              <a:gd name="T27" fmla="*/ 526 h 81"/>
                              <a:gd name="T28" fmla="+- 0 2343 2319"/>
                              <a:gd name="T29" fmla="*/ T28 w 81"/>
                              <a:gd name="T30" fmla="+- 0 535 457"/>
                              <a:gd name="T31" fmla="*/ 535 h 81"/>
                              <a:gd name="T32" fmla="+- 0 2359 2319"/>
                              <a:gd name="T33" fmla="*/ T32 w 81"/>
                              <a:gd name="T34" fmla="+- 0 538 457"/>
                              <a:gd name="T35" fmla="*/ 538 h 81"/>
                              <a:gd name="T36" fmla="+- 0 2375 2319"/>
                              <a:gd name="T37" fmla="*/ T36 w 81"/>
                              <a:gd name="T38" fmla="+- 0 535 457"/>
                              <a:gd name="T39" fmla="*/ 535 h 81"/>
                              <a:gd name="T40" fmla="+- 0 2388 2319"/>
                              <a:gd name="T41" fmla="*/ T40 w 81"/>
                              <a:gd name="T42" fmla="+- 0 526 457"/>
                              <a:gd name="T43" fmla="*/ 526 h 81"/>
                              <a:gd name="T44" fmla="+- 0 2396 2319"/>
                              <a:gd name="T45" fmla="*/ T44 w 81"/>
                              <a:gd name="T46" fmla="+- 0 513 457"/>
                              <a:gd name="T47" fmla="*/ 513 h 81"/>
                              <a:gd name="T48" fmla="+- 0 2399 2319"/>
                              <a:gd name="T49" fmla="*/ T48 w 81"/>
                              <a:gd name="T50" fmla="+- 0 498 457"/>
                              <a:gd name="T51" fmla="*/ 498 h 81"/>
                              <a:gd name="T52" fmla="+- 0 2396 2319"/>
                              <a:gd name="T53" fmla="*/ T52 w 81"/>
                              <a:gd name="T54" fmla="+- 0 482 457"/>
                              <a:gd name="T55" fmla="*/ 482 h 81"/>
                              <a:gd name="T56" fmla="+- 0 2388 2319"/>
                              <a:gd name="T57" fmla="*/ T56 w 81"/>
                              <a:gd name="T58" fmla="+- 0 469 457"/>
                              <a:gd name="T59" fmla="*/ 469 h 81"/>
                              <a:gd name="T60" fmla="+- 0 2375 2319"/>
                              <a:gd name="T61" fmla="*/ T60 w 81"/>
                              <a:gd name="T62" fmla="+- 0 460 457"/>
                              <a:gd name="T63" fmla="*/ 460 h 81"/>
                              <a:gd name="T64" fmla="+- 0 2359 2319"/>
                              <a:gd name="T65" fmla="*/ T64 w 81"/>
                              <a:gd name="T66" fmla="+- 0 457 457"/>
                              <a:gd name="T67" fmla="*/ 457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6"/>
                                </a:lnTo>
                                <a:lnTo>
                                  <a:pt x="12" y="69"/>
                                </a:lnTo>
                                <a:lnTo>
                                  <a:pt x="24" y="78"/>
                                </a:lnTo>
                                <a:lnTo>
                                  <a:pt x="40" y="81"/>
                                </a:lnTo>
                                <a:lnTo>
                                  <a:pt x="56" y="78"/>
                                </a:lnTo>
                                <a:lnTo>
                                  <a:pt x="69" y="69"/>
                                </a:lnTo>
                                <a:lnTo>
                                  <a:pt x="77" y="56"/>
                                </a:lnTo>
                                <a:lnTo>
                                  <a:pt x="80" y="41"/>
                                </a:lnTo>
                                <a:lnTo>
                                  <a:pt x="77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217"/>
                        <wps:cNvSpPr>
                          <a:spLocks/>
                        </wps:cNvSpPr>
                        <wps:spPr bwMode="auto">
                          <a:xfrm>
                            <a:off x="2318" y="457"/>
                            <a:ext cx="81" cy="81"/>
                          </a:xfrm>
                          <a:custGeom>
                            <a:avLst/>
                            <a:gdLst>
                              <a:gd name="T0" fmla="+- 0 2319 2319"/>
                              <a:gd name="T1" fmla="*/ T0 w 81"/>
                              <a:gd name="T2" fmla="+- 0 498 457"/>
                              <a:gd name="T3" fmla="*/ 498 h 81"/>
                              <a:gd name="T4" fmla="+- 0 2322 2319"/>
                              <a:gd name="T5" fmla="*/ T4 w 81"/>
                              <a:gd name="T6" fmla="+- 0 482 457"/>
                              <a:gd name="T7" fmla="*/ 482 h 81"/>
                              <a:gd name="T8" fmla="+- 0 2331 2319"/>
                              <a:gd name="T9" fmla="*/ T8 w 81"/>
                              <a:gd name="T10" fmla="+- 0 469 457"/>
                              <a:gd name="T11" fmla="*/ 469 h 81"/>
                              <a:gd name="T12" fmla="+- 0 2343 2319"/>
                              <a:gd name="T13" fmla="*/ T12 w 81"/>
                              <a:gd name="T14" fmla="+- 0 460 457"/>
                              <a:gd name="T15" fmla="*/ 460 h 81"/>
                              <a:gd name="T16" fmla="+- 0 2359 2319"/>
                              <a:gd name="T17" fmla="*/ T16 w 81"/>
                              <a:gd name="T18" fmla="+- 0 457 457"/>
                              <a:gd name="T19" fmla="*/ 457 h 81"/>
                              <a:gd name="T20" fmla="+- 0 2375 2319"/>
                              <a:gd name="T21" fmla="*/ T20 w 81"/>
                              <a:gd name="T22" fmla="+- 0 460 457"/>
                              <a:gd name="T23" fmla="*/ 460 h 81"/>
                              <a:gd name="T24" fmla="+- 0 2388 2319"/>
                              <a:gd name="T25" fmla="*/ T24 w 81"/>
                              <a:gd name="T26" fmla="+- 0 469 457"/>
                              <a:gd name="T27" fmla="*/ 469 h 81"/>
                              <a:gd name="T28" fmla="+- 0 2396 2319"/>
                              <a:gd name="T29" fmla="*/ T28 w 81"/>
                              <a:gd name="T30" fmla="+- 0 482 457"/>
                              <a:gd name="T31" fmla="*/ 482 h 81"/>
                              <a:gd name="T32" fmla="+- 0 2399 2319"/>
                              <a:gd name="T33" fmla="*/ T32 w 81"/>
                              <a:gd name="T34" fmla="+- 0 498 457"/>
                              <a:gd name="T35" fmla="*/ 498 h 81"/>
                              <a:gd name="T36" fmla="+- 0 2396 2319"/>
                              <a:gd name="T37" fmla="*/ T36 w 81"/>
                              <a:gd name="T38" fmla="+- 0 513 457"/>
                              <a:gd name="T39" fmla="*/ 513 h 81"/>
                              <a:gd name="T40" fmla="+- 0 2388 2319"/>
                              <a:gd name="T41" fmla="*/ T40 w 81"/>
                              <a:gd name="T42" fmla="+- 0 526 457"/>
                              <a:gd name="T43" fmla="*/ 526 h 81"/>
                              <a:gd name="T44" fmla="+- 0 2375 2319"/>
                              <a:gd name="T45" fmla="*/ T44 w 81"/>
                              <a:gd name="T46" fmla="+- 0 535 457"/>
                              <a:gd name="T47" fmla="*/ 535 h 81"/>
                              <a:gd name="T48" fmla="+- 0 2359 2319"/>
                              <a:gd name="T49" fmla="*/ T48 w 81"/>
                              <a:gd name="T50" fmla="+- 0 538 457"/>
                              <a:gd name="T51" fmla="*/ 538 h 81"/>
                              <a:gd name="T52" fmla="+- 0 2343 2319"/>
                              <a:gd name="T53" fmla="*/ T52 w 81"/>
                              <a:gd name="T54" fmla="+- 0 535 457"/>
                              <a:gd name="T55" fmla="*/ 535 h 81"/>
                              <a:gd name="T56" fmla="+- 0 2331 2319"/>
                              <a:gd name="T57" fmla="*/ T56 w 81"/>
                              <a:gd name="T58" fmla="+- 0 526 457"/>
                              <a:gd name="T59" fmla="*/ 526 h 81"/>
                              <a:gd name="T60" fmla="+- 0 2322 2319"/>
                              <a:gd name="T61" fmla="*/ T60 w 81"/>
                              <a:gd name="T62" fmla="+- 0 513 457"/>
                              <a:gd name="T63" fmla="*/ 513 h 81"/>
                              <a:gd name="T64" fmla="+- 0 2319 2319"/>
                              <a:gd name="T65" fmla="*/ T64 w 81"/>
                              <a:gd name="T66" fmla="+- 0 498 457"/>
                              <a:gd name="T67" fmla="*/ 498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1"/>
                                </a:lnTo>
                                <a:lnTo>
                                  <a:pt x="77" y="56"/>
                                </a:lnTo>
                                <a:lnTo>
                                  <a:pt x="69" y="69"/>
                                </a:lnTo>
                                <a:lnTo>
                                  <a:pt x="56" y="78"/>
                                </a:lnTo>
                                <a:lnTo>
                                  <a:pt x="40" y="81"/>
                                </a:lnTo>
                                <a:lnTo>
                                  <a:pt x="24" y="78"/>
                                </a:lnTo>
                                <a:lnTo>
                                  <a:pt x="12" y="69"/>
                                </a:lnTo>
                                <a:lnTo>
                                  <a:pt x="3" y="56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06625" id="Group 216" o:spid="_x0000_s1026" style="position:absolute;margin-left:62.75pt;margin-top:-7pt;width:66.65pt;height:66.6pt;z-index:15780352;mso-position-horizontal-relative:page" coordorigin="1255,-140" coordsize="1333,1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">
                <v:shape id="AutoShape 250" o:spid="_x0000_s1027" style="position:absolute;left:1255;top:-140;width:1333;height:1332;visibility:visible;mso-wrap-style:square;v-text-anchor:top" coordsize="1333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" path="m,1272r1332,m,868r1332,m,464r1332,m,61r1332,m61,1332l61,m464,1332l464,m868,1332l868,t404,1332l1272,e" filled="f" strokecolor="#ebebeb" strokeweight=".1301mm">
                  <v:path arrowok="t" o:connecttype="custom" o:connectlocs="0,1132;1332,1132;0,728;1332,728;0,324;1332,324;0,-79;1332,-79;61,1192;61,-140;464,1192;464,-140;868,1192;868,-140;1272,1192;1272,-140" o:connectangles="0,0,0,0,0,0,0,0,0,0,0,0,0,0,0,0"/>
                </v:shape>
                <v:shape id="AutoShape 249" o:spid="_x0000_s1028" style="position:absolute;left:1255;top:-140;width:1333;height:1332;visibility:visible;mso-wrap-style:square;v-text-anchor:top" coordsize="1333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" path="m,1070r1332,m,666r1332,m,263r1332,m262,1332l262,m666,1332l666,t404,1332l1070,e" filled="f" strokecolor="#ebebeb" strokeweight=".26286mm">
                  <v:path arrowok="t" o:connecttype="custom" o:connectlocs="0,930;1332,930;0,526;1332,526;0,123;1332,123;262,1192;262,-140;666,1192;666,-140;1070,1192;1070,-140" o:connectangles="0,0,0,0,0,0,0,0,0,0,0,0"/>
                </v:shape>
                <v:shape id="Freeform 248" o:spid="_x0000_s1029" style="position:absolute;left:1646;top:18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" path="m41,l25,3,12,12,4,25,,40,4,56r8,13l25,77r16,4l56,77,69,69,78,56,81,40,78,25,69,12,56,3,41,xe" fillcolor="#000004" stroked="f">
                  <v:path arrowok="t" o:connecttype="custom" o:connectlocs="41,189;25,192;12,201;4,214;0,229;4,245;12,258;25,266;41,270;56,266;69,258;78,245;81,229;78,214;69,201;56,192;41,189" o:connectangles="0,0,0,0,0,0,0,0,0,0,0,0,0,0,0,0,0"/>
                </v:shape>
                <v:shape id="Freeform 247" o:spid="_x0000_s1030" style="position:absolute;left:1646;top:18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" path="m,40l4,25,12,12,25,3,41,,56,3r13,9l78,25r3,15l78,56,69,69,56,77,41,81,25,77,12,69,4,56,,40e" filled="f" strokecolor="#000004" strokeweight=".19242mm">
                  <v:path arrowok="t" o:connecttype="custom" o:connectlocs="0,229;4,214;12,201;25,192;41,189;56,192;69,201;78,214;81,229;78,245;69,258;56,266;41,270;25,266;12,258;4,245;0,229" o:connectangles="0,0,0,0,0,0,0,0,0,0,0,0,0,0,0,0,0"/>
                </v:shape>
                <v:shape id="Freeform 246" o:spid="_x0000_s1031" style="position:absolute;left:1849;top:721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" path="m41,l25,3,12,12,3,25,,40,3,56r9,13l25,78r16,3l56,78,69,69,78,56,81,40,78,25,69,12,56,3,41,xe" fillcolor="#0b0924" stroked="f">
                  <v:path arrowok="t" o:connecttype="custom" o:connectlocs="41,722;25,725;12,734;3,747;0,762;3,778;12,791;25,800;41,803;56,800;69,791;78,778;81,762;78,747;69,734;56,725;41,722" o:connectangles="0,0,0,0,0,0,0,0,0,0,0,0,0,0,0,0,0"/>
                </v:shape>
                <v:shape id="Freeform 245" o:spid="_x0000_s1032" style="position:absolute;left:1849;top:721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" path="m,40l3,25,12,12,25,3,41,,56,3r13,9l78,25r3,15l78,56,69,69,56,78,41,81,25,78,12,69,3,56,,40e" filled="f" strokecolor="#0b0924" strokeweight=".19242mm">
                  <v:path arrowok="t" o:connecttype="custom" o:connectlocs="0,762;3,747;12,734;25,725;41,722;56,725;69,734;78,747;81,762;78,778;69,791;56,800;41,803;25,800;12,791;3,778;0,762" o:connectangles="0,0,0,0,0,0,0,0,0,0,0,0,0,0,0,0,0"/>
                </v:shape>
                <v:shape id="Freeform 244" o:spid="_x0000_s1033" style="position:absolute;left:1578;top:853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" path="m40,l25,4,12,12,3,25,,41,3,56r9,13l25,78r15,3l56,78,69,69,78,56,81,41,78,25,69,12,56,4,40,xe" fillcolor="#20114b" stroked="f">
                  <v:path arrowok="t" o:connecttype="custom" o:connectlocs="40,853;25,857;12,865;3,878;0,894;3,909;12,922;25,931;40,934;56,931;69,922;78,909;81,894;78,878;69,865;56,857;40,853" o:connectangles="0,0,0,0,0,0,0,0,0,0,0,0,0,0,0,0,0"/>
                </v:shape>
                <v:shape id="Freeform 243" o:spid="_x0000_s1034" style="position:absolute;left:1578;top:853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" path="m,41l3,25,12,12,25,4,40,,56,4r13,8l78,25r3,16l78,56,69,69,56,78,40,81,25,78,12,69,3,56,,41e" filled="f" strokecolor="#20114b" strokeweight=".19242mm">
                  <v:path arrowok="t" o:connecttype="custom" o:connectlocs="0,894;3,878;12,865;25,857;40,853;56,857;69,865;78,878;81,894;78,909;69,922;56,931;40,934;25,931;12,922;3,909;0,894" o:connectangles="0,0,0,0,0,0,0,0,0,0,0,0,0,0,0,0,0"/>
                </v:shape>
                <v:shape id="Freeform 242" o:spid="_x0000_s1035" style="position:absolute;left:1916;top:-1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" path="m41,l25,3,12,12,3,25,,40,3,56r9,13l25,78r16,3l56,78,69,69,78,56,81,40,78,25,69,12,56,3,41,xe" fillcolor="#3b0f70" stroked="f">
                  <v:path arrowok="t" o:connecttype="custom" o:connectlocs="41,-17;25,-14;12,-5;3,8;0,23;3,39;12,52;25,61;41,64;56,61;69,52;78,39;81,23;78,8;69,-5;56,-14;41,-17" o:connectangles="0,0,0,0,0,0,0,0,0,0,0,0,0,0,0,0,0"/>
                </v:shape>
                <v:shape id="Freeform 241" o:spid="_x0000_s1036" style="position:absolute;left:1916;top:-1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" path="m,40l3,25,12,12,25,3,41,,56,3r13,9l78,25r3,15l78,56,69,69,56,78,41,81,25,78,12,69,3,56,,40e" filled="f" strokecolor="#3b0f70" strokeweight=".19242mm">
                  <v:path arrowok="t" o:connecttype="custom" o:connectlocs="0,23;3,8;12,-5;25,-14;41,-17;56,-14;69,-5;78,8;81,23;78,39;69,52;56,61;41,64;25,61;12,52;3,39;0,23" o:connectangles="0,0,0,0,0,0,0,0,0,0,0,0,0,0,0,0,0"/>
                </v:shape>
                <v:shape id="Freeform 240" o:spid="_x0000_s1037" style="position:absolute;left:2051;top:518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" path="m41,l25,3,12,12,3,25,,41,3,57r9,12l25,78r16,3l57,78,70,69,78,57,81,41,78,25,70,12,57,3,41,xe" fillcolor="#57157e" stroked="f">
                  <v:path arrowok="t" o:connecttype="custom" o:connectlocs="41,518;25,521;12,530;3,543;0,559;3,575;12,587;25,596;41,599;57,596;70,587;78,575;81,559;78,543;70,530;57,521;41,518" o:connectangles="0,0,0,0,0,0,0,0,0,0,0,0,0,0,0,0,0"/>
                </v:shape>
                <v:shape id="Freeform 239" o:spid="_x0000_s1038" style="position:absolute;left:2051;top:518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" path="m,41l3,25,12,12,25,3,41,,57,3r13,9l78,25r3,16l78,57,70,69,57,78,41,81,25,78,12,69,3,57,,41e" filled="f" strokecolor="#57157e" strokeweight=".19242mm">
                  <v:path arrowok="t" o:connecttype="custom" o:connectlocs="0,559;3,543;12,530;25,521;41,518;57,521;70,530;78,543;81,559;78,575;70,587;57,596;41,599;25,596;12,587;3,575;0,559" o:connectangles="0,0,0,0,0,0,0,0,0,0,0,0,0,0,0,0,0"/>
                </v:shape>
                <v:shape id="Freeform 238" o:spid="_x0000_s1039" style="position:absolute;left:2385;top:49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" path="m41,l25,4,12,12,3,25,,41,3,57r9,13l25,79r16,3l56,79,69,70,78,57,81,41,78,25,69,12,56,4,41,xe" fillcolor="#721f81" stroked="f">
                  <v:path arrowok="t" o:connecttype="custom" o:connectlocs="41,49;25,53;12,61;3,74;0,90;3,106;12,119;25,128;41,131;56,128;69,119;78,106;81,90;78,74;69,61;56,53;41,49" o:connectangles="0,0,0,0,0,0,0,0,0,0,0,0,0,0,0,0,0"/>
                </v:shape>
                <v:shape id="Freeform 237" o:spid="_x0000_s1040" style="position:absolute;left:2385;top:49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" path="m,41l3,25,12,12,25,4,41,,56,4r13,8l78,25r3,16l78,57,69,70,56,79,41,82,25,79,12,70,3,57,,41e" filled="f" strokecolor="#721f81" strokeweight=".19242mm">
                  <v:path arrowok="t" o:connecttype="custom" o:connectlocs="0,90;3,74;12,61;25,53;41,49;56,53;69,61;78,74;81,90;78,106;69,119;56,128;41,131;25,128;12,119;3,106;0,90" o:connectangles="0,0,0,0,0,0,0,0,0,0,0,0,0,0,0,0,0"/>
                </v:shape>
                <v:shape id="Freeform 236" o:spid="_x0000_s1041" style="position:absolute;left:1441;top:255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" path="m41,l25,3,12,12,3,25,,41,3,57r9,13l25,79r16,3l56,79,69,70,78,57,81,41,78,25,69,12,56,3,41,xe" fillcolor="#8c2981" stroked="f">
                  <v:path arrowok="t" o:connecttype="custom" o:connectlocs="41,255;25,258;12,267;3,280;0,296;3,312;12,325;25,334;41,337;56,334;69,325;78,312;81,296;78,280;69,267;56,258;41,255" o:connectangles="0,0,0,0,0,0,0,0,0,0,0,0,0,0,0,0,0"/>
                </v:shape>
                <v:shape id="Freeform 235" o:spid="_x0000_s1042" style="position:absolute;left:1441;top:255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" path="m,41l3,25,12,12,25,3,41,,56,3r13,9l78,25r3,16l78,57,69,70,56,79,41,82,25,79,12,70,3,57,,41e" filled="f" strokecolor="#8c2981" strokeweight=".19242mm">
                  <v:path arrowok="t" o:connecttype="custom" o:connectlocs="0,296;3,280;12,267;25,258;41,255;56,258;69,267;78,280;81,296;78,312;69,325;56,334;41,337;25,334;12,325;3,312;0,296" o:connectangles="0,0,0,0,0,0,0,0,0,0,0,0,0,0,0,0,0"/>
                </v:shape>
                <v:shape id="Freeform 234" o:spid="_x0000_s1043" style="position:absolute;left:2249;top:99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" path="m40,l24,3,11,12,3,25,,40,3,56r8,13l24,77r16,4l55,77,68,69,77,56,80,40,77,25,68,12,55,3,40,xe" fillcolor="#a8327d" stroked="f">
                  <v:path arrowok="t" o:connecttype="custom" o:connectlocs="40,992;24,995;11,1004;3,1017;0,1032;3,1048;11,1061;24,1069;40,1073;55,1069;68,1061;77,1048;80,1032;77,1017;68,1004;55,995;40,992" o:connectangles="0,0,0,0,0,0,0,0,0,0,0,0,0,0,0,0,0"/>
                </v:shape>
                <v:shape id="Freeform 233" o:spid="_x0000_s1044" style="position:absolute;left:2249;top:99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" path="m,40l3,25,11,12,24,3,40,,55,3r13,9l77,25r3,15l77,56,68,69,55,77,40,81,24,77,11,69,3,56,,40e" filled="f" strokecolor="#a8327d" strokeweight=".19242mm">
                  <v:path arrowok="t" o:connecttype="custom" o:connectlocs="0,1032;3,1017;11,1004;24,995;40,992;55,995;68,1004;77,1017;80,1032;77,1048;68,1061;55,1069;40,1073;24,1069;11,1061;3,1048;0,1032" o:connectangles="0,0,0,0,0,0,0,0,0,0,0,0,0,0,0,0,0"/>
                </v:shape>
                <v:shape id="Freeform 232" o:spid="_x0000_s1045" style="position:absolute;left:2184;top:78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" path="m40,l24,4,11,12,3,25,,41,3,57r8,12l24,78r16,3l56,78,69,69,77,57,81,41,77,25,69,12,56,4,40,xe" fillcolor="#c43c75" stroked="f">
                  <v:path arrowok="t" o:connecttype="custom" o:connectlocs="40,787;24,791;11,799;3,812;0,828;3,844;11,856;24,865;40,868;56,865;69,856;77,844;81,828;77,812;69,799;56,791;40,787" o:connectangles="0,0,0,0,0,0,0,0,0,0,0,0,0,0,0,0,0"/>
                </v:shape>
                <v:shape id="Freeform 231" o:spid="_x0000_s1046" style="position:absolute;left:2184;top:78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" path="m,41l3,25,11,12,24,4,40,,56,4r13,8l77,25r4,16l77,57,69,69,56,78,40,81,24,78,11,69,3,57,,41e" filled="f" strokecolor="#c43c75" strokeweight=".19242mm">
                  <v:path arrowok="t" o:connecttype="custom" o:connectlocs="0,828;3,812;11,799;24,791;40,787;56,791;69,799;77,812;81,828;77,844;69,856;56,865;40,868;24,865;11,856;3,844;0,828" o:connectangles="0,0,0,0,0,0,0,0,0,0,0,0,0,0,0,0,0"/>
                </v:shape>
                <v:shape id="Freeform 230" o:spid="_x0000_s1047" style="position:absolute;left:2117;top:313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" path="m40,l25,3,12,12,3,25,,41,3,57r9,12l25,78r15,3l56,78,69,69,78,57,81,41,78,25,69,12,56,3,40,xe" fillcolor="#de4968" stroked="f">
                  <v:path arrowok="t" o:connecttype="custom" o:connectlocs="40,313;25,316;12,325;3,338;0,354;3,370;12,382;25,391;40,394;56,391;69,382;78,370;81,354;78,338;69,325;56,316;40,313" o:connectangles="0,0,0,0,0,0,0,0,0,0,0,0,0,0,0,0,0"/>
                </v:shape>
                <v:shape id="Freeform 229" o:spid="_x0000_s1048" style="position:absolute;left:2117;top:313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" path="m,41l3,25,12,12,25,3,40,,56,3r13,9l78,25r3,16l78,57,69,69,56,78,40,81,25,78,12,69,3,57,,41e" filled="f" strokecolor="#de4968" strokeweight=".19242mm">
                  <v:path arrowok="t" o:connecttype="custom" o:connectlocs="0,354;3,338;12,325;25,316;40,313;56,316;69,325;78,338;81,354;78,370;69,382;56,391;40,394;25,391;12,382;3,370;0,354" o:connectangles="0,0,0,0,0,0,0,0,0,0,0,0,0,0,0,0,0"/>
                </v:shape>
                <v:shape id="Freeform 228" o:spid="_x0000_s1049" style="position:absolute;left:1508;top:58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" path="m41,l25,3,12,12,4,25,,40,4,56r8,13l25,78r16,3l56,78,69,69,78,56,81,40,78,25,69,12,56,3,41,xe" fillcolor="#f1605d" stroked="f">
                  <v:path arrowok="t" o:connecttype="custom" o:connectlocs="41,587;25,590;12,599;4,612;0,627;4,643;12,656;25,665;41,668;56,665;69,656;78,643;81,627;78,612;69,599;56,590;41,587" o:connectangles="0,0,0,0,0,0,0,0,0,0,0,0,0,0,0,0,0"/>
                </v:shape>
                <v:shape id="Freeform 227" o:spid="_x0000_s1050" style="position:absolute;left:1508;top:58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" path="m,40l4,25,12,12,25,3,41,,56,3r13,9l78,25r3,15l78,56,69,69,56,78,41,81,25,78,12,69,4,56,,40e" filled="f" strokecolor="#f1605d" strokeweight=".19242mm">
                  <v:path arrowok="t" o:connecttype="custom" o:connectlocs="0,627;4,612;12,599;25,590;41,587;56,590;69,599;78,612;81,627;78,643;69,656;56,665;41,668;25,665;12,656;4,643;0,627" o:connectangles="0,0,0,0,0,0,0,0,0,0,0,0,0,0,0,0,0"/>
                </v:shape>
                <v:shape id="Freeform 226" o:spid="_x0000_s1051" style="position:absolute;left:1713;top:65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" path="m41,l25,3,12,12,3,25,,40,3,56r9,13l25,78r16,3l56,78,69,69,78,56,81,40,78,25,69,12,56,3,41,xe" fillcolor="#fa7f5e" stroked="f">
                  <v:path arrowok="t" o:connecttype="custom" o:connectlocs="41,652;25,655;12,664;3,677;0,692;3,708;12,721;25,730;41,733;56,730;69,721;78,708;81,692;78,677;69,664;56,655;41,652" o:connectangles="0,0,0,0,0,0,0,0,0,0,0,0,0,0,0,0,0"/>
                </v:shape>
                <v:shape id="Freeform 225" o:spid="_x0000_s1052" style="position:absolute;left:1713;top:65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" path="m,40l3,25,12,12,25,3,41,,56,3r13,9l78,25r3,15l78,56,69,69,56,78,41,81,25,78,12,69,3,56,,40e" filled="f" strokecolor="#fa7f5e" strokeweight=".19242mm">
                  <v:path arrowok="t" o:connecttype="custom" o:connectlocs="0,692;3,677;12,664;25,655;41,652;56,655;69,664;78,677;81,692;78,708;69,721;56,730;41,733;25,730;12,721;3,708;0,692" o:connectangles="0,0,0,0,0,0,0,0,0,0,0,0,0,0,0,0,0"/>
                </v:shape>
                <v:shape id="Freeform 224" o:spid="_x0000_s1053" style="position:absolute;left:1780;top:38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" path="m40,l24,4,12,12,3,25,,41,3,56r9,13l24,77r16,4l55,77,68,69,77,56,80,41,77,25,68,12,55,4,40,xe" fillcolor="#fe9f6d" stroked="f">
                  <v:path arrowok="t" o:connecttype="custom" o:connectlocs="40,384;24,388;12,396;3,409;0,425;3,440;12,453;24,461;40,465;55,461;68,453;77,440;80,425;77,409;68,396;55,388;40,384" o:connectangles="0,0,0,0,0,0,0,0,0,0,0,0,0,0,0,0,0"/>
                </v:shape>
                <v:shape id="Freeform 223" o:spid="_x0000_s1054" style="position:absolute;left:1780;top:38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" path="m,41l3,25,12,12,24,4,40,,55,4r13,8l77,25r3,16l77,56,68,69,55,77,40,81,24,77,12,69,3,56,,41e" filled="f" strokecolor="#fe9f6d" strokeweight=".19242mm">
                  <v:path arrowok="t" o:connecttype="custom" o:connectlocs="0,425;3,409;12,396;24,388;40,384;55,388;68,396;77,409;80,425;77,440;68,453;55,461;40,465;24,461;12,453;3,440;0,425" o:connectangles="0,0,0,0,0,0,0,0,0,0,0,0,0,0,0,0,0"/>
                </v:shape>
                <v:shape id="Freeform 222" o:spid="_x0000_s1055" style="position:absolute;left:1979;top:922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" path="m41,l25,3,12,12,4,25,,40,4,56r8,13l25,78r16,3l57,78,70,69,79,56,82,40,79,25,70,12,57,3,41,xe" fillcolor="#febf84" stroked="f">
                  <v:path arrowok="t" o:connecttype="custom" o:connectlocs="41,923;25,926;12,935;4,948;0,963;4,979;12,992;25,1001;41,1004;57,1001;70,992;79,979;82,963;79,948;70,935;57,926;41,923" o:connectangles="0,0,0,0,0,0,0,0,0,0,0,0,0,0,0,0,0"/>
                </v:shape>
                <v:shape id="Freeform 221" o:spid="_x0000_s1056" style="position:absolute;left:1979;top:922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" path="m,40l4,25,12,12,25,3,41,,57,3r13,9l79,25r3,15l79,56,70,69,57,78,41,81,25,78,12,69,4,56,,40e" filled="f" strokecolor="#febf84" strokeweight=".19242mm">
                  <v:path arrowok="t" o:connecttype="custom" o:connectlocs="0,963;4,948;12,935;25,926;41,923;57,926;70,935;79,948;82,963;79,979;70,992;57,1001;41,1004;25,1001;12,992;4,979;0,963" o:connectangles="0,0,0,0,0,0,0,0,0,0,0,0,0,0,0,0,0"/>
                </v:shape>
                <v:shape id="Freeform 220" o:spid="_x0000_s1057" style="position:absolute;left:1374;top:111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" path="m40,l25,3,12,12,3,25,,40,3,56r9,13l25,78r15,3l56,78,69,69,78,56,81,40,78,25,69,12,56,3,40,xe" fillcolor="#fddea0" stroked="f">
                  <v:path arrowok="t" o:connecttype="custom" o:connectlocs="40,112;25,115;12,124;3,137;0,152;3,168;12,181;25,190;40,193;56,190;69,181;78,168;81,152;78,137;69,124;56,115;40,112" o:connectangles="0,0,0,0,0,0,0,0,0,0,0,0,0,0,0,0,0"/>
                </v:shape>
                <v:shape id="Freeform 219" o:spid="_x0000_s1058" style="position:absolute;left:1374;top:111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" path="m,40l3,25,12,12,25,3,40,,56,3r13,9l78,25r3,15l78,56,69,69,56,78,40,81,25,78,12,69,3,56,,40e" filled="f" strokecolor="#fddea0" strokeweight=".19242mm">
                  <v:path arrowok="t" o:connecttype="custom" o:connectlocs="0,152;3,137;12,124;25,115;40,112;56,115;69,124;78,137;81,152;78,168;69,181;56,190;40,193;25,190;12,181;3,168;0,152" o:connectangles="0,0,0,0,0,0,0,0,0,0,0,0,0,0,0,0,0"/>
                </v:shape>
                <v:shape id="Freeform 218" o:spid="_x0000_s1059" style="position:absolute;left:2318;top:45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" path="m40,l24,3,12,12,3,25,,41,3,56r9,13l24,78r16,3l56,78,69,69,77,56,80,41,77,25,69,12,56,3,40,xe" fillcolor="#fcfdbf" stroked="f">
                  <v:path arrowok="t" o:connecttype="custom" o:connectlocs="40,457;24,460;12,469;3,482;0,498;3,513;12,526;24,535;40,538;56,535;69,526;77,513;80,498;77,482;69,469;56,460;40,457" o:connectangles="0,0,0,0,0,0,0,0,0,0,0,0,0,0,0,0,0"/>
                </v:shape>
                <v:shape id="Freeform 217" o:spid="_x0000_s1060" style="position:absolute;left:2318;top:45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" path="m,41l3,25,12,12,24,3,40,,56,3r13,9l77,25r3,16l77,56,69,69,56,78,40,81,24,78,12,69,3,56,,41e" filled="f" strokecolor="#fcfdbf" strokeweight=".19242mm">
                  <v:path arrowok="t" o:connecttype="custom" o:connectlocs="0,498;3,482;12,469;24,460;40,457;56,460;69,469;77,482;80,498;77,513;69,526;56,535;40,538;24,535;12,526;3,513;0,498" o:connectangles="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w w:val="102"/>
          <w:sz w:val="21"/>
        </w:rPr>
        <w:t>2</w:t>
      </w:r>
    </w:p>
    <w:p w14:paraId="02627699" w14:textId="77777777" w:rsidR="006F1C89" w:rsidRDefault="005D3991">
      <w:pPr>
        <w:spacing w:before="162"/>
        <w:ind w:right="1140"/>
        <w:jc w:val="right"/>
        <w:rPr>
          <w:rFonts w:ascii="Times New Roman"/>
          <w:sz w:val="21"/>
        </w:rPr>
      </w:pPr>
      <w:r>
        <w:rPr>
          <w:rFonts w:ascii="Times New Roman"/>
          <w:color w:val="4D4D4D"/>
          <w:w w:val="102"/>
          <w:sz w:val="21"/>
        </w:rPr>
        <w:t>0</w:t>
      </w:r>
    </w:p>
    <w:p w14:paraId="166C84D2" w14:textId="77777777" w:rsidR="006F1C89" w:rsidRDefault="005D3991">
      <w:pPr>
        <w:spacing w:before="162"/>
        <w:ind w:right="114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</w:p>
    <w:p w14:paraId="5C302E2E" w14:textId="77777777" w:rsidR="006F1C89" w:rsidRDefault="005D3991">
      <w:pPr>
        <w:tabs>
          <w:tab w:val="left" w:pos="1167"/>
          <w:tab w:val="left" w:pos="1570"/>
        </w:tabs>
        <w:spacing w:before="169"/>
        <w:ind w:left="703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</w:r>
      <w:r>
        <w:rPr>
          <w:rFonts w:ascii="Times New Roman" w:hAnsi="Times New Roman"/>
          <w:color w:val="4D4D4D"/>
          <w:spacing w:val="-3"/>
          <w:sz w:val="21"/>
        </w:rPr>
        <w:t>2</w:t>
      </w:r>
    </w:p>
    <w:p w14:paraId="3F6885FD" w14:textId="77777777" w:rsidR="006F1C89" w:rsidRDefault="005D3991">
      <w:pPr>
        <w:pStyle w:val="BodyText"/>
        <w:spacing w:before="9"/>
        <w:rPr>
          <w:rFonts w:ascii="Times New Roman"/>
          <w:sz w:val="19"/>
        </w:rPr>
      </w:pPr>
      <w:r>
        <w:br w:type="column"/>
      </w:r>
    </w:p>
    <w:p w14:paraId="27E920D0" w14:textId="77777777" w:rsidR="006F1C89" w:rsidRDefault="005D3991">
      <w:pPr>
        <w:tabs>
          <w:tab w:val="left" w:pos="1728"/>
        </w:tabs>
        <w:ind w:right="1140"/>
        <w:jc w:val="right"/>
        <w:rPr>
          <w:rFonts w:ascii="Times New Roman"/>
          <w:sz w:val="21"/>
        </w:rPr>
      </w:pPr>
      <w:r>
        <w:rPr>
          <w:rFonts w:ascii="Times New Roman"/>
          <w:color w:val="4D4D4D"/>
          <w:sz w:val="21"/>
        </w:rPr>
        <w:t>2</w:t>
      </w:r>
      <w:r>
        <w:rPr>
          <w:rFonts w:ascii="Times New Roman"/>
          <w:color w:val="4D4D4D"/>
          <w:sz w:val="21"/>
        </w:rPr>
        <w:tab/>
        <w:t>2</w:t>
      </w:r>
    </w:p>
    <w:p w14:paraId="359CA69A" w14:textId="49952894" w:rsidR="006F1C89" w:rsidRDefault="005D3991">
      <w:pPr>
        <w:tabs>
          <w:tab w:val="left" w:pos="1728"/>
        </w:tabs>
        <w:spacing w:before="162"/>
        <w:ind w:right="1140"/>
        <w:jc w:val="right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485260800" behindDoc="1" locked="0" layoutInCell="1" allowOverlap="1" wp14:anchorId="2F4298CE" wp14:editId="28ECE1C4">
            <wp:simplePos x="0" y="0"/>
            <wp:positionH relativeFrom="page">
              <wp:posOffset>1894981</wp:posOffset>
            </wp:positionH>
            <wp:positionV relativeFrom="paragraph">
              <wp:posOffset>-242180</wp:posOffset>
            </wp:positionV>
            <wp:extent cx="845921" cy="845824"/>
            <wp:effectExtent l="0" t="0" r="0" b="0"/>
            <wp:wrapNone/>
            <wp:docPr id="1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921" cy="84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5944">
        <w:rPr>
          <w:noProof/>
        </w:rPr>
        <mc:AlternateContent>
          <mc:Choice Requires="wpg">
            <w:drawing>
              <wp:anchor distT="0" distB="0" distL="114300" distR="114300" simplePos="0" relativeHeight="15781376" behindDoc="0" locked="0" layoutInCell="1" allowOverlap="1" wp14:anchorId="229DE842" wp14:editId="119CDB49">
                <wp:simplePos x="0" y="0"/>
                <wp:positionH relativeFrom="page">
                  <wp:posOffset>2992755</wp:posOffset>
                </wp:positionH>
                <wp:positionV relativeFrom="paragraph">
                  <wp:posOffset>-241935</wp:posOffset>
                </wp:positionV>
                <wp:extent cx="845820" cy="845820"/>
                <wp:effectExtent l="0" t="0" r="0" b="0"/>
                <wp:wrapNone/>
                <wp:docPr id="20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845820"/>
                          <a:chOff x="4713" y="-381"/>
                          <a:chExt cx="1332" cy="1332"/>
                        </a:xfrm>
                      </wpg:grpSpPr>
                      <wps:wsp>
                        <wps:cNvPr id="201" name="AutoShape 215"/>
                        <wps:cNvSpPr>
                          <a:spLocks/>
                        </wps:cNvSpPr>
                        <wps:spPr bwMode="auto">
                          <a:xfrm>
                            <a:off x="4713" y="-382"/>
                            <a:ext cx="1332" cy="1332"/>
                          </a:xfrm>
                          <a:custGeom>
                            <a:avLst/>
                            <a:gdLst>
                              <a:gd name="T0" fmla="+- 0 4713 4713"/>
                              <a:gd name="T1" fmla="*/ T0 w 1332"/>
                              <a:gd name="T2" fmla="+- 0 890 -381"/>
                              <a:gd name="T3" fmla="*/ 890 h 1332"/>
                              <a:gd name="T4" fmla="+- 0 6045 4713"/>
                              <a:gd name="T5" fmla="*/ T4 w 1332"/>
                              <a:gd name="T6" fmla="+- 0 890 -381"/>
                              <a:gd name="T7" fmla="*/ 890 h 1332"/>
                              <a:gd name="T8" fmla="+- 0 4713 4713"/>
                              <a:gd name="T9" fmla="*/ T8 w 1332"/>
                              <a:gd name="T10" fmla="+- 0 486 -381"/>
                              <a:gd name="T11" fmla="*/ 486 h 1332"/>
                              <a:gd name="T12" fmla="+- 0 6045 4713"/>
                              <a:gd name="T13" fmla="*/ T12 w 1332"/>
                              <a:gd name="T14" fmla="+- 0 486 -381"/>
                              <a:gd name="T15" fmla="*/ 486 h 1332"/>
                              <a:gd name="T16" fmla="+- 0 4713 4713"/>
                              <a:gd name="T17" fmla="*/ T16 w 1332"/>
                              <a:gd name="T18" fmla="+- 0 83 -381"/>
                              <a:gd name="T19" fmla="*/ 83 h 1332"/>
                              <a:gd name="T20" fmla="+- 0 6045 4713"/>
                              <a:gd name="T21" fmla="*/ T20 w 1332"/>
                              <a:gd name="T22" fmla="+- 0 83 -381"/>
                              <a:gd name="T23" fmla="*/ 83 h 1332"/>
                              <a:gd name="T24" fmla="+- 0 4713 4713"/>
                              <a:gd name="T25" fmla="*/ T24 w 1332"/>
                              <a:gd name="T26" fmla="+- 0 -321 -381"/>
                              <a:gd name="T27" fmla="*/ -321 h 1332"/>
                              <a:gd name="T28" fmla="+- 0 6045 4713"/>
                              <a:gd name="T29" fmla="*/ T28 w 1332"/>
                              <a:gd name="T30" fmla="+- 0 -321 -381"/>
                              <a:gd name="T31" fmla="*/ -321 h 1332"/>
                              <a:gd name="T32" fmla="+- 0 4774 4713"/>
                              <a:gd name="T33" fmla="*/ T32 w 1332"/>
                              <a:gd name="T34" fmla="+- 0 951 -381"/>
                              <a:gd name="T35" fmla="*/ 951 h 1332"/>
                              <a:gd name="T36" fmla="+- 0 4774 4713"/>
                              <a:gd name="T37" fmla="*/ T36 w 1332"/>
                              <a:gd name="T38" fmla="+- 0 -381 -381"/>
                              <a:gd name="T39" fmla="*/ -381 h 1332"/>
                              <a:gd name="T40" fmla="+- 0 5178 4713"/>
                              <a:gd name="T41" fmla="*/ T40 w 1332"/>
                              <a:gd name="T42" fmla="+- 0 951 -381"/>
                              <a:gd name="T43" fmla="*/ 951 h 1332"/>
                              <a:gd name="T44" fmla="+- 0 5178 4713"/>
                              <a:gd name="T45" fmla="*/ T44 w 1332"/>
                              <a:gd name="T46" fmla="+- 0 -381 -381"/>
                              <a:gd name="T47" fmla="*/ -381 h 1332"/>
                              <a:gd name="T48" fmla="+- 0 5581 4713"/>
                              <a:gd name="T49" fmla="*/ T48 w 1332"/>
                              <a:gd name="T50" fmla="+- 0 951 -381"/>
                              <a:gd name="T51" fmla="*/ 951 h 1332"/>
                              <a:gd name="T52" fmla="+- 0 5581 4713"/>
                              <a:gd name="T53" fmla="*/ T52 w 1332"/>
                              <a:gd name="T54" fmla="+- 0 -381 -381"/>
                              <a:gd name="T55" fmla="*/ -381 h 1332"/>
                              <a:gd name="T56" fmla="+- 0 5985 4713"/>
                              <a:gd name="T57" fmla="*/ T56 w 1332"/>
                              <a:gd name="T58" fmla="+- 0 951 -381"/>
                              <a:gd name="T59" fmla="*/ 951 h 1332"/>
                              <a:gd name="T60" fmla="+- 0 5985 4713"/>
                              <a:gd name="T61" fmla="*/ T60 w 1332"/>
                              <a:gd name="T62" fmla="+- 0 -381 -381"/>
                              <a:gd name="T63" fmla="*/ -381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271"/>
                                </a:moveTo>
                                <a:lnTo>
                                  <a:pt x="1332" y="1271"/>
                                </a:lnTo>
                                <a:moveTo>
                                  <a:pt x="0" y="867"/>
                                </a:moveTo>
                                <a:lnTo>
                                  <a:pt x="1332" y="867"/>
                                </a:lnTo>
                                <a:moveTo>
                                  <a:pt x="0" y="464"/>
                                </a:moveTo>
                                <a:lnTo>
                                  <a:pt x="1332" y="464"/>
                                </a:lnTo>
                                <a:moveTo>
                                  <a:pt x="0" y="60"/>
                                </a:moveTo>
                                <a:lnTo>
                                  <a:pt x="1332" y="60"/>
                                </a:lnTo>
                                <a:moveTo>
                                  <a:pt x="61" y="1332"/>
                                </a:moveTo>
                                <a:lnTo>
                                  <a:pt x="61" y="0"/>
                                </a:lnTo>
                                <a:moveTo>
                                  <a:pt x="465" y="1332"/>
                                </a:moveTo>
                                <a:lnTo>
                                  <a:pt x="465" y="0"/>
                                </a:lnTo>
                                <a:moveTo>
                                  <a:pt x="868" y="1332"/>
                                </a:moveTo>
                                <a:lnTo>
                                  <a:pt x="868" y="0"/>
                                </a:lnTo>
                                <a:moveTo>
                                  <a:pt x="1272" y="1332"/>
                                </a:moveTo>
                                <a:lnTo>
                                  <a:pt x="1272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AutoShape 214"/>
                        <wps:cNvSpPr>
                          <a:spLocks/>
                        </wps:cNvSpPr>
                        <wps:spPr bwMode="auto">
                          <a:xfrm>
                            <a:off x="4713" y="-382"/>
                            <a:ext cx="1332" cy="1332"/>
                          </a:xfrm>
                          <a:custGeom>
                            <a:avLst/>
                            <a:gdLst>
                              <a:gd name="T0" fmla="+- 0 4713 4713"/>
                              <a:gd name="T1" fmla="*/ T0 w 1332"/>
                              <a:gd name="T2" fmla="+- 0 688 -381"/>
                              <a:gd name="T3" fmla="*/ 688 h 1332"/>
                              <a:gd name="T4" fmla="+- 0 6045 4713"/>
                              <a:gd name="T5" fmla="*/ T4 w 1332"/>
                              <a:gd name="T6" fmla="+- 0 688 -381"/>
                              <a:gd name="T7" fmla="*/ 688 h 1332"/>
                              <a:gd name="T8" fmla="+- 0 4713 4713"/>
                              <a:gd name="T9" fmla="*/ T8 w 1332"/>
                              <a:gd name="T10" fmla="+- 0 285 -381"/>
                              <a:gd name="T11" fmla="*/ 285 h 1332"/>
                              <a:gd name="T12" fmla="+- 0 6045 4713"/>
                              <a:gd name="T13" fmla="*/ T12 w 1332"/>
                              <a:gd name="T14" fmla="+- 0 285 -381"/>
                              <a:gd name="T15" fmla="*/ 285 h 1332"/>
                              <a:gd name="T16" fmla="+- 0 4713 4713"/>
                              <a:gd name="T17" fmla="*/ T16 w 1332"/>
                              <a:gd name="T18" fmla="+- 0 -119 -381"/>
                              <a:gd name="T19" fmla="*/ -119 h 1332"/>
                              <a:gd name="T20" fmla="+- 0 6045 4713"/>
                              <a:gd name="T21" fmla="*/ T20 w 1332"/>
                              <a:gd name="T22" fmla="+- 0 -119 -381"/>
                              <a:gd name="T23" fmla="*/ -119 h 1332"/>
                              <a:gd name="T24" fmla="+- 0 4976 4713"/>
                              <a:gd name="T25" fmla="*/ T24 w 1332"/>
                              <a:gd name="T26" fmla="+- 0 951 -381"/>
                              <a:gd name="T27" fmla="*/ 951 h 1332"/>
                              <a:gd name="T28" fmla="+- 0 4976 4713"/>
                              <a:gd name="T29" fmla="*/ T28 w 1332"/>
                              <a:gd name="T30" fmla="+- 0 -381 -381"/>
                              <a:gd name="T31" fmla="*/ -381 h 1332"/>
                              <a:gd name="T32" fmla="+- 0 5379 4713"/>
                              <a:gd name="T33" fmla="*/ T32 w 1332"/>
                              <a:gd name="T34" fmla="+- 0 951 -381"/>
                              <a:gd name="T35" fmla="*/ 951 h 1332"/>
                              <a:gd name="T36" fmla="+- 0 5379 4713"/>
                              <a:gd name="T37" fmla="*/ T36 w 1332"/>
                              <a:gd name="T38" fmla="+- 0 -381 -381"/>
                              <a:gd name="T39" fmla="*/ -381 h 1332"/>
                              <a:gd name="T40" fmla="+- 0 5783 4713"/>
                              <a:gd name="T41" fmla="*/ T40 w 1332"/>
                              <a:gd name="T42" fmla="+- 0 951 -381"/>
                              <a:gd name="T43" fmla="*/ 951 h 1332"/>
                              <a:gd name="T44" fmla="+- 0 5783 4713"/>
                              <a:gd name="T45" fmla="*/ T44 w 1332"/>
                              <a:gd name="T46" fmla="+- 0 -381 -381"/>
                              <a:gd name="T47" fmla="*/ -381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069"/>
                                </a:moveTo>
                                <a:lnTo>
                                  <a:pt x="1332" y="1069"/>
                                </a:lnTo>
                                <a:moveTo>
                                  <a:pt x="0" y="666"/>
                                </a:moveTo>
                                <a:lnTo>
                                  <a:pt x="1332" y="666"/>
                                </a:lnTo>
                                <a:moveTo>
                                  <a:pt x="0" y="262"/>
                                </a:moveTo>
                                <a:lnTo>
                                  <a:pt x="1332" y="262"/>
                                </a:lnTo>
                                <a:moveTo>
                                  <a:pt x="263" y="1332"/>
                                </a:moveTo>
                                <a:lnTo>
                                  <a:pt x="263" y="0"/>
                                </a:lnTo>
                                <a:moveTo>
                                  <a:pt x="666" y="1332"/>
                                </a:moveTo>
                                <a:lnTo>
                                  <a:pt x="666" y="0"/>
                                </a:lnTo>
                                <a:moveTo>
                                  <a:pt x="1070" y="1332"/>
                                </a:moveTo>
                                <a:lnTo>
                                  <a:pt x="1070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7" y="-162"/>
                            <a:ext cx="10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" name="Freeform 212"/>
                        <wps:cNvSpPr>
                          <a:spLocks/>
                        </wps:cNvSpPr>
                        <wps:spPr bwMode="auto">
                          <a:xfrm>
                            <a:off x="5102" y="624"/>
                            <a:ext cx="71" cy="71"/>
                          </a:xfrm>
                          <a:custGeom>
                            <a:avLst/>
                            <a:gdLst>
                              <a:gd name="T0" fmla="+- 0 5138 5103"/>
                              <a:gd name="T1" fmla="*/ T0 w 71"/>
                              <a:gd name="T2" fmla="+- 0 625 625"/>
                              <a:gd name="T3" fmla="*/ 625 h 71"/>
                              <a:gd name="T4" fmla="+- 0 5124 5103"/>
                              <a:gd name="T5" fmla="*/ T4 w 71"/>
                              <a:gd name="T6" fmla="+- 0 628 625"/>
                              <a:gd name="T7" fmla="*/ 628 h 71"/>
                              <a:gd name="T8" fmla="+- 0 5113 5103"/>
                              <a:gd name="T9" fmla="*/ T8 w 71"/>
                              <a:gd name="T10" fmla="+- 0 635 625"/>
                              <a:gd name="T11" fmla="*/ 635 h 71"/>
                              <a:gd name="T12" fmla="+- 0 5105 5103"/>
                              <a:gd name="T13" fmla="*/ T12 w 71"/>
                              <a:gd name="T14" fmla="+- 0 647 625"/>
                              <a:gd name="T15" fmla="*/ 647 h 71"/>
                              <a:gd name="T16" fmla="+- 0 5103 5103"/>
                              <a:gd name="T17" fmla="*/ T16 w 71"/>
                              <a:gd name="T18" fmla="+- 0 660 625"/>
                              <a:gd name="T19" fmla="*/ 660 h 71"/>
                              <a:gd name="T20" fmla="+- 0 5105 5103"/>
                              <a:gd name="T21" fmla="*/ T20 w 71"/>
                              <a:gd name="T22" fmla="+- 0 674 625"/>
                              <a:gd name="T23" fmla="*/ 674 h 71"/>
                              <a:gd name="T24" fmla="+- 0 5113 5103"/>
                              <a:gd name="T25" fmla="*/ T24 w 71"/>
                              <a:gd name="T26" fmla="+- 0 685 625"/>
                              <a:gd name="T27" fmla="*/ 685 h 71"/>
                              <a:gd name="T28" fmla="+- 0 5124 5103"/>
                              <a:gd name="T29" fmla="*/ T28 w 71"/>
                              <a:gd name="T30" fmla="+- 0 693 625"/>
                              <a:gd name="T31" fmla="*/ 693 h 71"/>
                              <a:gd name="T32" fmla="+- 0 5138 5103"/>
                              <a:gd name="T33" fmla="*/ T32 w 71"/>
                              <a:gd name="T34" fmla="+- 0 696 625"/>
                              <a:gd name="T35" fmla="*/ 696 h 71"/>
                              <a:gd name="T36" fmla="+- 0 5152 5103"/>
                              <a:gd name="T37" fmla="*/ T36 w 71"/>
                              <a:gd name="T38" fmla="+- 0 693 625"/>
                              <a:gd name="T39" fmla="*/ 693 h 71"/>
                              <a:gd name="T40" fmla="+- 0 5163 5103"/>
                              <a:gd name="T41" fmla="*/ T40 w 71"/>
                              <a:gd name="T42" fmla="+- 0 685 625"/>
                              <a:gd name="T43" fmla="*/ 685 h 71"/>
                              <a:gd name="T44" fmla="+- 0 5171 5103"/>
                              <a:gd name="T45" fmla="*/ T44 w 71"/>
                              <a:gd name="T46" fmla="+- 0 674 625"/>
                              <a:gd name="T47" fmla="*/ 674 h 71"/>
                              <a:gd name="T48" fmla="+- 0 5174 5103"/>
                              <a:gd name="T49" fmla="*/ T48 w 71"/>
                              <a:gd name="T50" fmla="+- 0 660 625"/>
                              <a:gd name="T51" fmla="*/ 660 h 71"/>
                              <a:gd name="T52" fmla="+- 0 5171 5103"/>
                              <a:gd name="T53" fmla="*/ T52 w 71"/>
                              <a:gd name="T54" fmla="+- 0 647 625"/>
                              <a:gd name="T55" fmla="*/ 647 h 71"/>
                              <a:gd name="T56" fmla="+- 0 5163 5103"/>
                              <a:gd name="T57" fmla="*/ T56 w 71"/>
                              <a:gd name="T58" fmla="+- 0 635 625"/>
                              <a:gd name="T59" fmla="*/ 635 h 71"/>
                              <a:gd name="T60" fmla="+- 0 5152 5103"/>
                              <a:gd name="T61" fmla="*/ T60 w 71"/>
                              <a:gd name="T62" fmla="+- 0 628 625"/>
                              <a:gd name="T63" fmla="*/ 628 h 71"/>
                              <a:gd name="T64" fmla="+- 0 5138 5103"/>
                              <a:gd name="T65" fmla="*/ T64 w 71"/>
                              <a:gd name="T66" fmla="+- 0 625 625"/>
                              <a:gd name="T67" fmla="*/ 625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1" h="71">
                                <a:moveTo>
                                  <a:pt x="35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2" y="22"/>
                                </a:lnTo>
                                <a:lnTo>
                                  <a:pt x="0" y="35"/>
                                </a:lnTo>
                                <a:lnTo>
                                  <a:pt x="2" y="49"/>
                                </a:lnTo>
                                <a:lnTo>
                                  <a:pt x="10" y="60"/>
                                </a:lnTo>
                                <a:lnTo>
                                  <a:pt x="21" y="68"/>
                                </a:lnTo>
                                <a:lnTo>
                                  <a:pt x="35" y="71"/>
                                </a:lnTo>
                                <a:lnTo>
                                  <a:pt x="49" y="68"/>
                                </a:lnTo>
                                <a:lnTo>
                                  <a:pt x="60" y="60"/>
                                </a:lnTo>
                                <a:lnTo>
                                  <a:pt x="68" y="49"/>
                                </a:lnTo>
                                <a:lnTo>
                                  <a:pt x="71" y="35"/>
                                </a:lnTo>
                                <a:lnTo>
                                  <a:pt x="68" y="22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0B2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211"/>
                        <wps:cNvSpPr>
                          <a:spLocks/>
                        </wps:cNvSpPr>
                        <wps:spPr bwMode="auto">
                          <a:xfrm>
                            <a:off x="5102" y="624"/>
                            <a:ext cx="71" cy="71"/>
                          </a:xfrm>
                          <a:custGeom>
                            <a:avLst/>
                            <a:gdLst>
                              <a:gd name="T0" fmla="+- 0 5103 5103"/>
                              <a:gd name="T1" fmla="*/ T0 w 71"/>
                              <a:gd name="T2" fmla="+- 0 660 625"/>
                              <a:gd name="T3" fmla="*/ 660 h 71"/>
                              <a:gd name="T4" fmla="+- 0 5105 5103"/>
                              <a:gd name="T5" fmla="*/ T4 w 71"/>
                              <a:gd name="T6" fmla="+- 0 647 625"/>
                              <a:gd name="T7" fmla="*/ 647 h 71"/>
                              <a:gd name="T8" fmla="+- 0 5113 5103"/>
                              <a:gd name="T9" fmla="*/ T8 w 71"/>
                              <a:gd name="T10" fmla="+- 0 635 625"/>
                              <a:gd name="T11" fmla="*/ 635 h 71"/>
                              <a:gd name="T12" fmla="+- 0 5124 5103"/>
                              <a:gd name="T13" fmla="*/ T12 w 71"/>
                              <a:gd name="T14" fmla="+- 0 628 625"/>
                              <a:gd name="T15" fmla="*/ 628 h 71"/>
                              <a:gd name="T16" fmla="+- 0 5138 5103"/>
                              <a:gd name="T17" fmla="*/ T16 w 71"/>
                              <a:gd name="T18" fmla="+- 0 625 625"/>
                              <a:gd name="T19" fmla="*/ 625 h 71"/>
                              <a:gd name="T20" fmla="+- 0 5152 5103"/>
                              <a:gd name="T21" fmla="*/ T20 w 71"/>
                              <a:gd name="T22" fmla="+- 0 628 625"/>
                              <a:gd name="T23" fmla="*/ 628 h 71"/>
                              <a:gd name="T24" fmla="+- 0 5163 5103"/>
                              <a:gd name="T25" fmla="*/ T24 w 71"/>
                              <a:gd name="T26" fmla="+- 0 635 625"/>
                              <a:gd name="T27" fmla="*/ 635 h 71"/>
                              <a:gd name="T28" fmla="+- 0 5171 5103"/>
                              <a:gd name="T29" fmla="*/ T28 w 71"/>
                              <a:gd name="T30" fmla="+- 0 647 625"/>
                              <a:gd name="T31" fmla="*/ 647 h 71"/>
                              <a:gd name="T32" fmla="+- 0 5174 5103"/>
                              <a:gd name="T33" fmla="*/ T32 w 71"/>
                              <a:gd name="T34" fmla="+- 0 660 625"/>
                              <a:gd name="T35" fmla="*/ 660 h 71"/>
                              <a:gd name="T36" fmla="+- 0 5171 5103"/>
                              <a:gd name="T37" fmla="*/ T36 w 71"/>
                              <a:gd name="T38" fmla="+- 0 674 625"/>
                              <a:gd name="T39" fmla="*/ 674 h 71"/>
                              <a:gd name="T40" fmla="+- 0 5163 5103"/>
                              <a:gd name="T41" fmla="*/ T40 w 71"/>
                              <a:gd name="T42" fmla="+- 0 685 625"/>
                              <a:gd name="T43" fmla="*/ 685 h 71"/>
                              <a:gd name="T44" fmla="+- 0 5152 5103"/>
                              <a:gd name="T45" fmla="*/ T44 w 71"/>
                              <a:gd name="T46" fmla="+- 0 693 625"/>
                              <a:gd name="T47" fmla="*/ 693 h 71"/>
                              <a:gd name="T48" fmla="+- 0 5138 5103"/>
                              <a:gd name="T49" fmla="*/ T48 w 71"/>
                              <a:gd name="T50" fmla="+- 0 696 625"/>
                              <a:gd name="T51" fmla="*/ 696 h 71"/>
                              <a:gd name="T52" fmla="+- 0 5124 5103"/>
                              <a:gd name="T53" fmla="*/ T52 w 71"/>
                              <a:gd name="T54" fmla="+- 0 693 625"/>
                              <a:gd name="T55" fmla="*/ 693 h 71"/>
                              <a:gd name="T56" fmla="+- 0 5113 5103"/>
                              <a:gd name="T57" fmla="*/ T56 w 71"/>
                              <a:gd name="T58" fmla="+- 0 685 625"/>
                              <a:gd name="T59" fmla="*/ 685 h 71"/>
                              <a:gd name="T60" fmla="+- 0 5105 5103"/>
                              <a:gd name="T61" fmla="*/ T60 w 71"/>
                              <a:gd name="T62" fmla="+- 0 674 625"/>
                              <a:gd name="T63" fmla="*/ 674 h 71"/>
                              <a:gd name="T64" fmla="+- 0 5103 5103"/>
                              <a:gd name="T65" fmla="*/ T64 w 71"/>
                              <a:gd name="T66" fmla="+- 0 660 625"/>
                              <a:gd name="T67" fmla="*/ 660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1" h="71">
                                <a:moveTo>
                                  <a:pt x="0" y="35"/>
                                </a:move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5" y="0"/>
                                </a:lnTo>
                                <a:lnTo>
                                  <a:pt x="49" y="3"/>
                                </a:lnTo>
                                <a:lnTo>
                                  <a:pt x="60" y="10"/>
                                </a:lnTo>
                                <a:lnTo>
                                  <a:pt x="68" y="22"/>
                                </a:lnTo>
                                <a:lnTo>
                                  <a:pt x="71" y="35"/>
                                </a:lnTo>
                                <a:lnTo>
                                  <a:pt x="68" y="49"/>
                                </a:lnTo>
                                <a:lnTo>
                                  <a:pt x="60" y="60"/>
                                </a:lnTo>
                                <a:lnTo>
                                  <a:pt x="49" y="68"/>
                                </a:lnTo>
                                <a:lnTo>
                                  <a:pt x="35" y="71"/>
                                </a:lnTo>
                                <a:lnTo>
                                  <a:pt x="21" y="68"/>
                                </a:lnTo>
                                <a:lnTo>
                                  <a:pt x="10" y="60"/>
                                </a:lnTo>
                                <a:lnTo>
                                  <a:pt x="2" y="49"/>
                                </a:lnTo>
                                <a:lnTo>
                                  <a:pt x="0" y="35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100B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210"/>
                        <wps:cNvSpPr>
                          <a:spLocks/>
                        </wps:cNvSpPr>
                        <wps:spPr bwMode="auto">
                          <a:xfrm>
                            <a:off x="4939" y="-132"/>
                            <a:ext cx="85" cy="85"/>
                          </a:xfrm>
                          <a:custGeom>
                            <a:avLst/>
                            <a:gdLst>
                              <a:gd name="T0" fmla="+- 0 4981 4939"/>
                              <a:gd name="T1" fmla="*/ T0 w 85"/>
                              <a:gd name="T2" fmla="+- 0 -131 -131"/>
                              <a:gd name="T3" fmla="*/ -131 h 85"/>
                              <a:gd name="T4" fmla="+- 0 4965 4939"/>
                              <a:gd name="T5" fmla="*/ T4 w 85"/>
                              <a:gd name="T6" fmla="+- 0 -128 -131"/>
                              <a:gd name="T7" fmla="*/ -128 h 85"/>
                              <a:gd name="T8" fmla="+- 0 4952 4939"/>
                              <a:gd name="T9" fmla="*/ T8 w 85"/>
                              <a:gd name="T10" fmla="+- 0 -119 -131"/>
                              <a:gd name="T11" fmla="*/ -119 h 85"/>
                              <a:gd name="T12" fmla="+- 0 4943 4939"/>
                              <a:gd name="T13" fmla="*/ T12 w 85"/>
                              <a:gd name="T14" fmla="+- 0 -105 -131"/>
                              <a:gd name="T15" fmla="*/ -105 h 85"/>
                              <a:gd name="T16" fmla="+- 0 4939 4939"/>
                              <a:gd name="T17" fmla="*/ T16 w 85"/>
                              <a:gd name="T18" fmla="+- 0 -89 -131"/>
                              <a:gd name="T19" fmla="*/ -89 h 85"/>
                              <a:gd name="T20" fmla="+- 0 4943 4939"/>
                              <a:gd name="T21" fmla="*/ T20 w 85"/>
                              <a:gd name="T22" fmla="+- 0 -73 -131"/>
                              <a:gd name="T23" fmla="*/ -73 h 85"/>
                              <a:gd name="T24" fmla="+- 0 4952 4939"/>
                              <a:gd name="T25" fmla="*/ T24 w 85"/>
                              <a:gd name="T26" fmla="+- 0 -59 -131"/>
                              <a:gd name="T27" fmla="*/ -59 h 85"/>
                              <a:gd name="T28" fmla="+- 0 4965 4939"/>
                              <a:gd name="T29" fmla="*/ T28 w 85"/>
                              <a:gd name="T30" fmla="+- 0 -50 -131"/>
                              <a:gd name="T31" fmla="*/ -50 h 85"/>
                              <a:gd name="T32" fmla="+- 0 4981 4939"/>
                              <a:gd name="T33" fmla="*/ T32 w 85"/>
                              <a:gd name="T34" fmla="+- 0 -47 -131"/>
                              <a:gd name="T35" fmla="*/ -47 h 85"/>
                              <a:gd name="T36" fmla="+- 0 4998 4939"/>
                              <a:gd name="T37" fmla="*/ T36 w 85"/>
                              <a:gd name="T38" fmla="+- 0 -50 -131"/>
                              <a:gd name="T39" fmla="*/ -50 h 85"/>
                              <a:gd name="T40" fmla="+- 0 5011 4939"/>
                              <a:gd name="T41" fmla="*/ T40 w 85"/>
                              <a:gd name="T42" fmla="+- 0 -59 -131"/>
                              <a:gd name="T43" fmla="*/ -59 h 85"/>
                              <a:gd name="T44" fmla="+- 0 5020 4939"/>
                              <a:gd name="T45" fmla="*/ T44 w 85"/>
                              <a:gd name="T46" fmla="+- 0 -73 -131"/>
                              <a:gd name="T47" fmla="*/ -73 h 85"/>
                              <a:gd name="T48" fmla="+- 0 5023 4939"/>
                              <a:gd name="T49" fmla="*/ T48 w 85"/>
                              <a:gd name="T50" fmla="+- 0 -89 -131"/>
                              <a:gd name="T51" fmla="*/ -89 h 85"/>
                              <a:gd name="T52" fmla="+- 0 5020 4939"/>
                              <a:gd name="T53" fmla="*/ T52 w 85"/>
                              <a:gd name="T54" fmla="+- 0 -105 -131"/>
                              <a:gd name="T55" fmla="*/ -105 h 85"/>
                              <a:gd name="T56" fmla="+- 0 5011 4939"/>
                              <a:gd name="T57" fmla="*/ T56 w 85"/>
                              <a:gd name="T58" fmla="+- 0 -119 -131"/>
                              <a:gd name="T59" fmla="*/ -119 h 85"/>
                              <a:gd name="T60" fmla="+- 0 4998 4939"/>
                              <a:gd name="T61" fmla="*/ T60 w 85"/>
                              <a:gd name="T62" fmla="+- 0 -128 -131"/>
                              <a:gd name="T63" fmla="*/ -128 h 85"/>
                              <a:gd name="T64" fmla="+- 0 4981 4939"/>
                              <a:gd name="T65" fmla="*/ T64 w 85"/>
                              <a:gd name="T66" fmla="+- 0 -131 -131"/>
                              <a:gd name="T67" fmla="*/ -131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42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8"/>
                                </a:lnTo>
                                <a:lnTo>
                                  <a:pt x="13" y="72"/>
                                </a:lnTo>
                                <a:lnTo>
                                  <a:pt x="26" y="81"/>
                                </a:lnTo>
                                <a:lnTo>
                                  <a:pt x="42" y="84"/>
                                </a:lnTo>
                                <a:lnTo>
                                  <a:pt x="59" y="81"/>
                                </a:lnTo>
                                <a:lnTo>
                                  <a:pt x="72" y="72"/>
                                </a:lnTo>
                                <a:lnTo>
                                  <a:pt x="81" y="58"/>
                                </a:lnTo>
                                <a:lnTo>
                                  <a:pt x="84" y="42"/>
                                </a:lnTo>
                                <a:lnTo>
                                  <a:pt x="81" y="26"/>
                                </a:lnTo>
                                <a:lnTo>
                                  <a:pt x="72" y="12"/>
                                </a:lnTo>
                                <a:lnTo>
                                  <a:pt x="59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11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209"/>
                        <wps:cNvSpPr>
                          <a:spLocks/>
                        </wps:cNvSpPr>
                        <wps:spPr bwMode="auto">
                          <a:xfrm>
                            <a:off x="4939" y="-132"/>
                            <a:ext cx="85" cy="85"/>
                          </a:xfrm>
                          <a:custGeom>
                            <a:avLst/>
                            <a:gdLst>
                              <a:gd name="T0" fmla="+- 0 4939 4939"/>
                              <a:gd name="T1" fmla="*/ T0 w 85"/>
                              <a:gd name="T2" fmla="+- 0 -89 -131"/>
                              <a:gd name="T3" fmla="*/ -89 h 85"/>
                              <a:gd name="T4" fmla="+- 0 4943 4939"/>
                              <a:gd name="T5" fmla="*/ T4 w 85"/>
                              <a:gd name="T6" fmla="+- 0 -105 -131"/>
                              <a:gd name="T7" fmla="*/ -105 h 85"/>
                              <a:gd name="T8" fmla="+- 0 4952 4939"/>
                              <a:gd name="T9" fmla="*/ T8 w 85"/>
                              <a:gd name="T10" fmla="+- 0 -119 -131"/>
                              <a:gd name="T11" fmla="*/ -119 h 85"/>
                              <a:gd name="T12" fmla="+- 0 4965 4939"/>
                              <a:gd name="T13" fmla="*/ T12 w 85"/>
                              <a:gd name="T14" fmla="+- 0 -128 -131"/>
                              <a:gd name="T15" fmla="*/ -128 h 85"/>
                              <a:gd name="T16" fmla="+- 0 4981 4939"/>
                              <a:gd name="T17" fmla="*/ T16 w 85"/>
                              <a:gd name="T18" fmla="+- 0 -131 -131"/>
                              <a:gd name="T19" fmla="*/ -131 h 85"/>
                              <a:gd name="T20" fmla="+- 0 4998 4939"/>
                              <a:gd name="T21" fmla="*/ T20 w 85"/>
                              <a:gd name="T22" fmla="+- 0 -128 -131"/>
                              <a:gd name="T23" fmla="*/ -128 h 85"/>
                              <a:gd name="T24" fmla="+- 0 5011 4939"/>
                              <a:gd name="T25" fmla="*/ T24 w 85"/>
                              <a:gd name="T26" fmla="+- 0 -119 -131"/>
                              <a:gd name="T27" fmla="*/ -119 h 85"/>
                              <a:gd name="T28" fmla="+- 0 5020 4939"/>
                              <a:gd name="T29" fmla="*/ T28 w 85"/>
                              <a:gd name="T30" fmla="+- 0 -105 -131"/>
                              <a:gd name="T31" fmla="*/ -105 h 85"/>
                              <a:gd name="T32" fmla="+- 0 5023 4939"/>
                              <a:gd name="T33" fmla="*/ T32 w 85"/>
                              <a:gd name="T34" fmla="+- 0 -89 -131"/>
                              <a:gd name="T35" fmla="*/ -89 h 85"/>
                              <a:gd name="T36" fmla="+- 0 5020 4939"/>
                              <a:gd name="T37" fmla="*/ T36 w 85"/>
                              <a:gd name="T38" fmla="+- 0 -73 -131"/>
                              <a:gd name="T39" fmla="*/ -73 h 85"/>
                              <a:gd name="T40" fmla="+- 0 5011 4939"/>
                              <a:gd name="T41" fmla="*/ T40 w 85"/>
                              <a:gd name="T42" fmla="+- 0 -59 -131"/>
                              <a:gd name="T43" fmla="*/ -59 h 85"/>
                              <a:gd name="T44" fmla="+- 0 4998 4939"/>
                              <a:gd name="T45" fmla="*/ T44 w 85"/>
                              <a:gd name="T46" fmla="+- 0 -50 -131"/>
                              <a:gd name="T47" fmla="*/ -50 h 85"/>
                              <a:gd name="T48" fmla="+- 0 4981 4939"/>
                              <a:gd name="T49" fmla="*/ T48 w 85"/>
                              <a:gd name="T50" fmla="+- 0 -47 -131"/>
                              <a:gd name="T51" fmla="*/ -47 h 85"/>
                              <a:gd name="T52" fmla="+- 0 4965 4939"/>
                              <a:gd name="T53" fmla="*/ T52 w 85"/>
                              <a:gd name="T54" fmla="+- 0 -50 -131"/>
                              <a:gd name="T55" fmla="*/ -50 h 85"/>
                              <a:gd name="T56" fmla="+- 0 4952 4939"/>
                              <a:gd name="T57" fmla="*/ T56 w 85"/>
                              <a:gd name="T58" fmla="+- 0 -59 -131"/>
                              <a:gd name="T59" fmla="*/ -59 h 85"/>
                              <a:gd name="T60" fmla="+- 0 4943 4939"/>
                              <a:gd name="T61" fmla="*/ T60 w 85"/>
                              <a:gd name="T62" fmla="+- 0 -73 -131"/>
                              <a:gd name="T63" fmla="*/ -73 h 85"/>
                              <a:gd name="T64" fmla="+- 0 4939 4939"/>
                              <a:gd name="T65" fmla="*/ T64 w 85"/>
                              <a:gd name="T66" fmla="+- 0 -89 -131"/>
                              <a:gd name="T67" fmla="*/ -89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0" y="42"/>
                                </a:moveTo>
                                <a:lnTo>
                                  <a:pt x="4" y="26"/>
                                </a:lnTo>
                                <a:lnTo>
                                  <a:pt x="13" y="12"/>
                                </a:lnTo>
                                <a:lnTo>
                                  <a:pt x="26" y="3"/>
                                </a:lnTo>
                                <a:lnTo>
                                  <a:pt x="42" y="0"/>
                                </a:lnTo>
                                <a:lnTo>
                                  <a:pt x="59" y="3"/>
                                </a:lnTo>
                                <a:lnTo>
                                  <a:pt x="72" y="12"/>
                                </a:lnTo>
                                <a:lnTo>
                                  <a:pt x="81" y="26"/>
                                </a:lnTo>
                                <a:lnTo>
                                  <a:pt x="84" y="42"/>
                                </a:lnTo>
                                <a:lnTo>
                                  <a:pt x="81" y="58"/>
                                </a:lnTo>
                                <a:lnTo>
                                  <a:pt x="72" y="72"/>
                                </a:lnTo>
                                <a:lnTo>
                                  <a:pt x="59" y="81"/>
                                </a:lnTo>
                                <a:lnTo>
                                  <a:pt x="42" y="84"/>
                                </a:lnTo>
                                <a:lnTo>
                                  <a:pt x="26" y="81"/>
                                </a:lnTo>
                                <a:lnTo>
                                  <a:pt x="13" y="72"/>
                                </a:lnTo>
                                <a:lnTo>
                                  <a:pt x="4" y="58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2D11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208"/>
                        <wps:cNvSpPr>
                          <a:spLocks/>
                        </wps:cNvSpPr>
                        <wps:spPr bwMode="auto">
                          <a:xfrm>
                            <a:off x="5255" y="49"/>
                            <a:ext cx="92" cy="92"/>
                          </a:xfrm>
                          <a:custGeom>
                            <a:avLst/>
                            <a:gdLst>
                              <a:gd name="T0" fmla="+- 0 5302 5256"/>
                              <a:gd name="T1" fmla="*/ T0 w 92"/>
                              <a:gd name="T2" fmla="+- 0 49 49"/>
                              <a:gd name="T3" fmla="*/ 49 h 92"/>
                              <a:gd name="T4" fmla="+- 0 5284 5256"/>
                              <a:gd name="T5" fmla="*/ T4 w 92"/>
                              <a:gd name="T6" fmla="+- 0 53 49"/>
                              <a:gd name="T7" fmla="*/ 53 h 92"/>
                              <a:gd name="T8" fmla="+- 0 5269 5256"/>
                              <a:gd name="T9" fmla="*/ T8 w 92"/>
                              <a:gd name="T10" fmla="+- 0 63 49"/>
                              <a:gd name="T11" fmla="*/ 63 h 92"/>
                              <a:gd name="T12" fmla="+- 0 5259 5256"/>
                              <a:gd name="T13" fmla="*/ T12 w 92"/>
                              <a:gd name="T14" fmla="+- 0 77 49"/>
                              <a:gd name="T15" fmla="*/ 77 h 92"/>
                              <a:gd name="T16" fmla="+- 0 5256 5256"/>
                              <a:gd name="T17" fmla="*/ T16 w 92"/>
                              <a:gd name="T18" fmla="+- 0 95 49"/>
                              <a:gd name="T19" fmla="*/ 95 h 92"/>
                              <a:gd name="T20" fmla="+- 0 5259 5256"/>
                              <a:gd name="T21" fmla="*/ T20 w 92"/>
                              <a:gd name="T22" fmla="+- 0 113 49"/>
                              <a:gd name="T23" fmla="*/ 113 h 92"/>
                              <a:gd name="T24" fmla="+- 0 5269 5256"/>
                              <a:gd name="T25" fmla="*/ T24 w 92"/>
                              <a:gd name="T26" fmla="+- 0 128 49"/>
                              <a:gd name="T27" fmla="*/ 128 h 92"/>
                              <a:gd name="T28" fmla="+- 0 5284 5256"/>
                              <a:gd name="T29" fmla="*/ T28 w 92"/>
                              <a:gd name="T30" fmla="+- 0 137 49"/>
                              <a:gd name="T31" fmla="*/ 137 h 92"/>
                              <a:gd name="T32" fmla="+- 0 5302 5256"/>
                              <a:gd name="T33" fmla="*/ T32 w 92"/>
                              <a:gd name="T34" fmla="+- 0 141 49"/>
                              <a:gd name="T35" fmla="*/ 141 h 92"/>
                              <a:gd name="T36" fmla="+- 0 5320 5256"/>
                              <a:gd name="T37" fmla="*/ T36 w 92"/>
                              <a:gd name="T38" fmla="+- 0 137 49"/>
                              <a:gd name="T39" fmla="*/ 137 h 92"/>
                              <a:gd name="T40" fmla="+- 0 5334 5256"/>
                              <a:gd name="T41" fmla="*/ T40 w 92"/>
                              <a:gd name="T42" fmla="+- 0 128 49"/>
                              <a:gd name="T43" fmla="*/ 128 h 92"/>
                              <a:gd name="T44" fmla="+- 0 5344 5256"/>
                              <a:gd name="T45" fmla="*/ T44 w 92"/>
                              <a:gd name="T46" fmla="+- 0 113 49"/>
                              <a:gd name="T47" fmla="*/ 113 h 92"/>
                              <a:gd name="T48" fmla="+- 0 5348 5256"/>
                              <a:gd name="T49" fmla="*/ T48 w 92"/>
                              <a:gd name="T50" fmla="+- 0 95 49"/>
                              <a:gd name="T51" fmla="*/ 95 h 92"/>
                              <a:gd name="T52" fmla="+- 0 5344 5256"/>
                              <a:gd name="T53" fmla="*/ T52 w 92"/>
                              <a:gd name="T54" fmla="+- 0 77 49"/>
                              <a:gd name="T55" fmla="*/ 77 h 92"/>
                              <a:gd name="T56" fmla="+- 0 5334 5256"/>
                              <a:gd name="T57" fmla="*/ T56 w 92"/>
                              <a:gd name="T58" fmla="+- 0 63 49"/>
                              <a:gd name="T59" fmla="*/ 63 h 92"/>
                              <a:gd name="T60" fmla="+- 0 5320 5256"/>
                              <a:gd name="T61" fmla="*/ T60 w 92"/>
                              <a:gd name="T62" fmla="+- 0 53 49"/>
                              <a:gd name="T63" fmla="*/ 53 h 92"/>
                              <a:gd name="T64" fmla="+- 0 5302 5256"/>
                              <a:gd name="T65" fmla="*/ T64 w 92"/>
                              <a:gd name="T66" fmla="+- 0 49 49"/>
                              <a:gd name="T67" fmla="*/ 49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46" y="0"/>
                                </a:moveTo>
                                <a:lnTo>
                                  <a:pt x="28" y="4"/>
                                </a:lnTo>
                                <a:lnTo>
                                  <a:pt x="13" y="14"/>
                                </a:lnTo>
                                <a:lnTo>
                                  <a:pt x="3" y="28"/>
                                </a:lnTo>
                                <a:lnTo>
                                  <a:pt x="0" y="46"/>
                                </a:lnTo>
                                <a:lnTo>
                                  <a:pt x="3" y="64"/>
                                </a:lnTo>
                                <a:lnTo>
                                  <a:pt x="13" y="79"/>
                                </a:lnTo>
                                <a:lnTo>
                                  <a:pt x="28" y="88"/>
                                </a:lnTo>
                                <a:lnTo>
                                  <a:pt x="46" y="92"/>
                                </a:lnTo>
                                <a:lnTo>
                                  <a:pt x="64" y="88"/>
                                </a:lnTo>
                                <a:lnTo>
                                  <a:pt x="78" y="79"/>
                                </a:lnTo>
                                <a:lnTo>
                                  <a:pt x="88" y="64"/>
                                </a:lnTo>
                                <a:lnTo>
                                  <a:pt x="92" y="46"/>
                                </a:lnTo>
                                <a:lnTo>
                                  <a:pt x="88" y="28"/>
                                </a:lnTo>
                                <a:lnTo>
                                  <a:pt x="78" y="14"/>
                                </a:lnTo>
                                <a:lnTo>
                                  <a:pt x="64" y="4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12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207"/>
                        <wps:cNvSpPr>
                          <a:spLocks/>
                        </wps:cNvSpPr>
                        <wps:spPr bwMode="auto">
                          <a:xfrm>
                            <a:off x="5255" y="49"/>
                            <a:ext cx="92" cy="92"/>
                          </a:xfrm>
                          <a:custGeom>
                            <a:avLst/>
                            <a:gdLst>
                              <a:gd name="T0" fmla="+- 0 5256 5256"/>
                              <a:gd name="T1" fmla="*/ T0 w 92"/>
                              <a:gd name="T2" fmla="+- 0 95 49"/>
                              <a:gd name="T3" fmla="*/ 95 h 92"/>
                              <a:gd name="T4" fmla="+- 0 5259 5256"/>
                              <a:gd name="T5" fmla="*/ T4 w 92"/>
                              <a:gd name="T6" fmla="+- 0 77 49"/>
                              <a:gd name="T7" fmla="*/ 77 h 92"/>
                              <a:gd name="T8" fmla="+- 0 5269 5256"/>
                              <a:gd name="T9" fmla="*/ T8 w 92"/>
                              <a:gd name="T10" fmla="+- 0 63 49"/>
                              <a:gd name="T11" fmla="*/ 63 h 92"/>
                              <a:gd name="T12" fmla="+- 0 5284 5256"/>
                              <a:gd name="T13" fmla="*/ T12 w 92"/>
                              <a:gd name="T14" fmla="+- 0 53 49"/>
                              <a:gd name="T15" fmla="*/ 53 h 92"/>
                              <a:gd name="T16" fmla="+- 0 5302 5256"/>
                              <a:gd name="T17" fmla="*/ T16 w 92"/>
                              <a:gd name="T18" fmla="+- 0 49 49"/>
                              <a:gd name="T19" fmla="*/ 49 h 92"/>
                              <a:gd name="T20" fmla="+- 0 5320 5256"/>
                              <a:gd name="T21" fmla="*/ T20 w 92"/>
                              <a:gd name="T22" fmla="+- 0 53 49"/>
                              <a:gd name="T23" fmla="*/ 53 h 92"/>
                              <a:gd name="T24" fmla="+- 0 5334 5256"/>
                              <a:gd name="T25" fmla="*/ T24 w 92"/>
                              <a:gd name="T26" fmla="+- 0 63 49"/>
                              <a:gd name="T27" fmla="*/ 63 h 92"/>
                              <a:gd name="T28" fmla="+- 0 5344 5256"/>
                              <a:gd name="T29" fmla="*/ T28 w 92"/>
                              <a:gd name="T30" fmla="+- 0 77 49"/>
                              <a:gd name="T31" fmla="*/ 77 h 92"/>
                              <a:gd name="T32" fmla="+- 0 5348 5256"/>
                              <a:gd name="T33" fmla="*/ T32 w 92"/>
                              <a:gd name="T34" fmla="+- 0 95 49"/>
                              <a:gd name="T35" fmla="*/ 95 h 92"/>
                              <a:gd name="T36" fmla="+- 0 5344 5256"/>
                              <a:gd name="T37" fmla="*/ T36 w 92"/>
                              <a:gd name="T38" fmla="+- 0 113 49"/>
                              <a:gd name="T39" fmla="*/ 113 h 92"/>
                              <a:gd name="T40" fmla="+- 0 5334 5256"/>
                              <a:gd name="T41" fmla="*/ T40 w 92"/>
                              <a:gd name="T42" fmla="+- 0 128 49"/>
                              <a:gd name="T43" fmla="*/ 128 h 92"/>
                              <a:gd name="T44" fmla="+- 0 5320 5256"/>
                              <a:gd name="T45" fmla="*/ T44 w 92"/>
                              <a:gd name="T46" fmla="+- 0 137 49"/>
                              <a:gd name="T47" fmla="*/ 137 h 92"/>
                              <a:gd name="T48" fmla="+- 0 5302 5256"/>
                              <a:gd name="T49" fmla="*/ T48 w 92"/>
                              <a:gd name="T50" fmla="+- 0 141 49"/>
                              <a:gd name="T51" fmla="*/ 141 h 92"/>
                              <a:gd name="T52" fmla="+- 0 5284 5256"/>
                              <a:gd name="T53" fmla="*/ T52 w 92"/>
                              <a:gd name="T54" fmla="+- 0 137 49"/>
                              <a:gd name="T55" fmla="*/ 137 h 92"/>
                              <a:gd name="T56" fmla="+- 0 5269 5256"/>
                              <a:gd name="T57" fmla="*/ T56 w 92"/>
                              <a:gd name="T58" fmla="+- 0 128 49"/>
                              <a:gd name="T59" fmla="*/ 128 h 92"/>
                              <a:gd name="T60" fmla="+- 0 5259 5256"/>
                              <a:gd name="T61" fmla="*/ T60 w 92"/>
                              <a:gd name="T62" fmla="+- 0 113 49"/>
                              <a:gd name="T63" fmla="*/ 113 h 92"/>
                              <a:gd name="T64" fmla="+- 0 5256 5256"/>
                              <a:gd name="T65" fmla="*/ T64 w 92"/>
                              <a:gd name="T66" fmla="+- 0 95 49"/>
                              <a:gd name="T67" fmla="*/ 95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0" y="46"/>
                                </a:moveTo>
                                <a:lnTo>
                                  <a:pt x="3" y="28"/>
                                </a:lnTo>
                                <a:lnTo>
                                  <a:pt x="13" y="14"/>
                                </a:lnTo>
                                <a:lnTo>
                                  <a:pt x="28" y="4"/>
                                </a:lnTo>
                                <a:lnTo>
                                  <a:pt x="46" y="0"/>
                                </a:lnTo>
                                <a:lnTo>
                                  <a:pt x="64" y="4"/>
                                </a:lnTo>
                                <a:lnTo>
                                  <a:pt x="78" y="14"/>
                                </a:lnTo>
                                <a:lnTo>
                                  <a:pt x="88" y="28"/>
                                </a:lnTo>
                                <a:lnTo>
                                  <a:pt x="92" y="46"/>
                                </a:lnTo>
                                <a:lnTo>
                                  <a:pt x="88" y="64"/>
                                </a:lnTo>
                                <a:lnTo>
                                  <a:pt x="78" y="79"/>
                                </a:lnTo>
                                <a:lnTo>
                                  <a:pt x="64" y="88"/>
                                </a:lnTo>
                                <a:lnTo>
                                  <a:pt x="46" y="92"/>
                                </a:lnTo>
                                <a:lnTo>
                                  <a:pt x="28" y="88"/>
                                </a:lnTo>
                                <a:lnTo>
                                  <a:pt x="13" y="79"/>
                                </a:lnTo>
                                <a:lnTo>
                                  <a:pt x="3" y="64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5112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6" y="378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Freeform 205"/>
                        <wps:cNvSpPr>
                          <a:spLocks/>
                        </wps:cNvSpPr>
                        <wps:spPr bwMode="auto">
                          <a:xfrm>
                            <a:off x="5788" y="-166"/>
                            <a:ext cx="86" cy="86"/>
                          </a:xfrm>
                          <a:custGeom>
                            <a:avLst/>
                            <a:gdLst>
                              <a:gd name="T0" fmla="+- 0 5831 5789"/>
                              <a:gd name="T1" fmla="*/ T0 w 86"/>
                              <a:gd name="T2" fmla="+- 0 -166 -166"/>
                              <a:gd name="T3" fmla="*/ -166 h 86"/>
                              <a:gd name="T4" fmla="+- 0 5815 5789"/>
                              <a:gd name="T5" fmla="*/ T4 w 86"/>
                              <a:gd name="T6" fmla="+- 0 -162 -166"/>
                              <a:gd name="T7" fmla="*/ -162 h 86"/>
                              <a:gd name="T8" fmla="+- 0 5801 5789"/>
                              <a:gd name="T9" fmla="*/ T8 w 86"/>
                              <a:gd name="T10" fmla="+- 0 -153 -166"/>
                              <a:gd name="T11" fmla="*/ -153 h 86"/>
                              <a:gd name="T12" fmla="+- 0 5792 5789"/>
                              <a:gd name="T13" fmla="*/ T12 w 86"/>
                              <a:gd name="T14" fmla="+- 0 -140 -166"/>
                              <a:gd name="T15" fmla="*/ -140 h 86"/>
                              <a:gd name="T16" fmla="+- 0 5789 5789"/>
                              <a:gd name="T17" fmla="*/ T16 w 86"/>
                              <a:gd name="T18" fmla="+- 0 -123 -166"/>
                              <a:gd name="T19" fmla="*/ -123 h 86"/>
                              <a:gd name="T20" fmla="+- 0 5792 5789"/>
                              <a:gd name="T21" fmla="*/ T20 w 86"/>
                              <a:gd name="T22" fmla="+- 0 -107 -166"/>
                              <a:gd name="T23" fmla="*/ -107 h 86"/>
                              <a:gd name="T24" fmla="+- 0 5801 5789"/>
                              <a:gd name="T25" fmla="*/ T24 w 86"/>
                              <a:gd name="T26" fmla="+- 0 -93 -166"/>
                              <a:gd name="T27" fmla="*/ -93 h 86"/>
                              <a:gd name="T28" fmla="+- 0 5815 5789"/>
                              <a:gd name="T29" fmla="*/ T28 w 86"/>
                              <a:gd name="T30" fmla="+- 0 -84 -166"/>
                              <a:gd name="T31" fmla="*/ -84 h 86"/>
                              <a:gd name="T32" fmla="+- 0 5831 5789"/>
                              <a:gd name="T33" fmla="*/ T32 w 86"/>
                              <a:gd name="T34" fmla="+- 0 -81 -166"/>
                              <a:gd name="T35" fmla="*/ -81 h 86"/>
                              <a:gd name="T36" fmla="+- 0 5848 5789"/>
                              <a:gd name="T37" fmla="*/ T36 w 86"/>
                              <a:gd name="T38" fmla="+- 0 -84 -166"/>
                              <a:gd name="T39" fmla="*/ -84 h 86"/>
                              <a:gd name="T40" fmla="+- 0 5861 5789"/>
                              <a:gd name="T41" fmla="*/ T40 w 86"/>
                              <a:gd name="T42" fmla="+- 0 -93 -166"/>
                              <a:gd name="T43" fmla="*/ -93 h 86"/>
                              <a:gd name="T44" fmla="+- 0 5870 5789"/>
                              <a:gd name="T45" fmla="*/ T44 w 86"/>
                              <a:gd name="T46" fmla="+- 0 -107 -166"/>
                              <a:gd name="T47" fmla="*/ -107 h 86"/>
                              <a:gd name="T48" fmla="+- 0 5874 5789"/>
                              <a:gd name="T49" fmla="*/ T48 w 86"/>
                              <a:gd name="T50" fmla="+- 0 -123 -166"/>
                              <a:gd name="T51" fmla="*/ -123 h 86"/>
                              <a:gd name="T52" fmla="+- 0 5870 5789"/>
                              <a:gd name="T53" fmla="*/ T52 w 86"/>
                              <a:gd name="T54" fmla="+- 0 -140 -166"/>
                              <a:gd name="T55" fmla="*/ -140 h 86"/>
                              <a:gd name="T56" fmla="+- 0 5861 5789"/>
                              <a:gd name="T57" fmla="*/ T56 w 86"/>
                              <a:gd name="T58" fmla="+- 0 -153 -166"/>
                              <a:gd name="T59" fmla="*/ -153 h 86"/>
                              <a:gd name="T60" fmla="+- 0 5848 5789"/>
                              <a:gd name="T61" fmla="*/ T60 w 86"/>
                              <a:gd name="T62" fmla="+- 0 -162 -166"/>
                              <a:gd name="T63" fmla="*/ -162 h 86"/>
                              <a:gd name="T64" fmla="+- 0 5831 5789"/>
                              <a:gd name="T65" fmla="*/ T64 w 86"/>
                              <a:gd name="T66" fmla="+- 0 -166 -166"/>
                              <a:gd name="T67" fmla="*/ -166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2" y="0"/>
                                </a:moveTo>
                                <a:lnTo>
                                  <a:pt x="26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6"/>
                                </a:lnTo>
                                <a:lnTo>
                                  <a:pt x="0" y="43"/>
                                </a:lnTo>
                                <a:lnTo>
                                  <a:pt x="3" y="59"/>
                                </a:lnTo>
                                <a:lnTo>
                                  <a:pt x="12" y="73"/>
                                </a:lnTo>
                                <a:lnTo>
                                  <a:pt x="26" y="82"/>
                                </a:lnTo>
                                <a:lnTo>
                                  <a:pt x="42" y="85"/>
                                </a:lnTo>
                                <a:lnTo>
                                  <a:pt x="59" y="82"/>
                                </a:lnTo>
                                <a:lnTo>
                                  <a:pt x="72" y="73"/>
                                </a:lnTo>
                                <a:lnTo>
                                  <a:pt x="81" y="59"/>
                                </a:lnTo>
                                <a:lnTo>
                                  <a:pt x="85" y="43"/>
                                </a:lnTo>
                                <a:lnTo>
                                  <a:pt x="81" y="26"/>
                                </a:lnTo>
                                <a:lnTo>
                                  <a:pt x="72" y="13"/>
                                </a:lnTo>
                                <a:lnTo>
                                  <a:pt x="59" y="4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2B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204"/>
                        <wps:cNvSpPr>
                          <a:spLocks/>
                        </wps:cNvSpPr>
                        <wps:spPr bwMode="auto">
                          <a:xfrm>
                            <a:off x="5788" y="-166"/>
                            <a:ext cx="86" cy="86"/>
                          </a:xfrm>
                          <a:custGeom>
                            <a:avLst/>
                            <a:gdLst>
                              <a:gd name="T0" fmla="+- 0 5789 5789"/>
                              <a:gd name="T1" fmla="*/ T0 w 86"/>
                              <a:gd name="T2" fmla="+- 0 -123 -166"/>
                              <a:gd name="T3" fmla="*/ -123 h 86"/>
                              <a:gd name="T4" fmla="+- 0 5792 5789"/>
                              <a:gd name="T5" fmla="*/ T4 w 86"/>
                              <a:gd name="T6" fmla="+- 0 -140 -166"/>
                              <a:gd name="T7" fmla="*/ -140 h 86"/>
                              <a:gd name="T8" fmla="+- 0 5801 5789"/>
                              <a:gd name="T9" fmla="*/ T8 w 86"/>
                              <a:gd name="T10" fmla="+- 0 -153 -166"/>
                              <a:gd name="T11" fmla="*/ -153 h 86"/>
                              <a:gd name="T12" fmla="+- 0 5815 5789"/>
                              <a:gd name="T13" fmla="*/ T12 w 86"/>
                              <a:gd name="T14" fmla="+- 0 -162 -166"/>
                              <a:gd name="T15" fmla="*/ -162 h 86"/>
                              <a:gd name="T16" fmla="+- 0 5831 5789"/>
                              <a:gd name="T17" fmla="*/ T16 w 86"/>
                              <a:gd name="T18" fmla="+- 0 -166 -166"/>
                              <a:gd name="T19" fmla="*/ -166 h 86"/>
                              <a:gd name="T20" fmla="+- 0 5848 5789"/>
                              <a:gd name="T21" fmla="*/ T20 w 86"/>
                              <a:gd name="T22" fmla="+- 0 -162 -166"/>
                              <a:gd name="T23" fmla="*/ -162 h 86"/>
                              <a:gd name="T24" fmla="+- 0 5861 5789"/>
                              <a:gd name="T25" fmla="*/ T24 w 86"/>
                              <a:gd name="T26" fmla="+- 0 -153 -166"/>
                              <a:gd name="T27" fmla="*/ -153 h 86"/>
                              <a:gd name="T28" fmla="+- 0 5870 5789"/>
                              <a:gd name="T29" fmla="*/ T28 w 86"/>
                              <a:gd name="T30" fmla="+- 0 -140 -166"/>
                              <a:gd name="T31" fmla="*/ -140 h 86"/>
                              <a:gd name="T32" fmla="+- 0 5874 5789"/>
                              <a:gd name="T33" fmla="*/ T32 w 86"/>
                              <a:gd name="T34" fmla="+- 0 -123 -166"/>
                              <a:gd name="T35" fmla="*/ -123 h 86"/>
                              <a:gd name="T36" fmla="+- 0 5870 5789"/>
                              <a:gd name="T37" fmla="*/ T36 w 86"/>
                              <a:gd name="T38" fmla="+- 0 -107 -166"/>
                              <a:gd name="T39" fmla="*/ -107 h 86"/>
                              <a:gd name="T40" fmla="+- 0 5861 5789"/>
                              <a:gd name="T41" fmla="*/ T40 w 86"/>
                              <a:gd name="T42" fmla="+- 0 -93 -166"/>
                              <a:gd name="T43" fmla="*/ -93 h 86"/>
                              <a:gd name="T44" fmla="+- 0 5848 5789"/>
                              <a:gd name="T45" fmla="*/ T44 w 86"/>
                              <a:gd name="T46" fmla="+- 0 -84 -166"/>
                              <a:gd name="T47" fmla="*/ -84 h 86"/>
                              <a:gd name="T48" fmla="+- 0 5831 5789"/>
                              <a:gd name="T49" fmla="*/ T48 w 86"/>
                              <a:gd name="T50" fmla="+- 0 -81 -166"/>
                              <a:gd name="T51" fmla="*/ -81 h 86"/>
                              <a:gd name="T52" fmla="+- 0 5815 5789"/>
                              <a:gd name="T53" fmla="*/ T52 w 86"/>
                              <a:gd name="T54" fmla="+- 0 -84 -166"/>
                              <a:gd name="T55" fmla="*/ -84 h 86"/>
                              <a:gd name="T56" fmla="+- 0 5801 5789"/>
                              <a:gd name="T57" fmla="*/ T56 w 86"/>
                              <a:gd name="T58" fmla="+- 0 -93 -166"/>
                              <a:gd name="T59" fmla="*/ -93 h 86"/>
                              <a:gd name="T60" fmla="+- 0 5792 5789"/>
                              <a:gd name="T61" fmla="*/ T60 w 86"/>
                              <a:gd name="T62" fmla="+- 0 -107 -166"/>
                              <a:gd name="T63" fmla="*/ -107 h 86"/>
                              <a:gd name="T64" fmla="+- 0 5789 5789"/>
                              <a:gd name="T65" fmla="*/ T64 w 86"/>
                              <a:gd name="T66" fmla="+- 0 -123 -166"/>
                              <a:gd name="T67" fmla="*/ -12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0" y="43"/>
                                </a:moveTo>
                                <a:lnTo>
                                  <a:pt x="3" y="26"/>
                                </a:lnTo>
                                <a:lnTo>
                                  <a:pt x="12" y="13"/>
                                </a:lnTo>
                                <a:lnTo>
                                  <a:pt x="26" y="4"/>
                                </a:lnTo>
                                <a:lnTo>
                                  <a:pt x="42" y="0"/>
                                </a:lnTo>
                                <a:lnTo>
                                  <a:pt x="59" y="4"/>
                                </a:lnTo>
                                <a:lnTo>
                                  <a:pt x="72" y="13"/>
                                </a:lnTo>
                                <a:lnTo>
                                  <a:pt x="81" y="26"/>
                                </a:lnTo>
                                <a:lnTo>
                                  <a:pt x="85" y="43"/>
                                </a:lnTo>
                                <a:lnTo>
                                  <a:pt x="81" y="59"/>
                                </a:lnTo>
                                <a:lnTo>
                                  <a:pt x="72" y="73"/>
                                </a:lnTo>
                                <a:lnTo>
                                  <a:pt x="59" y="82"/>
                                </a:lnTo>
                                <a:lnTo>
                                  <a:pt x="42" y="85"/>
                                </a:lnTo>
                                <a:lnTo>
                                  <a:pt x="26" y="82"/>
                                </a:lnTo>
                                <a:lnTo>
                                  <a:pt x="12" y="73"/>
                                </a:lnTo>
                                <a:lnTo>
                                  <a:pt x="3" y="59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932B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203"/>
                        <wps:cNvSpPr>
                          <a:spLocks/>
                        </wps:cNvSpPr>
                        <wps:spPr bwMode="auto">
                          <a:xfrm>
                            <a:off x="5555" y="645"/>
                            <a:ext cx="86" cy="86"/>
                          </a:xfrm>
                          <a:custGeom>
                            <a:avLst/>
                            <a:gdLst>
                              <a:gd name="T0" fmla="+- 0 5598 5556"/>
                              <a:gd name="T1" fmla="*/ T0 w 86"/>
                              <a:gd name="T2" fmla="+- 0 645 645"/>
                              <a:gd name="T3" fmla="*/ 645 h 86"/>
                              <a:gd name="T4" fmla="+- 0 5582 5556"/>
                              <a:gd name="T5" fmla="*/ T4 w 86"/>
                              <a:gd name="T6" fmla="+- 0 648 645"/>
                              <a:gd name="T7" fmla="*/ 648 h 86"/>
                              <a:gd name="T8" fmla="+- 0 5568 5556"/>
                              <a:gd name="T9" fmla="*/ T8 w 86"/>
                              <a:gd name="T10" fmla="+- 0 658 645"/>
                              <a:gd name="T11" fmla="*/ 658 h 86"/>
                              <a:gd name="T12" fmla="+- 0 5559 5556"/>
                              <a:gd name="T13" fmla="*/ T12 w 86"/>
                              <a:gd name="T14" fmla="+- 0 671 645"/>
                              <a:gd name="T15" fmla="*/ 671 h 86"/>
                              <a:gd name="T16" fmla="+- 0 5556 5556"/>
                              <a:gd name="T17" fmla="*/ T16 w 86"/>
                              <a:gd name="T18" fmla="+- 0 688 645"/>
                              <a:gd name="T19" fmla="*/ 688 h 86"/>
                              <a:gd name="T20" fmla="+- 0 5559 5556"/>
                              <a:gd name="T21" fmla="*/ T20 w 86"/>
                              <a:gd name="T22" fmla="+- 0 704 645"/>
                              <a:gd name="T23" fmla="*/ 704 h 86"/>
                              <a:gd name="T24" fmla="+- 0 5568 5556"/>
                              <a:gd name="T25" fmla="*/ T24 w 86"/>
                              <a:gd name="T26" fmla="+- 0 718 645"/>
                              <a:gd name="T27" fmla="*/ 718 h 86"/>
                              <a:gd name="T28" fmla="+- 0 5582 5556"/>
                              <a:gd name="T29" fmla="*/ T28 w 86"/>
                              <a:gd name="T30" fmla="+- 0 727 645"/>
                              <a:gd name="T31" fmla="*/ 727 h 86"/>
                              <a:gd name="T32" fmla="+- 0 5598 5556"/>
                              <a:gd name="T33" fmla="*/ T32 w 86"/>
                              <a:gd name="T34" fmla="+- 0 730 645"/>
                              <a:gd name="T35" fmla="*/ 730 h 86"/>
                              <a:gd name="T36" fmla="+- 0 5615 5556"/>
                              <a:gd name="T37" fmla="*/ T36 w 86"/>
                              <a:gd name="T38" fmla="+- 0 727 645"/>
                              <a:gd name="T39" fmla="*/ 727 h 86"/>
                              <a:gd name="T40" fmla="+- 0 5628 5556"/>
                              <a:gd name="T41" fmla="*/ T40 w 86"/>
                              <a:gd name="T42" fmla="+- 0 718 645"/>
                              <a:gd name="T43" fmla="*/ 718 h 86"/>
                              <a:gd name="T44" fmla="+- 0 5638 5556"/>
                              <a:gd name="T45" fmla="*/ T44 w 86"/>
                              <a:gd name="T46" fmla="+- 0 704 645"/>
                              <a:gd name="T47" fmla="*/ 704 h 86"/>
                              <a:gd name="T48" fmla="+- 0 5641 5556"/>
                              <a:gd name="T49" fmla="*/ T48 w 86"/>
                              <a:gd name="T50" fmla="+- 0 688 645"/>
                              <a:gd name="T51" fmla="*/ 688 h 86"/>
                              <a:gd name="T52" fmla="+- 0 5638 5556"/>
                              <a:gd name="T53" fmla="*/ T52 w 86"/>
                              <a:gd name="T54" fmla="+- 0 671 645"/>
                              <a:gd name="T55" fmla="*/ 671 h 86"/>
                              <a:gd name="T56" fmla="+- 0 5628 5556"/>
                              <a:gd name="T57" fmla="*/ T56 w 86"/>
                              <a:gd name="T58" fmla="+- 0 658 645"/>
                              <a:gd name="T59" fmla="*/ 658 h 86"/>
                              <a:gd name="T60" fmla="+- 0 5615 5556"/>
                              <a:gd name="T61" fmla="*/ T60 w 86"/>
                              <a:gd name="T62" fmla="+- 0 648 645"/>
                              <a:gd name="T63" fmla="*/ 648 h 86"/>
                              <a:gd name="T64" fmla="+- 0 5598 5556"/>
                              <a:gd name="T65" fmla="*/ T64 w 86"/>
                              <a:gd name="T66" fmla="+- 0 645 645"/>
                              <a:gd name="T67" fmla="*/ 645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2" y="0"/>
                                </a:moveTo>
                                <a:lnTo>
                                  <a:pt x="26" y="3"/>
                                </a:lnTo>
                                <a:lnTo>
                                  <a:pt x="12" y="13"/>
                                </a:lnTo>
                                <a:lnTo>
                                  <a:pt x="3" y="26"/>
                                </a:lnTo>
                                <a:lnTo>
                                  <a:pt x="0" y="43"/>
                                </a:lnTo>
                                <a:lnTo>
                                  <a:pt x="3" y="59"/>
                                </a:lnTo>
                                <a:lnTo>
                                  <a:pt x="12" y="73"/>
                                </a:lnTo>
                                <a:lnTo>
                                  <a:pt x="26" y="82"/>
                                </a:lnTo>
                                <a:lnTo>
                                  <a:pt x="42" y="85"/>
                                </a:lnTo>
                                <a:lnTo>
                                  <a:pt x="59" y="82"/>
                                </a:lnTo>
                                <a:lnTo>
                                  <a:pt x="72" y="73"/>
                                </a:lnTo>
                                <a:lnTo>
                                  <a:pt x="82" y="59"/>
                                </a:lnTo>
                                <a:lnTo>
                                  <a:pt x="85" y="43"/>
                                </a:lnTo>
                                <a:lnTo>
                                  <a:pt x="82" y="26"/>
                                </a:lnTo>
                                <a:lnTo>
                                  <a:pt x="72" y="13"/>
                                </a:lnTo>
                                <a:lnTo>
                                  <a:pt x="59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6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202"/>
                        <wps:cNvSpPr>
                          <a:spLocks/>
                        </wps:cNvSpPr>
                        <wps:spPr bwMode="auto">
                          <a:xfrm>
                            <a:off x="5555" y="645"/>
                            <a:ext cx="86" cy="86"/>
                          </a:xfrm>
                          <a:custGeom>
                            <a:avLst/>
                            <a:gdLst>
                              <a:gd name="T0" fmla="+- 0 5556 5556"/>
                              <a:gd name="T1" fmla="*/ T0 w 86"/>
                              <a:gd name="T2" fmla="+- 0 688 645"/>
                              <a:gd name="T3" fmla="*/ 688 h 86"/>
                              <a:gd name="T4" fmla="+- 0 5559 5556"/>
                              <a:gd name="T5" fmla="*/ T4 w 86"/>
                              <a:gd name="T6" fmla="+- 0 671 645"/>
                              <a:gd name="T7" fmla="*/ 671 h 86"/>
                              <a:gd name="T8" fmla="+- 0 5568 5556"/>
                              <a:gd name="T9" fmla="*/ T8 w 86"/>
                              <a:gd name="T10" fmla="+- 0 658 645"/>
                              <a:gd name="T11" fmla="*/ 658 h 86"/>
                              <a:gd name="T12" fmla="+- 0 5582 5556"/>
                              <a:gd name="T13" fmla="*/ T12 w 86"/>
                              <a:gd name="T14" fmla="+- 0 648 645"/>
                              <a:gd name="T15" fmla="*/ 648 h 86"/>
                              <a:gd name="T16" fmla="+- 0 5598 5556"/>
                              <a:gd name="T17" fmla="*/ T16 w 86"/>
                              <a:gd name="T18" fmla="+- 0 645 645"/>
                              <a:gd name="T19" fmla="*/ 645 h 86"/>
                              <a:gd name="T20" fmla="+- 0 5615 5556"/>
                              <a:gd name="T21" fmla="*/ T20 w 86"/>
                              <a:gd name="T22" fmla="+- 0 648 645"/>
                              <a:gd name="T23" fmla="*/ 648 h 86"/>
                              <a:gd name="T24" fmla="+- 0 5628 5556"/>
                              <a:gd name="T25" fmla="*/ T24 w 86"/>
                              <a:gd name="T26" fmla="+- 0 658 645"/>
                              <a:gd name="T27" fmla="*/ 658 h 86"/>
                              <a:gd name="T28" fmla="+- 0 5638 5556"/>
                              <a:gd name="T29" fmla="*/ T28 w 86"/>
                              <a:gd name="T30" fmla="+- 0 671 645"/>
                              <a:gd name="T31" fmla="*/ 671 h 86"/>
                              <a:gd name="T32" fmla="+- 0 5641 5556"/>
                              <a:gd name="T33" fmla="*/ T32 w 86"/>
                              <a:gd name="T34" fmla="+- 0 688 645"/>
                              <a:gd name="T35" fmla="*/ 688 h 86"/>
                              <a:gd name="T36" fmla="+- 0 5638 5556"/>
                              <a:gd name="T37" fmla="*/ T36 w 86"/>
                              <a:gd name="T38" fmla="+- 0 704 645"/>
                              <a:gd name="T39" fmla="*/ 704 h 86"/>
                              <a:gd name="T40" fmla="+- 0 5628 5556"/>
                              <a:gd name="T41" fmla="*/ T40 w 86"/>
                              <a:gd name="T42" fmla="+- 0 718 645"/>
                              <a:gd name="T43" fmla="*/ 718 h 86"/>
                              <a:gd name="T44" fmla="+- 0 5615 5556"/>
                              <a:gd name="T45" fmla="*/ T44 w 86"/>
                              <a:gd name="T46" fmla="+- 0 727 645"/>
                              <a:gd name="T47" fmla="*/ 727 h 86"/>
                              <a:gd name="T48" fmla="+- 0 5598 5556"/>
                              <a:gd name="T49" fmla="*/ T48 w 86"/>
                              <a:gd name="T50" fmla="+- 0 730 645"/>
                              <a:gd name="T51" fmla="*/ 730 h 86"/>
                              <a:gd name="T52" fmla="+- 0 5582 5556"/>
                              <a:gd name="T53" fmla="*/ T52 w 86"/>
                              <a:gd name="T54" fmla="+- 0 727 645"/>
                              <a:gd name="T55" fmla="*/ 727 h 86"/>
                              <a:gd name="T56" fmla="+- 0 5568 5556"/>
                              <a:gd name="T57" fmla="*/ T56 w 86"/>
                              <a:gd name="T58" fmla="+- 0 718 645"/>
                              <a:gd name="T59" fmla="*/ 718 h 86"/>
                              <a:gd name="T60" fmla="+- 0 5559 5556"/>
                              <a:gd name="T61" fmla="*/ T60 w 86"/>
                              <a:gd name="T62" fmla="+- 0 704 645"/>
                              <a:gd name="T63" fmla="*/ 704 h 86"/>
                              <a:gd name="T64" fmla="+- 0 5556 5556"/>
                              <a:gd name="T65" fmla="*/ T64 w 86"/>
                              <a:gd name="T66" fmla="+- 0 688 645"/>
                              <a:gd name="T67" fmla="*/ 68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0" y="43"/>
                                </a:moveTo>
                                <a:lnTo>
                                  <a:pt x="3" y="26"/>
                                </a:lnTo>
                                <a:lnTo>
                                  <a:pt x="12" y="13"/>
                                </a:lnTo>
                                <a:lnTo>
                                  <a:pt x="26" y="3"/>
                                </a:lnTo>
                                <a:lnTo>
                                  <a:pt x="42" y="0"/>
                                </a:lnTo>
                                <a:lnTo>
                                  <a:pt x="59" y="3"/>
                                </a:lnTo>
                                <a:lnTo>
                                  <a:pt x="72" y="13"/>
                                </a:lnTo>
                                <a:lnTo>
                                  <a:pt x="82" y="26"/>
                                </a:lnTo>
                                <a:lnTo>
                                  <a:pt x="85" y="43"/>
                                </a:lnTo>
                                <a:lnTo>
                                  <a:pt x="82" y="59"/>
                                </a:lnTo>
                                <a:lnTo>
                                  <a:pt x="72" y="73"/>
                                </a:lnTo>
                                <a:lnTo>
                                  <a:pt x="59" y="82"/>
                                </a:lnTo>
                                <a:lnTo>
                                  <a:pt x="42" y="85"/>
                                </a:lnTo>
                                <a:lnTo>
                                  <a:pt x="26" y="82"/>
                                </a:lnTo>
                                <a:lnTo>
                                  <a:pt x="12" y="73"/>
                                </a:lnTo>
                                <a:lnTo>
                                  <a:pt x="3" y="59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B636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201"/>
                        <wps:cNvSpPr>
                          <a:spLocks/>
                        </wps:cNvSpPr>
                        <wps:spPr bwMode="auto">
                          <a:xfrm>
                            <a:off x="5768" y="229"/>
                            <a:ext cx="81" cy="81"/>
                          </a:xfrm>
                          <a:custGeom>
                            <a:avLst/>
                            <a:gdLst>
                              <a:gd name="T0" fmla="+- 0 5808 5768"/>
                              <a:gd name="T1" fmla="*/ T0 w 81"/>
                              <a:gd name="T2" fmla="+- 0 230 230"/>
                              <a:gd name="T3" fmla="*/ 230 h 81"/>
                              <a:gd name="T4" fmla="+- 0 5793 5768"/>
                              <a:gd name="T5" fmla="*/ T4 w 81"/>
                              <a:gd name="T6" fmla="+- 0 233 230"/>
                              <a:gd name="T7" fmla="*/ 233 h 81"/>
                              <a:gd name="T8" fmla="+- 0 5780 5768"/>
                              <a:gd name="T9" fmla="*/ T8 w 81"/>
                              <a:gd name="T10" fmla="+- 0 242 230"/>
                              <a:gd name="T11" fmla="*/ 242 h 81"/>
                              <a:gd name="T12" fmla="+- 0 5771 5768"/>
                              <a:gd name="T13" fmla="*/ T12 w 81"/>
                              <a:gd name="T14" fmla="+- 0 255 230"/>
                              <a:gd name="T15" fmla="*/ 255 h 81"/>
                              <a:gd name="T16" fmla="+- 0 5768 5768"/>
                              <a:gd name="T17" fmla="*/ T16 w 81"/>
                              <a:gd name="T18" fmla="+- 0 270 230"/>
                              <a:gd name="T19" fmla="*/ 270 h 81"/>
                              <a:gd name="T20" fmla="+- 0 5771 5768"/>
                              <a:gd name="T21" fmla="*/ T20 w 81"/>
                              <a:gd name="T22" fmla="+- 0 286 230"/>
                              <a:gd name="T23" fmla="*/ 286 h 81"/>
                              <a:gd name="T24" fmla="+- 0 5780 5768"/>
                              <a:gd name="T25" fmla="*/ T24 w 81"/>
                              <a:gd name="T26" fmla="+- 0 299 230"/>
                              <a:gd name="T27" fmla="*/ 299 h 81"/>
                              <a:gd name="T28" fmla="+- 0 5793 5768"/>
                              <a:gd name="T29" fmla="*/ T28 w 81"/>
                              <a:gd name="T30" fmla="+- 0 307 230"/>
                              <a:gd name="T31" fmla="*/ 307 h 81"/>
                              <a:gd name="T32" fmla="+- 0 5808 5768"/>
                              <a:gd name="T33" fmla="*/ T32 w 81"/>
                              <a:gd name="T34" fmla="+- 0 311 230"/>
                              <a:gd name="T35" fmla="*/ 311 h 81"/>
                              <a:gd name="T36" fmla="+- 0 5824 5768"/>
                              <a:gd name="T37" fmla="*/ T36 w 81"/>
                              <a:gd name="T38" fmla="+- 0 307 230"/>
                              <a:gd name="T39" fmla="*/ 307 h 81"/>
                              <a:gd name="T40" fmla="+- 0 5837 5768"/>
                              <a:gd name="T41" fmla="*/ T40 w 81"/>
                              <a:gd name="T42" fmla="+- 0 299 230"/>
                              <a:gd name="T43" fmla="*/ 299 h 81"/>
                              <a:gd name="T44" fmla="+- 0 5846 5768"/>
                              <a:gd name="T45" fmla="*/ T44 w 81"/>
                              <a:gd name="T46" fmla="+- 0 286 230"/>
                              <a:gd name="T47" fmla="*/ 286 h 81"/>
                              <a:gd name="T48" fmla="+- 0 5849 5768"/>
                              <a:gd name="T49" fmla="*/ T48 w 81"/>
                              <a:gd name="T50" fmla="+- 0 270 230"/>
                              <a:gd name="T51" fmla="*/ 270 h 81"/>
                              <a:gd name="T52" fmla="+- 0 5846 5768"/>
                              <a:gd name="T53" fmla="*/ T52 w 81"/>
                              <a:gd name="T54" fmla="+- 0 255 230"/>
                              <a:gd name="T55" fmla="*/ 255 h 81"/>
                              <a:gd name="T56" fmla="+- 0 5837 5768"/>
                              <a:gd name="T57" fmla="*/ T56 w 81"/>
                              <a:gd name="T58" fmla="+- 0 242 230"/>
                              <a:gd name="T59" fmla="*/ 242 h 81"/>
                              <a:gd name="T60" fmla="+- 0 5824 5768"/>
                              <a:gd name="T61" fmla="*/ T60 w 81"/>
                              <a:gd name="T62" fmla="+- 0 233 230"/>
                              <a:gd name="T63" fmla="*/ 233 h 81"/>
                              <a:gd name="T64" fmla="+- 0 5808 5768"/>
                              <a:gd name="T65" fmla="*/ T64 w 81"/>
                              <a:gd name="T66" fmla="+- 0 230 230"/>
                              <a:gd name="T67" fmla="*/ 230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0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7"/>
                                </a:lnTo>
                                <a:lnTo>
                                  <a:pt x="40" y="81"/>
                                </a:lnTo>
                                <a:lnTo>
                                  <a:pt x="56" y="77"/>
                                </a:lnTo>
                                <a:lnTo>
                                  <a:pt x="69" y="69"/>
                                </a:lnTo>
                                <a:lnTo>
                                  <a:pt x="78" y="56"/>
                                </a:lnTo>
                                <a:lnTo>
                                  <a:pt x="81" y="40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45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200"/>
                        <wps:cNvSpPr>
                          <a:spLocks/>
                        </wps:cNvSpPr>
                        <wps:spPr bwMode="auto">
                          <a:xfrm>
                            <a:off x="5768" y="229"/>
                            <a:ext cx="81" cy="81"/>
                          </a:xfrm>
                          <a:custGeom>
                            <a:avLst/>
                            <a:gdLst>
                              <a:gd name="T0" fmla="+- 0 5768 5768"/>
                              <a:gd name="T1" fmla="*/ T0 w 81"/>
                              <a:gd name="T2" fmla="+- 0 270 230"/>
                              <a:gd name="T3" fmla="*/ 270 h 81"/>
                              <a:gd name="T4" fmla="+- 0 5771 5768"/>
                              <a:gd name="T5" fmla="*/ T4 w 81"/>
                              <a:gd name="T6" fmla="+- 0 255 230"/>
                              <a:gd name="T7" fmla="*/ 255 h 81"/>
                              <a:gd name="T8" fmla="+- 0 5780 5768"/>
                              <a:gd name="T9" fmla="*/ T8 w 81"/>
                              <a:gd name="T10" fmla="+- 0 242 230"/>
                              <a:gd name="T11" fmla="*/ 242 h 81"/>
                              <a:gd name="T12" fmla="+- 0 5793 5768"/>
                              <a:gd name="T13" fmla="*/ T12 w 81"/>
                              <a:gd name="T14" fmla="+- 0 233 230"/>
                              <a:gd name="T15" fmla="*/ 233 h 81"/>
                              <a:gd name="T16" fmla="+- 0 5808 5768"/>
                              <a:gd name="T17" fmla="*/ T16 w 81"/>
                              <a:gd name="T18" fmla="+- 0 230 230"/>
                              <a:gd name="T19" fmla="*/ 230 h 81"/>
                              <a:gd name="T20" fmla="+- 0 5824 5768"/>
                              <a:gd name="T21" fmla="*/ T20 w 81"/>
                              <a:gd name="T22" fmla="+- 0 233 230"/>
                              <a:gd name="T23" fmla="*/ 233 h 81"/>
                              <a:gd name="T24" fmla="+- 0 5837 5768"/>
                              <a:gd name="T25" fmla="*/ T24 w 81"/>
                              <a:gd name="T26" fmla="+- 0 242 230"/>
                              <a:gd name="T27" fmla="*/ 242 h 81"/>
                              <a:gd name="T28" fmla="+- 0 5846 5768"/>
                              <a:gd name="T29" fmla="*/ T28 w 81"/>
                              <a:gd name="T30" fmla="+- 0 255 230"/>
                              <a:gd name="T31" fmla="*/ 255 h 81"/>
                              <a:gd name="T32" fmla="+- 0 5849 5768"/>
                              <a:gd name="T33" fmla="*/ T32 w 81"/>
                              <a:gd name="T34" fmla="+- 0 270 230"/>
                              <a:gd name="T35" fmla="*/ 270 h 81"/>
                              <a:gd name="T36" fmla="+- 0 5846 5768"/>
                              <a:gd name="T37" fmla="*/ T36 w 81"/>
                              <a:gd name="T38" fmla="+- 0 286 230"/>
                              <a:gd name="T39" fmla="*/ 286 h 81"/>
                              <a:gd name="T40" fmla="+- 0 5837 5768"/>
                              <a:gd name="T41" fmla="*/ T40 w 81"/>
                              <a:gd name="T42" fmla="+- 0 299 230"/>
                              <a:gd name="T43" fmla="*/ 299 h 81"/>
                              <a:gd name="T44" fmla="+- 0 5824 5768"/>
                              <a:gd name="T45" fmla="*/ T44 w 81"/>
                              <a:gd name="T46" fmla="+- 0 307 230"/>
                              <a:gd name="T47" fmla="*/ 307 h 81"/>
                              <a:gd name="T48" fmla="+- 0 5808 5768"/>
                              <a:gd name="T49" fmla="*/ T48 w 81"/>
                              <a:gd name="T50" fmla="+- 0 311 230"/>
                              <a:gd name="T51" fmla="*/ 311 h 81"/>
                              <a:gd name="T52" fmla="+- 0 5793 5768"/>
                              <a:gd name="T53" fmla="*/ T52 w 81"/>
                              <a:gd name="T54" fmla="+- 0 307 230"/>
                              <a:gd name="T55" fmla="*/ 307 h 81"/>
                              <a:gd name="T56" fmla="+- 0 5780 5768"/>
                              <a:gd name="T57" fmla="*/ T56 w 81"/>
                              <a:gd name="T58" fmla="+- 0 299 230"/>
                              <a:gd name="T59" fmla="*/ 299 h 81"/>
                              <a:gd name="T60" fmla="+- 0 5771 5768"/>
                              <a:gd name="T61" fmla="*/ T60 w 81"/>
                              <a:gd name="T62" fmla="+- 0 286 230"/>
                              <a:gd name="T63" fmla="*/ 286 h 81"/>
                              <a:gd name="T64" fmla="+- 0 5768 5768"/>
                              <a:gd name="T65" fmla="*/ T64 w 81"/>
                              <a:gd name="T66" fmla="+- 0 270 230"/>
                              <a:gd name="T67" fmla="*/ 270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0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0"/>
                                </a:lnTo>
                                <a:lnTo>
                                  <a:pt x="78" y="56"/>
                                </a:lnTo>
                                <a:lnTo>
                                  <a:pt x="69" y="69"/>
                                </a:lnTo>
                                <a:lnTo>
                                  <a:pt x="56" y="77"/>
                                </a:lnTo>
                                <a:lnTo>
                                  <a:pt x="40" y="81"/>
                                </a:lnTo>
                                <a:lnTo>
                                  <a:pt x="25" y="77"/>
                                </a:lnTo>
                                <a:lnTo>
                                  <a:pt x="12" y="69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D845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6" y="597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Freeform 198"/>
                        <wps:cNvSpPr>
                          <a:spLocks/>
                        </wps:cNvSpPr>
                        <wps:spPr bwMode="auto">
                          <a:xfrm>
                            <a:off x="5081" y="179"/>
                            <a:ext cx="89" cy="89"/>
                          </a:xfrm>
                          <a:custGeom>
                            <a:avLst/>
                            <a:gdLst>
                              <a:gd name="T0" fmla="+- 0 5125 5081"/>
                              <a:gd name="T1" fmla="*/ T0 w 89"/>
                              <a:gd name="T2" fmla="+- 0 179 179"/>
                              <a:gd name="T3" fmla="*/ 179 h 89"/>
                              <a:gd name="T4" fmla="+- 0 5108 5081"/>
                              <a:gd name="T5" fmla="*/ T4 w 89"/>
                              <a:gd name="T6" fmla="+- 0 183 179"/>
                              <a:gd name="T7" fmla="*/ 183 h 89"/>
                              <a:gd name="T8" fmla="+- 0 5094 5081"/>
                              <a:gd name="T9" fmla="*/ T8 w 89"/>
                              <a:gd name="T10" fmla="+- 0 192 179"/>
                              <a:gd name="T11" fmla="*/ 192 h 89"/>
                              <a:gd name="T12" fmla="+- 0 5084 5081"/>
                              <a:gd name="T13" fmla="*/ T12 w 89"/>
                              <a:gd name="T14" fmla="+- 0 206 179"/>
                              <a:gd name="T15" fmla="*/ 206 h 89"/>
                              <a:gd name="T16" fmla="+- 0 5081 5081"/>
                              <a:gd name="T17" fmla="*/ T16 w 89"/>
                              <a:gd name="T18" fmla="+- 0 223 179"/>
                              <a:gd name="T19" fmla="*/ 223 h 89"/>
                              <a:gd name="T20" fmla="+- 0 5084 5081"/>
                              <a:gd name="T21" fmla="*/ T20 w 89"/>
                              <a:gd name="T22" fmla="+- 0 240 179"/>
                              <a:gd name="T23" fmla="*/ 240 h 89"/>
                              <a:gd name="T24" fmla="+- 0 5094 5081"/>
                              <a:gd name="T25" fmla="*/ T24 w 89"/>
                              <a:gd name="T26" fmla="+- 0 254 179"/>
                              <a:gd name="T27" fmla="*/ 254 h 89"/>
                              <a:gd name="T28" fmla="+- 0 5108 5081"/>
                              <a:gd name="T29" fmla="*/ T28 w 89"/>
                              <a:gd name="T30" fmla="+- 0 264 179"/>
                              <a:gd name="T31" fmla="*/ 264 h 89"/>
                              <a:gd name="T32" fmla="+- 0 5125 5081"/>
                              <a:gd name="T33" fmla="*/ T32 w 89"/>
                              <a:gd name="T34" fmla="+- 0 267 179"/>
                              <a:gd name="T35" fmla="*/ 267 h 89"/>
                              <a:gd name="T36" fmla="+- 0 5142 5081"/>
                              <a:gd name="T37" fmla="*/ T36 w 89"/>
                              <a:gd name="T38" fmla="+- 0 264 179"/>
                              <a:gd name="T39" fmla="*/ 264 h 89"/>
                              <a:gd name="T40" fmla="+- 0 5156 5081"/>
                              <a:gd name="T41" fmla="*/ T40 w 89"/>
                              <a:gd name="T42" fmla="+- 0 254 179"/>
                              <a:gd name="T43" fmla="*/ 254 h 89"/>
                              <a:gd name="T44" fmla="+- 0 5166 5081"/>
                              <a:gd name="T45" fmla="*/ T44 w 89"/>
                              <a:gd name="T46" fmla="+- 0 240 179"/>
                              <a:gd name="T47" fmla="*/ 240 h 89"/>
                              <a:gd name="T48" fmla="+- 0 5169 5081"/>
                              <a:gd name="T49" fmla="*/ T48 w 89"/>
                              <a:gd name="T50" fmla="+- 0 223 179"/>
                              <a:gd name="T51" fmla="*/ 223 h 89"/>
                              <a:gd name="T52" fmla="+- 0 5166 5081"/>
                              <a:gd name="T53" fmla="*/ T52 w 89"/>
                              <a:gd name="T54" fmla="+- 0 206 179"/>
                              <a:gd name="T55" fmla="*/ 206 h 89"/>
                              <a:gd name="T56" fmla="+- 0 5156 5081"/>
                              <a:gd name="T57" fmla="*/ T56 w 89"/>
                              <a:gd name="T58" fmla="+- 0 192 179"/>
                              <a:gd name="T59" fmla="*/ 192 h 89"/>
                              <a:gd name="T60" fmla="+- 0 5142 5081"/>
                              <a:gd name="T61" fmla="*/ T60 w 89"/>
                              <a:gd name="T62" fmla="+- 0 183 179"/>
                              <a:gd name="T63" fmla="*/ 183 h 89"/>
                              <a:gd name="T64" fmla="+- 0 5125 5081"/>
                              <a:gd name="T65" fmla="*/ T64 w 89"/>
                              <a:gd name="T66" fmla="+- 0 179 179"/>
                              <a:gd name="T67" fmla="*/ 17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44" y="0"/>
                                </a:moveTo>
                                <a:lnTo>
                                  <a:pt x="27" y="4"/>
                                </a:lnTo>
                                <a:lnTo>
                                  <a:pt x="13" y="13"/>
                                </a:lnTo>
                                <a:lnTo>
                                  <a:pt x="3" y="27"/>
                                </a:lnTo>
                                <a:lnTo>
                                  <a:pt x="0" y="44"/>
                                </a:lnTo>
                                <a:lnTo>
                                  <a:pt x="3" y="61"/>
                                </a:lnTo>
                                <a:lnTo>
                                  <a:pt x="13" y="75"/>
                                </a:lnTo>
                                <a:lnTo>
                                  <a:pt x="27" y="85"/>
                                </a:lnTo>
                                <a:lnTo>
                                  <a:pt x="44" y="88"/>
                                </a:lnTo>
                                <a:lnTo>
                                  <a:pt x="61" y="85"/>
                                </a:lnTo>
                                <a:lnTo>
                                  <a:pt x="75" y="75"/>
                                </a:lnTo>
                                <a:lnTo>
                                  <a:pt x="85" y="61"/>
                                </a:lnTo>
                                <a:lnTo>
                                  <a:pt x="88" y="44"/>
                                </a:lnTo>
                                <a:lnTo>
                                  <a:pt x="85" y="27"/>
                                </a:lnTo>
                                <a:lnTo>
                                  <a:pt x="75" y="13"/>
                                </a:lnTo>
                                <a:lnTo>
                                  <a:pt x="61" y="4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8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97"/>
                        <wps:cNvSpPr>
                          <a:spLocks/>
                        </wps:cNvSpPr>
                        <wps:spPr bwMode="auto">
                          <a:xfrm>
                            <a:off x="5081" y="179"/>
                            <a:ext cx="89" cy="89"/>
                          </a:xfrm>
                          <a:custGeom>
                            <a:avLst/>
                            <a:gdLst>
                              <a:gd name="T0" fmla="+- 0 5081 5081"/>
                              <a:gd name="T1" fmla="*/ T0 w 89"/>
                              <a:gd name="T2" fmla="+- 0 223 179"/>
                              <a:gd name="T3" fmla="*/ 223 h 89"/>
                              <a:gd name="T4" fmla="+- 0 5084 5081"/>
                              <a:gd name="T5" fmla="*/ T4 w 89"/>
                              <a:gd name="T6" fmla="+- 0 206 179"/>
                              <a:gd name="T7" fmla="*/ 206 h 89"/>
                              <a:gd name="T8" fmla="+- 0 5094 5081"/>
                              <a:gd name="T9" fmla="*/ T8 w 89"/>
                              <a:gd name="T10" fmla="+- 0 192 179"/>
                              <a:gd name="T11" fmla="*/ 192 h 89"/>
                              <a:gd name="T12" fmla="+- 0 5108 5081"/>
                              <a:gd name="T13" fmla="*/ T12 w 89"/>
                              <a:gd name="T14" fmla="+- 0 183 179"/>
                              <a:gd name="T15" fmla="*/ 183 h 89"/>
                              <a:gd name="T16" fmla="+- 0 5125 5081"/>
                              <a:gd name="T17" fmla="*/ T16 w 89"/>
                              <a:gd name="T18" fmla="+- 0 179 179"/>
                              <a:gd name="T19" fmla="*/ 179 h 89"/>
                              <a:gd name="T20" fmla="+- 0 5142 5081"/>
                              <a:gd name="T21" fmla="*/ T20 w 89"/>
                              <a:gd name="T22" fmla="+- 0 183 179"/>
                              <a:gd name="T23" fmla="*/ 183 h 89"/>
                              <a:gd name="T24" fmla="+- 0 5156 5081"/>
                              <a:gd name="T25" fmla="*/ T24 w 89"/>
                              <a:gd name="T26" fmla="+- 0 192 179"/>
                              <a:gd name="T27" fmla="*/ 192 h 89"/>
                              <a:gd name="T28" fmla="+- 0 5166 5081"/>
                              <a:gd name="T29" fmla="*/ T28 w 89"/>
                              <a:gd name="T30" fmla="+- 0 206 179"/>
                              <a:gd name="T31" fmla="*/ 206 h 89"/>
                              <a:gd name="T32" fmla="+- 0 5169 5081"/>
                              <a:gd name="T33" fmla="*/ T32 w 89"/>
                              <a:gd name="T34" fmla="+- 0 223 179"/>
                              <a:gd name="T35" fmla="*/ 223 h 89"/>
                              <a:gd name="T36" fmla="+- 0 5166 5081"/>
                              <a:gd name="T37" fmla="*/ T36 w 89"/>
                              <a:gd name="T38" fmla="+- 0 240 179"/>
                              <a:gd name="T39" fmla="*/ 240 h 89"/>
                              <a:gd name="T40" fmla="+- 0 5156 5081"/>
                              <a:gd name="T41" fmla="*/ T40 w 89"/>
                              <a:gd name="T42" fmla="+- 0 254 179"/>
                              <a:gd name="T43" fmla="*/ 254 h 89"/>
                              <a:gd name="T44" fmla="+- 0 5142 5081"/>
                              <a:gd name="T45" fmla="*/ T44 w 89"/>
                              <a:gd name="T46" fmla="+- 0 264 179"/>
                              <a:gd name="T47" fmla="*/ 264 h 89"/>
                              <a:gd name="T48" fmla="+- 0 5125 5081"/>
                              <a:gd name="T49" fmla="*/ T48 w 89"/>
                              <a:gd name="T50" fmla="+- 0 267 179"/>
                              <a:gd name="T51" fmla="*/ 267 h 89"/>
                              <a:gd name="T52" fmla="+- 0 5108 5081"/>
                              <a:gd name="T53" fmla="*/ T52 w 89"/>
                              <a:gd name="T54" fmla="+- 0 264 179"/>
                              <a:gd name="T55" fmla="*/ 264 h 89"/>
                              <a:gd name="T56" fmla="+- 0 5094 5081"/>
                              <a:gd name="T57" fmla="*/ T56 w 89"/>
                              <a:gd name="T58" fmla="+- 0 254 179"/>
                              <a:gd name="T59" fmla="*/ 254 h 89"/>
                              <a:gd name="T60" fmla="+- 0 5084 5081"/>
                              <a:gd name="T61" fmla="*/ T60 w 89"/>
                              <a:gd name="T62" fmla="+- 0 240 179"/>
                              <a:gd name="T63" fmla="*/ 240 h 89"/>
                              <a:gd name="T64" fmla="+- 0 5081 5081"/>
                              <a:gd name="T65" fmla="*/ T64 w 89"/>
                              <a:gd name="T66" fmla="+- 0 223 179"/>
                              <a:gd name="T67" fmla="*/ 22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0" y="44"/>
                                </a:moveTo>
                                <a:lnTo>
                                  <a:pt x="3" y="27"/>
                                </a:lnTo>
                                <a:lnTo>
                                  <a:pt x="13" y="13"/>
                                </a:lnTo>
                                <a:lnTo>
                                  <a:pt x="27" y="4"/>
                                </a:lnTo>
                                <a:lnTo>
                                  <a:pt x="44" y="0"/>
                                </a:lnTo>
                                <a:lnTo>
                                  <a:pt x="61" y="4"/>
                                </a:lnTo>
                                <a:lnTo>
                                  <a:pt x="75" y="13"/>
                                </a:lnTo>
                                <a:lnTo>
                                  <a:pt x="85" y="27"/>
                                </a:lnTo>
                                <a:lnTo>
                                  <a:pt x="88" y="44"/>
                                </a:lnTo>
                                <a:lnTo>
                                  <a:pt x="85" y="61"/>
                                </a:lnTo>
                                <a:lnTo>
                                  <a:pt x="75" y="75"/>
                                </a:lnTo>
                                <a:lnTo>
                                  <a:pt x="61" y="85"/>
                                </a:lnTo>
                                <a:lnTo>
                                  <a:pt x="44" y="88"/>
                                </a:lnTo>
                                <a:lnTo>
                                  <a:pt x="27" y="85"/>
                                </a:lnTo>
                                <a:lnTo>
                                  <a:pt x="13" y="75"/>
                                </a:lnTo>
                                <a:lnTo>
                                  <a:pt x="3" y="61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B88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96"/>
                        <wps:cNvSpPr>
                          <a:spLocks/>
                        </wps:cNvSpPr>
                        <wps:spPr bwMode="auto">
                          <a:xfrm>
                            <a:off x="5331" y="82"/>
                            <a:ext cx="75" cy="75"/>
                          </a:xfrm>
                          <a:custGeom>
                            <a:avLst/>
                            <a:gdLst>
                              <a:gd name="T0" fmla="+- 0 5369 5331"/>
                              <a:gd name="T1" fmla="*/ T0 w 75"/>
                              <a:gd name="T2" fmla="+- 0 82 82"/>
                              <a:gd name="T3" fmla="*/ 82 h 75"/>
                              <a:gd name="T4" fmla="+- 0 5354 5331"/>
                              <a:gd name="T5" fmla="*/ T4 w 75"/>
                              <a:gd name="T6" fmla="+- 0 85 82"/>
                              <a:gd name="T7" fmla="*/ 85 h 75"/>
                              <a:gd name="T8" fmla="+- 0 5342 5331"/>
                              <a:gd name="T9" fmla="*/ T8 w 75"/>
                              <a:gd name="T10" fmla="+- 0 93 82"/>
                              <a:gd name="T11" fmla="*/ 93 h 75"/>
                              <a:gd name="T12" fmla="+- 0 5334 5331"/>
                              <a:gd name="T13" fmla="*/ T12 w 75"/>
                              <a:gd name="T14" fmla="+- 0 105 82"/>
                              <a:gd name="T15" fmla="*/ 105 h 75"/>
                              <a:gd name="T16" fmla="+- 0 5331 5331"/>
                              <a:gd name="T17" fmla="*/ T16 w 75"/>
                              <a:gd name="T18" fmla="+- 0 120 82"/>
                              <a:gd name="T19" fmla="*/ 120 h 75"/>
                              <a:gd name="T20" fmla="+- 0 5334 5331"/>
                              <a:gd name="T21" fmla="*/ T20 w 75"/>
                              <a:gd name="T22" fmla="+- 0 134 82"/>
                              <a:gd name="T23" fmla="*/ 134 h 75"/>
                              <a:gd name="T24" fmla="+- 0 5342 5331"/>
                              <a:gd name="T25" fmla="*/ T24 w 75"/>
                              <a:gd name="T26" fmla="+- 0 146 82"/>
                              <a:gd name="T27" fmla="*/ 146 h 75"/>
                              <a:gd name="T28" fmla="+- 0 5354 5331"/>
                              <a:gd name="T29" fmla="*/ T28 w 75"/>
                              <a:gd name="T30" fmla="+- 0 154 82"/>
                              <a:gd name="T31" fmla="*/ 154 h 75"/>
                              <a:gd name="T32" fmla="+- 0 5369 5331"/>
                              <a:gd name="T33" fmla="*/ T32 w 75"/>
                              <a:gd name="T34" fmla="+- 0 157 82"/>
                              <a:gd name="T35" fmla="*/ 157 h 75"/>
                              <a:gd name="T36" fmla="+- 0 5383 5331"/>
                              <a:gd name="T37" fmla="*/ T36 w 75"/>
                              <a:gd name="T38" fmla="+- 0 154 82"/>
                              <a:gd name="T39" fmla="*/ 154 h 75"/>
                              <a:gd name="T40" fmla="+- 0 5395 5331"/>
                              <a:gd name="T41" fmla="*/ T40 w 75"/>
                              <a:gd name="T42" fmla="+- 0 146 82"/>
                              <a:gd name="T43" fmla="*/ 146 h 75"/>
                              <a:gd name="T44" fmla="+- 0 5403 5331"/>
                              <a:gd name="T45" fmla="*/ T44 w 75"/>
                              <a:gd name="T46" fmla="+- 0 134 82"/>
                              <a:gd name="T47" fmla="*/ 134 h 75"/>
                              <a:gd name="T48" fmla="+- 0 5406 5331"/>
                              <a:gd name="T49" fmla="*/ T48 w 75"/>
                              <a:gd name="T50" fmla="+- 0 120 82"/>
                              <a:gd name="T51" fmla="*/ 120 h 75"/>
                              <a:gd name="T52" fmla="+- 0 5403 5331"/>
                              <a:gd name="T53" fmla="*/ T52 w 75"/>
                              <a:gd name="T54" fmla="+- 0 105 82"/>
                              <a:gd name="T55" fmla="*/ 105 h 75"/>
                              <a:gd name="T56" fmla="+- 0 5395 5331"/>
                              <a:gd name="T57" fmla="*/ T56 w 75"/>
                              <a:gd name="T58" fmla="+- 0 93 82"/>
                              <a:gd name="T59" fmla="*/ 93 h 75"/>
                              <a:gd name="T60" fmla="+- 0 5383 5331"/>
                              <a:gd name="T61" fmla="*/ T60 w 75"/>
                              <a:gd name="T62" fmla="+- 0 85 82"/>
                              <a:gd name="T63" fmla="*/ 85 h 75"/>
                              <a:gd name="T64" fmla="+- 0 5369 5331"/>
                              <a:gd name="T65" fmla="*/ T64 w 75"/>
                              <a:gd name="T66" fmla="+- 0 82 82"/>
                              <a:gd name="T67" fmla="*/ 8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2"/>
                                </a:lnTo>
                                <a:lnTo>
                                  <a:pt x="11" y="64"/>
                                </a:lnTo>
                                <a:lnTo>
                                  <a:pt x="23" y="72"/>
                                </a:lnTo>
                                <a:lnTo>
                                  <a:pt x="38" y="75"/>
                                </a:lnTo>
                                <a:lnTo>
                                  <a:pt x="52" y="72"/>
                                </a:lnTo>
                                <a:lnTo>
                                  <a:pt x="64" y="64"/>
                                </a:lnTo>
                                <a:lnTo>
                                  <a:pt x="72" y="52"/>
                                </a:lnTo>
                                <a:lnTo>
                                  <a:pt x="75" y="38"/>
                                </a:lnTo>
                                <a:lnTo>
                                  <a:pt x="72" y="23"/>
                                </a:lnTo>
                                <a:lnTo>
                                  <a:pt x="64" y="11"/>
                                </a:lnTo>
                                <a:lnTo>
                                  <a:pt x="52" y="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AF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95"/>
                        <wps:cNvSpPr>
                          <a:spLocks/>
                        </wps:cNvSpPr>
                        <wps:spPr bwMode="auto">
                          <a:xfrm>
                            <a:off x="5331" y="82"/>
                            <a:ext cx="75" cy="75"/>
                          </a:xfrm>
                          <a:custGeom>
                            <a:avLst/>
                            <a:gdLst>
                              <a:gd name="T0" fmla="+- 0 5331 5331"/>
                              <a:gd name="T1" fmla="*/ T0 w 75"/>
                              <a:gd name="T2" fmla="+- 0 120 82"/>
                              <a:gd name="T3" fmla="*/ 120 h 75"/>
                              <a:gd name="T4" fmla="+- 0 5334 5331"/>
                              <a:gd name="T5" fmla="*/ T4 w 75"/>
                              <a:gd name="T6" fmla="+- 0 105 82"/>
                              <a:gd name="T7" fmla="*/ 105 h 75"/>
                              <a:gd name="T8" fmla="+- 0 5342 5331"/>
                              <a:gd name="T9" fmla="*/ T8 w 75"/>
                              <a:gd name="T10" fmla="+- 0 93 82"/>
                              <a:gd name="T11" fmla="*/ 93 h 75"/>
                              <a:gd name="T12" fmla="+- 0 5354 5331"/>
                              <a:gd name="T13" fmla="*/ T12 w 75"/>
                              <a:gd name="T14" fmla="+- 0 85 82"/>
                              <a:gd name="T15" fmla="*/ 85 h 75"/>
                              <a:gd name="T16" fmla="+- 0 5369 5331"/>
                              <a:gd name="T17" fmla="*/ T16 w 75"/>
                              <a:gd name="T18" fmla="+- 0 82 82"/>
                              <a:gd name="T19" fmla="*/ 82 h 75"/>
                              <a:gd name="T20" fmla="+- 0 5383 5331"/>
                              <a:gd name="T21" fmla="*/ T20 w 75"/>
                              <a:gd name="T22" fmla="+- 0 85 82"/>
                              <a:gd name="T23" fmla="*/ 85 h 75"/>
                              <a:gd name="T24" fmla="+- 0 5395 5331"/>
                              <a:gd name="T25" fmla="*/ T24 w 75"/>
                              <a:gd name="T26" fmla="+- 0 93 82"/>
                              <a:gd name="T27" fmla="*/ 93 h 75"/>
                              <a:gd name="T28" fmla="+- 0 5403 5331"/>
                              <a:gd name="T29" fmla="*/ T28 w 75"/>
                              <a:gd name="T30" fmla="+- 0 105 82"/>
                              <a:gd name="T31" fmla="*/ 105 h 75"/>
                              <a:gd name="T32" fmla="+- 0 5406 5331"/>
                              <a:gd name="T33" fmla="*/ T32 w 75"/>
                              <a:gd name="T34" fmla="+- 0 120 82"/>
                              <a:gd name="T35" fmla="*/ 120 h 75"/>
                              <a:gd name="T36" fmla="+- 0 5403 5331"/>
                              <a:gd name="T37" fmla="*/ T36 w 75"/>
                              <a:gd name="T38" fmla="+- 0 134 82"/>
                              <a:gd name="T39" fmla="*/ 134 h 75"/>
                              <a:gd name="T40" fmla="+- 0 5395 5331"/>
                              <a:gd name="T41" fmla="*/ T40 w 75"/>
                              <a:gd name="T42" fmla="+- 0 146 82"/>
                              <a:gd name="T43" fmla="*/ 146 h 75"/>
                              <a:gd name="T44" fmla="+- 0 5383 5331"/>
                              <a:gd name="T45" fmla="*/ T44 w 75"/>
                              <a:gd name="T46" fmla="+- 0 154 82"/>
                              <a:gd name="T47" fmla="*/ 154 h 75"/>
                              <a:gd name="T48" fmla="+- 0 5369 5331"/>
                              <a:gd name="T49" fmla="*/ T48 w 75"/>
                              <a:gd name="T50" fmla="+- 0 157 82"/>
                              <a:gd name="T51" fmla="*/ 157 h 75"/>
                              <a:gd name="T52" fmla="+- 0 5354 5331"/>
                              <a:gd name="T53" fmla="*/ T52 w 75"/>
                              <a:gd name="T54" fmla="+- 0 154 82"/>
                              <a:gd name="T55" fmla="*/ 154 h 75"/>
                              <a:gd name="T56" fmla="+- 0 5342 5331"/>
                              <a:gd name="T57" fmla="*/ T56 w 75"/>
                              <a:gd name="T58" fmla="+- 0 146 82"/>
                              <a:gd name="T59" fmla="*/ 146 h 75"/>
                              <a:gd name="T60" fmla="+- 0 5334 5331"/>
                              <a:gd name="T61" fmla="*/ T60 w 75"/>
                              <a:gd name="T62" fmla="+- 0 134 82"/>
                              <a:gd name="T63" fmla="*/ 134 h 75"/>
                              <a:gd name="T64" fmla="+- 0 5331 5331"/>
                              <a:gd name="T65" fmla="*/ T64 w 75"/>
                              <a:gd name="T66" fmla="+- 0 120 82"/>
                              <a:gd name="T67" fmla="*/ 12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0" y="38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AF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94"/>
                        <wps:cNvSpPr>
                          <a:spLocks/>
                        </wps:cNvSpPr>
                        <wps:spPr bwMode="auto">
                          <a:xfrm>
                            <a:off x="5156" y="370"/>
                            <a:ext cx="78" cy="78"/>
                          </a:xfrm>
                          <a:custGeom>
                            <a:avLst/>
                            <a:gdLst>
                              <a:gd name="T0" fmla="+- 0 5195 5157"/>
                              <a:gd name="T1" fmla="*/ T0 w 78"/>
                              <a:gd name="T2" fmla="+- 0 371 371"/>
                              <a:gd name="T3" fmla="*/ 371 h 78"/>
                              <a:gd name="T4" fmla="+- 0 5180 5157"/>
                              <a:gd name="T5" fmla="*/ T4 w 78"/>
                              <a:gd name="T6" fmla="+- 0 374 371"/>
                              <a:gd name="T7" fmla="*/ 374 h 78"/>
                              <a:gd name="T8" fmla="+- 0 5168 5157"/>
                              <a:gd name="T9" fmla="*/ T8 w 78"/>
                              <a:gd name="T10" fmla="+- 0 382 371"/>
                              <a:gd name="T11" fmla="*/ 382 h 78"/>
                              <a:gd name="T12" fmla="+- 0 5160 5157"/>
                              <a:gd name="T13" fmla="*/ T12 w 78"/>
                              <a:gd name="T14" fmla="+- 0 395 371"/>
                              <a:gd name="T15" fmla="*/ 395 h 78"/>
                              <a:gd name="T16" fmla="+- 0 5157 5157"/>
                              <a:gd name="T17" fmla="*/ T16 w 78"/>
                              <a:gd name="T18" fmla="+- 0 410 371"/>
                              <a:gd name="T19" fmla="*/ 410 h 78"/>
                              <a:gd name="T20" fmla="+- 0 5160 5157"/>
                              <a:gd name="T21" fmla="*/ T20 w 78"/>
                              <a:gd name="T22" fmla="+- 0 425 371"/>
                              <a:gd name="T23" fmla="*/ 425 h 78"/>
                              <a:gd name="T24" fmla="+- 0 5168 5157"/>
                              <a:gd name="T25" fmla="*/ T24 w 78"/>
                              <a:gd name="T26" fmla="+- 0 437 371"/>
                              <a:gd name="T27" fmla="*/ 437 h 78"/>
                              <a:gd name="T28" fmla="+- 0 5180 5157"/>
                              <a:gd name="T29" fmla="*/ T28 w 78"/>
                              <a:gd name="T30" fmla="+- 0 446 371"/>
                              <a:gd name="T31" fmla="*/ 446 h 78"/>
                              <a:gd name="T32" fmla="+- 0 5195 5157"/>
                              <a:gd name="T33" fmla="*/ T32 w 78"/>
                              <a:gd name="T34" fmla="+- 0 449 371"/>
                              <a:gd name="T35" fmla="*/ 449 h 78"/>
                              <a:gd name="T36" fmla="+- 0 5211 5157"/>
                              <a:gd name="T37" fmla="*/ T36 w 78"/>
                              <a:gd name="T38" fmla="+- 0 446 371"/>
                              <a:gd name="T39" fmla="*/ 446 h 78"/>
                              <a:gd name="T40" fmla="+- 0 5223 5157"/>
                              <a:gd name="T41" fmla="*/ T40 w 78"/>
                              <a:gd name="T42" fmla="+- 0 437 371"/>
                              <a:gd name="T43" fmla="*/ 437 h 78"/>
                              <a:gd name="T44" fmla="+- 0 5231 5157"/>
                              <a:gd name="T45" fmla="*/ T44 w 78"/>
                              <a:gd name="T46" fmla="+- 0 425 371"/>
                              <a:gd name="T47" fmla="*/ 425 h 78"/>
                              <a:gd name="T48" fmla="+- 0 5234 5157"/>
                              <a:gd name="T49" fmla="*/ T48 w 78"/>
                              <a:gd name="T50" fmla="+- 0 410 371"/>
                              <a:gd name="T51" fmla="*/ 410 h 78"/>
                              <a:gd name="T52" fmla="+- 0 5231 5157"/>
                              <a:gd name="T53" fmla="*/ T52 w 78"/>
                              <a:gd name="T54" fmla="+- 0 395 371"/>
                              <a:gd name="T55" fmla="*/ 395 h 78"/>
                              <a:gd name="T56" fmla="+- 0 5223 5157"/>
                              <a:gd name="T57" fmla="*/ T56 w 78"/>
                              <a:gd name="T58" fmla="+- 0 382 371"/>
                              <a:gd name="T59" fmla="*/ 382 h 78"/>
                              <a:gd name="T60" fmla="+- 0 5211 5157"/>
                              <a:gd name="T61" fmla="*/ T60 w 78"/>
                              <a:gd name="T62" fmla="+- 0 374 371"/>
                              <a:gd name="T63" fmla="*/ 374 h 78"/>
                              <a:gd name="T64" fmla="+- 0 5195 5157"/>
                              <a:gd name="T65" fmla="*/ T64 w 78"/>
                              <a:gd name="T66" fmla="+- 0 371 371"/>
                              <a:gd name="T67" fmla="*/ 371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38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6"/>
                                </a:lnTo>
                                <a:lnTo>
                                  <a:pt x="23" y="75"/>
                                </a:lnTo>
                                <a:lnTo>
                                  <a:pt x="38" y="78"/>
                                </a:lnTo>
                                <a:lnTo>
                                  <a:pt x="54" y="75"/>
                                </a:lnTo>
                                <a:lnTo>
                                  <a:pt x="66" y="66"/>
                                </a:lnTo>
                                <a:lnTo>
                                  <a:pt x="74" y="54"/>
                                </a:lnTo>
                                <a:lnTo>
                                  <a:pt x="77" y="39"/>
                                </a:lnTo>
                                <a:lnTo>
                                  <a:pt x="74" y="24"/>
                                </a:lnTo>
                                <a:lnTo>
                                  <a:pt x="66" y="11"/>
                                </a:lnTo>
                                <a:lnTo>
                                  <a:pt x="54" y="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7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193"/>
                        <wps:cNvSpPr>
                          <a:spLocks/>
                        </wps:cNvSpPr>
                        <wps:spPr bwMode="auto">
                          <a:xfrm>
                            <a:off x="5156" y="370"/>
                            <a:ext cx="78" cy="78"/>
                          </a:xfrm>
                          <a:custGeom>
                            <a:avLst/>
                            <a:gdLst>
                              <a:gd name="T0" fmla="+- 0 5157 5157"/>
                              <a:gd name="T1" fmla="*/ T0 w 78"/>
                              <a:gd name="T2" fmla="+- 0 410 371"/>
                              <a:gd name="T3" fmla="*/ 410 h 78"/>
                              <a:gd name="T4" fmla="+- 0 5160 5157"/>
                              <a:gd name="T5" fmla="*/ T4 w 78"/>
                              <a:gd name="T6" fmla="+- 0 395 371"/>
                              <a:gd name="T7" fmla="*/ 395 h 78"/>
                              <a:gd name="T8" fmla="+- 0 5168 5157"/>
                              <a:gd name="T9" fmla="*/ T8 w 78"/>
                              <a:gd name="T10" fmla="+- 0 382 371"/>
                              <a:gd name="T11" fmla="*/ 382 h 78"/>
                              <a:gd name="T12" fmla="+- 0 5180 5157"/>
                              <a:gd name="T13" fmla="*/ T12 w 78"/>
                              <a:gd name="T14" fmla="+- 0 374 371"/>
                              <a:gd name="T15" fmla="*/ 374 h 78"/>
                              <a:gd name="T16" fmla="+- 0 5195 5157"/>
                              <a:gd name="T17" fmla="*/ T16 w 78"/>
                              <a:gd name="T18" fmla="+- 0 371 371"/>
                              <a:gd name="T19" fmla="*/ 371 h 78"/>
                              <a:gd name="T20" fmla="+- 0 5211 5157"/>
                              <a:gd name="T21" fmla="*/ T20 w 78"/>
                              <a:gd name="T22" fmla="+- 0 374 371"/>
                              <a:gd name="T23" fmla="*/ 374 h 78"/>
                              <a:gd name="T24" fmla="+- 0 5223 5157"/>
                              <a:gd name="T25" fmla="*/ T24 w 78"/>
                              <a:gd name="T26" fmla="+- 0 382 371"/>
                              <a:gd name="T27" fmla="*/ 382 h 78"/>
                              <a:gd name="T28" fmla="+- 0 5231 5157"/>
                              <a:gd name="T29" fmla="*/ T28 w 78"/>
                              <a:gd name="T30" fmla="+- 0 395 371"/>
                              <a:gd name="T31" fmla="*/ 395 h 78"/>
                              <a:gd name="T32" fmla="+- 0 5234 5157"/>
                              <a:gd name="T33" fmla="*/ T32 w 78"/>
                              <a:gd name="T34" fmla="+- 0 410 371"/>
                              <a:gd name="T35" fmla="*/ 410 h 78"/>
                              <a:gd name="T36" fmla="+- 0 5231 5157"/>
                              <a:gd name="T37" fmla="*/ T36 w 78"/>
                              <a:gd name="T38" fmla="+- 0 425 371"/>
                              <a:gd name="T39" fmla="*/ 425 h 78"/>
                              <a:gd name="T40" fmla="+- 0 5223 5157"/>
                              <a:gd name="T41" fmla="*/ T40 w 78"/>
                              <a:gd name="T42" fmla="+- 0 437 371"/>
                              <a:gd name="T43" fmla="*/ 437 h 78"/>
                              <a:gd name="T44" fmla="+- 0 5211 5157"/>
                              <a:gd name="T45" fmla="*/ T44 w 78"/>
                              <a:gd name="T46" fmla="+- 0 446 371"/>
                              <a:gd name="T47" fmla="*/ 446 h 78"/>
                              <a:gd name="T48" fmla="+- 0 5195 5157"/>
                              <a:gd name="T49" fmla="*/ T48 w 78"/>
                              <a:gd name="T50" fmla="+- 0 449 371"/>
                              <a:gd name="T51" fmla="*/ 449 h 78"/>
                              <a:gd name="T52" fmla="+- 0 5180 5157"/>
                              <a:gd name="T53" fmla="*/ T52 w 78"/>
                              <a:gd name="T54" fmla="+- 0 446 371"/>
                              <a:gd name="T55" fmla="*/ 446 h 78"/>
                              <a:gd name="T56" fmla="+- 0 5168 5157"/>
                              <a:gd name="T57" fmla="*/ T56 w 78"/>
                              <a:gd name="T58" fmla="+- 0 437 371"/>
                              <a:gd name="T59" fmla="*/ 437 h 78"/>
                              <a:gd name="T60" fmla="+- 0 5160 5157"/>
                              <a:gd name="T61" fmla="*/ T60 w 78"/>
                              <a:gd name="T62" fmla="+- 0 425 371"/>
                              <a:gd name="T63" fmla="*/ 425 h 78"/>
                              <a:gd name="T64" fmla="+- 0 5157 5157"/>
                              <a:gd name="T65" fmla="*/ T64 w 78"/>
                              <a:gd name="T66" fmla="+- 0 410 371"/>
                              <a:gd name="T67" fmla="*/ 410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4" y="3"/>
                                </a:lnTo>
                                <a:lnTo>
                                  <a:pt x="66" y="11"/>
                                </a:lnTo>
                                <a:lnTo>
                                  <a:pt x="74" y="24"/>
                                </a:lnTo>
                                <a:lnTo>
                                  <a:pt x="77" y="39"/>
                                </a:lnTo>
                                <a:lnTo>
                                  <a:pt x="74" y="54"/>
                                </a:lnTo>
                                <a:lnTo>
                                  <a:pt x="66" y="66"/>
                                </a:lnTo>
                                <a:lnTo>
                                  <a:pt x="54" y="75"/>
                                </a:lnTo>
                                <a:lnTo>
                                  <a:pt x="38" y="78"/>
                                </a:lnTo>
                                <a:lnTo>
                                  <a:pt x="23" y="75"/>
                                </a:lnTo>
                                <a:lnTo>
                                  <a:pt x="11" y="66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D7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92"/>
                        <wps:cNvSpPr>
                          <a:spLocks/>
                        </wps:cNvSpPr>
                        <wps:spPr bwMode="auto">
                          <a:xfrm>
                            <a:off x="5763" y="656"/>
                            <a:ext cx="70" cy="70"/>
                          </a:xfrm>
                          <a:custGeom>
                            <a:avLst/>
                            <a:gdLst>
                              <a:gd name="T0" fmla="+- 0 5798 5763"/>
                              <a:gd name="T1" fmla="*/ T0 w 70"/>
                              <a:gd name="T2" fmla="+- 0 657 657"/>
                              <a:gd name="T3" fmla="*/ 657 h 70"/>
                              <a:gd name="T4" fmla="+- 0 5785 5763"/>
                              <a:gd name="T5" fmla="*/ T4 w 70"/>
                              <a:gd name="T6" fmla="+- 0 659 657"/>
                              <a:gd name="T7" fmla="*/ 659 h 70"/>
                              <a:gd name="T8" fmla="+- 0 5774 5763"/>
                              <a:gd name="T9" fmla="*/ T8 w 70"/>
                              <a:gd name="T10" fmla="+- 0 667 657"/>
                              <a:gd name="T11" fmla="*/ 667 h 70"/>
                              <a:gd name="T12" fmla="+- 0 5766 5763"/>
                              <a:gd name="T13" fmla="*/ T12 w 70"/>
                              <a:gd name="T14" fmla="+- 0 678 657"/>
                              <a:gd name="T15" fmla="*/ 678 h 70"/>
                              <a:gd name="T16" fmla="+- 0 5763 5763"/>
                              <a:gd name="T17" fmla="*/ T16 w 70"/>
                              <a:gd name="T18" fmla="+- 0 691 657"/>
                              <a:gd name="T19" fmla="*/ 691 h 70"/>
                              <a:gd name="T20" fmla="+- 0 5766 5763"/>
                              <a:gd name="T21" fmla="*/ T20 w 70"/>
                              <a:gd name="T22" fmla="+- 0 705 657"/>
                              <a:gd name="T23" fmla="*/ 705 h 70"/>
                              <a:gd name="T24" fmla="+- 0 5774 5763"/>
                              <a:gd name="T25" fmla="*/ T24 w 70"/>
                              <a:gd name="T26" fmla="+- 0 716 657"/>
                              <a:gd name="T27" fmla="*/ 716 h 70"/>
                              <a:gd name="T28" fmla="+- 0 5785 5763"/>
                              <a:gd name="T29" fmla="*/ T28 w 70"/>
                              <a:gd name="T30" fmla="+- 0 724 657"/>
                              <a:gd name="T31" fmla="*/ 724 h 70"/>
                              <a:gd name="T32" fmla="+- 0 5798 5763"/>
                              <a:gd name="T33" fmla="*/ T32 w 70"/>
                              <a:gd name="T34" fmla="+- 0 726 657"/>
                              <a:gd name="T35" fmla="*/ 726 h 70"/>
                              <a:gd name="T36" fmla="+- 0 5812 5763"/>
                              <a:gd name="T37" fmla="*/ T36 w 70"/>
                              <a:gd name="T38" fmla="+- 0 724 657"/>
                              <a:gd name="T39" fmla="*/ 724 h 70"/>
                              <a:gd name="T40" fmla="+- 0 5823 5763"/>
                              <a:gd name="T41" fmla="*/ T40 w 70"/>
                              <a:gd name="T42" fmla="+- 0 716 657"/>
                              <a:gd name="T43" fmla="*/ 716 h 70"/>
                              <a:gd name="T44" fmla="+- 0 5830 5763"/>
                              <a:gd name="T45" fmla="*/ T44 w 70"/>
                              <a:gd name="T46" fmla="+- 0 705 657"/>
                              <a:gd name="T47" fmla="*/ 705 h 70"/>
                              <a:gd name="T48" fmla="+- 0 5833 5763"/>
                              <a:gd name="T49" fmla="*/ T48 w 70"/>
                              <a:gd name="T50" fmla="+- 0 691 657"/>
                              <a:gd name="T51" fmla="*/ 691 h 70"/>
                              <a:gd name="T52" fmla="+- 0 5830 5763"/>
                              <a:gd name="T53" fmla="*/ T52 w 70"/>
                              <a:gd name="T54" fmla="+- 0 678 657"/>
                              <a:gd name="T55" fmla="*/ 678 h 70"/>
                              <a:gd name="T56" fmla="+- 0 5823 5763"/>
                              <a:gd name="T57" fmla="*/ T56 w 70"/>
                              <a:gd name="T58" fmla="+- 0 667 657"/>
                              <a:gd name="T59" fmla="*/ 667 h 70"/>
                              <a:gd name="T60" fmla="+- 0 5812 5763"/>
                              <a:gd name="T61" fmla="*/ T60 w 70"/>
                              <a:gd name="T62" fmla="+- 0 659 657"/>
                              <a:gd name="T63" fmla="*/ 659 h 70"/>
                              <a:gd name="T64" fmla="+- 0 5798 5763"/>
                              <a:gd name="T65" fmla="*/ T64 w 70"/>
                              <a:gd name="T66" fmla="+- 0 657 657"/>
                              <a:gd name="T67" fmla="*/ 6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5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5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2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91"/>
                        <wps:cNvSpPr>
                          <a:spLocks/>
                        </wps:cNvSpPr>
                        <wps:spPr bwMode="auto">
                          <a:xfrm>
                            <a:off x="5763" y="656"/>
                            <a:ext cx="70" cy="70"/>
                          </a:xfrm>
                          <a:custGeom>
                            <a:avLst/>
                            <a:gdLst>
                              <a:gd name="T0" fmla="+- 0 5763 5763"/>
                              <a:gd name="T1" fmla="*/ T0 w 70"/>
                              <a:gd name="T2" fmla="+- 0 691 657"/>
                              <a:gd name="T3" fmla="*/ 691 h 70"/>
                              <a:gd name="T4" fmla="+- 0 5766 5763"/>
                              <a:gd name="T5" fmla="*/ T4 w 70"/>
                              <a:gd name="T6" fmla="+- 0 678 657"/>
                              <a:gd name="T7" fmla="*/ 678 h 70"/>
                              <a:gd name="T8" fmla="+- 0 5774 5763"/>
                              <a:gd name="T9" fmla="*/ T8 w 70"/>
                              <a:gd name="T10" fmla="+- 0 667 657"/>
                              <a:gd name="T11" fmla="*/ 667 h 70"/>
                              <a:gd name="T12" fmla="+- 0 5785 5763"/>
                              <a:gd name="T13" fmla="*/ T12 w 70"/>
                              <a:gd name="T14" fmla="+- 0 659 657"/>
                              <a:gd name="T15" fmla="*/ 659 h 70"/>
                              <a:gd name="T16" fmla="+- 0 5798 5763"/>
                              <a:gd name="T17" fmla="*/ T16 w 70"/>
                              <a:gd name="T18" fmla="+- 0 657 657"/>
                              <a:gd name="T19" fmla="*/ 657 h 70"/>
                              <a:gd name="T20" fmla="+- 0 5812 5763"/>
                              <a:gd name="T21" fmla="*/ T20 w 70"/>
                              <a:gd name="T22" fmla="+- 0 659 657"/>
                              <a:gd name="T23" fmla="*/ 659 h 70"/>
                              <a:gd name="T24" fmla="+- 0 5823 5763"/>
                              <a:gd name="T25" fmla="*/ T24 w 70"/>
                              <a:gd name="T26" fmla="+- 0 667 657"/>
                              <a:gd name="T27" fmla="*/ 667 h 70"/>
                              <a:gd name="T28" fmla="+- 0 5830 5763"/>
                              <a:gd name="T29" fmla="*/ T28 w 70"/>
                              <a:gd name="T30" fmla="+- 0 678 657"/>
                              <a:gd name="T31" fmla="*/ 678 h 70"/>
                              <a:gd name="T32" fmla="+- 0 5833 5763"/>
                              <a:gd name="T33" fmla="*/ T32 w 70"/>
                              <a:gd name="T34" fmla="+- 0 691 657"/>
                              <a:gd name="T35" fmla="*/ 691 h 70"/>
                              <a:gd name="T36" fmla="+- 0 5830 5763"/>
                              <a:gd name="T37" fmla="*/ T36 w 70"/>
                              <a:gd name="T38" fmla="+- 0 705 657"/>
                              <a:gd name="T39" fmla="*/ 705 h 70"/>
                              <a:gd name="T40" fmla="+- 0 5823 5763"/>
                              <a:gd name="T41" fmla="*/ T40 w 70"/>
                              <a:gd name="T42" fmla="+- 0 716 657"/>
                              <a:gd name="T43" fmla="*/ 716 h 70"/>
                              <a:gd name="T44" fmla="+- 0 5812 5763"/>
                              <a:gd name="T45" fmla="*/ T44 w 70"/>
                              <a:gd name="T46" fmla="+- 0 724 657"/>
                              <a:gd name="T47" fmla="*/ 724 h 70"/>
                              <a:gd name="T48" fmla="+- 0 5798 5763"/>
                              <a:gd name="T49" fmla="*/ T48 w 70"/>
                              <a:gd name="T50" fmla="+- 0 726 657"/>
                              <a:gd name="T51" fmla="*/ 726 h 70"/>
                              <a:gd name="T52" fmla="+- 0 5785 5763"/>
                              <a:gd name="T53" fmla="*/ T52 w 70"/>
                              <a:gd name="T54" fmla="+- 0 724 657"/>
                              <a:gd name="T55" fmla="*/ 724 h 70"/>
                              <a:gd name="T56" fmla="+- 0 5774 5763"/>
                              <a:gd name="T57" fmla="*/ T56 w 70"/>
                              <a:gd name="T58" fmla="+- 0 716 657"/>
                              <a:gd name="T59" fmla="*/ 716 h 70"/>
                              <a:gd name="T60" fmla="+- 0 5766 5763"/>
                              <a:gd name="T61" fmla="*/ T60 w 70"/>
                              <a:gd name="T62" fmla="+- 0 705 657"/>
                              <a:gd name="T63" fmla="*/ 705 h 70"/>
                              <a:gd name="T64" fmla="+- 0 5763 5763"/>
                              <a:gd name="T65" fmla="*/ T64 w 70"/>
                              <a:gd name="T66" fmla="+- 0 691 657"/>
                              <a:gd name="T67" fmla="*/ 6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0" y="34"/>
                                </a:moveTo>
                                <a:lnTo>
                                  <a:pt x="3" y="21"/>
                                </a:lnTo>
                                <a:lnTo>
                                  <a:pt x="11" y="10"/>
                                </a:lnTo>
                                <a:lnTo>
                                  <a:pt x="22" y="2"/>
                                </a:lnTo>
                                <a:lnTo>
                                  <a:pt x="35" y="0"/>
                                </a:lnTo>
                                <a:lnTo>
                                  <a:pt x="49" y="2"/>
                                </a:lnTo>
                                <a:lnTo>
                                  <a:pt x="60" y="10"/>
                                </a:lnTo>
                                <a:lnTo>
                                  <a:pt x="67" y="21"/>
                                </a:lnTo>
                                <a:lnTo>
                                  <a:pt x="70" y="34"/>
                                </a:lnTo>
                                <a:lnTo>
                                  <a:pt x="67" y="48"/>
                                </a:lnTo>
                                <a:lnTo>
                                  <a:pt x="60" y="59"/>
                                </a:lnTo>
                                <a:lnTo>
                                  <a:pt x="49" y="67"/>
                                </a:lnTo>
                                <a:lnTo>
                                  <a:pt x="35" y="69"/>
                                </a:lnTo>
                                <a:lnTo>
                                  <a:pt x="22" y="67"/>
                                </a:lnTo>
                                <a:lnTo>
                                  <a:pt x="11" y="59"/>
                                </a:lnTo>
                                <a:lnTo>
                                  <a:pt x="3" y="48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8B0CD" id="Group 190" o:spid="_x0000_s1026" style="position:absolute;margin-left:235.65pt;margin-top:-19.05pt;width:66.6pt;height:66.6pt;z-index:15781376;mso-position-horizontal-relative:page" coordorigin="4713,-381" coordsize="1332,1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">
                <v:shape id="AutoShape 215" o:spid="_x0000_s1027" style="position:absolute;left:4713;top:-382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" path="m,1271r1332,m,867r1332,m,464r1332,m,60r1332,m61,1332l61,m465,1332l465,m868,1332l868,t404,1332l1272,e" filled="f" strokecolor="#ebebeb" strokeweight=".1301mm">
                  <v:path arrowok="t" o:connecttype="custom" o:connectlocs="0,890;1332,890;0,486;1332,486;0,83;1332,83;0,-321;1332,-321;61,951;61,-381;465,951;465,-381;868,951;868,-381;1272,951;1272,-381" o:connectangles="0,0,0,0,0,0,0,0,0,0,0,0,0,0,0,0"/>
                </v:shape>
                <v:shape id="AutoShape 214" o:spid="_x0000_s1028" style="position:absolute;left:4713;top:-382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" path="m,1069r1332,m,666r1332,m,262r1332,m263,1332l263,m666,1332l666,t404,1332l1070,e" filled="f" strokecolor="#ebebeb" strokeweight=".26286mm">
                  <v:path arrowok="t" o:connecttype="custom" o:connectlocs="0,688;1332,688;0,285;1332,285;0,-119;1332,-119;263,951;263,-381;666,951;666,-381;1070,951;1070,-381" o:connectangles="0,0,0,0,0,0,0,0,0,0,0,0"/>
                </v:shape>
                <v:shape id="Picture 213" o:spid="_x0000_s1029" type="#_x0000_t75" style="position:absolute;left:5627;top:-162;width:10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">
                  <v:imagedata r:id="rId168" o:title=""/>
                </v:shape>
                <v:shape id="Freeform 212" o:spid="_x0000_s1030" style="position:absolute;left:5102;top:624;width:71;height:71;visibility:visible;mso-wrap-style:square;v-text-anchor:top" coordsize="7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" path="m35,l21,3,10,10,2,22,,35,2,49r8,11l21,68r14,3l49,68,60,60,68,49,71,35,68,22,60,10,49,3,35,xe" fillcolor="#100b2e" stroked="f">
                  <v:path arrowok="t" o:connecttype="custom" o:connectlocs="35,625;21,628;10,635;2,647;0,660;2,674;10,685;21,693;35,696;49,693;60,685;68,674;71,660;68,647;60,635;49,628;35,625" o:connectangles="0,0,0,0,0,0,0,0,0,0,0,0,0,0,0,0,0"/>
                </v:shape>
                <v:shape id="Freeform 211" o:spid="_x0000_s1031" style="position:absolute;left:5102;top:624;width:71;height:71;visibility:visible;mso-wrap-style:square;v-text-anchor:top" coordsize="7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" path="m,35l2,22,10,10,21,3,35,,49,3r11,7l68,22r3,13l68,49,60,60,49,68,35,71,21,68,10,60,2,49,,35e" filled="f" strokecolor="#100b2e" strokeweight=".19242mm">
                  <v:path arrowok="t" o:connecttype="custom" o:connectlocs="0,660;2,647;10,635;21,628;35,625;49,628;60,635;68,647;71,660;68,674;60,685;49,693;35,696;21,693;10,685;2,674;0,660" o:connectangles="0,0,0,0,0,0,0,0,0,0,0,0,0,0,0,0,0"/>
                </v:shape>
                <v:shape id="Freeform 210" o:spid="_x0000_s1032" style="position:absolute;left:4939;top:-132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" path="m42,l26,3,13,12,4,26,,42,4,58r9,14l26,81r16,3l59,81,72,72,81,58,84,42,81,26,72,12,59,3,42,xe" fillcolor="#2d1160" stroked="f">
                  <v:path arrowok="t" o:connecttype="custom" o:connectlocs="42,-131;26,-128;13,-119;4,-105;0,-89;4,-73;13,-59;26,-50;42,-47;59,-50;72,-59;81,-73;84,-89;81,-105;72,-119;59,-128;42,-131" o:connectangles="0,0,0,0,0,0,0,0,0,0,0,0,0,0,0,0,0"/>
                </v:shape>
                <v:shape id="Freeform 209" o:spid="_x0000_s1033" style="position:absolute;left:4939;top:-132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" path="m,42l4,26,13,12,26,3,42,,59,3r13,9l81,26r3,16l81,58,72,72,59,81,42,84,26,81,13,72,4,58,,42e" filled="f" strokecolor="#2d1160" strokeweight=".19242mm">
                  <v:path arrowok="t" o:connecttype="custom" o:connectlocs="0,-89;4,-105;13,-119;26,-128;42,-131;59,-128;72,-119;81,-105;84,-89;81,-73;72,-59;59,-50;42,-47;26,-50;13,-59;4,-73;0,-89" o:connectangles="0,0,0,0,0,0,0,0,0,0,0,0,0,0,0,0,0"/>
                </v:shape>
                <v:shape id="Freeform 208" o:spid="_x0000_s1034" style="position:absolute;left:5255;top:49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" path="m46,l28,4,13,14,3,28,,46,3,64,13,79r15,9l46,92,64,88,78,79,88,64,92,46,88,28,78,14,64,4,46,xe" fillcolor="#51127c" stroked="f">
                  <v:path arrowok="t" o:connecttype="custom" o:connectlocs="46,49;28,53;13,63;3,77;0,95;3,113;13,128;28,137;46,141;64,137;78,128;88,113;92,95;88,77;78,63;64,53;46,49" o:connectangles="0,0,0,0,0,0,0,0,0,0,0,0,0,0,0,0,0"/>
                </v:shape>
                <v:shape id="Freeform 207" o:spid="_x0000_s1035" style="position:absolute;left:5255;top:49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" path="m,46l3,28,13,14,28,4,46,,64,4,78,14,88,28r4,18l88,64,78,79,64,88,46,92,28,88,13,79,3,64,,46e" filled="f" strokecolor="#51127c" strokeweight=".19242mm">
                  <v:path arrowok="t" o:connecttype="custom" o:connectlocs="0,95;3,77;13,63;28,53;46,49;64,53;78,63;88,77;92,95;88,113;78,128;64,137;46,141;28,137;13,128;3,113;0,95" o:connectangles="0,0,0,0,0,0,0,0,0,0,0,0,0,0,0,0,0"/>
                </v:shape>
                <v:shape id="Picture 206" o:spid="_x0000_s1036" type="#_x0000_t75" style="position:absolute;left:5416;top:378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">
                  <v:imagedata r:id="rId169" o:title=""/>
                </v:shape>
                <v:shape id="Freeform 205" o:spid="_x0000_s1037" style="position:absolute;left:5788;top:-166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" path="m42,l26,4,12,13,3,26,,43,3,59r9,14l26,82r16,3l59,82,72,73,81,59,85,43,81,26,72,13,59,4,42,xe" fillcolor="#932b80" stroked="f">
                  <v:path arrowok="t" o:connecttype="custom" o:connectlocs="42,-166;26,-162;12,-153;3,-140;0,-123;3,-107;12,-93;26,-84;42,-81;59,-84;72,-93;81,-107;85,-123;81,-140;72,-153;59,-162;42,-166" o:connectangles="0,0,0,0,0,0,0,0,0,0,0,0,0,0,0,0,0"/>
                </v:shape>
                <v:shape id="Freeform 204" o:spid="_x0000_s1038" style="position:absolute;left:5788;top:-166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" path="m,43l3,26,12,13,26,4,42,,59,4r13,9l81,26r4,17l81,59,72,73,59,82,42,85,26,82,12,73,3,59,,43e" filled="f" strokecolor="#932b80" strokeweight=".19242mm">
                  <v:path arrowok="t" o:connecttype="custom" o:connectlocs="0,-123;3,-140;12,-153;26,-162;42,-166;59,-162;72,-153;81,-140;85,-123;81,-107;72,-93;59,-84;42,-81;26,-84;12,-93;3,-107;0,-123" o:connectangles="0,0,0,0,0,0,0,0,0,0,0,0,0,0,0,0,0"/>
                </v:shape>
                <v:shape id="Freeform 203" o:spid="_x0000_s1039" style="position:absolute;left:5555;top:645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" path="m42,l26,3,12,13,3,26,,43,3,59r9,14l26,82r16,3l59,82,72,73,82,59,85,43,82,26,72,13,59,3,42,xe" fillcolor="#b63679" stroked="f">
                  <v:path arrowok="t" o:connecttype="custom" o:connectlocs="42,645;26,648;12,658;3,671;0,688;3,704;12,718;26,727;42,730;59,727;72,718;82,704;85,688;82,671;72,658;59,648;42,645" o:connectangles="0,0,0,0,0,0,0,0,0,0,0,0,0,0,0,0,0"/>
                </v:shape>
                <v:shape id="Freeform 202" o:spid="_x0000_s1040" style="position:absolute;left:5555;top:645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" path="m,43l3,26,12,13,26,3,42,,59,3,72,13,82,26r3,17l82,59,72,73,59,82,42,85,26,82,12,73,3,59,,43e" filled="f" strokecolor="#b63679" strokeweight=".19242mm">
                  <v:path arrowok="t" o:connecttype="custom" o:connectlocs="0,688;3,671;12,658;26,648;42,645;59,648;72,658;82,671;85,688;82,704;72,718;59,727;42,730;26,727;12,718;3,704;0,688" o:connectangles="0,0,0,0,0,0,0,0,0,0,0,0,0,0,0,0,0"/>
                </v:shape>
                <v:shape id="Freeform 201" o:spid="_x0000_s1041" style="position:absolute;left:5768;top:22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" path="m40,l25,3,12,12,3,25,,40,3,56r9,13l25,77r15,4l56,77,69,69,78,56,81,40,78,25,69,12,56,3,40,xe" fillcolor="#d8456c" stroked="f">
                  <v:path arrowok="t" o:connecttype="custom" o:connectlocs="40,230;25,233;12,242;3,255;0,270;3,286;12,299;25,307;40,311;56,307;69,299;78,286;81,270;78,255;69,242;56,233;40,230" o:connectangles="0,0,0,0,0,0,0,0,0,0,0,0,0,0,0,0,0"/>
                </v:shape>
                <v:shape id="Freeform 200" o:spid="_x0000_s1042" style="position:absolute;left:5768;top:22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" path="m,40l3,25,12,12,25,3,40,,56,3r13,9l78,25r3,15l78,56,69,69,56,77,40,81,25,77,12,69,3,56,,40e" filled="f" strokecolor="#d8456c" strokeweight=".19242mm">
                  <v:path arrowok="t" o:connecttype="custom" o:connectlocs="0,270;3,255;12,242;25,233;40,230;56,233;69,242;78,255;81,270;78,286;69,299;56,307;40,311;25,307;12,299;3,286;0,270" o:connectangles="0,0,0,0,0,0,0,0,0,0,0,0,0,0,0,0,0"/>
                </v:shape>
                <v:shape id="Picture 199" o:spid="_x0000_s1043" type="#_x0000_t75" style="position:absolute;left:4886;top:597;width:10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">
                  <v:imagedata r:id="rId170" o:title=""/>
                </v:shape>
                <v:shape id="Freeform 198" o:spid="_x0000_s1044" style="position:absolute;left:5081;top:179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" path="m44,l27,4,13,13,3,27,,44,3,61,13,75,27,85r17,3l61,85,75,75,85,61,88,44,85,27,75,13,61,4,44,xe" fillcolor="#fb8861" stroked="f">
                  <v:path arrowok="t" o:connecttype="custom" o:connectlocs="44,179;27,183;13,192;3,206;0,223;3,240;13,254;27,264;44,267;61,264;75,254;85,240;88,223;85,206;75,192;61,183;44,179" o:connectangles="0,0,0,0,0,0,0,0,0,0,0,0,0,0,0,0,0"/>
                </v:shape>
                <v:shape id="Freeform 197" o:spid="_x0000_s1045" style="position:absolute;left:5081;top:179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" path="m,44l3,27,13,13,27,4,44,,61,4r14,9l85,27r3,17l85,61,75,75,61,85,44,88,27,85,13,75,3,61,,44e" filled="f" strokecolor="#fb8861" strokeweight=".19242mm">
                  <v:path arrowok="t" o:connecttype="custom" o:connectlocs="0,223;3,206;13,192;27,183;44,179;61,183;75,192;85,206;88,223;85,240;75,254;61,264;44,267;27,264;13,254;3,240;0,223" o:connectangles="0,0,0,0,0,0,0,0,0,0,0,0,0,0,0,0,0"/>
                </v:shape>
                <v:shape id="Freeform 196" o:spid="_x0000_s1046" style="position:absolute;left:5331;top:8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" path="m38,l23,3,11,11,3,23,,38,3,52r8,12l23,72r15,3l52,72,64,64,72,52,75,38,72,23,64,11,52,3,38,xe" fillcolor="#feaf77" stroked="f">
                  <v:path arrowok="t" o:connecttype="custom" o:connectlocs="38,82;23,85;11,93;3,105;0,120;3,134;11,146;23,154;38,157;52,154;64,146;72,134;75,120;72,105;64,93;52,85;38,82" o:connectangles="0,0,0,0,0,0,0,0,0,0,0,0,0,0,0,0,0"/>
                </v:shape>
                <v:shape id="Freeform 195" o:spid="_x0000_s1047" style="position:absolute;left:5331;top:82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" path="m,38l3,23,11,11,23,3,38,,52,3r12,8l72,23r3,15l72,52,64,64,52,72,38,75,23,72,11,64,3,52,,38e" filled="f" strokecolor="#feaf77" strokeweight=".19242mm">
                  <v:path arrowok="t" o:connecttype="custom" o:connectlocs="0,120;3,105;11,93;23,85;38,82;52,85;64,93;72,105;75,120;72,134;64,146;52,154;38,157;23,154;11,146;3,134;0,120" o:connectangles="0,0,0,0,0,0,0,0,0,0,0,0,0,0,0,0,0"/>
                </v:shape>
                <v:shape id="Freeform 194" o:spid="_x0000_s1048" style="position:absolute;left:5156;top:370;width:78;height:78;visibility:visible;mso-wrap-style:square;v-text-anchor:top" coordsize="78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" path="m38,l23,3,11,11,3,24,,39,3,54r8,12l23,75r15,3l54,75,66,66,74,54,77,39,74,24,66,11,54,3,38,xe" fillcolor="#fed799" stroked="f">
                  <v:path arrowok="t" o:connecttype="custom" o:connectlocs="38,371;23,374;11,382;3,395;0,410;3,425;11,437;23,446;38,449;54,446;66,437;74,425;77,410;74,395;66,382;54,374;38,371" o:connectangles="0,0,0,0,0,0,0,0,0,0,0,0,0,0,0,0,0"/>
                </v:shape>
                <v:shape id="Freeform 193" o:spid="_x0000_s1049" style="position:absolute;left:5156;top:370;width:78;height:78;visibility:visible;mso-wrap-style:square;v-text-anchor:top" coordsize="78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" path="m,39l3,24,11,11,23,3,38,,54,3r12,8l74,24r3,15l74,54,66,66,54,75,38,78,23,75,11,66,3,54,,39e" filled="f" strokecolor="#fed799" strokeweight=".19242mm">
                  <v:path arrowok="t" o:connecttype="custom" o:connectlocs="0,410;3,395;11,382;23,374;38,371;54,374;66,382;74,395;77,410;74,425;66,437;54,446;38,449;23,446;11,437;3,425;0,410" o:connectangles="0,0,0,0,0,0,0,0,0,0,0,0,0,0,0,0,0"/>
                </v:shape>
                <v:shape id="Freeform 192" o:spid="_x0000_s1050" style="position:absolute;left:5763;top:65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" path="m35,l22,2,11,10,3,21,,34,3,48r8,11l22,67r13,2l49,67,60,59,67,48,70,34,67,21,60,10,49,2,35,xe" fillcolor="#fcfdbf" stroked="f">
                  <v:path arrowok="t" o:connecttype="custom" o:connectlocs="35,657;22,659;11,667;3,678;0,691;3,705;11,716;22,724;35,726;49,724;60,716;67,705;70,691;67,678;60,667;49,659;35,657" o:connectangles="0,0,0,0,0,0,0,0,0,0,0,0,0,0,0,0,0"/>
                </v:shape>
                <v:shape id="Freeform 191" o:spid="_x0000_s1051" style="position:absolute;left:5763;top:65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" path="m,34l3,21,11,10,22,2,35,,49,2r11,8l67,21r3,13l67,48,60,59,49,67,35,69,22,67,11,59,3,48,,34e" filled="f" strokecolor="#fcfdbf" strokeweight=".19242mm">
                  <v:path arrowok="t" o:connecttype="custom" o:connectlocs="0,691;3,678;11,667;22,659;35,657;49,659;60,667;67,678;70,691;67,705;60,716;49,724;35,726;22,724;11,716;3,705;0,69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4D4D4D"/>
          <w:sz w:val="21"/>
        </w:rPr>
        <w:t>0</w:t>
      </w:r>
      <w:r>
        <w:rPr>
          <w:rFonts w:ascii="Times New Roman"/>
          <w:color w:val="4D4D4D"/>
          <w:sz w:val="21"/>
        </w:rPr>
        <w:tab/>
        <w:t>0</w:t>
      </w:r>
    </w:p>
    <w:p w14:paraId="55B03005" w14:textId="77777777" w:rsidR="006F1C89" w:rsidRDefault="005D3991">
      <w:pPr>
        <w:tabs>
          <w:tab w:val="left" w:pos="1729"/>
        </w:tabs>
        <w:spacing w:before="162"/>
        <w:ind w:right="114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4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</w:p>
    <w:p w14:paraId="632F13FE" w14:textId="77777777" w:rsidR="006F1C89" w:rsidRDefault="005D3991">
      <w:pPr>
        <w:tabs>
          <w:tab w:val="left" w:pos="1167"/>
          <w:tab w:val="left" w:pos="1570"/>
          <w:tab w:val="left" w:pos="2432"/>
          <w:tab w:val="left" w:pos="2896"/>
          <w:tab w:val="left" w:pos="3300"/>
        </w:tabs>
        <w:spacing w:before="169"/>
        <w:ind w:left="702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</w:r>
      <w:r>
        <w:rPr>
          <w:rFonts w:ascii="Times New Roman" w:hAnsi="Times New Roman"/>
          <w:color w:val="4D4D4D"/>
          <w:spacing w:val="-4"/>
          <w:sz w:val="21"/>
        </w:rPr>
        <w:t>2</w:t>
      </w:r>
    </w:p>
    <w:p w14:paraId="201EF1DC" w14:textId="77777777" w:rsidR="006F1C89" w:rsidRDefault="005D3991">
      <w:pPr>
        <w:pStyle w:val="BodyText"/>
        <w:spacing w:before="9"/>
        <w:rPr>
          <w:rFonts w:ascii="Times New Roman"/>
          <w:sz w:val="19"/>
        </w:rPr>
      </w:pPr>
      <w:r>
        <w:br w:type="column"/>
      </w:r>
    </w:p>
    <w:p w14:paraId="5E313EB1" w14:textId="77777777" w:rsidR="006F1C89" w:rsidRDefault="005D3991">
      <w:pPr>
        <w:ind w:right="1140"/>
        <w:jc w:val="right"/>
        <w:rPr>
          <w:rFonts w:ascii="Times New Roman"/>
          <w:sz w:val="21"/>
        </w:rPr>
      </w:pPr>
      <w:r>
        <w:rPr>
          <w:rFonts w:ascii="Times New Roman"/>
          <w:color w:val="4D4D4D"/>
          <w:w w:val="102"/>
          <w:sz w:val="21"/>
        </w:rPr>
        <w:t>2</w:t>
      </w:r>
    </w:p>
    <w:p w14:paraId="223EE7DE" w14:textId="5D3459D0" w:rsidR="006F1C89" w:rsidRDefault="00C85944">
      <w:pPr>
        <w:spacing w:before="162"/>
        <w:ind w:right="1140"/>
        <w:jc w:val="right"/>
        <w:rPr>
          <w:rFonts w:ascii="Times New Roman"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1888" behindDoc="0" locked="0" layoutInCell="1" allowOverlap="1" wp14:anchorId="1EE3ED77" wp14:editId="69E04E9A">
                <wp:simplePos x="0" y="0"/>
                <wp:positionH relativeFrom="page">
                  <wp:posOffset>4091305</wp:posOffset>
                </wp:positionH>
                <wp:positionV relativeFrom="paragraph">
                  <wp:posOffset>-241935</wp:posOffset>
                </wp:positionV>
                <wp:extent cx="845820" cy="845820"/>
                <wp:effectExtent l="0" t="0" r="0" b="0"/>
                <wp:wrapNone/>
                <wp:docPr id="18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845820"/>
                          <a:chOff x="6443" y="-381"/>
                          <a:chExt cx="1332" cy="1332"/>
                        </a:xfrm>
                      </wpg:grpSpPr>
                      <wps:wsp>
                        <wps:cNvPr id="186" name="AutoShape 189"/>
                        <wps:cNvSpPr>
                          <a:spLocks/>
                        </wps:cNvSpPr>
                        <wps:spPr bwMode="auto">
                          <a:xfrm>
                            <a:off x="6442" y="-382"/>
                            <a:ext cx="1332" cy="1332"/>
                          </a:xfrm>
                          <a:custGeom>
                            <a:avLst/>
                            <a:gdLst>
                              <a:gd name="T0" fmla="+- 0 6443 6443"/>
                              <a:gd name="T1" fmla="*/ T0 w 1332"/>
                              <a:gd name="T2" fmla="+- 0 890 -381"/>
                              <a:gd name="T3" fmla="*/ 890 h 1332"/>
                              <a:gd name="T4" fmla="+- 0 7775 6443"/>
                              <a:gd name="T5" fmla="*/ T4 w 1332"/>
                              <a:gd name="T6" fmla="+- 0 890 -381"/>
                              <a:gd name="T7" fmla="*/ 890 h 1332"/>
                              <a:gd name="T8" fmla="+- 0 6443 6443"/>
                              <a:gd name="T9" fmla="*/ T8 w 1332"/>
                              <a:gd name="T10" fmla="+- 0 486 -381"/>
                              <a:gd name="T11" fmla="*/ 486 h 1332"/>
                              <a:gd name="T12" fmla="+- 0 7775 6443"/>
                              <a:gd name="T13" fmla="*/ T12 w 1332"/>
                              <a:gd name="T14" fmla="+- 0 486 -381"/>
                              <a:gd name="T15" fmla="*/ 486 h 1332"/>
                              <a:gd name="T16" fmla="+- 0 6443 6443"/>
                              <a:gd name="T17" fmla="*/ T16 w 1332"/>
                              <a:gd name="T18" fmla="+- 0 83 -381"/>
                              <a:gd name="T19" fmla="*/ 83 h 1332"/>
                              <a:gd name="T20" fmla="+- 0 7775 6443"/>
                              <a:gd name="T21" fmla="*/ T20 w 1332"/>
                              <a:gd name="T22" fmla="+- 0 83 -381"/>
                              <a:gd name="T23" fmla="*/ 83 h 1332"/>
                              <a:gd name="T24" fmla="+- 0 6443 6443"/>
                              <a:gd name="T25" fmla="*/ T24 w 1332"/>
                              <a:gd name="T26" fmla="+- 0 -321 -381"/>
                              <a:gd name="T27" fmla="*/ -321 h 1332"/>
                              <a:gd name="T28" fmla="+- 0 7775 6443"/>
                              <a:gd name="T29" fmla="*/ T28 w 1332"/>
                              <a:gd name="T30" fmla="+- 0 -321 -381"/>
                              <a:gd name="T31" fmla="*/ -321 h 1332"/>
                              <a:gd name="T32" fmla="+- 0 6503 6443"/>
                              <a:gd name="T33" fmla="*/ T32 w 1332"/>
                              <a:gd name="T34" fmla="+- 0 951 -381"/>
                              <a:gd name="T35" fmla="*/ 951 h 1332"/>
                              <a:gd name="T36" fmla="+- 0 6503 6443"/>
                              <a:gd name="T37" fmla="*/ T36 w 1332"/>
                              <a:gd name="T38" fmla="+- 0 -381 -381"/>
                              <a:gd name="T39" fmla="*/ -381 h 1332"/>
                              <a:gd name="T40" fmla="+- 0 6907 6443"/>
                              <a:gd name="T41" fmla="*/ T40 w 1332"/>
                              <a:gd name="T42" fmla="+- 0 951 -381"/>
                              <a:gd name="T43" fmla="*/ 951 h 1332"/>
                              <a:gd name="T44" fmla="+- 0 6907 6443"/>
                              <a:gd name="T45" fmla="*/ T44 w 1332"/>
                              <a:gd name="T46" fmla="+- 0 -381 -381"/>
                              <a:gd name="T47" fmla="*/ -381 h 1332"/>
                              <a:gd name="T48" fmla="+- 0 7310 6443"/>
                              <a:gd name="T49" fmla="*/ T48 w 1332"/>
                              <a:gd name="T50" fmla="+- 0 951 -381"/>
                              <a:gd name="T51" fmla="*/ 951 h 1332"/>
                              <a:gd name="T52" fmla="+- 0 7310 6443"/>
                              <a:gd name="T53" fmla="*/ T52 w 1332"/>
                              <a:gd name="T54" fmla="+- 0 -381 -381"/>
                              <a:gd name="T55" fmla="*/ -381 h 1332"/>
                              <a:gd name="T56" fmla="+- 0 7714 6443"/>
                              <a:gd name="T57" fmla="*/ T56 w 1332"/>
                              <a:gd name="T58" fmla="+- 0 951 -381"/>
                              <a:gd name="T59" fmla="*/ 951 h 1332"/>
                              <a:gd name="T60" fmla="+- 0 7714 6443"/>
                              <a:gd name="T61" fmla="*/ T60 w 1332"/>
                              <a:gd name="T62" fmla="+- 0 -381 -381"/>
                              <a:gd name="T63" fmla="*/ -381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271"/>
                                </a:moveTo>
                                <a:lnTo>
                                  <a:pt x="1332" y="1271"/>
                                </a:lnTo>
                                <a:moveTo>
                                  <a:pt x="0" y="867"/>
                                </a:moveTo>
                                <a:lnTo>
                                  <a:pt x="1332" y="867"/>
                                </a:lnTo>
                                <a:moveTo>
                                  <a:pt x="0" y="464"/>
                                </a:moveTo>
                                <a:lnTo>
                                  <a:pt x="1332" y="464"/>
                                </a:lnTo>
                                <a:moveTo>
                                  <a:pt x="0" y="60"/>
                                </a:moveTo>
                                <a:lnTo>
                                  <a:pt x="1332" y="60"/>
                                </a:lnTo>
                                <a:moveTo>
                                  <a:pt x="60" y="1332"/>
                                </a:moveTo>
                                <a:lnTo>
                                  <a:pt x="60" y="0"/>
                                </a:lnTo>
                                <a:moveTo>
                                  <a:pt x="464" y="1332"/>
                                </a:moveTo>
                                <a:lnTo>
                                  <a:pt x="464" y="0"/>
                                </a:lnTo>
                                <a:moveTo>
                                  <a:pt x="867" y="1332"/>
                                </a:moveTo>
                                <a:lnTo>
                                  <a:pt x="867" y="0"/>
                                </a:lnTo>
                                <a:moveTo>
                                  <a:pt x="1271" y="1332"/>
                                </a:moveTo>
                                <a:lnTo>
                                  <a:pt x="1271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AutoShape 188"/>
                        <wps:cNvSpPr>
                          <a:spLocks/>
                        </wps:cNvSpPr>
                        <wps:spPr bwMode="auto">
                          <a:xfrm>
                            <a:off x="6442" y="-382"/>
                            <a:ext cx="1332" cy="1332"/>
                          </a:xfrm>
                          <a:custGeom>
                            <a:avLst/>
                            <a:gdLst>
                              <a:gd name="T0" fmla="+- 0 6443 6443"/>
                              <a:gd name="T1" fmla="*/ T0 w 1332"/>
                              <a:gd name="T2" fmla="+- 0 688 -381"/>
                              <a:gd name="T3" fmla="*/ 688 h 1332"/>
                              <a:gd name="T4" fmla="+- 0 7775 6443"/>
                              <a:gd name="T5" fmla="*/ T4 w 1332"/>
                              <a:gd name="T6" fmla="+- 0 688 -381"/>
                              <a:gd name="T7" fmla="*/ 688 h 1332"/>
                              <a:gd name="T8" fmla="+- 0 6443 6443"/>
                              <a:gd name="T9" fmla="*/ T8 w 1332"/>
                              <a:gd name="T10" fmla="+- 0 285 -381"/>
                              <a:gd name="T11" fmla="*/ 285 h 1332"/>
                              <a:gd name="T12" fmla="+- 0 7775 6443"/>
                              <a:gd name="T13" fmla="*/ T12 w 1332"/>
                              <a:gd name="T14" fmla="+- 0 285 -381"/>
                              <a:gd name="T15" fmla="*/ 285 h 1332"/>
                              <a:gd name="T16" fmla="+- 0 6443 6443"/>
                              <a:gd name="T17" fmla="*/ T16 w 1332"/>
                              <a:gd name="T18" fmla="+- 0 -119 -381"/>
                              <a:gd name="T19" fmla="*/ -119 h 1332"/>
                              <a:gd name="T20" fmla="+- 0 7775 6443"/>
                              <a:gd name="T21" fmla="*/ T20 w 1332"/>
                              <a:gd name="T22" fmla="+- 0 -119 -381"/>
                              <a:gd name="T23" fmla="*/ -119 h 1332"/>
                              <a:gd name="T24" fmla="+- 0 6705 6443"/>
                              <a:gd name="T25" fmla="*/ T24 w 1332"/>
                              <a:gd name="T26" fmla="+- 0 951 -381"/>
                              <a:gd name="T27" fmla="*/ 951 h 1332"/>
                              <a:gd name="T28" fmla="+- 0 6705 6443"/>
                              <a:gd name="T29" fmla="*/ T28 w 1332"/>
                              <a:gd name="T30" fmla="+- 0 -381 -381"/>
                              <a:gd name="T31" fmla="*/ -381 h 1332"/>
                              <a:gd name="T32" fmla="+- 0 7109 6443"/>
                              <a:gd name="T33" fmla="*/ T32 w 1332"/>
                              <a:gd name="T34" fmla="+- 0 951 -381"/>
                              <a:gd name="T35" fmla="*/ 951 h 1332"/>
                              <a:gd name="T36" fmla="+- 0 7109 6443"/>
                              <a:gd name="T37" fmla="*/ T36 w 1332"/>
                              <a:gd name="T38" fmla="+- 0 -381 -381"/>
                              <a:gd name="T39" fmla="*/ -381 h 1332"/>
                              <a:gd name="T40" fmla="+- 0 7512 6443"/>
                              <a:gd name="T41" fmla="*/ T40 w 1332"/>
                              <a:gd name="T42" fmla="+- 0 951 -381"/>
                              <a:gd name="T43" fmla="*/ 951 h 1332"/>
                              <a:gd name="T44" fmla="+- 0 7512 6443"/>
                              <a:gd name="T45" fmla="*/ T44 w 1332"/>
                              <a:gd name="T46" fmla="+- 0 -381 -381"/>
                              <a:gd name="T47" fmla="*/ -381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069"/>
                                </a:moveTo>
                                <a:lnTo>
                                  <a:pt x="1332" y="1069"/>
                                </a:lnTo>
                                <a:moveTo>
                                  <a:pt x="0" y="666"/>
                                </a:moveTo>
                                <a:lnTo>
                                  <a:pt x="1332" y="666"/>
                                </a:lnTo>
                                <a:moveTo>
                                  <a:pt x="0" y="262"/>
                                </a:moveTo>
                                <a:lnTo>
                                  <a:pt x="1332" y="262"/>
                                </a:lnTo>
                                <a:moveTo>
                                  <a:pt x="262" y="1332"/>
                                </a:moveTo>
                                <a:lnTo>
                                  <a:pt x="262" y="0"/>
                                </a:lnTo>
                                <a:moveTo>
                                  <a:pt x="666" y="1332"/>
                                </a:moveTo>
                                <a:lnTo>
                                  <a:pt x="666" y="0"/>
                                </a:lnTo>
                                <a:moveTo>
                                  <a:pt x="1069" y="1332"/>
                                </a:moveTo>
                                <a:lnTo>
                                  <a:pt x="1069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01" y="560"/>
                            <a:ext cx="199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Freeform 186"/>
                        <wps:cNvSpPr>
                          <a:spLocks/>
                        </wps:cNvSpPr>
                        <wps:spPr bwMode="auto">
                          <a:xfrm>
                            <a:off x="7432" y="301"/>
                            <a:ext cx="88" cy="88"/>
                          </a:xfrm>
                          <a:custGeom>
                            <a:avLst/>
                            <a:gdLst>
                              <a:gd name="T0" fmla="+- 0 7476 7433"/>
                              <a:gd name="T1" fmla="*/ T0 w 88"/>
                              <a:gd name="T2" fmla="+- 0 302 302"/>
                              <a:gd name="T3" fmla="*/ 302 h 88"/>
                              <a:gd name="T4" fmla="+- 0 7459 7433"/>
                              <a:gd name="T5" fmla="*/ T4 w 88"/>
                              <a:gd name="T6" fmla="+- 0 305 302"/>
                              <a:gd name="T7" fmla="*/ 305 h 88"/>
                              <a:gd name="T8" fmla="+- 0 7446 7433"/>
                              <a:gd name="T9" fmla="*/ T8 w 88"/>
                              <a:gd name="T10" fmla="+- 0 314 302"/>
                              <a:gd name="T11" fmla="*/ 314 h 88"/>
                              <a:gd name="T12" fmla="+- 0 7436 7433"/>
                              <a:gd name="T13" fmla="*/ T12 w 88"/>
                              <a:gd name="T14" fmla="+- 0 328 302"/>
                              <a:gd name="T15" fmla="*/ 328 h 88"/>
                              <a:gd name="T16" fmla="+- 0 7433 7433"/>
                              <a:gd name="T17" fmla="*/ T16 w 88"/>
                              <a:gd name="T18" fmla="+- 0 345 302"/>
                              <a:gd name="T19" fmla="*/ 345 h 88"/>
                              <a:gd name="T20" fmla="+- 0 7436 7433"/>
                              <a:gd name="T21" fmla="*/ T20 w 88"/>
                              <a:gd name="T22" fmla="+- 0 362 302"/>
                              <a:gd name="T23" fmla="*/ 362 h 88"/>
                              <a:gd name="T24" fmla="+- 0 7446 7433"/>
                              <a:gd name="T25" fmla="*/ T24 w 88"/>
                              <a:gd name="T26" fmla="+- 0 376 302"/>
                              <a:gd name="T27" fmla="*/ 376 h 88"/>
                              <a:gd name="T28" fmla="+- 0 7459 7433"/>
                              <a:gd name="T29" fmla="*/ T28 w 88"/>
                              <a:gd name="T30" fmla="+- 0 385 302"/>
                              <a:gd name="T31" fmla="*/ 385 h 88"/>
                              <a:gd name="T32" fmla="+- 0 7476 7433"/>
                              <a:gd name="T33" fmla="*/ T32 w 88"/>
                              <a:gd name="T34" fmla="+- 0 389 302"/>
                              <a:gd name="T35" fmla="*/ 389 h 88"/>
                              <a:gd name="T36" fmla="+- 0 7493 7433"/>
                              <a:gd name="T37" fmla="*/ T36 w 88"/>
                              <a:gd name="T38" fmla="+- 0 385 302"/>
                              <a:gd name="T39" fmla="*/ 385 h 88"/>
                              <a:gd name="T40" fmla="+- 0 7507 7433"/>
                              <a:gd name="T41" fmla="*/ T40 w 88"/>
                              <a:gd name="T42" fmla="+- 0 376 302"/>
                              <a:gd name="T43" fmla="*/ 376 h 88"/>
                              <a:gd name="T44" fmla="+- 0 7516 7433"/>
                              <a:gd name="T45" fmla="*/ T44 w 88"/>
                              <a:gd name="T46" fmla="+- 0 362 302"/>
                              <a:gd name="T47" fmla="*/ 362 h 88"/>
                              <a:gd name="T48" fmla="+- 0 7520 7433"/>
                              <a:gd name="T49" fmla="*/ T48 w 88"/>
                              <a:gd name="T50" fmla="+- 0 345 302"/>
                              <a:gd name="T51" fmla="*/ 345 h 88"/>
                              <a:gd name="T52" fmla="+- 0 7516 7433"/>
                              <a:gd name="T53" fmla="*/ T52 w 88"/>
                              <a:gd name="T54" fmla="+- 0 328 302"/>
                              <a:gd name="T55" fmla="*/ 328 h 88"/>
                              <a:gd name="T56" fmla="+- 0 7507 7433"/>
                              <a:gd name="T57" fmla="*/ T56 w 88"/>
                              <a:gd name="T58" fmla="+- 0 314 302"/>
                              <a:gd name="T59" fmla="*/ 314 h 88"/>
                              <a:gd name="T60" fmla="+- 0 7493 7433"/>
                              <a:gd name="T61" fmla="*/ T60 w 88"/>
                              <a:gd name="T62" fmla="+- 0 305 302"/>
                              <a:gd name="T63" fmla="*/ 305 h 88"/>
                              <a:gd name="T64" fmla="+- 0 7476 7433"/>
                              <a:gd name="T65" fmla="*/ T64 w 88"/>
                              <a:gd name="T66" fmla="+- 0 302 302"/>
                              <a:gd name="T67" fmla="*/ 302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" h="88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3" y="26"/>
                                </a:lnTo>
                                <a:lnTo>
                                  <a:pt x="0" y="43"/>
                                </a:lnTo>
                                <a:lnTo>
                                  <a:pt x="3" y="60"/>
                                </a:lnTo>
                                <a:lnTo>
                                  <a:pt x="13" y="74"/>
                                </a:lnTo>
                                <a:lnTo>
                                  <a:pt x="26" y="83"/>
                                </a:lnTo>
                                <a:lnTo>
                                  <a:pt x="43" y="87"/>
                                </a:lnTo>
                                <a:lnTo>
                                  <a:pt x="60" y="83"/>
                                </a:lnTo>
                                <a:lnTo>
                                  <a:pt x="74" y="74"/>
                                </a:lnTo>
                                <a:lnTo>
                                  <a:pt x="83" y="60"/>
                                </a:lnTo>
                                <a:lnTo>
                                  <a:pt x="87" y="43"/>
                                </a:lnTo>
                                <a:lnTo>
                                  <a:pt x="83" y="26"/>
                                </a:lnTo>
                                <a:lnTo>
                                  <a:pt x="74" y="12"/>
                                </a:lnTo>
                                <a:lnTo>
                                  <a:pt x="60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12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85"/>
                        <wps:cNvSpPr>
                          <a:spLocks/>
                        </wps:cNvSpPr>
                        <wps:spPr bwMode="auto">
                          <a:xfrm>
                            <a:off x="7432" y="301"/>
                            <a:ext cx="88" cy="88"/>
                          </a:xfrm>
                          <a:custGeom>
                            <a:avLst/>
                            <a:gdLst>
                              <a:gd name="T0" fmla="+- 0 7433 7433"/>
                              <a:gd name="T1" fmla="*/ T0 w 88"/>
                              <a:gd name="T2" fmla="+- 0 345 302"/>
                              <a:gd name="T3" fmla="*/ 345 h 88"/>
                              <a:gd name="T4" fmla="+- 0 7436 7433"/>
                              <a:gd name="T5" fmla="*/ T4 w 88"/>
                              <a:gd name="T6" fmla="+- 0 328 302"/>
                              <a:gd name="T7" fmla="*/ 328 h 88"/>
                              <a:gd name="T8" fmla="+- 0 7446 7433"/>
                              <a:gd name="T9" fmla="*/ T8 w 88"/>
                              <a:gd name="T10" fmla="+- 0 314 302"/>
                              <a:gd name="T11" fmla="*/ 314 h 88"/>
                              <a:gd name="T12" fmla="+- 0 7459 7433"/>
                              <a:gd name="T13" fmla="*/ T12 w 88"/>
                              <a:gd name="T14" fmla="+- 0 305 302"/>
                              <a:gd name="T15" fmla="*/ 305 h 88"/>
                              <a:gd name="T16" fmla="+- 0 7476 7433"/>
                              <a:gd name="T17" fmla="*/ T16 w 88"/>
                              <a:gd name="T18" fmla="+- 0 302 302"/>
                              <a:gd name="T19" fmla="*/ 302 h 88"/>
                              <a:gd name="T20" fmla="+- 0 7493 7433"/>
                              <a:gd name="T21" fmla="*/ T20 w 88"/>
                              <a:gd name="T22" fmla="+- 0 305 302"/>
                              <a:gd name="T23" fmla="*/ 305 h 88"/>
                              <a:gd name="T24" fmla="+- 0 7507 7433"/>
                              <a:gd name="T25" fmla="*/ T24 w 88"/>
                              <a:gd name="T26" fmla="+- 0 314 302"/>
                              <a:gd name="T27" fmla="*/ 314 h 88"/>
                              <a:gd name="T28" fmla="+- 0 7516 7433"/>
                              <a:gd name="T29" fmla="*/ T28 w 88"/>
                              <a:gd name="T30" fmla="+- 0 328 302"/>
                              <a:gd name="T31" fmla="*/ 328 h 88"/>
                              <a:gd name="T32" fmla="+- 0 7520 7433"/>
                              <a:gd name="T33" fmla="*/ T32 w 88"/>
                              <a:gd name="T34" fmla="+- 0 345 302"/>
                              <a:gd name="T35" fmla="*/ 345 h 88"/>
                              <a:gd name="T36" fmla="+- 0 7516 7433"/>
                              <a:gd name="T37" fmla="*/ T36 w 88"/>
                              <a:gd name="T38" fmla="+- 0 362 302"/>
                              <a:gd name="T39" fmla="*/ 362 h 88"/>
                              <a:gd name="T40" fmla="+- 0 7507 7433"/>
                              <a:gd name="T41" fmla="*/ T40 w 88"/>
                              <a:gd name="T42" fmla="+- 0 376 302"/>
                              <a:gd name="T43" fmla="*/ 376 h 88"/>
                              <a:gd name="T44" fmla="+- 0 7493 7433"/>
                              <a:gd name="T45" fmla="*/ T44 w 88"/>
                              <a:gd name="T46" fmla="+- 0 385 302"/>
                              <a:gd name="T47" fmla="*/ 385 h 88"/>
                              <a:gd name="T48" fmla="+- 0 7476 7433"/>
                              <a:gd name="T49" fmla="*/ T48 w 88"/>
                              <a:gd name="T50" fmla="+- 0 389 302"/>
                              <a:gd name="T51" fmla="*/ 389 h 88"/>
                              <a:gd name="T52" fmla="+- 0 7459 7433"/>
                              <a:gd name="T53" fmla="*/ T52 w 88"/>
                              <a:gd name="T54" fmla="+- 0 385 302"/>
                              <a:gd name="T55" fmla="*/ 385 h 88"/>
                              <a:gd name="T56" fmla="+- 0 7446 7433"/>
                              <a:gd name="T57" fmla="*/ T56 w 88"/>
                              <a:gd name="T58" fmla="+- 0 376 302"/>
                              <a:gd name="T59" fmla="*/ 376 h 88"/>
                              <a:gd name="T60" fmla="+- 0 7436 7433"/>
                              <a:gd name="T61" fmla="*/ T60 w 88"/>
                              <a:gd name="T62" fmla="+- 0 362 302"/>
                              <a:gd name="T63" fmla="*/ 362 h 88"/>
                              <a:gd name="T64" fmla="+- 0 7433 7433"/>
                              <a:gd name="T65" fmla="*/ T64 w 88"/>
                              <a:gd name="T66" fmla="+- 0 345 302"/>
                              <a:gd name="T67" fmla="*/ 345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" h="88">
                                <a:moveTo>
                                  <a:pt x="0" y="43"/>
                                </a:moveTo>
                                <a:lnTo>
                                  <a:pt x="3" y="26"/>
                                </a:lnTo>
                                <a:lnTo>
                                  <a:pt x="13" y="12"/>
                                </a:lnTo>
                                <a:lnTo>
                                  <a:pt x="26" y="3"/>
                                </a:lnTo>
                                <a:lnTo>
                                  <a:pt x="43" y="0"/>
                                </a:lnTo>
                                <a:lnTo>
                                  <a:pt x="60" y="3"/>
                                </a:lnTo>
                                <a:lnTo>
                                  <a:pt x="74" y="12"/>
                                </a:lnTo>
                                <a:lnTo>
                                  <a:pt x="83" y="26"/>
                                </a:lnTo>
                                <a:lnTo>
                                  <a:pt x="87" y="43"/>
                                </a:lnTo>
                                <a:lnTo>
                                  <a:pt x="83" y="60"/>
                                </a:lnTo>
                                <a:lnTo>
                                  <a:pt x="74" y="74"/>
                                </a:lnTo>
                                <a:lnTo>
                                  <a:pt x="60" y="83"/>
                                </a:lnTo>
                                <a:lnTo>
                                  <a:pt x="43" y="87"/>
                                </a:lnTo>
                                <a:lnTo>
                                  <a:pt x="26" y="83"/>
                                </a:lnTo>
                                <a:lnTo>
                                  <a:pt x="13" y="74"/>
                                </a:lnTo>
                                <a:lnTo>
                                  <a:pt x="3" y="60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5112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0" y="-101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Freeform 183"/>
                        <wps:cNvSpPr>
                          <a:spLocks/>
                        </wps:cNvSpPr>
                        <wps:spPr bwMode="auto">
                          <a:xfrm>
                            <a:off x="7473" y="-141"/>
                            <a:ext cx="76" cy="76"/>
                          </a:xfrm>
                          <a:custGeom>
                            <a:avLst/>
                            <a:gdLst>
                              <a:gd name="T0" fmla="+- 0 7511 7473"/>
                              <a:gd name="T1" fmla="*/ T0 w 76"/>
                              <a:gd name="T2" fmla="+- 0 -140 -140"/>
                              <a:gd name="T3" fmla="*/ -140 h 76"/>
                              <a:gd name="T4" fmla="+- 0 7496 7473"/>
                              <a:gd name="T5" fmla="*/ T4 w 76"/>
                              <a:gd name="T6" fmla="+- 0 -138 -140"/>
                              <a:gd name="T7" fmla="*/ -138 h 76"/>
                              <a:gd name="T8" fmla="+- 0 7484 7473"/>
                              <a:gd name="T9" fmla="*/ T8 w 76"/>
                              <a:gd name="T10" fmla="+- 0 -129 -140"/>
                              <a:gd name="T11" fmla="*/ -129 h 76"/>
                              <a:gd name="T12" fmla="+- 0 7476 7473"/>
                              <a:gd name="T13" fmla="*/ T12 w 76"/>
                              <a:gd name="T14" fmla="+- 0 -117 -140"/>
                              <a:gd name="T15" fmla="*/ -117 h 76"/>
                              <a:gd name="T16" fmla="+- 0 7473 7473"/>
                              <a:gd name="T17" fmla="*/ T16 w 76"/>
                              <a:gd name="T18" fmla="+- 0 -103 -140"/>
                              <a:gd name="T19" fmla="*/ -103 h 76"/>
                              <a:gd name="T20" fmla="+- 0 7476 7473"/>
                              <a:gd name="T21" fmla="*/ T20 w 76"/>
                              <a:gd name="T22" fmla="+- 0 -88 -140"/>
                              <a:gd name="T23" fmla="*/ -88 h 76"/>
                              <a:gd name="T24" fmla="+- 0 7484 7473"/>
                              <a:gd name="T25" fmla="*/ T24 w 76"/>
                              <a:gd name="T26" fmla="+- 0 -76 -140"/>
                              <a:gd name="T27" fmla="*/ -76 h 76"/>
                              <a:gd name="T28" fmla="+- 0 7496 7473"/>
                              <a:gd name="T29" fmla="*/ T28 w 76"/>
                              <a:gd name="T30" fmla="+- 0 -68 -140"/>
                              <a:gd name="T31" fmla="*/ -68 h 76"/>
                              <a:gd name="T32" fmla="+- 0 7511 7473"/>
                              <a:gd name="T33" fmla="*/ T32 w 76"/>
                              <a:gd name="T34" fmla="+- 0 -65 -140"/>
                              <a:gd name="T35" fmla="*/ -65 h 76"/>
                              <a:gd name="T36" fmla="+- 0 7526 7473"/>
                              <a:gd name="T37" fmla="*/ T36 w 76"/>
                              <a:gd name="T38" fmla="+- 0 -68 -140"/>
                              <a:gd name="T39" fmla="*/ -68 h 76"/>
                              <a:gd name="T40" fmla="+- 0 7538 7473"/>
                              <a:gd name="T41" fmla="*/ T40 w 76"/>
                              <a:gd name="T42" fmla="+- 0 -76 -140"/>
                              <a:gd name="T43" fmla="*/ -76 h 76"/>
                              <a:gd name="T44" fmla="+- 0 7546 7473"/>
                              <a:gd name="T45" fmla="*/ T44 w 76"/>
                              <a:gd name="T46" fmla="+- 0 -88 -140"/>
                              <a:gd name="T47" fmla="*/ -88 h 76"/>
                              <a:gd name="T48" fmla="+- 0 7549 7473"/>
                              <a:gd name="T49" fmla="*/ T48 w 76"/>
                              <a:gd name="T50" fmla="+- 0 -103 -140"/>
                              <a:gd name="T51" fmla="*/ -103 h 76"/>
                              <a:gd name="T52" fmla="+- 0 7546 7473"/>
                              <a:gd name="T53" fmla="*/ T52 w 76"/>
                              <a:gd name="T54" fmla="+- 0 -117 -140"/>
                              <a:gd name="T55" fmla="*/ -117 h 76"/>
                              <a:gd name="T56" fmla="+- 0 7538 7473"/>
                              <a:gd name="T57" fmla="*/ T56 w 76"/>
                              <a:gd name="T58" fmla="+- 0 -129 -140"/>
                              <a:gd name="T59" fmla="*/ -129 h 76"/>
                              <a:gd name="T60" fmla="+- 0 7526 7473"/>
                              <a:gd name="T61" fmla="*/ T60 w 76"/>
                              <a:gd name="T62" fmla="+- 0 -138 -140"/>
                              <a:gd name="T63" fmla="*/ -138 h 76"/>
                              <a:gd name="T64" fmla="+- 0 7511 7473"/>
                              <a:gd name="T65" fmla="*/ T64 w 76"/>
                              <a:gd name="T66" fmla="+- 0 -140 -140"/>
                              <a:gd name="T67" fmla="*/ -140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38" y="0"/>
                                </a:moveTo>
                                <a:lnTo>
                                  <a:pt x="23" y="2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7"/>
                                </a:lnTo>
                                <a:lnTo>
                                  <a:pt x="3" y="52"/>
                                </a:lnTo>
                                <a:lnTo>
                                  <a:pt x="11" y="64"/>
                                </a:lnTo>
                                <a:lnTo>
                                  <a:pt x="23" y="72"/>
                                </a:lnTo>
                                <a:lnTo>
                                  <a:pt x="38" y="75"/>
                                </a:lnTo>
                                <a:lnTo>
                                  <a:pt x="53" y="72"/>
                                </a:lnTo>
                                <a:lnTo>
                                  <a:pt x="65" y="64"/>
                                </a:lnTo>
                                <a:lnTo>
                                  <a:pt x="73" y="52"/>
                                </a:lnTo>
                                <a:lnTo>
                                  <a:pt x="76" y="37"/>
                                </a:lnTo>
                                <a:lnTo>
                                  <a:pt x="73" y="23"/>
                                </a:lnTo>
                                <a:lnTo>
                                  <a:pt x="65" y="11"/>
                                </a:lnTo>
                                <a:lnTo>
                                  <a:pt x="53" y="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6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82"/>
                        <wps:cNvSpPr>
                          <a:spLocks/>
                        </wps:cNvSpPr>
                        <wps:spPr bwMode="auto">
                          <a:xfrm>
                            <a:off x="7473" y="-141"/>
                            <a:ext cx="76" cy="76"/>
                          </a:xfrm>
                          <a:custGeom>
                            <a:avLst/>
                            <a:gdLst>
                              <a:gd name="T0" fmla="+- 0 7473 7473"/>
                              <a:gd name="T1" fmla="*/ T0 w 76"/>
                              <a:gd name="T2" fmla="+- 0 -103 -140"/>
                              <a:gd name="T3" fmla="*/ -103 h 76"/>
                              <a:gd name="T4" fmla="+- 0 7476 7473"/>
                              <a:gd name="T5" fmla="*/ T4 w 76"/>
                              <a:gd name="T6" fmla="+- 0 -117 -140"/>
                              <a:gd name="T7" fmla="*/ -117 h 76"/>
                              <a:gd name="T8" fmla="+- 0 7484 7473"/>
                              <a:gd name="T9" fmla="*/ T8 w 76"/>
                              <a:gd name="T10" fmla="+- 0 -129 -140"/>
                              <a:gd name="T11" fmla="*/ -129 h 76"/>
                              <a:gd name="T12" fmla="+- 0 7496 7473"/>
                              <a:gd name="T13" fmla="*/ T12 w 76"/>
                              <a:gd name="T14" fmla="+- 0 -138 -140"/>
                              <a:gd name="T15" fmla="*/ -138 h 76"/>
                              <a:gd name="T16" fmla="+- 0 7511 7473"/>
                              <a:gd name="T17" fmla="*/ T16 w 76"/>
                              <a:gd name="T18" fmla="+- 0 -140 -140"/>
                              <a:gd name="T19" fmla="*/ -140 h 76"/>
                              <a:gd name="T20" fmla="+- 0 7526 7473"/>
                              <a:gd name="T21" fmla="*/ T20 w 76"/>
                              <a:gd name="T22" fmla="+- 0 -138 -140"/>
                              <a:gd name="T23" fmla="*/ -138 h 76"/>
                              <a:gd name="T24" fmla="+- 0 7538 7473"/>
                              <a:gd name="T25" fmla="*/ T24 w 76"/>
                              <a:gd name="T26" fmla="+- 0 -129 -140"/>
                              <a:gd name="T27" fmla="*/ -129 h 76"/>
                              <a:gd name="T28" fmla="+- 0 7546 7473"/>
                              <a:gd name="T29" fmla="*/ T28 w 76"/>
                              <a:gd name="T30" fmla="+- 0 -117 -140"/>
                              <a:gd name="T31" fmla="*/ -117 h 76"/>
                              <a:gd name="T32" fmla="+- 0 7549 7473"/>
                              <a:gd name="T33" fmla="*/ T32 w 76"/>
                              <a:gd name="T34" fmla="+- 0 -103 -140"/>
                              <a:gd name="T35" fmla="*/ -103 h 76"/>
                              <a:gd name="T36" fmla="+- 0 7546 7473"/>
                              <a:gd name="T37" fmla="*/ T36 w 76"/>
                              <a:gd name="T38" fmla="+- 0 -88 -140"/>
                              <a:gd name="T39" fmla="*/ -88 h 76"/>
                              <a:gd name="T40" fmla="+- 0 7538 7473"/>
                              <a:gd name="T41" fmla="*/ T40 w 76"/>
                              <a:gd name="T42" fmla="+- 0 -76 -140"/>
                              <a:gd name="T43" fmla="*/ -76 h 76"/>
                              <a:gd name="T44" fmla="+- 0 7526 7473"/>
                              <a:gd name="T45" fmla="*/ T44 w 76"/>
                              <a:gd name="T46" fmla="+- 0 -68 -140"/>
                              <a:gd name="T47" fmla="*/ -68 h 76"/>
                              <a:gd name="T48" fmla="+- 0 7511 7473"/>
                              <a:gd name="T49" fmla="*/ T48 w 76"/>
                              <a:gd name="T50" fmla="+- 0 -65 -140"/>
                              <a:gd name="T51" fmla="*/ -65 h 76"/>
                              <a:gd name="T52" fmla="+- 0 7496 7473"/>
                              <a:gd name="T53" fmla="*/ T52 w 76"/>
                              <a:gd name="T54" fmla="+- 0 -68 -140"/>
                              <a:gd name="T55" fmla="*/ -68 h 76"/>
                              <a:gd name="T56" fmla="+- 0 7484 7473"/>
                              <a:gd name="T57" fmla="*/ T56 w 76"/>
                              <a:gd name="T58" fmla="+- 0 -76 -140"/>
                              <a:gd name="T59" fmla="*/ -76 h 76"/>
                              <a:gd name="T60" fmla="+- 0 7476 7473"/>
                              <a:gd name="T61" fmla="*/ T60 w 76"/>
                              <a:gd name="T62" fmla="+- 0 -88 -140"/>
                              <a:gd name="T63" fmla="*/ -88 h 76"/>
                              <a:gd name="T64" fmla="+- 0 7473 7473"/>
                              <a:gd name="T65" fmla="*/ T64 w 76"/>
                              <a:gd name="T66" fmla="+- 0 -103 -140"/>
                              <a:gd name="T67" fmla="*/ -10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0" y="37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2"/>
                                </a:lnTo>
                                <a:lnTo>
                                  <a:pt x="38" y="0"/>
                                </a:lnTo>
                                <a:lnTo>
                                  <a:pt x="53" y="2"/>
                                </a:lnTo>
                                <a:lnTo>
                                  <a:pt x="65" y="11"/>
                                </a:lnTo>
                                <a:lnTo>
                                  <a:pt x="73" y="23"/>
                                </a:lnTo>
                                <a:lnTo>
                                  <a:pt x="76" y="37"/>
                                </a:lnTo>
                                <a:lnTo>
                                  <a:pt x="73" y="52"/>
                                </a:lnTo>
                                <a:lnTo>
                                  <a:pt x="65" y="64"/>
                                </a:lnTo>
                                <a:lnTo>
                                  <a:pt x="53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B636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2" y="-82"/>
                            <a:ext cx="11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Freeform 180"/>
                        <wps:cNvSpPr>
                          <a:spLocks/>
                        </wps:cNvSpPr>
                        <wps:spPr bwMode="auto">
                          <a:xfrm>
                            <a:off x="6716" y="202"/>
                            <a:ext cx="84" cy="84"/>
                          </a:xfrm>
                          <a:custGeom>
                            <a:avLst/>
                            <a:gdLst>
                              <a:gd name="T0" fmla="+- 0 6758 6716"/>
                              <a:gd name="T1" fmla="*/ T0 w 84"/>
                              <a:gd name="T2" fmla="+- 0 202 202"/>
                              <a:gd name="T3" fmla="*/ 202 h 84"/>
                              <a:gd name="T4" fmla="+- 0 6742 6716"/>
                              <a:gd name="T5" fmla="*/ T4 w 84"/>
                              <a:gd name="T6" fmla="+- 0 205 202"/>
                              <a:gd name="T7" fmla="*/ 205 h 84"/>
                              <a:gd name="T8" fmla="+- 0 6728 6716"/>
                              <a:gd name="T9" fmla="*/ T8 w 84"/>
                              <a:gd name="T10" fmla="+- 0 214 202"/>
                              <a:gd name="T11" fmla="*/ 214 h 84"/>
                              <a:gd name="T12" fmla="+- 0 6719 6716"/>
                              <a:gd name="T13" fmla="*/ T12 w 84"/>
                              <a:gd name="T14" fmla="+- 0 228 202"/>
                              <a:gd name="T15" fmla="*/ 228 h 84"/>
                              <a:gd name="T16" fmla="+- 0 6716 6716"/>
                              <a:gd name="T17" fmla="*/ T16 w 84"/>
                              <a:gd name="T18" fmla="+- 0 244 202"/>
                              <a:gd name="T19" fmla="*/ 244 h 84"/>
                              <a:gd name="T20" fmla="+- 0 6719 6716"/>
                              <a:gd name="T21" fmla="*/ T20 w 84"/>
                              <a:gd name="T22" fmla="+- 0 260 202"/>
                              <a:gd name="T23" fmla="*/ 260 h 84"/>
                              <a:gd name="T24" fmla="+- 0 6728 6716"/>
                              <a:gd name="T25" fmla="*/ T24 w 84"/>
                              <a:gd name="T26" fmla="+- 0 273 202"/>
                              <a:gd name="T27" fmla="*/ 273 h 84"/>
                              <a:gd name="T28" fmla="+- 0 6742 6716"/>
                              <a:gd name="T29" fmla="*/ T28 w 84"/>
                              <a:gd name="T30" fmla="+- 0 282 202"/>
                              <a:gd name="T31" fmla="*/ 282 h 84"/>
                              <a:gd name="T32" fmla="+- 0 6758 6716"/>
                              <a:gd name="T33" fmla="*/ T32 w 84"/>
                              <a:gd name="T34" fmla="+- 0 286 202"/>
                              <a:gd name="T35" fmla="*/ 286 h 84"/>
                              <a:gd name="T36" fmla="+- 0 6774 6716"/>
                              <a:gd name="T37" fmla="*/ T36 w 84"/>
                              <a:gd name="T38" fmla="+- 0 282 202"/>
                              <a:gd name="T39" fmla="*/ 282 h 84"/>
                              <a:gd name="T40" fmla="+- 0 6787 6716"/>
                              <a:gd name="T41" fmla="*/ T40 w 84"/>
                              <a:gd name="T42" fmla="+- 0 273 202"/>
                              <a:gd name="T43" fmla="*/ 273 h 84"/>
                              <a:gd name="T44" fmla="+- 0 6796 6716"/>
                              <a:gd name="T45" fmla="*/ T44 w 84"/>
                              <a:gd name="T46" fmla="+- 0 260 202"/>
                              <a:gd name="T47" fmla="*/ 260 h 84"/>
                              <a:gd name="T48" fmla="+- 0 6799 6716"/>
                              <a:gd name="T49" fmla="*/ T48 w 84"/>
                              <a:gd name="T50" fmla="+- 0 244 202"/>
                              <a:gd name="T51" fmla="*/ 244 h 84"/>
                              <a:gd name="T52" fmla="+- 0 6796 6716"/>
                              <a:gd name="T53" fmla="*/ T52 w 84"/>
                              <a:gd name="T54" fmla="+- 0 228 202"/>
                              <a:gd name="T55" fmla="*/ 228 h 84"/>
                              <a:gd name="T56" fmla="+- 0 6787 6716"/>
                              <a:gd name="T57" fmla="*/ T56 w 84"/>
                              <a:gd name="T58" fmla="+- 0 214 202"/>
                              <a:gd name="T59" fmla="*/ 214 h 84"/>
                              <a:gd name="T60" fmla="+- 0 6774 6716"/>
                              <a:gd name="T61" fmla="*/ T60 w 84"/>
                              <a:gd name="T62" fmla="+- 0 205 202"/>
                              <a:gd name="T63" fmla="*/ 205 h 84"/>
                              <a:gd name="T64" fmla="+- 0 6758 6716"/>
                              <a:gd name="T65" fmla="*/ T64 w 84"/>
                              <a:gd name="T66" fmla="+- 0 202 202"/>
                              <a:gd name="T67" fmla="*/ 202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42" y="0"/>
                                </a:moveTo>
                                <a:lnTo>
                                  <a:pt x="26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6"/>
                                </a:lnTo>
                                <a:lnTo>
                                  <a:pt x="0" y="42"/>
                                </a:lnTo>
                                <a:lnTo>
                                  <a:pt x="3" y="58"/>
                                </a:lnTo>
                                <a:lnTo>
                                  <a:pt x="12" y="71"/>
                                </a:lnTo>
                                <a:lnTo>
                                  <a:pt x="26" y="80"/>
                                </a:lnTo>
                                <a:lnTo>
                                  <a:pt x="42" y="84"/>
                                </a:lnTo>
                                <a:lnTo>
                                  <a:pt x="58" y="80"/>
                                </a:lnTo>
                                <a:lnTo>
                                  <a:pt x="71" y="71"/>
                                </a:lnTo>
                                <a:lnTo>
                                  <a:pt x="80" y="58"/>
                                </a:lnTo>
                                <a:lnTo>
                                  <a:pt x="83" y="42"/>
                                </a:lnTo>
                                <a:lnTo>
                                  <a:pt x="80" y="26"/>
                                </a:lnTo>
                                <a:lnTo>
                                  <a:pt x="71" y="12"/>
                                </a:lnTo>
                                <a:lnTo>
                                  <a:pt x="58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8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79"/>
                        <wps:cNvSpPr>
                          <a:spLocks/>
                        </wps:cNvSpPr>
                        <wps:spPr bwMode="auto">
                          <a:xfrm>
                            <a:off x="6716" y="202"/>
                            <a:ext cx="84" cy="84"/>
                          </a:xfrm>
                          <a:custGeom>
                            <a:avLst/>
                            <a:gdLst>
                              <a:gd name="T0" fmla="+- 0 6716 6716"/>
                              <a:gd name="T1" fmla="*/ T0 w 84"/>
                              <a:gd name="T2" fmla="+- 0 244 202"/>
                              <a:gd name="T3" fmla="*/ 244 h 84"/>
                              <a:gd name="T4" fmla="+- 0 6719 6716"/>
                              <a:gd name="T5" fmla="*/ T4 w 84"/>
                              <a:gd name="T6" fmla="+- 0 228 202"/>
                              <a:gd name="T7" fmla="*/ 228 h 84"/>
                              <a:gd name="T8" fmla="+- 0 6728 6716"/>
                              <a:gd name="T9" fmla="*/ T8 w 84"/>
                              <a:gd name="T10" fmla="+- 0 214 202"/>
                              <a:gd name="T11" fmla="*/ 214 h 84"/>
                              <a:gd name="T12" fmla="+- 0 6742 6716"/>
                              <a:gd name="T13" fmla="*/ T12 w 84"/>
                              <a:gd name="T14" fmla="+- 0 205 202"/>
                              <a:gd name="T15" fmla="*/ 205 h 84"/>
                              <a:gd name="T16" fmla="+- 0 6758 6716"/>
                              <a:gd name="T17" fmla="*/ T16 w 84"/>
                              <a:gd name="T18" fmla="+- 0 202 202"/>
                              <a:gd name="T19" fmla="*/ 202 h 84"/>
                              <a:gd name="T20" fmla="+- 0 6774 6716"/>
                              <a:gd name="T21" fmla="*/ T20 w 84"/>
                              <a:gd name="T22" fmla="+- 0 205 202"/>
                              <a:gd name="T23" fmla="*/ 205 h 84"/>
                              <a:gd name="T24" fmla="+- 0 6787 6716"/>
                              <a:gd name="T25" fmla="*/ T24 w 84"/>
                              <a:gd name="T26" fmla="+- 0 214 202"/>
                              <a:gd name="T27" fmla="*/ 214 h 84"/>
                              <a:gd name="T28" fmla="+- 0 6796 6716"/>
                              <a:gd name="T29" fmla="*/ T28 w 84"/>
                              <a:gd name="T30" fmla="+- 0 228 202"/>
                              <a:gd name="T31" fmla="*/ 228 h 84"/>
                              <a:gd name="T32" fmla="+- 0 6799 6716"/>
                              <a:gd name="T33" fmla="*/ T32 w 84"/>
                              <a:gd name="T34" fmla="+- 0 244 202"/>
                              <a:gd name="T35" fmla="*/ 244 h 84"/>
                              <a:gd name="T36" fmla="+- 0 6796 6716"/>
                              <a:gd name="T37" fmla="*/ T36 w 84"/>
                              <a:gd name="T38" fmla="+- 0 260 202"/>
                              <a:gd name="T39" fmla="*/ 260 h 84"/>
                              <a:gd name="T40" fmla="+- 0 6787 6716"/>
                              <a:gd name="T41" fmla="*/ T40 w 84"/>
                              <a:gd name="T42" fmla="+- 0 273 202"/>
                              <a:gd name="T43" fmla="*/ 273 h 84"/>
                              <a:gd name="T44" fmla="+- 0 6774 6716"/>
                              <a:gd name="T45" fmla="*/ T44 w 84"/>
                              <a:gd name="T46" fmla="+- 0 282 202"/>
                              <a:gd name="T47" fmla="*/ 282 h 84"/>
                              <a:gd name="T48" fmla="+- 0 6758 6716"/>
                              <a:gd name="T49" fmla="*/ T48 w 84"/>
                              <a:gd name="T50" fmla="+- 0 286 202"/>
                              <a:gd name="T51" fmla="*/ 286 h 84"/>
                              <a:gd name="T52" fmla="+- 0 6742 6716"/>
                              <a:gd name="T53" fmla="*/ T52 w 84"/>
                              <a:gd name="T54" fmla="+- 0 282 202"/>
                              <a:gd name="T55" fmla="*/ 282 h 84"/>
                              <a:gd name="T56" fmla="+- 0 6728 6716"/>
                              <a:gd name="T57" fmla="*/ T56 w 84"/>
                              <a:gd name="T58" fmla="+- 0 273 202"/>
                              <a:gd name="T59" fmla="*/ 273 h 84"/>
                              <a:gd name="T60" fmla="+- 0 6719 6716"/>
                              <a:gd name="T61" fmla="*/ T60 w 84"/>
                              <a:gd name="T62" fmla="+- 0 260 202"/>
                              <a:gd name="T63" fmla="*/ 260 h 84"/>
                              <a:gd name="T64" fmla="+- 0 6716 6716"/>
                              <a:gd name="T65" fmla="*/ T64 w 84"/>
                              <a:gd name="T66" fmla="+- 0 244 202"/>
                              <a:gd name="T67" fmla="*/ 24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0" y="42"/>
                                </a:moveTo>
                                <a:lnTo>
                                  <a:pt x="3" y="26"/>
                                </a:lnTo>
                                <a:lnTo>
                                  <a:pt x="12" y="12"/>
                                </a:lnTo>
                                <a:lnTo>
                                  <a:pt x="26" y="3"/>
                                </a:lnTo>
                                <a:lnTo>
                                  <a:pt x="42" y="0"/>
                                </a:lnTo>
                                <a:lnTo>
                                  <a:pt x="58" y="3"/>
                                </a:lnTo>
                                <a:lnTo>
                                  <a:pt x="71" y="12"/>
                                </a:lnTo>
                                <a:lnTo>
                                  <a:pt x="80" y="26"/>
                                </a:lnTo>
                                <a:lnTo>
                                  <a:pt x="83" y="42"/>
                                </a:lnTo>
                                <a:lnTo>
                                  <a:pt x="80" y="58"/>
                                </a:lnTo>
                                <a:lnTo>
                                  <a:pt x="71" y="71"/>
                                </a:lnTo>
                                <a:lnTo>
                                  <a:pt x="58" y="80"/>
                                </a:lnTo>
                                <a:lnTo>
                                  <a:pt x="42" y="84"/>
                                </a:lnTo>
                                <a:lnTo>
                                  <a:pt x="26" y="80"/>
                                </a:lnTo>
                                <a:lnTo>
                                  <a:pt x="12" y="71"/>
                                </a:lnTo>
                                <a:lnTo>
                                  <a:pt x="3" y="58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B88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78"/>
                        <wps:cNvSpPr>
                          <a:spLocks/>
                        </wps:cNvSpPr>
                        <wps:spPr bwMode="auto">
                          <a:xfrm>
                            <a:off x="7447" y="190"/>
                            <a:ext cx="99" cy="99"/>
                          </a:xfrm>
                          <a:custGeom>
                            <a:avLst/>
                            <a:gdLst>
                              <a:gd name="T0" fmla="+- 0 7496 7447"/>
                              <a:gd name="T1" fmla="*/ T0 w 99"/>
                              <a:gd name="T2" fmla="+- 0 190 190"/>
                              <a:gd name="T3" fmla="*/ 190 h 99"/>
                              <a:gd name="T4" fmla="+- 0 7477 7447"/>
                              <a:gd name="T5" fmla="*/ T4 w 99"/>
                              <a:gd name="T6" fmla="+- 0 194 190"/>
                              <a:gd name="T7" fmla="*/ 194 h 99"/>
                              <a:gd name="T8" fmla="+- 0 7462 7447"/>
                              <a:gd name="T9" fmla="*/ T8 w 99"/>
                              <a:gd name="T10" fmla="+- 0 205 190"/>
                              <a:gd name="T11" fmla="*/ 205 h 99"/>
                              <a:gd name="T12" fmla="+- 0 7451 7447"/>
                              <a:gd name="T13" fmla="*/ T12 w 99"/>
                              <a:gd name="T14" fmla="+- 0 220 190"/>
                              <a:gd name="T15" fmla="*/ 220 h 99"/>
                              <a:gd name="T16" fmla="+- 0 7447 7447"/>
                              <a:gd name="T17" fmla="*/ T16 w 99"/>
                              <a:gd name="T18" fmla="+- 0 239 190"/>
                              <a:gd name="T19" fmla="*/ 239 h 99"/>
                              <a:gd name="T20" fmla="+- 0 7451 7447"/>
                              <a:gd name="T21" fmla="*/ T20 w 99"/>
                              <a:gd name="T22" fmla="+- 0 258 190"/>
                              <a:gd name="T23" fmla="*/ 258 h 99"/>
                              <a:gd name="T24" fmla="+- 0 7462 7447"/>
                              <a:gd name="T25" fmla="*/ T24 w 99"/>
                              <a:gd name="T26" fmla="+- 0 274 190"/>
                              <a:gd name="T27" fmla="*/ 274 h 99"/>
                              <a:gd name="T28" fmla="+- 0 7477 7447"/>
                              <a:gd name="T29" fmla="*/ T28 w 99"/>
                              <a:gd name="T30" fmla="+- 0 284 190"/>
                              <a:gd name="T31" fmla="*/ 284 h 99"/>
                              <a:gd name="T32" fmla="+- 0 7496 7447"/>
                              <a:gd name="T33" fmla="*/ T32 w 99"/>
                              <a:gd name="T34" fmla="+- 0 288 190"/>
                              <a:gd name="T35" fmla="*/ 288 h 99"/>
                              <a:gd name="T36" fmla="+- 0 7515 7447"/>
                              <a:gd name="T37" fmla="*/ T36 w 99"/>
                              <a:gd name="T38" fmla="+- 0 284 190"/>
                              <a:gd name="T39" fmla="*/ 284 h 99"/>
                              <a:gd name="T40" fmla="+- 0 7531 7447"/>
                              <a:gd name="T41" fmla="*/ T40 w 99"/>
                              <a:gd name="T42" fmla="+- 0 274 190"/>
                              <a:gd name="T43" fmla="*/ 274 h 99"/>
                              <a:gd name="T44" fmla="+- 0 7541 7447"/>
                              <a:gd name="T45" fmla="*/ T44 w 99"/>
                              <a:gd name="T46" fmla="+- 0 258 190"/>
                              <a:gd name="T47" fmla="*/ 258 h 99"/>
                              <a:gd name="T48" fmla="+- 0 7545 7447"/>
                              <a:gd name="T49" fmla="*/ T48 w 99"/>
                              <a:gd name="T50" fmla="+- 0 239 190"/>
                              <a:gd name="T51" fmla="*/ 239 h 99"/>
                              <a:gd name="T52" fmla="+- 0 7541 7447"/>
                              <a:gd name="T53" fmla="*/ T52 w 99"/>
                              <a:gd name="T54" fmla="+- 0 220 190"/>
                              <a:gd name="T55" fmla="*/ 220 h 99"/>
                              <a:gd name="T56" fmla="+- 0 7531 7447"/>
                              <a:gd name="T57" fmla="*/ T56 w 99"/>
                              <a:gd name="T58" fmla="+- 0 205 190"/>
                              <a:gd name="T59" fmla="*/ 205 h 99"/>
                              <a:gd name="T60" fmla="+- 0 7515 7447"/>
                              <a:gd name="T61" fmla="*/ T60 w 99"/>
                              <a:gd name="T62" fmla="+- 0 194 190"/>
                              <a:gd name="T63" fmla="*/ 194 h 99"/>
                              <a:gd name="T64" fmla="+- 0 7496 7447"/>
                              <a:gd name="T65" fmla="*/ T64 w 99"/>
                              <a:gd name="T66" fmla="+- 0 190 190"/>
                              <a:gd name="T67" fmla="*/ 19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49" y="0"/>
                                </a:moveTo>
                                <a:lnTo>
                                  <a:pt x="30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9"/>
                                </a:lnTo>
                                <a:lnTo>
                                  <a:pt x="4" y="68"/>
                                </a:lnTo>
                                <a:lnTo>
                                  <a:pt x="15" y="84"/>
                                </a:lnTo>
                                <a:lnTo>
                                  <a:pt x="30" y="94"/>
                                </a:lnTo>
                                <a:lnTo>
                                  <a:pt x="49" y="98"/>
                                </a:lnTo>
                                <a:lnTo>
                                  <a:pt x="68" y="94"/>
                                </a:lnTo>
                                <a:lnTo>
                                  <a:pt x="84" y="84"/>
                                </a:lnTo>
                                <a:lnTo>
                                  <a:pt x="94" y="68"/>
                                </a:lnTo>
                                <a:lnTo>
                                  <a:pt x="98" y="49"/>
                                </a:lnTo>
                                <a:lnTo>
                                  <a:pt x="94" y="30"/>
                                </a:lnTo>
                                <a:lnTo>
                                  <a:pt x="84" y="15"/>
                                </a:lnTo>
                                <a:lnTo>
                                  <a:pt x="68" y="4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2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77"/>
                        <wps:cNvSpPr>
                          <a:spLocks/>
                        </wps:cNvSpPr>
                        <wps:spPr bwMode="auto">
                          <a:xfrm>
                            <a:off x="7447" y="190"/>
                            <a:ext cx="99" cy="99"/>
                          </a:xfrm>
                          <a:custGeom>
                            <a:avLst/>
                            <a:gdLst>
                              <a:gd name="T0" fmla="+- 0 7447 7447"/>
                              <a:gd name="T1" fmla="*/ T0 w 99"/>
                              <a:gd name="T2" fmla="+- 0 239 190"/>
                              <a:gd name="T3" fmla="*/ 239 h 99"/>
                              <a:gd name="T4" fmla="+- 0 7451 7447"/>
                              <a:gd name="T5" fmla="*/ T4 w 99"/>
                              <a:gd name="T6" fmla="+- 0 220 190"/>
                              <a:gd name="T7" fmla="*/ 220 h 99"/>
                              <a:gd name="T8" fmla="+- 0 7462 7447"/>
                              <a:gd name="T9" fmla="*/ T8 w 99"/>
                              <a:gd name="T10" fmla="+- 0 205 190"/>
                              <a:gd name="T11" fmla="*/ 205 h 99"/>
                              <a:gd name="T12" fmla="+- 0 7477 7447"/>
                              <a:gd name="T13" fmla="*/ T12 w 99"/>
                              <a:gd name="T14" fmla="+- 0 194 190"/>
                              <a:gd name="T15" fmla="*/ 194 h 99"/>
                              <a:gd name="T16" fmla="+- 0 7496 7447"/>
                              <a:gd name="T17" fmla="*/ T16 w 99"/>
                              <a:gd name="T18" fmla="+- 0 190 190"/>
                              <a:gd name="T19" fmla="*/ 190 h 99"/>
                              <a:gd name="T20" fmla="+- 0 7515 7447"/>
                              <a:gd name="T21" fmla="*/ T20 w 99"/>
                              <a:gd name="T22" fmla="+- 0 194 190"/>
                              <a:gd name="T23" fmla="*/ 194 h 99"/>
                              <a:gd name="T24" fmla="+- 0 7531 7447"/>
                              <a:gd name="T25" fmla="*/ T24 w 99"/>
                              <a:gd name="T26" fmla="+- 0 205 190"/>
                              <a:gd name="T27" fmla="*/ 205 h 99"/>
                              <a:gd name="T28" fmla="+- 0 7541 7447"/>
                              <a:gd name="T29" fmla="*/ T28 w 99"/>
                              <a:gd name="T30" fmla="+- 0 220 190"/>
                              <a:gd name="T31" fmla="*/ 220 h 99"/>
                              <a:gd name="T32" fmla="+- 0 7545 7447"/>
                              <a:gd name="T33" fmla="*/ T32 w 99"/>
                              <a:gd name="T34" fmla="+- 0 239 190"/>
                              <a:gd name="T35" fmla="*/ 239 h 99"/>
                              <a:gd name="T36" fmla="+- 0 7541 7447"/>
                              <a:gd name="T37" fmla="*/ T36 w 99"/>
                              <a:gd name="T38" fmla="+- 0 258 190"/>
                              <a:gd name="T39" fmla="*/ 258 h 99"/>
                              <a:gd name="T40" fmla="+- 0 7531 7447"/>
                              <a:gd name="T41" fmla="*/ T40 w 99"/>
                              <a:gd name="T42" fmla="+- 0 274 190"/>
                              <a:gd name="T43" fmla="*/ 274 h 99"/>
                              <a:gd name="T44" fmla="+- 0 7515 7447"/>
                              <a:gd name="T45" fmla="*/ T44 w 99"/>
                              <a:gd name="T46" fmla="+- 0 284 190"/>
                              <a:gd name="T47" fmla="*/ 284 h 99"/>
                              <a:gd name="T48" fmla="+- 0 7496 7447"/>
                              <a:gd name="T49" fmla="*/ T48 w 99"/>
                              <a:gd name="T50" fmla="+- 0 288 190"/>
                              <a:gd name="T51" fmla="*/ 288 h 99"/>
                              <a:gd name="T52" fmla="+- 0 7477 7447"/>
                              <a:gd name="T53" fmla="*/ T52 w 99"/>
                              <a:gd name="T54" fmla="+- 0 284 190"/>
                              <a:gd name="T55" fmla="*/ 284 h 99"/>
                              <a:gd name="T56" fmla="+- 0 7462 7447"/>
                              <a:gd name="T57" fmla="*/ T56 w 99"/>
                              <a:gd name="T58" fmla="+- 0 274 190"/>
                              <a:gd name="T59" fmla="*/ 274 h 99"/>
                              <a:gd name="T60" fmla="+- 0 7451 7447"/>
                              <a:gd name="T61" fmla="*/ T60 w 99"/>
                              <a:gd name="T62" fmla="+- 0 258 190"/>
                              <a:gd name="T63" fmla="*/ 258 h 99"/>
                              <a:gd name="T64" fmla="+- 0 7447 7447"/>
                              <a:gd name="T65" fmla="*/ T64 w 99"/>
                              <a:gd name="T66" fmla="+- 0 239 190"/>
                              <a:gd name="T67" fmla="*/ 23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49"/>
                                </a:moveTo>
                                <a:lnTo>
                                  <a:pt x="4" y="30"/>
                                </a:lnTo>
                                <a:lnTo>
                                  <a:pt x="15" y="15"/>
                                </a:lnTo>
                                <a:lnTo>
                                  <a:pt x="30" y="4"/>
                                </a:lnTo>
                                <a:lnTo>
                                  <a:pt x="49" y="0"/>
                                </a:lnTo>
                                <a:lnTo>
                                  <a:pt x="68" y="4"/>
                                </a:lnTo>
                                <a:lnTo>
                                  <a:pt x="84" y="15"/>
                                </a:lnTo>
                                <a:lnTo>
                                  <a:pt x="94" y="30"/>
                                </a:lnTo>
                                <a:lnTo>
                                  <a:pt x="98" y="49"/>
                                </a:lnTo>
                                <a:lnTo>
                                  <a:pt x="94" y="68"/>
                                </a:lnTo>
                                <a:lnTo>
                                  <a:pt x="84" y="84"/>
                                </a:lnTo>
                                <a:lnTo>
                                  <a:pt x="68" y="94"/>
                                </a:lnTo>
                                <a:lnTo>
                                  <a:pt x="49" y="98"/>
                                </a:lnTo>
                                <a:lnTo>
                                  <a:pt x="30" y="94"/>
                                </a:lnTo>
                                <a:lnTo>
                                  <a:pt x="15" y="84"/>
                                </a:lnTo>
                                <a:lnTo>
                                  <a:pt x="4" y="68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C2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4" y="545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E2B3D2" id="Group 175" o:spid="_x0000_s1026" style="position:absolute;margin-left:322.15pt;margin-top:-19.05pt;width:66.6pt;height:66.6pt;z-index:15781888;mso-position-horizontal-relative:page" coordorigin="6443,-381" coordsize="1332,1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">
                <v:shape id="AutoShape 189" o:spid="_x0000_s1027" style="position:absolute;left:6442;top:-382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" path="m,1271r1332,m,867r1332,m,464r1332,m,60r1332,m60,1332l60,m464,1332l464,m867,1332l867,t404,1332l1271,e" filled="f" strokecolor="#ebebeb" strokeweight=".1301mm">
                  <v:path arrowok="t" o:connecttype="custom" o:connectlocs="0,890;1332,890;0,486;1332,486;0,83;1332,83;0,-321;1332,-321;60,951;60,-381;464,951;464,-381;867,951;867,-381;1271,951;1271,-381" o:connectangles="0,0,0,0,0,0,0,0,0,0,0,0,0,0,0,0"/>
                </v:shape>
                <v:shape id="AutoShape 188" o:spid="_x0000_s1028" style="position:absolute;left:6442;top:-382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" path="m,1069r1332,m,666r1332,m,262r1332,m262,1332l262,m666,1332l666,t403,1332l1069,e" filled="f" strokecolor="#ebebeb" strokeweight=".26286mm">
                  <v:path arrowok="t" o:connecttype="custom" o:connectlocs="0,688;1332,688;0,285;1332,285;0,-119;1332,-119;262,951;262,-381;666,951;666,-381;1069,951;1069,-381" o:connectangles="0,0,0,0,0,0,0,0,0,0,0,0"/>
                </v:shape>
                <v:shape id="Picture 187" o:spid="_x0000_s1029" type="#_x0000_t75" style="position:absolute;left:7001;top:560;width:199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">
                  <v:imagedata r:id="rId175" o:title=""/>
                </v:shape>
                <v:shape id="Freeform 186" o:spid="_x0000_s1030" style="position:absolute;left:7432;top:301;width:88;height:88;visibility:visible;mso-wrap-style:square;v-text-anchor:top" coordsize="8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" path="m43,l26,3,13,12,3,26,,43,3,60,13,74r13,9l43,87,60,83,74,74,83,60,87,43,83,26,74,12,60,3,43,xe" fillcolor="#51127c" stroked="f">
                  <v:path arrowok="t" o:connecttype="custom" o:connectlocs="43,302;26,305;13,314;3,328;0,345;3,362;13,376;26,385;43,389;60,385;74,376;83,362;87,345;83,328;74,314;60,305;43,302" o:connectangles="0,0,0,0,0,0,0,0,0,0,0,0,0,0,0,0,0"/>
                </v:shape>
                <v:shape id="Freeform 185" o:spid="_x0000_s1031" style="position:absolute;left:7432;top:301;width:88;height:88;visibility:visible;mso-wrap-style:square;v-text-anchor:top" coordsize="8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" path="m,43l3,26,13,12,26,3,43,,60,3r14,9l83,26r4,17l83,60,74,74,60,83,43,87,26,83,13,74,3,60,,43e" filled="f" strokecolor="#51127c" strokeweight=".19242mm">
                  <v:path arrowok="t" o:connecttype="custom" o:connectlocs="0,345;3,328;13,314;26,305;43,302;60,305;74,314;83,328;87,345;83,362;74,376;60,385;43,389;26,385;13,376;3,362;0,345" o:connectangles="0,0,0,0,0,0,0,0,0,0,0,0,0,0,0,0,0"/>
                </v:shape>
                <v:shape id="Picture 184" o:spid="_x0000_s1032" type="#_x0000_t75" style="position:absolute;left:6880;top:-101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">
                  <v:imagedata r:id="rId176" o:title=""/>
                </v:shape>
                <v:shape id="Freeform 183" o:spid="_x0000_s1033" style="position:absolute;left:7473;top:-141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" path="m38,l23,2,11,11,3,23,,37,3,52r8,12l23,72r15,3l53,72,65,64,73,52,76,37,73,23,65,11,53,2,38,xe" fillcolor="#b63679" stroked="f">
                  <v:path arrowok="t" o:connecttype="custom" o:connectlocs="38,-140;23,-138;11,-129;3,-117;0,-103;3,-88;11,-76;23,-68;38,-65;53,-68;65,-76;73,-88;76,-103;73,-117;65,-129;53,-138;38,-140" o:connectangles="0,0,0,0,0,0,0,0,0,0,0,0,0,0,0,0,0"/>
                </v:shape>
                <v:shape id="Freeform 182" o:spid="_x0000_s1034" style="position:absolute;left:7473;top:-141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" path="m,37l3,23,11,11,23,2,38,,53,2r12,9l73,23r3,14l73,52,65,64,53,72,38,75,23,72,11,64,3,52,,37e" filled="f" strokecolor="#b63679" strokeweight=".19242mm">
                  <v:path arrowok="t" o:connecttype="custom" o:connectlocs="0,-103;3,-117;11,-129;23,-138;38,-140;53,-138;65,-129;73,-117;76,-103;73,-88;65,-76;53,-68;38,-65;23,-68;11,-76;3,-88;0,-103" o:connectangles="0,0,0,0,0,0,0,0,0,0,0,0,0,0,0,0,0"/>
                </v:shape>
                <v:shape id="Picture 181" o:spid="_x0000_s1035" type="#_x0000_t75" style="position:absolute;left:7212;top:-82;width:11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">
                  <v:imagedata r:id="rId177" o:title=""/>
                </v:shape>
                <v:shape id="Freeform 180" o:spid="_x0000_s1036" style="position:absolute;left:6716;top:202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" path="m42,l26,3,12,12,3,26,,42,3,58r9,13l26,80r16,4l58,80,71,71,80,58,83,42,80,26,71,12,58,3,42,xe" fillcolor="#fb8861" stroked="f">
                  <v:path arrowok="t" o:connecttype="custom" o:connectlocs="42,202;26,205;12,214;3,228;0,244;3,260;12,273;26,282;42,286;58,282;71,273;80,260;83,244;80,228;71,214;58,205;42,202" o:connectangles="0,0,0,0,0,0,0,0,0,0,0,0,0,0,0,0,0"/>
                </v:shape>
                <v:shape id="Freeform 179" o:spid="_x0000_s1037" style="position:absolute;left:6716;top:202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" path="m,42l3,26,12,12,26,3,42,,58,3r13,9l80,26r3,16l80,58,71,71,58,80,42,84,26,80,12,71,3,58,,42e" filled="f" strokecolor="#fb8861" strokeweight=".19242mm">
                  <v:path arrowok="t" o:connecttype="custom" o:connectlocs="0,244;3,228;12,214;26,205;42,202;58,205;71,214;80,228;83,244;80,260;71,273;58,282;42,286;26,282;12,273;3,260;0,244" o:connectangles="0,0,0,0,0,0,0,0,0,0,0,0,0,0,0,0,0"/>
                </v:shape>
                <v:shape id="Freeform 178" o:spid="_x0000_s1038" style="position:absolute;left:7447;top:19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" path="m49,l30,4,15,15,4,30,,49,4,68,15,84,30,94r19,4l68,94,84,84,94,68,98,49,94,30,84,15,68,4,49,xe" fillcolor="#fec287" stroked="f">
                  <v:path arrowok="t" o:connecttype="custom" o:connectlocs="49,190;30,194;15,205;4,220;0,239;4,258;15,274;30,284;49,288;68,284;84,274;94,258;98,239;94,220;84,205;68,194;49,190" o:connectangles="0,0,0,0,0,0,0,0,0,0,0,0,0,0,0,0,0"/>
                </v:shape>
                <v:shape id="Freeform 177" o:spid="_x0000_s1039" style="position:absolute;left:7447;top:19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" path="m,49l4,30,15,15,30,4,49,,68,4,84,15,94,30r4,19l94,68,84,84,68,94,49,98,30,94,15,84,4,68,,49e" filled="f" strokecolor="#fec287" strokeweight=".19242mm">
                  <v:path arrowok="t" o:connecttype="custom" o:connectlocs="0,239;4,220;15,205;30,194;49,190;68,194;84,205;94,220;98,239;94,258;84,274;68,284;49,288;30,284;15,274;4,258;0,239" o:connectangles="0,0,0,0,0,0,0,0,0,0,0,0,0,0,0,0,0"/>
                </v:shape>
                <v:shape id="Picture 176" o:spid="_x0000_s1040" type="#_x0000_t75" style="position:absolute;left:6644;top:545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">
                  <v:imagedata r:id="rId178" o:title="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w w:val="102"/>
          <w:sz w:val="21"/>
        </w:rPr>
        <w:t>0</w:t>
      </w:r>
    </w:p>
    <w:p w14:paraId="6251E1C6" w14:textId="77777777" w:rsidR="006F1C89" w:rsidRDefault="005D3991">
      <w:pPr>
        <w:spacing w:before="162"/>
        <w:ind w:right="114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</w:p>
    <w:p w14:paraId="7A4F569F" w14:textId="77777777" w:rsidR="006F1C89" w:rsidRDefault="005D3991">
      <w:pPr>
        <w:tabs>
          <w:tab w:val="left" w:pos="1167"/>
          <w:tab w:val="left" w:pos="1570"/>
        </w:tabs>
        <w:spacing w:before="169"/>
        <w:ind w:left="702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</w:r>
      <w:r>
        <w:rPr>
          <w:rFonts w:ascii="Times New Roman" w:hAnsi="Times New Roman"/>
          <w:color w:val="4D4D4D"/>
          <w:spacing w:val="-4"/>
          <w:sz w:val="21"/>
        </w:rPr>
        <w:t>2</w:t>
      </w:r>
    </w:p>
    <w:p w14:paraId="50BB0EF7" w14:textId="77777777" w:rsidR="006F1C89" w:rsidRDefault="005D3991">
      <w:pPr>
        <w:pStyle w:val="BodyText"/>
        <w:spacing w:before="9"/>
        <w:rPr>
          <w:rFonts w:ascii="Times New Roman"/>
          <w:sz w:val="19"/>
        </w:rPr>
      </w:pPr>
      <w:r>
        <w:br w:type="column"/>
      </w:r>
    </w:p>
    <w:p w14:paraId="333A07A7" w14:textId="77777777" w:rsidR="006F1C89" w:rsidRDefault="005D3991">
      <w:pPr>
        <w:ind w:right="1140"/>
        <w:jc w:val="right"/>
        <w:rPr>
          <w:rFonts w:ascii="Times New Roman"/>
          <w:sz w:val="21"/>
        </w:rPr>
      </w:pPr>
      <w:r>
        <w:rPr>
          <w:rFonts w:ascii="Times New Roman"/>
          <w:color w:val="4D4D4D"/>
          <w:w w:val="102"/>
          <w:sz w:val="21"/>
        </w:rPr>
        <w:t>2</w:t>
      </w:r>
    </w:p>
    <w:p w14:paraId="5444570D" w14:textId="00419400" w:rsidR="006F1C89" w:rsidRDefault="00C85944">
      <w:pPr>
        <w:spacing w:before="162"/>
        <w:ind w:right="1140"/>
        <w:jc w:val="right"/>
        <w:rPr>
          <w:rFonts w:ascii="Times New Roman"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2400" behindDoc="0" locked="0" layoutInCell="1" allowOverlap="1" wp14:anchorId="2919BEA1" wp14:editId="7C5FBF7A">
                <wp:simplePos x="0" y="0"/>
                <wp:positionH relativeFrom="page">
                  <wp:posOffset>5189220</wp:posOffset>
                </wp:positionH>
                <wp:positionV relativeFrom="paragraph">
                  <wp:posOffset>-241935</wp:posOffset>
                </wp:positionV>
                <wp:extent cx="845820" cy="845820"/>
                <wp:effectExtent l="0" t="0" r="0" b="0"/>
                <wp:wrapNone/>
                <wp:docPr id="17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845820"/>
                          <a:chOff x="8172" y="-381"/>
                          <a:chExt cx="1332" cy="1332"/>
                        </a:xfrm>
                      </wpg:grpSpPr>
                      <wps:wsp>
                        <wps:cNvPr id="172" name="AutoShape 174"/>
                        <wps:cNvSpPr>
                          <a:spLocks/>
                        </wps:cNvSpPr>
                        <wps:spPr bwMode="auto">
                          <a:xfrm>
                            <a:off x="8171" y="-382"/>
                            <a:ext cx="1332" cy="1332"/>
                          </a:xfrm>
                          <a:custGeom>
                            <a:avLst/>
                            <a:gdLst>
                              <a:gd name="T0" fmla="+- 0 8172 8172"/>
                              <a:gd name="T1" fmla="*/ T0 w 1332"/>
                              <a:gd name="T2" fmla="+- 0 890 -381"/>
                              <a:gd name="T3" fmla="*/ 890 h 1332"/>
                              <a:gd name="T4" fmla="+- 0 9504 8172"/>
                              <a:gd name="T5" fmla="*/ T4 w 1332"/>
                              <a:gd name="T6" fmla="+- 0 890 -381"/>
                              <a:gd name="T7" fmla="*/ 890 h 1332"/>
                              <a:gd name="T8" fmla="+- 0 8172 8172"/>
                              <a:gd name="T9" fmla="*/ T8 w 1332"/>
                              <a:gd name="T10" fmla="+- 0 486 -381"/>
                              <a:gd name="T11" fmla="*/ 486 h 1332"/>
                              <a:gd name="T12" fmla="+- 0 9504 8172"/>
                              <a:gd name="T13" fmla="*/ T12 w 1332"/>
                              <a:gd name="T14" fmla="+- 0 486 -381"/>
                              <a:gd name="T15" fmla="*/ 486 h 1332"/>
                              <a:gd name="T16" fmla="+- 0 8172 8172"/>
                              <a:gd name="T17" fmla="*/ T16 w 1332"/>
                              <a:gd name="T18" fmla="+- 0 83 -381"/>
                              <a:gd name="T19" fmla="*/ 83 h 1332"/>
                              <a:gd name="T20" fmla="+- 0 9504 8172"/>
                              <a:gd name="T21" fmla="*/ T20 w 1332"/>
                              <a:gd name="T22" fmla="+- 0 83 -381"/>
                              <a:gd name="T23" fmla="*/ 83 h 1332"/>
                              <a:gd name="T24" fmla="+- 0 8172 8172"/>
                              <a:gd name="T25" fmla="*/ T24 w 1332"/>
                              <a:gd name="T26" fmla="+- 0 -321 -381"/>
                              <a:gd name="T27" fmla="*/ -321 h 1332"/>
                              <a:gd name="T28" fmla="+- 0 9504 8172"/>
                              <a:gd name="T29" fmla="*/ T28 w 1332"/>
                              <a:gd name="T30" fmla="+- 0 -321 -381"/>
                              <a:gd name="T31" fmla="*/ -321 h 1332"/>
                              <a:gd name="T32" fmla="+- 0 8232 8172"/>
                              <a:gd name="T33" fmla="*/ T32 w 1332"/>
                              <a:gd name="T34" fmla="+- 0 951 -381"/>
                              <a:gd name="T35" fmla="*/ 951 h 1332"/>
                              <a:gd name="T36" fmla="+- 0 8232 8172"/>
                              <a:gd name="T37" fmla="*/ T36 w 1332"/>
                              <a:gd name="T38" fmla="+- 0 -381 -381"/>
                              <a:gd name="T39" fmla="*/ -381 h 1332"/>
                              <a:gd name="T40" fmla="+- 0 8636 8172"/>
                              <a:gd name="T41" fmla="*/ T40 w 1332"/>
                              <a:gd name="T42" fmla="+- 0 951 -381"/>
                              <a:gd name="T43" fmla="*/ 951 h 1332"/>
                              <a:gd name="T44" fmla="+- 0 8636 8172"/>
                              <a:gd name="T45" fmla="*/ T44 w 1332"/>
                              <a:gd name="T46" fmla="+- 0 -381 -381"/>
                              <a:gd name="T47" fmla="*/ -381 h 1332"/>
                              <a:gd name="T48" fmla="+- 0 9040 8172"/>
                              <a:gd name="T49" fmla="*/ T48 w 1332"/>
                              <a:gd name="T50" fmla="+- 0 951 -381"/>
                              <a:gd name="T51" fmla="*/ 951 h 1332"/>
                              <a:gd name="T52" fmla="+- 0 9040 8172"/>
                              <a:gd name="T53" fmla="*/ T52 w 1332"/>
                              <a:gd name="T54" fmla="+- 0 -381 -381"/>
                              <a:gd name="T55" fmla="*/ -381 h 1332"/>
                              <a:gd name="T56" fmla="+- 0 9443 8172"/>
                              <a:gd name="T57" fmla="*/ T56 w 1332"/>
                              <a:gd name="T58" fmla="+- 0 951 -381"/>
                              <a:gd name="T59" fmla="*/ 951 h 1332"/>
                              <a:gd name="T60" fmla="+- 0 9443 8172"/>
                              <a:gd name="T61" fmla="*/ T60 w 1332"/>
                              <a:gd name="T62" fmla="+- 0 -381 -381"/>
                              <a:gd name="T63" fmla="*/ -381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271"/>
                                </a:moveTo>
                                <a:lnTo>
                                  <a:pt x="1332" y="1271"/>
                                </a:lnTo>
                                <a:moveTo>
                                  <a:pt x="0" y="867"/>
                                </a:moveTo>
                                <a:lnTo>
                                  <a:pt x="1332" y="867"/>
                                </a:lnTo>
                                <a:moveTo>
                                  <a:pt x="0" y="464"/>
                                </a:moveTo>
                                <a:lnTo>
                                  <a:pt x="1332" y="464"/>
                                </a:lnTo>
                                <a:moveTo>
                                  <a:pt x="0" y="60"/>
                                </a:moveTo>
                                <a:lnTo>
                                  <a:pt x="1332" y="60"/>
                                </a:lnTo>
                                <a:moveTo>
                                  <a:pt x="60" y="1332"/>
                                </a:moveTo>
                                <a:lnTo>
                                  <a:pt x="60" y="0"/>
                                </a:lnTo>
                                <a:moveTo>
                                  <a:pt x="464" y="1332"/>
                                </a:moveTo>
                                <a:lnTo>
                                  <a:pt x="464" y="0"/>
                                </a:lnTo>
                                <a:moveTo>
                                  <a:pt x="868" y="1332"/>
                                </a:moveTo>
                                <a:lnTo>
                                  <a:pt x="868" y="0"/>
                                </a:lnTo>
                                <a:moveTo>
                                  <a:pt x="1271" y="1332"/>
                                </a:moveTo>
                                <a:lnTo>
                                  <a:pt x="1271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3"/>
                        <wps:cNvSpPr>
                          <a:spLocks/>
                        </wps:cNvSpPr>
                        <wps:spPr bwMode="auto">
                          <a:xfrm>
                            <a:off x="8171" y="-382"/>
                            <a:ext cx="1332" cy="1332"/>
                          </a:xfrm>
                          <a:custGeom>
                            <a:avLst/>
                            <a:gdLst>
                              <a:gd name="T0" fmla="+- 0 8172 8172"/>
                              <a:gd name="T1" fmla="*/ T0 w 1332"/>
                              <a:gd name="T2" fmla="+- 0 688 -381"/>
                              <a:gd name="T3" fmla="*/ 688 h 1332"/>
                              <a:gd name="T4" fmla="+- 0 9504 8172"/>
                              <a:gd name="T5" fmla="*/ T4 w 1332"/>
                              <a:gd name="T6" fmla="+- 0 688 -381"/>
                              <a:gd name="T7" fmla="*/ 688 h 1332"/>
                              <a:gd name="T8" fmla="+- 0 8172 8172"/>
                              <a:gd name="T9" fmla="*/ T8 w 1332"/>
                              <a:gd name="T10" fmla="+- 0 285 -381"/>
                              <a:gd name="T11" fmla="*/ 285 h 1332"/>
                              <a:gd name="T12" fmla="+- 0 9504 8172"/>
                              <a:gd name="T13" fmla="*/ T12 w 1332"/>
                              <a:gd name="T14" fmla="+- 0 285 -381"/>
                              <a:gd name="T15" fmla="*/ 285 h 1332"/>
                              <a:gd name="T16" fmla="+- 0 8172 8172"/>
                              <a:gd name="T17" fmla="*/ T16 w 1332"/>
                              <a:gd name="T18" fmla="+- 0 -119 -381"/>
                              <a:gd name="T19" fmla="*/ -119 h 1332"/>
                              <a:gd name="T20" fmla="+- 0 9504 8172"/>
                              <a:gd name="T21" fmla="*/ T20 w 1332"/>
                              <a:gd name="T22" fmla="+- 0 -119 -381"/>
                              <a:gd name="T23" fmla="*/ -119 h 1332"/>
                              <a:gd name="T24" fmla="+- 0 8434 8172"/>
                              <a:gd name="T25" fmla="*/ T24 w 1332"/>
                              <a:gd name="T26" fmla="+- 0 951 -381"/>
                              <a:gd name="T27" fmla="*/ 951 h 1332"/>
                              <a:gd name="T28" fmla="+- 0 8434 8172"/>
                              <a:gd name="T29" fmla="*/ T28 w 1332"/>
                              <a:gd name="T30" fmla="+- 0 -381 -381"/>
                              <a:gd name="T31" fmla="*/ -381 h 1332"/>
                              <a:gd name="T32" fmla="+- 0 8838 8172"/>
                              <a:gd name="T33" fmla="*/ T32 w 1332"/>
                              <a:gd name="T34" fmla="+- 0 951 -381"/>
                              <a:gd name="T35" fmla="*/ 951 h 1332"/>
                              <a:gd name="T36" fmla="+- 0 8838 8172"/>
                              <a:gd name="T37" fmla="*/ T36 w 1332"/>
                              <a:gd name="T38" fmla="+- 0 -381 -381"/>
                              <a:gd name="T39" fmla="*/ -381 h 1332"/>
                              <a:gd name="T40" fmla="+- 0 9241 8172"/>
                              <a:gd name="T41" fmla="*/ T40 w 1332"/>
                              <a:gd name="T42" fmla="+- 0 951 -381"/>
                              <a:gd name="T43" fmla="*/ 951 h 1332"/>
                              <a:gd name="T44" fmla="+- 0 9241 8172"/>
                              <a:gd name="T45" fmla="*/ T44 w 1332"/>
                              <a:gd name="T46" fmla="+- 0 -381 -381"/>
                              <a:gd name="T47" fmla="*/ -381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069"/>
                                </a:moveTo>
                                <a:lnTo>
                                  <a:pt x="1332" y="1069"/>
                                </a:lnTo>
                                <a:moveTo>
                                  <a:pt x="0" y="666"/>
                                </a:moveTo>
                                <a:lnTo>
                                  <a:pt x="1332" y="666"/>
                                </a:lnTo>
                                <a:moveTo>
                                  <a:pt x="0" y="262"/>
                                </a:moveTo>
                                <a:lnTo>
                                  <a:pt x="1332" y="262"/>
                                </a:lnTo>
                                <a:moveTo>
                                  <a:pt x="262" y="1332"/>
                                </a:moveTo>
                                <a:lnTo>
                                  <a:pt x="262" y="0"/>
                                </a:lnTo>
                                <a:moveTo>
                                  <a:pt x="666" y="1332"/>
                                </a:moveTo>
                                <a:lnTo>
                                  <a:pt x="666" y="0"/>
                                </a:lnTo>
                                <a:moveTo>
                                  <a:pt x="1069" y="1332"/>
                                </a:moveTo>
                                <a:lnTo>
                                  <a:pt x="1069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-28"/>
                            <a:ext cx="13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Freeform 171"/>
                        <wps:cNvSpPr>
                          <a:spLocks/>
                        </wps:cNvSpPr>
                        <wps:spPr bwMode="auto">
                          <a:xfrm>
                            <a:off x="9122" y="421"/>
                            <a:ext cx="95" cy="95"/>
                          </a:xfrm>
                          <a:custGeom>
                            <a:avLst/>
                            <a:gdLst>
                              <a:gd name="T0" fmla="+- 0 9169 9122"/>
                              <a:gd name="T1" fmla="*/ T0 w 95"/>
                              <a:gd name="T2" fmla="+- 0 422 422"/>
                              <a:gd name="T3" fmla="*/ 422 h 95"/>
                              <a:gd name="T4" fmla="+- 0 9151 9122"/>
                              <a:gd name="T5" fmla="*/ T4 w 95"/>
                              <a:gd name="T6" fmla="+- 0 426 422"/>
                              <a:gd name="T7" fmla="*/ 426 h 95"/>
                              <a:gd name="T8" fmla="+- 0 9136 9122"/>
                              <a:gd name="T9" fmla="*/ T8 w 95"/>
                              <a:gd name="T10" fmla="+- 0 436 422"/>
                              <a:gd name="T11" fmla="*/ 436 h 95"/>
                              <a:gd name="T12" fmla="+- 0 9126 9122"/>
                              <a:gd name="T13" fmla="*/ T12 w 95"/>
                              <a:gd name="T14" fmla="+- 0 451 422"/>
                              <a:gd name="T15" fmla="*/ 451 h 95"/>
                              <a:gd name="T16" fmla="+- 0 9122 9122"/>
                              <a:gd name="T17" fmla="*/ T16 w 95"/>
                              <a:gd name="T18" fmla="+- 0 469 422"/>
                              <a:gd name="T19" fmla="*/ 469 h 95"/>
                              <a:gd name="T20" fmla="+- 0 9126 9122"/>
                              <a:gd name="T21" fmla="*/ T20 w 95"/>
                              <a:gd name="T22" fmla="+- 0 487 422"/>
                              <a:gd name="T23" fmla="*/ 487 h 95"/>
                              <a:gd name="T24" fmla="+- 0 9136 9122"/>
                              <a:gd name="T25" fmla="*/ T24 w 95"/>
                              <a:gd name="T26" fmla="+- 0 502 422"/>
                              <a:gd name="T27" fmla="*/ 502 h 95"/>
                              <a:gd name="T28" fmla="+- 0 9151 9122"/>
                              <a:gd name="T29" fmla="*/ T28 w 95"/>
                              <a:gd name="T30" fmla="+- 0 512 422"/>
                              <a:gd name="T31" fmla="*/ 512 h 95"/>
                              <a:gd name="T32" fmla="+- 0 9169 9122"/>
                              <a:gd name="T33" fmla="*/ T32 w 95"/>
                              <a:gd name="T34" fmla="+- 0 516 422"/>
                              <a:gd name="T35" fmla="*/ 516 h 95"/>
                              <a:gd name="T36" fmla="+- 0 9188 9122"/>
                              <a:gd name="T37" fmla="*/ T36 w 95"/>
                              <a:gd name="T38" fmla="+- 0 512 422"/>
                              <a:gd name="T39" fmla="*/ 512 h 95"/>
                              <a:gd name="T40" fmla="+- 0 9203 9122"/>
                              <a:gd name="T41" fmla="*/ T40 w 95"/>
                              <a:gd name="T42" fmla="+- 0 502 422"/>
                              <a:gd name="T43" fmla="*/ 502 h 95"/>
                              <a:gd name="T44" fmla="+- 0 9213 9122"/>
                              <a:gd name="T45" fmla="*/ T44 w 95"/>
                              <a:gd name="T46" fmla="+- 0 487 422"/>
                              <a:gd name="T47" fmla="*/ 487 h 95"/>
                              <a:gd name="T48" fmla="+- 0 9216 9122"/>
                              <a:gd name="T49" fmla="*/ T48 w 95"/>
                              <a:gd name="T50" fmla="+- 0 469 422"/>
                              <a:gd name="T51" fmla="*/ 469 h 95"/>
                              <a:gd name="T52" fmla="+- 0 9213 9122"/>
                              <a:gd name="T53" fmla="*/ T52 w 95"/>
                              <a:gd name="T54" fmla="+- 0 451 422"/>
                              <a:gd name="T55" fmla="*/ 451 h 95"/>
                              <a:gd name="T56" fmla="+- 0 9203 9122"/>
                              <a:gd name="T57" fmla="*/ T56 w 95"/>
                              <a:gd name="T58" fmla="+- 0 436 422"/>
                              <a:gd name="T59" fmla="*/ 436 h 95"/>
                              <a:gd name="T60" fmla="+- 0 9188 9122"/>
                              <a:gd name="T61" fmla="*/ T60 w 95"/>
                              <a:gd name="T62" fmla="+- 0 426 422"/>
                              <a:gd name="T63" fmla="*/ 426 h 95"/>
                              <a:gd name="T64" fmla="+- 0 9169 9122"/>
                              <a:gd name="T65" fmla="*/ T64 w 95"/>
                              <a:gd name="T66" fmla="+- 0 422 422"/>
                              <a:gd name="T67" fmla="*/ 422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5" h="95">
                                <a:moveTo>
                                  <a:pt x="47" y="0"/>
                                </a:move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4" y="65"/>
                                </a:lnTo>
                                <a:lnTo>
                                  <a:pt x="14" y="80"/>
                                </a:lnTo>
                                <a:lnTo>
                                  <a:pt x="29" y="90"/>
                                </a:lnTo>
                                <a:lnTo>
                                  <a:pt x="47" y="94"/>
                                </a:lnTo>
                                <a:lnTo>
                                  <a:pt x="66" y="90"/>
                                </a:lnTo>
                                <a:lnTo>
                                  <a:pt x="81" y="80"/>
                                </a:lnTo>
                                <a:lnTo>
                                  <a:pt x="91" y="65"/>
                                </a:lnTo>
                                <a:lnTo>
                                  <a:pt x="94" y="47"/>
                                </a:lnTo>
                                <a:lnTo>
                                  <a:pt x="91" y="29"/>
                                </a:lnTo>
                                <a:lnTo>
                                  <a:pt x="81" y="14"/>
                                </a:lnTo>
                                <a:lnTo>
                                  <a:pt x="66" y="4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11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70"/>
                        <wps:cNvSpPr>
                          <a:spLocks/>
                        </wps:cNvSpPr>
                        <wps:spPr bwMode="auto">
                          <a:xfrm>
                            <a:off x="9122" y="421"/>
                            <a:ext cx="95" cy="95"/>
                          </a:xfrm>
                          <a:custGeom>
                            <a:avLst/>
                            <a:gdLst>
                              <a:gd name="T0" fmla="+- 0 9122 9122"/>
                              <a:gd name="T1" fmla="*/ T0 w 95"/>
                              <a:gd name="T2" fmla="+- 0 469 422"/>
                              <a:gd name="T3" fmla="*/ 469 h 95"/>
                              <a:gd name="T4" fmla="+- 0 9126 9122"/>
                              <a:gd name="T5" fmla="*/ T4 w 95"/>
                              <a:gd name="T6" fmla="+- 0 451 422"/>
                              <a:gd name="T7" fmla="*/ 451 h 95"/>
                              <a:gd name="T8" fmla="+- 0 9136 9122"/>
                              <a:gd name="T9" fmla="*/ T8 w 95"/>
                              <a:gd name="T10" fmla="+- 0 436 422"/>
                              <a:gd name="T11" fmla="*/ 436 h 95"/>
                              <a:gd name="T12" fmla="+- 0 9151 9122"/>
                              <a:gd name="T13" fmla="*/ T12 w 95"/>
                              <a:gd name="T14" fmla="+- 0 426 422"/>
                              <a:gd name="T15" fmla="*/ 426 h 95"/>
                              <a:gd name="T16" fmla="+- 0 9169 9122"/>
                              <a:gd name="T17" fmla="*/ T16 w 95"/>
                              <a:gd name="T18" fmla="+- 0 422 422"/>
                              <a:gd name="T19" fmla="*/ 422 h 95"/>
                              <a:gd name="T20" fmla="+- 0 9188 9122"/>
                              <a:gd name="T21" fmla="*/ T20 w 95"/>
                              <a:gd name="T22" fmla="+- 0 426 422"/>
                              <a:gd name="T23" fmla="*/ 426 h 95"/>
                              <a:gd name="T24" fmla="+- 0 9203 9122"/>
                              <a:gd name="T25" fmla="*/ T24 w 95"/>
                              <a:gd name="T26" fmla="+- 0 436 422"/>
                              <a:gd name="T27" fmla="*/ 436 h 95"/>
                              <a:gd name="T28" fmla="+- 0 9213 9122"/>
                              <a:gd name="T29" fmla="*/ T28 w 95"/>
                              <a:gd name="T30" fmla="+- 0 451 422"/>
                              <a:gd name="T31" fmla="*/ 451 h 95"/>
                              <a:gd name="T32" fmla="+- 0 9216 9122"/>
                              <a:gd name="T33" fmla="*/ T32 w 95"/>
                              <a:gd name="T34" fmla="+- 0 469 422"/>
                              <a:gd name="T35" fmla="*/ 469 h 95"/>
                              <a:gd name="T36" fmla="+- 0 9213 9122"/>
                              <a:gd name="T37" fmla="*/ T36 w 95"/>
                              <a:gd name="T38" fmla="+- 0 487 422"/>
                              <a:gd name="T39" fmla="*/ 487 h 95"/>
                              <a:gd name="T40" fmla="+- 0 9203 9122"/>
                              <a:gd name="T41" fmla="*/ T40 w 95"/>
                              <a:gd name="T42" fmla="+- 0 502 422"/>
                              <a:gd name="T43" fmla="*/ 502 h 95"/>
                              <a:gd name="T44" fmla="+- 0 9188 9122"/>
                              <a:gd name="T45" fmla="*/ T44 w 95"/>
                              <a:gd name="T46" fmla="+- 0 512 422"/>
                              <a:gd name="T47" fmla="*/ 512 h 95"/>
                              <a:gd name="T48" fmla="+- 0 9169 9122"/>
                              <a:gd name="T49" fmla="*/ T48 w 95"/>
                              <a:gd name="T50" fmla="+- 0 516 422"/>
                              <a:gd name="T51" fmla="*/ 516 h 95"/>
                              <a:gd name="T52" fmla="+- 0 9151 9122"/>
                              <a:gd name="T53" fmla="*/ T52 w 95"/>
                              <a:gd name="T54" fmla="+- 0 512 422"/>
                              <a:gd name="T55" fmla="*/ 512 h 95"/>
                              <a:gd name="T56" fmla="+- 0 9136 9122"/>
                              <a:gd name="T57" fmla="*/ T56 w 95"/>
                              <a:gd name="T58" fmla="+- 0 502 422"/>
                              <a:gd name="T59" fmla="*/ 502 h 95"/>
                              <a:gd name="T60" fmla="+- 0 9126 9122"/>
                              <a:gd name="T61" fmla="*/ T60 w 95"/>
                              <a:gd name="T62" fmla="+- 0 487 422"/>
                              <a:gd name="T63" fmla="*/ 487 h 95"/>
                              <a:gd name="T64" fmla="+- 0 9122 9122"/>
                              <a:gd name="T65" fmla="*/ T64 w 95"/>
                              <a:gd name="T66" fmla="+- 0 469 422"/>
                              <a:gd name="T67" fmla="*/ 469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5" h="95">
                                <a:moveTo>
                                  <a:pt x="0" y="47"/>
                                </a:moveTo>
                                <a:lnTo>
                                  <a:pt x="4" y="29"/>
                                </a:lnTo>
                                <a:lnTo>
                                  <a:pt x="14" y="14"/>
                                </a:lnTo>
                                <a:lnTo>
                                  <a:pt x="29" y="4"/>
                                </a:lnTo>
                                <a:lnTo>
                                  <a:pt x="47" y="0"/>
                                </a:lnTo>
                                <a:lnTo>
                                  <a:pt x="66" y="4"/>
                                </a:lnTo>
                                <a:lnTo>
                                  <a:pt x="81" y="14"/>
                                </a:lnTo>
                                <a:lnTo>
                                  <a:pt x="91" y="29"/>
                                </a:lnTo>
                                <a:lnTo>
                                  <a:pt x="94" y="47"/>
                                </a:lnTo>
                                <a:lnTo>
                                  <a:pt x="91" y="65"/>
                                </a:lnTo>
                                <a:lnTo>
                                  <a:pt x="81" y="80"/>
                                </a:lnTo>
                                <a:lnTo>
                                  <a:pt x="66" y="90"/>
                                </a:lnTo>
                                <a:lnTo>
                                  <a:pt x="47" y="94"/>
                                </a:lnTo>
                                <a:lnTo>
                                  <a:pt x="29" y="90"/>
                                </a:lnTo>
                                <a:lnTo>
                                  <a:pt x="14" y="80"/>
                                </a:lnTo>
                                <a:lnTo>
                                  <a:pt x="4" y="65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2D11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6" y="-54"/>
                            <a:ext cx="12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3" y="538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Freeform 167"/>
                        <wps:cNvSpPr>
                          <a:spLocks/>
                        </wps:cNvSpPr>
                        <wps:spPr bwMode="auto">
                          <a:xfrm>
                            <a:off x="8490" y="400"/>
                            <a:ext cx="78" cy="79"/>
                          </a:xfrm>
                          <a:custGeom>
                            <a:avLst/>
                            <a:gdLst>
                              <a:gd name="T0" fmla="+- 0 8529 8490"/>
                              <a:gd name="T1" fmla="*/ T0 w 78"/>
                              <a:gd name="T2" fmla="+- 0 400 400"/>
                              <a:gd name="T3" fmla="*/ 400 h 79"/>
                              <a:gd name="T4" fmla="+- 0 8514 8490"/>
                              <a:gd name="T5" fmla="*/ T4 w 78"/>
                              <a:gd name="T6" fmla="+- 0 403 400"/>
                              <a:gd name="T7" fmla="*/ 403 h 79"/>
                              <a:gd name="T8" fmla="+- 0 8501 8490"/>
                              <a:gd name="T9" fmla="*/ T8 w 78"/>
                              <a:gd name="T10" fmla="+- 0 411 400"/>
                              <a:gd name="T11" fmla="*/ 411 h 79"/>
                              <a:gd name="T12" fmla="+- 0 8493 8490"/>
                              <a:gd name="T13" fmla="*/ T12 w 78"/>
                              <a:gd name="T14" fmla="+- 0 424 400"/>
                              <a:gd name="T15" fmla="*/ 424 h 79"/>
                              <a:gd name="T16" fmla="+- 0 8490 8490"/>
                              <a:gd name="T17" fmla="*/ T16 w 78"/>
                              <a:gd name="T18" fmla="+- 0 439 400"/>
                              <a:gd name="T19" fmla="*/ 439 h 79"/>
                              <a:gd name="T20" fmla="+- 0 8493 8490"/>
                              <a:gd name="T21" fmla="*/ T20 w 78"/>
                              <a:gd name="T22" fmla="+- 0 454 400"/>
                              <a:gd name="T23" fmla="*/ 454 h 79"/>
                              <a:gd name="T24" fmla="+- 0 8501 8490"/>
                              <a:gd name="T25" fmla="*/ T24 w 78"/>
                              <a:gd name="T26" fmla="+- 0 467 400"/>
                              <a:gd name="T27" fmla="*/ 467 h 79"/>
                              <a:gd name="T28" fmla="+- 0 8514 8490"/>
                              <a:gd name="T29" fmla="*/ T28 w 78"/>
                              <a:gd name="T30" fmla="+- 0 475 400"/>
                              <a:gd name="T31" fmla="*/ 475 h 79"/>
                              <a:gd name="T32" fmla="+- 0 8529 8490"/>
                              <a:gd name="T33" fmla="*/ T32 w 78"/>
                              <a:gd name="T34" fmla="+- 0 478 400"/>
                              <a:gd name="T35" fmla="*/ 478 h 79"/>
                              <a:gd name="T36" fmla="+- 0 8544 8490"/>
                              <a:gd name="T37" fmla="*/ T36 w 78"/>
                              <a:gd name="T38" fmla="+- 0 475 400"/>
                              <a:gd name="T39" fmla="*/ 475 h 79"/>
                              <a:gd name="T40" fmla="+- 0 8556 8490"/>
                              <a:gd name="T41" fmla="*/ T40 w 78"/>
                              <a:gd name="T42" fmla="+- 0 467 400"/>
                              <a:gd name="T43" fmla="*/ 467 h 79"/>
                              <a:gd name="T44" fmla="+- 0 8565 8490"/>
                              <a:gd name="T45" fmla="*/ T44 w 78"/>
                              <a:gd name="T46" fmla="+- 0 454 400"/>
                              <a:gd name="T47" fmla="*/ 454 h 79"/>
                              <a:gd name="T48" fmla="+- 0 8568 8490"/>
                              <a:gd name="T49" fmla="*/ T48 w 78"/>
                              <a:gd name="T50" fmla="+- 0 439 400"/>
                              <a:gd name="T51" fmla="*/ 439 h 79"/>
                              <a:gd name="T52" fmla="+- 0 8565 8490"/>
                              <a:gd name="T53" fmla="*/ T52 w 78"/>
                              <a:gd name="T54" fmla="+- 0 424 400"/>
                              <a:gd name="T55" fmla="*/ 424 h 79"/>
                              <a:gd name="T56" fmla="+- 0 8556 8490"/>
                              <a:gd name="T57" fmla="*/ T56 w 78"/>
                              <a:gd name="T58" fmla="+- 0 411 400"/>
                              <a:gd name="T59" fmla="*/ 411 h 79"/>
                              <a:gd name="T60" fmla="+- 0 8544 8490"/>
                              <a:gd name="T61" fmla="*/ T60 w 78"/>
                              <a:gd name="T62" fmla="+- 0 403 400"/>
                              <a:gd name="T63" fmla="*/ 403 h 79"/>
                              <a:gd name="T64" fmla="+- 0 8529 8490"/>
                              <a:gd name="T65" fmla="*/ T64 w 78"/>
                              <a:gd name="T66" fmla="+- 0 400 400"/>
                              <a:gd name="T67" fmla="*/ 40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6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6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60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66"/>
                        <wps:cNvSpPr>
                          <a:spLocks/>
                        </wps:cNvSpPr>
                        <wps:spPr bwMode="auto">
                          <a:xfrm>
                            <a:off x="8490" y="400"/>
                            <a:ext cx="78" cy="79"/>
                          </a:xfrm>
                          <a:custGeom>
                            <a:avLst/>
                            <a:gdLst>
                              <a:gd name="T0" fmla="+- 0 8490 8490"/>
                              <a:gd name="T1" fmla="*/ T0 w 78"/>
                              <a:gd name="T2" fmla="+- 0 439 400"/>
                              <a:gd name="T3" fmla="*/ 439 h 79"/>
                              <a:gd name="T4" fmla="+- 0 8493 8490"/>
                              <a:gd name="T5" fmla="*/ T4 w 78"/>
                              <a:gd name="T6" fmla="+- 0 424 400"/>
                              <a:gd name="T7" fmla="*/ 424 h 79"/>
                              <a:gd name="T8" fmla="+- 0 8501 8490"/>
                              <a:gd name="T9" fmla="*/ T8 w 78"/>
                              <a:gd name="T10" fmla="+- 0 411 400"/>
                              <a:gd name="T11" fmla="*/ 411 h 79"/>
                              <a:gd name="T12" fmla="+- 0 8514 8490"/>
                              <a:gd name="T13" fmla="*/ T12 w 78"/>
                              <a:gd name="T14" fmla="+- 0 403 400"/>
                              <a:gd name="T15" fmla="*/ 403 h 79"/>
                              <a:gd name="T16" fmla="+- 0 8529 8490"/>
                              <a:gd name="T17" fmla="*/ T16 w 78"/>
                              <a:gd name="T18" fmla="+- 0 400 400"/>
                              <a:gd name="T19" fmla="*/ 400 h 79"/>
                              <a:gd name="T20" fmla="+- 0 8544 8490"/>
                              <a:gd name="T21" fmla="*/ T20 w 78"/>
                              <a:gd name="T22" fmla="+- 0 403 400"/>
                              <a:gd name="T23" fmla="*/ 403 h 79"/>
                              <a:gd name="T24" fmla="+- 0 8556 8490"/>
                              <a:gd name="T25" fmla="*/ T24 w 78"/>
                              <a:gd name="T26" fmla="+- 0 411 400"/>
                              <a:gd name="T27" fmla="*/ 411 h 79"/>
                              <a:gd name="T28" fmla="+- 0 8565 8490"/>
                              <a:gd name="T29" fmla="*/ T28 w 78"/>
                              <a:gd name="T30" fmla="+- 0 424 400"/>
                              <a:gd name="T31" fmla="*/ 424 h 79"/>
                              <a:gd name="T32" fmla="+- 0 8568 8490"/>
                              <a:gd name="T33" fmla="*/ T32 w 78"/>
                              <a:gd name="T34" fmla="+- 0 439 400"/>
                              <a:gd name="T35" fmla="*/ 439 h 79"/>
                              <a:gd name="T36" fmla="+- 0 8565 8490"/>
                              <a:gd name="T37" fmla="*/ T36 w 78"/>
                              <a:gd name="T38" fmla="+- 0 454 400"/>
                              <a:gd name="T39" fmla="*/ 454 h 79"/>
                              <a:gd name="T40" fmla="+- 0 8556 8490"/>
                              <a:gd name="T41" fmla="*/ T40 w 78"/>
                              <a:gd name="T42" fmla="+- 0 467 400"/>
                              <a:gd name="T43" fmla="*/ 467 h 79"/>
                              <a:gd name="T44" fmla="+- 0 8544 8490"/>
                              <a:gd name="T45" fmla="*/ T44 w 78"/>
                              <a:gd name="T46" fmla="+- 0 475 400"/>
                              <a:gd name="T47" fmla="*/ 475 h 79"/>
                              <a:gd name="T48" fmla="+- 0 8529 8490"/>
                              <a:gd name="T49" fmla="*/ T48 w 78"/>
                              <a:gd name="T50" fmla="+- 0 478 400"/>
                              <a:gd name="T51" fmla="*/ 478 h 79"/>
                              <a:gd name="T52" fmla="+- 0 8514 8490"/>
                              <a:gd name="T53" fmla="*/ T52 w 78"/>
                              <a:gd name="T54" fmla="+- 0 475 400"/>
                              <a:gd name="T55" fmla="*/ 475 h 79"/>
                              <a:gd name="T56" fmla="+- 0 8501 8490"/>
                              <a:gd name="T57" fmla="*/ T56 w 78"/>
                              <a:gd name="T58" fmla="+- 0 467 400"/>
                              <a:gd name="T59" fmla="*/ 467 h 79"/>
                              <a:gd name="T60" fmla="+- 0 8493 8490"/>
                              <a:gd name="T61" fmla="*/ T60 w 78"/>
                              <a:gd name="T62" fmla="+- 0 454 400"/>
                              <a:gd name="T63" fmla="*/ 454 h 79"/>
                              <a:gd name="T64" fmla="+- 0 8490 8490"/>
                              <a:gd name="T65" fmla="*/ T64 w 78"/>
                              <a:gd name="T66" fmla="+- 0 439 400"/>
                              <a:gd name="T67" fmla="*/ 43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6" y="11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6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160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65"/>
                        <wps:cNvSpPr>
                          <a:spLocks/>
                        </wps:cNvSpPr>
                        <wps:spPr bwMode="auto">
                          <a:xfrm>
                            <a:off x="9111" y="501"/>
                            <a:ext cx="117" cy="117"/>
                          </a:xfrm>
                          <a:custGeom>
                            <a:avLst/>
                            <a:gdLst>
                              <a:gd name="T0" fmla="+- 0 9170 9111"/>
                              <a:gd name="T1" fmla="*/ T0 w 117"/>
                              <a:gd name="T2" fmla="+- 0 501 501"/>
                              <a:gd name="T3" fmla="*/ 501 h 117"/>
                              <a:gd name="T4" fmla="+- 0 9147 9111"/>
                              <a:gd name="T5" fmla="*/ T4 w 117"/>
                              <a:gd name="T6" fmla="+- 0 506 501"/>
                              <a:gd name="T7" fmla="*/ 506 h 117"/>
                              <a:gd name="T8" fmla="+- 0 9128 9111"/>
                              <a:gd name="T9" fmla="*/ T8 w 117"/>
                              <a:gd name="T10" fmla="+- 0 518 501"/>
                              <a:gd name="T11" fmla="*/ 518 h 117"/>
                              <a:gd name="T12" fmla="+- 0 9116 9111"/>
                              <a:gd name="T13" fmla="*/ T12 w 117"/>
                              <a:gd name="T14" fmla="+- 0 537 501"/>
                              <a:gd name="T15" fmla="*/ 537 h 117"/>
                              <a:gd name="T16" fmla="+- 0 9111 9111"/>
                              <a:gd name="T17" fmla="*/ T16 w 117"/>
                              <a:gd name="T18" fmla="+- 0 560 501"/>
                              <a:gd name="T19" fmla="*/ 560 h 117"/>
                              <a:gd name="T20" fmla="+- 0 9116 9111"/>
                              <a:gd name="T21" fmla="*/ T20 w 117"/>
                              <a:gd name="T22" fmla="+- 0 582 501"/>
                              <a:gd name="T23" fmla="*/ 582 h 117"/>
                              <a:gd name="T24" fmla="+- 0 9128 9111"/>
                              <a:gd name="T25" fmla="*/ T24 w 117"/>
                              <a:gd name="T26" fmla="+- 0 601 501"/>
                              <a:gd name="T27" fmla="*/ 601 h 117"/>
                              <a:gd name="T28" fmla="+- 0 9147 9111"/>
                              <a:gd name="T29" fmla="*/ T28 w 117"/>
                              <a:gd name="T30" fmla="+- 0 613 501"/>
                              <a:gd name="T31" fmla="*/ 613 h 117"/>
                              <a:gd name="T32" fmla="+- 0 9170 9111"/>
                              <a:gd name="T33" fmla="*/ T32 w 117"/>
                              <a:gd name="T34" fmla="+- 0 618 501"/>
                              <a:gd name="T35" fmla="*/ 618 h 117"/>
                              <a:gd name="T36" fmla="+- 0 9192 9111"/>
                              <a:gd name="T37" fmla="*/ T36 w 117"/>
                              <a:gd name="T38" fmla="+- 0 613 501"/>
                              <a:gd name="T39" fmla="*/ 613 h 117"/>
                              <a:gd name="T40" fmla="+- 0 9211 9111"/>
                              <a:gd name="T41" fmla="*/ T40 w 117"/>
                              <a:gd name="T42" fmla="+- 0 601 501"/>
                              <a:gd name="T43" fmla="*/ 601 h 117"/>
                              <a:gd name="T44" fmla="+- 0 9223 9111"/>
                              <a:gd name="T45" fmla="*/ T44 w 117"/>
                              <a:gd name="T46" fmla="+- 0 582 501"/>
                              <a:gd name="T47" fmla="*/ 582 h 117"/>
                              <a:gd name="T48" fmla="+- 0 9228 9111"/>
                              <a:gd name="T49" fmla="*/ T48 w 117"/>
                              <a:gd name="T50" fmla="+- 0 560 501"/>
                              <a:gd name="T51" fmla="*/ 560 h 117"/>
                              <a:gd name="T52" fmla="+- 0 9223 9111"/>
                              <a:gd name="T53" fmla="*/ T52 w 117"/>
                              <a:gd name="T54" fmla="+- 0 537 501"/>
                              <a:gd name="T55" fmla="*/ 537 h 117"/>
                              <a:gd name="T56" fmla="+- 0 9211 9111"/>
                              <a:gd name="T57" fmla="*/ T56 w 117"/>
                              <a:gd name="T58" fmla="+- 0 518 501"/>
                              <a:gd name="T59" fmla="*/ 518 h 117"/>
                              <a:gd name="T60" fmla="+- 0 9192 9111"/>
                              <a:gd name="T61" fmla="*/ T60 w 117"/>
                              <a:gd name="T62" fmla="+- 0 506 501"/>
                              <a:gd name="T63" fmla="*/ 506 h 117"/>
                              <a:gd name="T64" fmla="+- 0 9170 9111"/>
                              <a:gd name="T65" fmla="*/ T64 w 117"/>
                              <a:gd name="T66" fmla="+- 0 501 501"/>
                              <a:gd name="T67" fmla="*/ 501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7" h="117">
                                <a:moveTo>
                                  <a:pt x="59" y="0"/>
                                </a:moveTo>
                                <a:lnTo>
                                  <a:pt x="36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6"/>
                                </a:lnTo>
                                <a:lnTo>
                                  <a:pt x="0" y="59"/>
                                </a:lnTo>
                                <a:lnTo>
                                  <a:pt x="5" y="81"/>
                                </a:lnTo>
                                <a:lnTo>
                                  <a:pt x="17" y="100"/>
                                </a:lnTo>
                                <a:lnTo>
                                  <a:pt x="36" y="112"/>
                                </a:lnTo>
                                <a:lnTo>
                                  <a:pt x="59" y="117"/>
                                </a:lnTo>
                                <a:lnTo>
                                  <a:pt x="81" y="112"/>
                                </a:lnTo>
                                <a:lnTo>
                                  <a:pt x="100" y="100"/>
                                </a:lnTo>
                                <a:lnTo>
                                  <a:pt x="112" y="81"/>
                                </a:lnTo>
                                <a:lnTo>
                                  <a:pt x="117" y="59"/>
                                </a:lnTo>
                                <a:lnTo>
                                  <a:pt x="112" y="36"/>
                                </a:lnTo>
                                <a:lnTo>
                                  <a:pt x="100" y="17"/>
                                </a:lnTo>
                                <a:lnTo>
                                  <a:pt x="81" y="5"/>
                                </a:lnTo>
                                <a:lnTo>
                                  <a:pt x="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AF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64"/>
                        <wps:cNvSpPr>
                          <a:spLocks/>
                        </wps:cNvSpPr>
                        <wps:spPr bwMode="auto">
                          <a:xfrm>
                            <a:off x="9111" y="501"/>
                            <a:ext cx="117" cy="117"/>
                          </a:xfrm>
                          <a:custGeom>
                            <a:avLst/>
                            <a:gdLst>
                              <a:gd name="T0" fmla="+- 0 9111 9111"/>
                              <a:gd name="T1" fmla="*/ T0 w 117"/>
                              <a:gd name="T2" fmla="+- 0 560 501"/>
                              <a:gd name="T3" fmla="*/ 560 h 117"/>
                              <a:gd name="T4" fmla="+- 0 9116 9111"/>
                              <a:gd name="T5" fmla="*/ T4 w 117"/>
                              <a:gd name="T6" fmla="+- 0 537 501"/>
                              <a:gd name="T7" fmla="*/ 537 h 117"/>
                              <a:gd name="T8" fmla="+- 0 9128 9111"/>
                              <a:gd name="T9" fmla="*/ T8 w 117"/>
                              <a:gd name="T10" fmla="+- 0 518 501"/>
                              <a:gd name="T11" fmla="*/ 518 h 117"/>
                              <a:gd name="T12" fmla="+- 0 9147 9111"/>
                              <a:gd name="T13" fmla="*/ T12 w 117"/>
                              <a:gd name="T14" fmla="+- 0 506 501"/>
                              <a:gd name="T15" fmla="*/ 506 h 117"/>
                              <a:gd name="T16" fmla="+- 0 9170 9111"/>
                              <a:gd name="T17" fmla="*/ T16 w 117"/>
                              <a:gd name="T18" fmla="+- 0 501 501"/>
                              <a:gd name="T19" fmla="*/ 501 h 117"/>
                              <a:gd name="T20" fmla="+- 0 9192 9111"/>
                              <a:gd name="T21" fmla="*/ T20 w 117"/>
                              <a:gd name="T22" fmla="+- 0 506 501"/>
                              <a:gd name="T23" fmla="*/ 506 h 117"/>
                              <a:gd name="T24" fmla="+- 0 9211 9111"/>
                              <a:gd name="T25" fmla="*/ T24 w 117"/>
                              <a:gd name="T26" fmla="+- 0 518 501"/>
                              <a:gd name="T27" fmla="*/ 518 h 117"/>
                              <a:gd name="T28" fmla="+- 0 9223 9111"/>
                              <a:gd name="T29" fmla="*/ T28 w 117"/>
                              <a:gd name="T30" fmla="+- 0 537 501"/>
                              <a:gd name="T31" fmla="*/ 537 h 117"/>
                              <a:gd name="T32" fmla="+- 0 9228 9111"/>
                              <a:gd name="T33" fmla="*/ T32 w 117"/>
                              <a:gd name="T34" fmla="+- 0 560 501"/>
                              <a:gd name="T35" fmla="*/ 560 h 117"/>
                              <a:gd name="T36" fmla="+- 0 9223 9111"/>
                              <a:gd name="T37" fmla="*/ T36 w 117"/>
                              <a:gd name="T38" fmla="+- 0 582 501"/>
                              <a:gd name="T39" fmla="*/ 582 h 117"/>
                              <a:gd name="T40" fmla="+- 0 9211 9111"/>
                              <a:gd name="T41" fmla="*/ T40 w 117"/>
                              <a:gd name="T42" fmla="+- 0 601 501"/>
                              <a:gd name="T43" fmla="*/ 601 h 117"/>
                              <a:gd name="T44" fmla="+- 0 9192 9111"/>
                              <a:gd name="T45" fmla="*/ T44 w 117"/>
                              <a:gd name="T46" fmla="+- 0 613 501"/>
                              <a:gd name="T47" fmla="*/ 613 h 117"/>
                              <a:gd name="T48" fmla="+- 0 9170 9111"/>
                              <a:gd name="T49" fmla="*/ T48 w 117"/>
                              <a:gd name="T50" fmla="+- 0 618 501"/>
                              <a:gd name="T51" fmla="*/ 618 h 117"/>
                              <a:gd name="T52" fmla="+- 0 9147 9111"/>
                              <a:gd name="T53" fmla="*/ T52 w 117"/>
                              <a:gd name="T54" fmla="+- 0 613 501"/>
                              <a:gd name="T55" fmla="*/ 613 h 117"/>
                              <a:gd name="T56" fmla="+- 0 9128 9111"/>
                              <a:gd name="T57" fmla="*/ T56 w 117"/>
                              <a:gd name="T58" fmla="+- 0 601 501"/>
                              <a:gd name="T59" fmla="*/ 601 h 117"/>
                              <a:gd name="T60" fmla="+- 0 9116 9111"/>
                              <a:gd name="T61" fmla="*/ T60 w 117"/>
                              <a:gd name="T62" fmla="+- 0 582 501"/>
                              <a:gd name="T63" fmla="*/ 582 h 117"/>
                              <a:gd name="T64" fmla="+- 0 9111 9111"/>
                              <a:gd name="T65" fmla="*/ T64 w 117"/>
                              <a:gd name="T66" fmla="+- 0 560 501"/>
                              <a:gd name="T67" fmla="*/ 560 h 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7" h="117">
                                <a:moveTo>
                                  <a:pt x="0" y="59"/>
                                </a:moveTo>
                                <a:lnTo>
                                  <a:pt x="5" y="36"/>
                                </a:lnTo>
                                <a:lnTo>
                                  <a:pt x="17" y="17"/>
                                </a:lnTo>
                                <a:lnTo>
                                  <a:pt x="36" y="5"/>
                                </a:lnTo>
                                <a:lnTo>
                                  <a:pt x="59" y="0"/>
                                </a:lnTo>
                                <a:lnTo>
                                  <a:pt x="81" y="5"/>
                                </a:lnTo>
                                <a:lnTo>
                                  <a:pt x="100" y="17"/>
                                </a:lnTo>
                                <a:lnTo>
                                  <a:pt x="112" y="36"/>
                                </a:lnTo>
                                <a:lnTo>
                                  <a:pt x="117" y="59"/>
                                </a:lnTo>
                                <a:lnTo>
                                  <a:pt x="112" y="81"/>
                                </a:lnTo>
                                <a:lnTo>
                                  <a:pt x="100" y="100"/>
                                </a:lnTo>
                                <a:lnTo>
                                  <a:pt x="81" y="112"/>
                                </a:lnTo>
                                <a:lnTo>
                                  <a:pt x="59" y="117"/>
                                </a:lnTo>
                                <a:lnTo>
                                  <a:pt x="36" y="112"/>
                                </a:lnTo>
                                <a:lnTo>
                                  <a:pt x="17" y="100"/>
                                </a:lnTo>
                                <a:lnTo>
                                  <a:pt x="5" y="81"/>
                                </a:lnTo>
                                <a:lnTo>
                                  <a:pt x="0" y="5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AF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63"/>
                        <wps:cNvSpPr>
                          <a:spLocks/>
                        </wps:cNvSpPr>
                        <wps:spPr bwMode="auto">
                          <a:xfrm>
                            <a:off x="8864" y="432"/>
                            <a:ext cx="61" cy="61"/>
                          </a:xfrm>
                          <a:custGeom>
                            <a:avLst/>
                            <a:gdLst>
                              <a:gd name="T0" fmla="+- 0 8895 8865"/>
                              <a:gd name="T1" fmla="*/ T0 w 61"/>
                              <a:gd name="T2" fmla="+- 0 432 432"/>
                              <a:gd name="T3" fmla="*/ 432 h 61"/>
                              <a:gd name="T4" fmla="+- 0 8883 8865"/>
                              <a:gd name="T5" fmla="*/ T4 w 61"/>
                              <a:gd name="T6" fmla="+- 0 435 432"/>
                              <a:gd name="T7" fmla="*/ 435 h 61"/>
                              <a:gd name="T8" fmla="+- 0 8874 8865"/>
                              <a:gd name="T9" fmla="*/ T8 w 61"/>
                              <a:gd name="T10" fmla="+- 0 441 432"/>
                              <a:gd name="T11" fmla="*/ 441 h 61"/>
                              <a:gd name="T12" fmla="+- 0 8867 8865"/>
                              <a:gd name="T13" fmla="*/ T12 w 61"/>
                              <a:gd name="T14" fmla="+- 0 451 432"/>
                              <a:gd name="T15" fmla="*/ 451 h 61"/>
                              <a:gd name="T16" fmla="+- 0 8865 8865"/>
                              <a:gd name="T17" fmla="*/ T16 w 61"/>
                              <a:gd name="T18" fmla="+- 0 463 432"/>
                              <a:gd name="T19" fmla="*/ 463 h 61"/>
                              <a:gd name="T20" fmla="+- 0 8867 8865"/>
                              <a:gd name="T21" fmla="*/ T20 w 61"/>
                              <a:gd name="T22" fmla="+- 0 474 432"/>
                              <a:gd name="T23" fmla="*/ 474 h 61"/>
                              <a:gd name="T24" fmla="+- 0 8874 8865"/>
                              <a:gd name="T25" fmla="*/ T24 w 61"/>
                              <a:gd name="T26" fmla="+- 0 484 432"/>
                              <a:gd name="T27" fmla="*/ 484 h 61"/>
                              <a:gd name="T28" fmla="+- 0 8883 8865"/>
                              <a:gd name="T29" fmla="*/ T28 w 61"/>
                              <a:gd name="T30" fmla="+- 0 491 432"/>
                              <a:gd name="T31" fmla="*/ 491 h 61"/>
                              <a:gd name="T32" fmla="+- 0 8895 8865"/>
                              <a:gd name="T33" fmla="*/ T32 w 61"/>
                              <a:gd name="T34" fmla="+- 0 493 432"/>
                              <a:gd name="T35" fmla="*/ 493 h 61"/>
                              <a:gd name="T36" fmla="+- 0 8907 8865"/>
                              <a:gd name="T37" fmla="*/ T36 w 61"/>
                              <a:gd name="T38" fmla="+- 0 491 432"/>
                              <a:gd name="T39" fmla="*/ 491 h 61"/>
                              <a:gd name="T40" fmla="+- 0 8917 8865"/>
                              <a:gd name="T41" fmla="*/ T40 w 61"/>
                              <a:gd name="T42" fmla="+- 0 484 432"/>
                              <a:gd name="T43" fmla="*/ 484 h 61"/>
                              <a:gd name="T44" fmla="+- 0 8923 8865"/>
                              <a:gd name="T45" fmla="*/ T44 w 61"/>
                              <a:gd name="T46" fmla="+- 0 474 432"/>
                              <a:gd name="T47" fmla="*/ 474 h 61"/>
                              <a:gd name="T48" fmla="+- 0 8926 8865"/>
                              <a:gd name="T49" fmla="*/ T48 w 61"/>
                              <a:gd name="T50" fmla="+- 0 463 432"/>
                              <a:gd name="T51" fmla="*/ 463 h 61"/>
                              <a:gd name="T52" fmla="+- 0 8923 8865"/>
                              <a:gd name="T53" fmla="*/ T52 w 61"/>
                              <a:gd name="T54" fmla="+- 0 451 432"/>
                              <a:gd name="T55" fmla="*/ 451 h 61"/>
                              <a:gd name="T56" fmla="+- 0 8917 8865"/>
                              <a:gd name="T57" fmla="*/ T56 w 61"/>
                              <a:gd name="T58" fmla="+- 0 441 432"/>
                              <a:gd name="T59" fmla="*/ 441 h 61"/>
                              <a:gd name="T60" fmla="+- 0 8907 8865"/>
                              <a:gd name="T61" fmla="*/ T60 w 61"/>
                              <a:gd name="T62" fmla="+- 0 435 432"/>
                              <a:gd name="T63" fmla="*/ 435 h 61"/>
                              <a:gd name="T64" fmla="+- 0 8895 8865"/>
                              <a:gd name="T65" fmla="*/ T64 w 61"/>
                              <a:gd name="T66" fmla="+- 0 432 432"/>
                              <a:gd name="T67" fmla="*/ 432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9"/>
                                </a:lnTo>
                                <a:lnTo>
                                  <a:pt x="30" y="61"/>
                                </a:lnTo>
                                <a:lnTo>
                                  <a:pt x="42" y="59"/>
                                </a:lnTo>
                                <a:lnTo>
                                  <a:pt x="52" y="52"/>
                                </a:lnTo>
                                <a:lnTo>
                                  <a:pt x="58" y="42"/>
                                </a:lnTo>
                                <a:lnTo>
                                  <a:pt x="61" y="31"/>
                                </a:lnTo>
                                <a:lnTo>
                                  <a:pt x="58" y="19"/>
                                </a:lnTo>
                                <a:lnTo>
                                  <a:pt x="52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62"/>
                        <wps:cNvSpPr>
                          <a:spLocks/>
                        </wps:cNvSpPr>
                        <wps:spPr bwMode="auto">
                          <a:xfrm>
                            <a:off x="8864" y="432"/>
                            <a:ext cx="61" cy="61"/>
                          </a:xfrm>
                          <a:custGeom>
                            <a:avLst/>
                            <a:gdLst>
                              <a:gd name="T0" fmla="+- 0 8865 8865"/>
                              <a:gd name="T1" fmla="*/ T0 w 61"/>
                              <a:gd name="T2" fmla="+- 0 463 432"/>
                              <a:gd name="T3" fmla="*/ 463 h 61"/>
                              <a:gd name="T4" fmla="+- 0 8867 8865"/>
                              <a:gd name="T5" fmla="*/ T4 w 61"/>
                              <a:gd name="T6" fmla="+- 0 451 432"/>
                              <a:gd name="T7" fmla="*/ 451 h 61"/>
                              <a:gd name="T8" fmla="+- 0 8874 8865"/>
                              <a:gd name="T9" fmla="*/ T8 w 61"/>
                              <a:gd name="T10" fmla="+- 0 441 432"/>
                              <a:gd name="T11" fmla="*/ 441 h 61"/>
                              <a:gd name="T12" fmla="+- 0 8883 8865"/>
                              <a:gd name="T13" fmla="*/ T12 w 61"/>
                              <a:gd name="T14" fmla="+- 0 435 432"/>
                              <a:gd name="T15" fmla="*/ 435 h 61"/>
                              <a:gd name="T16" fmla="+- 0 8895 8865"/>
                              <a:gd name="T17" fmla="*/ T16 w 61"/>
                              <a:gd name="T18" fmla="+- 0 432 432"/>
                              <a:gd name="T19" fmla="*/ 432 h 61"/>
                              <a:gd name="T20" fmla="+- 0 8907 8865"/>
                              <a:gd name="T21" fmla="*/ T20 w 61"/>
                              <a:gd name="T22" fmla="+- 0 435 432"/>
                              <a:gd name="T23" fmla="*/ 435 h 61"/>
                              <a:gd name="T24" fmla="+- 0 8917 8865"/>
                              <a:gd name="T25" fmla="*/ T24 w 61"/>
                              <a:gd name="T26" fmla="+- 0 441 432"/>
                              <a:gd name="T27" fmla="*/ 441 h 61"/>
                              <a:gd name="T28" fmla="+- 0 8923 8865"/>
                              <a:gd name="T29" fmla="*/ T28 w 61"/>
                              <a:gd name="T30" fmla="+- 0 451 432"/>
                              <a:gd name="T31" fmla="*/ 451 h 61"/>
                              <a:gd name="T32" fmla="+- 0 8926 8865"/>
                              <a:gd name="T33" fmla="*/ T32 w 61"/>
                              <a:gd name="T34" fmla="+- 0 463 432"/>
                              <a:gd name="T35" fmla="*/ 463 h 61"/>
                              <a:gd name="T36" fmla="+- 0 8923 8865"/>
                              <a:gd name="T37" fmla="*/ T36 w 61"/>
                              <a:gd name="T38" fmla="+- 0 474 432"/>
                              <a:gd name="T39" fmla="*/ 474 h 61"/>
                              <a:gd name="T40" fmla="+- 0 8917 8865"/>
                              <a:gd name="T41" fmla="*/ T40 w 61"/>
                              <a:gd name="T42" fmla="+- 0 484 432"/>
                              <a:gd name="T43" fmla="*/ 484 h 61"/>
                              <a:gd name="T44" fmla="+- 0 8907 8865"/>
                              <a:gd name="T45" fmla="*/ T44 w 61"/>
                              <a:gd name="T46" fmla="+- 0 491 432"/>
                              <a:gd name="T47" fmla="*/ 491 h 61"/>
                              <a:gd name="T48" fmla="+- 0 8895 8865"/>
                              <a:gd name="T49" fmla="*/ T48 w 61"/>
                              <a:gd name="T50" fmla="+- 0 493 432"/>
                              <a:gd name="T51" fmla="*/ 493 h 61"/>
                              <a:gd name="T52" fmla="+- 0 8883 8865"/>
                              <a:gd name="T53" fmla="*/ T52 w 61"/>
                              <a:gd name="T54" fmla="+- 0 491 432"/>
                              <a:gd name="T55" fmla="*/ 491 h 61"/>
                              <a:gd name="T56" fmla="+- 0 8874 8865"/>
                              <a:gd name="T57" fmla="*/ T56 w 61"/>
                              <a:gd name="T58" fmla="+- 0 484 432"/>
                              <a:gd name="T59" fmla="*/ 484 h 61"/>
                              <a:gd name="T60" fmla="+- 0 8867 8865"/>
                              <a:gd name="T61" fmla="*/ T60 w 61"/>
                              <a:gd name="T62" fmla="+- 0 474 432"/>
                              <a:gd name="T63" fmla="*/ 474 h 61"/>
                              <a:gd name="T64" fmla="+- 0 8865 8865"/>
                              <a:gd name="T65" fmla="*/ T64 w 61"/>
                              <a:gd name="T66" fmla="+- 0 463 432"/>
                              <a:gd name="T67" fmla="*/ 46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1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2" y="9"/>
                                </a:lnTo>
                                <a:lnTo>
                                  <a:pt x="58" y="19"/>
                                </a:lnTo>
                                <a:lnTo>
                                  <a:pt x="61" y="31"/>
                                </a:lnTo>
                                <a:lnTo>
                                  <a:pt x="58" y="42"/>
                                </a:lnTo>
                                <a:lnTo>
                                  <a:pt x="52" y="52"/>
                                </a:lnTo>
                                <a:lnTo>
                                  <a:pt x="42" y="59"/>
                                </a:lnTo>
                                <a:lnTo>
                                  <a:pt x="30" y="61"/>
                                </a:lnTo>
                                <a:lnTo>
                                  <a:pt x="18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6790D" id="Group 161" o:spid="_x0000_s1026" style="position:absolute;margin-left:408.6pt;margin-top:-19.05pt;width:66.6pt;height:66.6pt;z-index:15782400;mso-position-horizontal-relative:page" coordorigin="8172,-381" coordsize="1332,1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">
                <v:shape id="AutoShape 174" o:spid="_x0000_s1027" style="position:absolute;left:8171;top:-382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" path="m,1271r1332,m,867r1332,m,464r1332,m,60r1332,m60,1332l60,m464,1332l464,m868,1332l868,t403,1332l1271,e" filled="f" strokecolor="#ebebeb" strokeweight=".1301mm">
                  <v:path arrowok="t" o:connecttype="custom" o:connectlocs="0,890;1332,890;0,486;1332,486;0,83;1332,83;0,-321;1332,-321;60,951;60,-381;464,951;464,-381;868,951;868,-381;1271,951;1271,-381" o:connectangles="0,0,0,0,0,0,0,0,0,0,0,0,0,0,0,0"/>
                </v:shape>
                <v:shape id="AutoShape 173" o:spid="_x0000_s1028" style="position:absolute;left:8171;top:-382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" path="m,1069r1332,m,666r1332,m,262r1332,m262,1332l262,m666,1332l666,t403,1332l1069,e" filled="f" strokecolor="#ebebeb" strokeweight=".26286mm">
                  <v:path arrowok="t" o:connecttype="custom" o:connectlocs="0,688;1332,688;0,285;1332,285;0,-119;1332,-119;262,951;262,-381;666,951;666,-381;1069,951;1069,-381" o:connectangles="0,0,0,0,0,0,0,0,0,0,0,0"/>
                </v:shape>
                <v:shape id="Picture 172" o:spid="_x0000_s1029" type="#_x0000_t75" style="position:absolute;left:8417;top:-28;width:135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">
                  <v:imagedata r:id="rId182" o:title=""/>
                </v:shape>
                <v:shape id="Freeform 171" o:spid="_x0000_s1030" style="position:absolute;left:9122;top:421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" path="m47,l29,4,14,14,4,29,,47,4,65,14,80,29,90r18,4l66,90,81,80,91,65,94,47,91,29,81,14,66,4,47,xe" fillcolor="#2d1160" stroked="f">
                  <v:path arrowok="t" o:connecttype="custom" o:connectlocs="47,422;29,426;14,436;4,451;0,469;4,487;14,502;29,512;47,516;66,512;81,502;91,487;94,469;91,451;81,436;66,426;47,422" o:connectangles="0,0,0,0,0,0,0,0,0,0,0,0,0,0,0,0,0"/>
                </v:shape>
                <v:shape id="Freeform 170" o:spid="_x0000_s1031" style="position:absolute;left:9122;top:421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" path="m,47l4,29,14,14,29,4,47,,66,4,81,14,91,29r3,18l91,65,81,80,66,90,47,94,29,90,14,80,4,65,,47e" filled="f" strokecolor="#2d1160" strokeweight=".19242mm">
                  <v:path arrowok="t" o:connecttype="custom" o:connectlocs="0,469;4,451;14,436;29,426;47,422;66,426;81,436;91,451;94,469;91,487;81,502;66,512;47,516;29,512;14,502;4,487;0,469" o:connectangles="0,0,0,0,0,0,0,0,0,0,0,0,0,0,0,0,0"/>
                </v:shape>
                <v:shape id="Picture 169" o:spid="_x0000_s1032" type="#_x0000_t75" style="position:absolute;left:8746;top:-54;width:121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">
                  <v:imagedata r:id="rId183" o:title=""/>
                </v:shape>
                <v:shape id="Picture 168" o:spid="_x0000_s1033" type="#_x0000_t75" style="position:absolute;left:8803;top:538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">
                  <v:imagedata r:id="rId184" o:title=""/>
                </v:shape>
                <v:shape id="Freeform 167" o:spid="_x0000_s1034" style="position:absolute;left:8490;top:400;width:78;height:79;visibility:visible;mso-wrap-style:square;v-text-anchor:top" coordsize="7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" path="m39,l24,3,11,11,3,24,,39,3,54r8,13l24,75r15,3l54,75,66,67,75,54,78,39,75,24,66,11,54,3,39,xe" fillcolor="#f1605d" stroked="f">
                  <v:path arrowok="t" o:connecttype="custom" o:connectlocs="39,400;24,403;11,411;3,424;0,439;3,454;11,467;24,475;39,478;54,475;66,467;75,454;78,439;75,424;66,411;54,403;39,400" o:connectangles="0,0,0,0,0,0,0,0,0,0,0,0,0,0,0,0,0"/>
                </v:shape>
                <v:shape id="Freeform 166" o:spid="_x0000_s1035" style="position:absolute;left:8490;top:400;width:78;height:79;visibility:visible;mso-wrap-style:square;v-text-anchor:top" coordsize="78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" path="m,39l3,24,11,11,24,3,39,,54,3r12,8l75,24r3,15l75,54,66,67,54,75,39,78,24,75,11,67,3,54,,39e" filled="f" strokecolor="#f1605d" strokeweight=".19242mm">
                  <v:path arrowok="t" o:connecttype="custom" o:connectlocs="0,439;3,424;11,411;24,403;39,400;54,403;66,411;75,424;78,439;75,454;66,467;54,475;39,478;24,475;11,467;3,454;0,439" o:connectangles="0,0,0,0,0,0,0,0,0,0,0,0,0,0,0,0,0"/>
                </v:shape>
                <v:shape id="Freeform 165" o:spid="_x0000_s1036" style="position:absolute;left:9111;top:501;width:117;height:117;visibility:visible;mso-wrap-style:square;v-text-anchor:top" coordsize="11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" path="m59,l36,5,17,17,5,36,,59,5,81r12,19l36,112r23,5l81,112r19,-12l112,81r5,-22l112,36,100,17,81,5,59,xe" fillcolor="#feaf77" stroked="f">
                  <v:path arrowok="t" o:connecttype="custom" o:connectlocs="59,501;36,506;17,518;5,537;0,560;5,582;17,601;36,613;59,618;81,613;100,601;112,582;117,560;112,537;100,518;81,506;59,501" o:connectangles="0,0,0,0,0,0,0,0,0,0,0,0,0,0,0,0,0"/>
                </v:shape>
                <v:shape id="Freeform 164" o:spid="_x0000_s1037" style="position:absolute;left:9111;top:501;width:117;height:117;visibility:visible;mso-wrap-style:square;v-text-anchor:top" coordsize="117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" path="m,59l5,36,17,17,36,5,59,,81,5r19,12l112,36r5,23l112,81r-12,19l81,112r-22,5l36,112,17,100,5,81,,59e" filled="f" strokecolor="#feaf77" strokeweight=".19242mm">
                  <v:path arrowok="t" o:connecttype="custom" o:connectlocs="0,560;5,537;17,518;36,506;59,501;81,506;100,518;112,537;117,560;112,582;100,601;81,613;59,618;36,613;17,601;5,582;0,560" o:connectangles="0,0,0,0,0,0,0,0,0,0,0,0,0,0,0,0,0"/>
                </v:shape>
                <v:shape id="Freeform 163" o:spid="_x0000_s1038" style="position:absolute;left:8864;top:432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" path="m30,l18,3,9,9,2,19,,31,2,42,9,52r9,7l30,61,42,59,52,52,58,42,61,31,58,19,52,9,42,3,30,xe" fillcolor="#fcfdbf" stroked="f">
                  <v:path arrowok="t" o:connecttype="custom" o:connectlocs="30,432;18,435;9,441;2,451;0,463;2,474;9,484;18,491;30,493;42,491;52,484;58,474;61,463;58,451;52,441;42,435;30,432" o:connectangles="0,0,0,0,0,0,0,0,0,0,0,0,0,0,0,0,0"/>
                </v:shape>
                <v:shape id="Freeform 162" o:spid="_x0000_s1039" style="position:absolute;left:8864;top:432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" path="m,31l2,19,9,9,18,3,30,,42,3,52,9r6,10l61,31,58,42,52,52,42,59,30,61,18,59,9,52,2,42,,31e" filled="f" strokecolor="#fcfdbf" strokeweight=".19242mm">
                  <v:path arrowok="t" o:connecttype="custom" o:connectlocs="0,463;2,451;9,441;18,435;30,432;42,435;52,441;58,451;61,463;58,474;52,484;42,491;30,493;18,491;9,484;2,474;0,463" o:connectangles="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w w:val="102"/>
          <w:sz w:val="21"/>
        </w:rPr>
        <w:t>0</w:t>
      </w:r>
    </w:p>
    <w:p w14:paraId="5CCC6F34" w14:textId="77777777" w:rsidR="006F1C89" w:rsidRDefault="005D3991">
      <w:pPr>
        <w:spacing w:before="162"/>
        <w:ind w:right="114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</w:p>
    <w:p w14:paraId="29D303CB" w14:textId="77777777" w:rsidR="006F1C89" w:rsidRDefault="005D3991">
      <w:pPr>
        <w:tabs>
          <w:tab w:val="left" w:pos="1167"/>
          <w:tab w:val="left" w:pos="1570"/>
        </w:tabs>
        <w:spacing w:before="169"/>
        <w:ind w:left="702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</w:r>
      <w:r>
        <w:rPr>
          <w:rFonts w:ascii="Times New Roman" w:hAnsi="Times New Roman"/>
          <w:color w:val="4D4D4D"/>
          <w:spacing w:val="-4"/>
          <w:sz w:val="21"/>
        </w:rPr>
        <w:t>2</w:t>
      </w:r>
    </w:p>
    <w:p w14:paraId="1F455DC9" w14:textId="77777777" w:rsidR="006F1C89" w:rsidRDefault="005D3991">
      <w:pPr>
        <w:pStyle w:val="BodyText"/>
        <w:spacing w:before="9"/>
        <w:rPr>
          <w:rFonts w:ascii="Times New Roman"/>
          <w:sz w:val="19"/>
        </w:rPr>
      </w:pPr>
      <w:r>
        <w:br w:type="column"/>
      </w:r>
    </w:p>
    <w:p w14:paraId="432BB618" w14:textId="77777777" w:rsidR="006F1C89" w:rsidRDefault="005D3991">
      <w:pPr>
        <w:ind w:right="1616"/>
        <w:jc w:val="right"/>
        <w:rPr>
          <w:rFonts w:ascii="Times New Roman"/>
          <w:sz w:val="21"/>
        </w:rPr>
      </w:pPr>
      <w:r>
        <w:rPr>
          <w:rFonts w:ascii="Times New Roman"/>
          <w:color w:val="4D4D4D"/>
          <w:w w:val="102"/>
          <w:sz w:val="21"/>
        </w:rPr>
        <w:t>2</w:t>
      </w:r>
    </w:p>
    <w:p w14:paraId="7EF59AE5" w14:textId="6EE909ED" w:rsidR="006F1C89" w:rsidRDefault="00C85944">
      <w:pPr>
        <w:spacing w:before="162"/>
        <w:ind w:right="1616"/>
        <w:jc w:val="right"/>
        <w:rPr>
          <w:rFonts w:ascii="Times New Roman"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2912" behindDoc="0" locked="0" layoutInCell="1" allowOverlap="1" wp14:anchorId="5BB2FC81" wp14:editId="4E60B413">
                <wp:simplePos x="0" y="0"/>
                <wp:positionH relativeFrom="page">
                  <wp:posOffset>6287135</wp:posOffset>
                </wp:positionH>
                <wp:positionV relativeFrom="paragraph">
                  <wp:posOffset>-241935</wp:posOffset>
                </wp:positionV>
                <wp:extent cx="845820" cy="845820"/>
                <wp:effectExtent l="0" t="0" r="0" b="0"/>
                <wp:wrapNone/>
                <wp:docPr id="16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845820"/>
                          <a:chOff x="9901" y="-381"/>
                          <a:chExt cx="1332" cy="1332"/>
                        </a:xfrm>
                      </wpg:grpSpPr>
                      <wps:wsp>
                        <wps:cNvPr id="165" name="AutoShape 160"/>
                        <wps:cNvSpPr>
                          <a:spLocks/>
                        </wps:cNvSpPr>
                        <wps:spPr bwMode="auto">
                          <a:xfrm>
                            <a:off x="9900" y="-382"/>
                            <a:ext cx="1332" cy="1332"/>
                          </a:xfrm>
                          <a:custGeom>
                            <a:avLst/>
                            <a:gdLst>
                              <a:gd name="T0" fmla="+- 0 9901 9901"/>
                              <a:gd name="T1" fmla="*/ T0 w 1332"/>
                              <a:gd name="T2" fmla="+- 0 890 -381"/>
                              <a:gd name="T3" fmla="*/ 890 h 1332"/>
                              <a:gd name="T4" fmla="+- 0 11233 9901"/>
                              <a:gd name="T5" fmla="*/ T4 w 1332"/>
                              <a:gd name="T6" fmla="+- 0 890 -381"/>
                              <a:gd name="T7" fmla="*/ 890 h 1332"/>
                              <a:gd name="T8" fmla="+- 0 9901 9901"/>
                              <a:gd name="T9" fmla="*/ T8 w 1332"/>
                              <a:gd name="T10" fmla="+- 0 486 -381"/>
                              <a:gd name="T11" fmla="*/ 486 h 1332"/>
                              <a:gd name="T12" fmla="+- 0 11233 9901"/>
                              <a:gd name="T13" fmla="*/ T12 w 1332"/>
                              <a:gd name="T14" fmla="+- 0 486 -381"/>
                              <a:gd name="T15" fmla="*/ 486 h 1332"/>
                              <a:gd name="T16" fmla="+- 0 9901 9901"/>
                              <a:gd name="T17" fmla="*/ T16 w 1332"/>
                              <a:gd name="T18" fmla="+- 0 83 -381"/>
                              <a:gd name="T19" fmla="*/ 83 h 1332"/>
                              <a:gd name="T20" fmla="+- 0 11233 9901"/>
                              <a:gd name="T21" fmla="*/ T20 w 1332"/>
                              <a:gd name="T22" fmla="+- 0 83 -381"/>
                              <a:gd name="T23" fmla="*/ 83 h 1332"/>
                              <a:gd name="T24" fmla="+- 0 9901 9901"/>
                              <a:gd name="T25" fmla="*/ T24 w 1332"/>
                              <a:gd name="T26" fmla="+- 0 -321 -381"/>
                              <a:gd name="T27" fmla="*/ -321 h 1332"/>
                              <a:gd name="T28" fmla="+- 0 11233 9901"/>
                              <a:gd name="T29" fmla="*/ T28 w 1332"/>
                              <a:gd name="T30" fmla="+- 0 -321 -381"/>
                              <a:gd name="T31" fmla="*/ -321 h 1332"/>
                              <a:gd name="T32" fmla="+- 0 9961 9901"/>
                              <a:gd name="T33" fmla="*/ T32 w 1332"/>
                              <a:gd name="T34" fmla="+- 0 951 -381"/>
                              <a:gd name="T35" fmla="*/ 951 h 1332"/>
                              <a:gd name="T36" fmla="+- 0 9961 9901"/>
                              <a:gd name="T37" fmla="*/ T36 w 1332"/>
                              <a:gd name="T38" fmla="+- 0 -381 -381"/>
                              <a:gd name="T39" fmla="*/ -381 h 1332"/>
                              <a:gd name="T40" fmla="+- 0 10365 9901"/>
                              <a:gd name="T41" fmla="*/ T40 w 1332"/>
                              <a:gd name="T42" fmla="+- 0 951 -381"/>
                              <a:gd name="T43" fmla="*/ 951 h 1332"/>
                              <a:gd name="T44" fmla="+- 0 10365 9901"/>
                              <a:gd name="T45" fmla="*/ T44 w 1332"/>
                              <a:gd name="T46" fmla="+- 0 -381 -381"/>
                              <a:gd name="T47" fmla="*/ -381 h 1332"/>
                              <a:gd name="T48" fmla="+- 0 10769 9901"/>
                              <a:gd name="T49" fmla="*/ T48 w 1332"/>
                              <a:gd name="T50" fmla="+- 0 951 -381"/>
                              <a:gd name="T51" fmla="*/ 951 h 1332"/>
                              <a:gd name="T52" fmla="+- 0 10769 9901"/>
                              <a:gd name="T53" fmla="*/ T52 w 1332"/>
                              <a:gd name="T54" fmla="+- 0 -381 -381"/>
                              <a:gd name="T55" fmla="*/ -381 h 1332"/>
                              <a:gd name="T56" fmla="+- 0 11172 9901"/>
                              <a:gd name="T57" fmla="*/ T56 w 1332"/>
                              <a:gd name="T58" fmla="+- 0 951 -381"/>
                              <a:gd name="T59" fmla="*/ 951 h 1332"/>
                              <a:gd name="T60" fmla="+- 0 11172 9901"/>
                              <a:gd name="T61" fmla="*/ T60 w 1332"/>
                              <a:gd name="T62" fmla="+- 0 -381 -381"/>
                              <a:gd name="T63" fmla="*/ -381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271"/>
                                </a:moveTo>
                                <a:lnTo>
                                  <a:pt x="1332" y="1271"/>
                                </a:lnTo>
                                <a:moveTo>
                                  <a:pt x="0" y="867"/>
                                </a:moveTo>
                                <a:lnTo>
                                  <a:pt x="1332" y="867"/>
                                </a:lnTo>
                                <a:moveTo>
                                  <a:pt x="0" y="464"/>
                                </a:moveTo>
                                <a:lnTo>
                                  <a:pt x="1332" y="464"/>
                                </a:lnTo>
                                <a:moveTo>
                                  <a:pt x="0" y="60"/>
                                </a:moveTo>
                                <a:lnTo>
                                  <a:pt x="1332" y="60"/>
                                </a:lnTo>
                                <a:moveTo>
                                  <a:pt x="60" y="1332"/>
                                </a:moveTo>
                                <a:lnTo>
                                  <a:pt x="60" y="0"/>
                                </a:lnTo>
                                <a:moveTo>
                                  <a:pt x="464" y="1332"/>
                                </a:moveTo>
                                <a:lnTo>
                                  <a:pt x="464" y="0"/>
                                </a:lnTo>
                                <a:moveTo>
                                  <a:pt x="868" y="1332"/>
                                </a:moveTo>
                                <a:lnTo>
                                  <a:pt x="868" y="0"/>
                                </a:lnTo>
                                <a:moveTo>
                                  <a:pt x="1271" y="1332"/>
                                </a:moveTo>
                                <a:lnTo>
                                  <a:pt x="1271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AutoShape 159"/>
                        <wps:cNvSpPr>
                          <a:spLocks/>
                        </wps:cNvSpPr>
                        <wps:spPr bwMode="auto">
                          <a:xfrm>
                            <a:off x="9900" y="-382"/>
                            <a:ext cx="1332" cy="1332"/>
                          </a:xfrm>
                          <a:custGeom>
                            <a:avLst/>
                            <a:gdLst>
                              <a:gd name="T0" fmla="+- 0 9901 9901"/>
                              <a:gd name="T1" fmla="*/ T0 w 1332"/>
                              <a:gd name="T2" fmla="+- 0 688 -381"/>
                              <a:gd name="T3" fmla="*/ 688 h 1332"/>
                              <a:gd name="T4" fmla="+- 0 11233 9901"/>
                              <a:gd name="T5" fmla="*/ T4 w 1332"/>
                              <a:gd name="T6" fmla="+- 0 688 -381"/>
                              <a:gd name="T7" fmla="*/ 688 h 1332"/>
                              <a:gd name="T8" fmla="+- 0 9901 9901"/>
                              <a:gd name="T9" fmla="*/ T8 w 1332"/>
                              <a:gd name="T10" fmla="+- 0 285 -381"/>
                              <a:gd name="T11" fmla="*/ 285 h 1332"/>
                              <a:gd name="T12" fmla="+- 0 11233 9901"/>
                              <a:gd name="T13" fmla="*/ T12 w 1332"/>
                              <a:gd name="T14" fmla="+- 0 285 -381"/>
                              <a:gd name="T15" fmla="*/ 285 h 1332"/>
                              <a:gd name="T16" fmla="+- 0 9901 9901"/>
                              <a:gd name="T17" fmla="*/ T16 w 1332"/>
                              <a:gd name="T18" fmla="+- 0 -119 -381"/>
                              <a:gd name="T19" fmla="*/ -119 h 1332"/>
                              <a:gd name="T20" fmla="+- 0 11233 9901"/>
                              <a:gd name="T21" fmla="*/ T20 w 1332"/>
                              <a:gd name="T22" fmla="+- 0 -119 -381"/>
                              <a:gd name="T23" fmla="*/ -119 h 1332"/>
                              <a:gd name="T24" fmla="+- 0 10163 9901"/>
                              <a:gd name="T25" fmla="*/ T24 w 1332"/>
                              <a:gd name="T26" fmla="+- 0 951 -381"/>
                              <a:gd name="T27" fmla="*/ 951 h 1332"/>
                              <a:gd name="T28" fmla="+- 0 10163 9901"/>
                              <a:gd name="T29" fmla="*/ T28 w 1332"/>
                              <a:gd name="T30" fmla="+- 0 -381 -381"/>
                              <a:gd name="T31" fmla="*/ -381 h 1332"/>
                              <a:gd name="T32" fmla="+- 0 10567 9901"/>
                              <a:gd name="T33" fmla="*/ T32 w 1332"/>
                              <a:gd name="T34" fmla="+- 0 951 -381"/>
                              <a:gd name="T35" fmla="*/ 951 h 1332"/>
                              <a:gd name="T36" fmla="+- 0 10567 9901"/>
                              <a:gd name="T37" fmla="*/ T36 w 1332"/>
                              <a:gd name="T38" fmla="+- 0 -381 -381"/>
                              <a:gd name="T39" fmla="*/ -381 h 1332"/>
                              <a:gd name="T40" fmla="+- 0 10970 9901"/>
                              <a:gd name="T41" fmla="*/ T40 w 1332"/>
                              <a:gd name="T42" fmla="+- 0 951 -381"/>
                              <a:gd name="T43" fmla="*/ 951 h 1332"/>
                              <a:gd name="T44" fmla="+- 0 10970 9901"/>
                              <a:gd name="T45" fmla="*/ T44 w 1332"/>
                              <a:gd name="T46" fmla="+- 0 -381 -381"/>
                              <a:gd name="T47" fmla="*/ -381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32" h="1332">
                                <a:moveTo>
                                  <a:pt x="0" y="1069"/>
                                </a:moveTo>
                                <a:lnTo>
                                  <a:pt x="1332" y="1069"/>
                                </a:lnTo>
                                <a:moveTo>
                                  <a:pt x="0" y="666"/>
                                </a:moveTo>
                                <a:lnTo>
                                  <a:pt x="1332" y="666"/>
                                </a:lnTo>
                                <a:moveTo>
                                  <a:pt x="0" y="262"/>
                                </a:moveTo>
                                <a:lnTo>
                                  <a:pt x="1332" y="262"/>
                                </a:lnTo>
                                <a:moveTo>
                                  <a:pt x="262" y="1332"/>
                                </a:moveTo>
                                <a:lnTo>
                                  <a:pt x="262" y="0"/>
                                </a:lnTo>
                                <a:moveTo>
                                  <a:pt x="666" y="1332"/>
                                </a:moveTo>
                                <a:lnTo>
                                  <a:pt x="666" y="0"/>
                                </a:lnTo>
                                <a:moveTo>
                                  <a:pt x="1069" y="1332"/>
                                </a:moveTo>
                                <a:lnTo>
                                  <a:pt x="1069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24" y="-37"/>
                            <a:ext cx="106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9" y="-16"/>
                            <a:ext cx="148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78" y="440"/>
                            <a:ext cx="138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84" y="463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F7278" id="Group 154" o:spid="_x0000_s1026" style="position:absolute;margin-left:495.05pt;margin-top:-19.05pt;width:66.6pt;height:66.6pt;z-index:15782912;mso-position-horizontal-relative:page" coordorigin="9901,-381" coordsize="1332,1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">
                <v:shape id="AutoShape 160" o:spid="_x0000_s1027" style="position:absolute;left:9900;top:-382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" path="m,1271r1332,m,867r1332,m,464r1332,m,60r1332,m60,1332l60,m464,1332l464,m868,1332l868,t403,1332l1271,e" filled="f" strokecolor="#ebebeb" strokeweight=".1301mm">
                  <v:path arrowok="t" o:connecttype="custom" o:connectlocs="0,890;1332,890;0,486;1332,486;0,83;1332,83;0,-321;1332,-321;60,951;60,-381;464,951;464,-381;868,951;868,-381;1271,951;1271,-381" o:connectangles="0,0,0,0,0,0,0,0,0,0,0,0,0,0,0,0"/>
                </v:shape>
                <v:shape id="AutoShape 159" o:spid="_x0000_s1028" style="position:absolute;left:9900;top:-382;width:1332;height:1332;visibility:visible;mso-wrap-style:square;v-text-anchor:top" coordsize="133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" path="m,1069r1332,m,666r1332,m,262r1332,m262,1332l262,m666,1332l666,t403,1332l1069,e" filled="f" strokecolor="#ebebeb" strokeweight=".26286mm">
                  <v:path arrowok="t" o:connecttype="custom" o:connectlocs="0,688;1332,688;0,285;1332,285;0,-119;1332,-119;262,951;262,-381;666,951;666,-381;1069,951;1069,-381" o:connectangles="0,0,0,0,0,0,0,0,0,0,0,0"/>
                </v:shape>
                <v:shape id="Picture 158" o:spid="_x0000_s1029" type="#_x0000_t75" style="position:absolute;left:10824;top:-37;width:106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">
                  <v:imagedata r:id="rId189" o:title=""/>
                </v:shape>
                <v:shape id="Picture 157" o:spid="_x0000_s1030" type="#_x0000_t75" style="position:absolute;left:10179;top:-16;width:148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">
                  <v:imagedata r:id="rId190" o:title=""/>
                </v:shape>
                <v:shape id="Picture 156" o:spid="_x0000_s1031" type="#_x0000_t75" style="position:absolute;left:10778;top:440;width:138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">
                  <v:imagedata r:id="rId191" o:title=""/>
                </v:shape>
                <v:shape id="Picture 155" o:spid="_x0000_s1032" type="#_x0000_t75" style="position:absolute;left:10484;top:463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">
                  <v:imagedata r:id="rId192" o:title="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w w:val="102"/>
          <w:sz w:val="21"/>
        </w:rPr>
        <w:t>0</w:t>
      </w:r>
    </w:p>
    <w:p w14:paraId="2F443DC7" w14:textId="77777777" w:rsidR="006F1C89" w:rsidRDefault="005D3991">
      <w:pPr>
        <w:spacing w:before="162"/>
        <w:ind w:right="1616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</w:p>
    <w:p w14:paraId="6802B510" w14:textId="77777777" w:rsidR="006F1C89" w:rsidRDefault="005D3991">
      <w:pPr>
        <w:tabs>
          <w:tab w:val="left" w:pos="1167"/>
          <w:tab w:val="left" w:pos="1570"/>
        </w:tabs>
        <w:spacing w:before="169"/>
        <w:ind w:left="702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</w:p>
    <w:p w14:paraId="4AE90260" w14:textId="77777777" w:rsidR="006F1C89" w:rsidRDefault="006F1C89">
      <w:pPr>
        <w:rPr>
          <w:rFonts w:ascii="Times New Roman" w:hAnsi="Times New Roman"/>
          <w:sz w:val="21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5" w:space="720" w:equalWidth="0">
            <w:col w:w="1679" w:space="50"/>
            <w:col w:w="3408" w:space="50"/>
            <w:col w:w="1679" w:space="51"/>
            <w:col w:w="1679" w:space="50"/>
            <w:col w:w="2154"/>
          </w:cols>
        </w:sectPr>
      </w:pPr>
    </w:p>
    <w:p w14:paraId="680CF55D" w14:textId="77777777" w:rsidR="006F1C89" w:rsidRDefault="006F1C89">
      <w:pPr>
        <w:pStyle w:val="BodyText"/>
        <w:rPr>
          <w:rFonts w:ascii="Times New Roman"/>
          <w:sz w:val="20"/>
        </w:rPr>
      </w:pPr>
    </w:p>
    <w:p w14:paraId="542DDE7B" w14:textId="77777777" w:rsidR="006F1C89" w:rsidRDefault="006F1C89">
      <w:pPr>
        <w:pStyle w:val="BodyText"/>
        <w:rPr>
          <w:rFonts w:ascii="Times New Roman"/>
          <w:sz w:val="20"/>
        </w:rPr>
      </w:pPr>
    </w:p>
    <w:p w14:paraId="7EBCEB86" w14:textId="77777777" w:rsidR="006F1C89" w:rsidRDefault="006F1C89">
      <w:pPr>
        <w:pStyle w:val="BodyText"/>
        <w:rPr>
          <w:rFonts w:ascii="Times New Roman"/>
          <w:sz w:val="20"/>
        </w:rPr>
      </w:pPr>
    </w:p>
    <w:p w14:paraId="30A46187" w14:textId="77777777" w:rsidR="006F1C89" w:rsidRDefault="006F1C89">
      <w:pPr>
        <w:pStyle w:val="BodyText"/>
        <w:spacing w:before="2"/>
        <w:rPr>
          <w:rFonts w:ascii="Times New Roman"/>
          <w:sz w:val="19"/>
        </w:rPr>
      </w:pPr>
    </w:p>
    <w:p w14:paraId="2D3E369C" w14:textId="3B99DE98" w:rsidR="006F1C89" w:rsidRDefault="005D3991">
      <w:pPr>
        <w:tabs>
          <w:tab w:val="left" w:pos="2275"/>
          <w:tab w:val="left" w:pos="4004"/>
          <w:tab w:val="left" w:pos="5733"/>
          <w:tab w:val="left" w:pos="7462"/>
          <w:tab w:val="left" w:pos="9191"/>
        </w:tabs>
        <w:spacing w:line="153" w:lineRule="exact"/>
        <w:ind w:left="555"/>
        <w:rPr>
          <w:rFonts w:ascii="Times New Roman"/>
          <w:sz w:val="15"/>
        </w:rPr>
      </w:pPr>
      <w:r>
        <w:rPr>
          <w:rFonts w:ascii="Times New Roman"/>
          <w:noProof/>
          <w:sz w:val="9"/>
        </w:rPr>
        <w:drawing>
          <wp:inline distT="0" distB="0" distL="0" distR="0" wp14:anchorId="7C8DCEC8" wp14:editId="6742BA67">
            <wp:extent cx="842431" cy="58292"/>
            <wp:effectExtent l="0" t="0" r="0" b="0"/>
            <wp:docPr id="1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5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431" cy="5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9"/>
        </w:rPr>
        <w:tab/>
      </w:r>
      <w:r w:rsidR="00C85944">
        <w:rPr>
          <w:rFonts w:ascii="Times New Roman"/>
          <w:noProof/>
          <w:sz w:val="10"/>
        </w:rPr>
        <mc:AlternateContent>
          <mc:Choice Requires="wpg">
            <w:drawing>
              <wp:inline distT="0" distB="0" distL="0" distR="0" wp14:anchorId="05F5E30E" wp14:editId="0B32EC24">
                <wp:extent cx="846455" cy="68580"/>
                <wp:effectExtent l="12700" t="8255" r="7620" b="8890"/>
                <wp:docPr id="14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6455" cy="68580"/>
                          <a:chOff x="0" y="0"/>
                          <a:chExt cx="1333" cy="108"/>
                        </a:xfrm>
                      </wpg:grpSpPr>
                      <wps:wsp>
                        <wps:cNvPr id="141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0" y="54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10439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Freeform 152"/>
                        <wps:cNvSpPr>
                          <a:spLocks/>
                        </wps:cNvSpPr>
                        <wps:spPr bwMode="auto">
                          <a:xfrm>
                            <a:off x="790" y="14"/>
                            <a:ext cx="79" cy="79"/>
                          </a:xfrm>
                          <a:custGeom>
                            <a:avLst/>
                            <a:gdLst>
                              <a:gd name="T0" fmla="+- 0 830 791"/>
                              <a:gd name="T1" fmla="*/ T0 w 79"/>
                              <a:gd name="T2" fmla="+- 0 15 15"/>
                              <a:gd name="T3" fmla="*/ 15 h 79"/>
                              <a:gd name="T4" fmla="+- 0 815 791"/>
                              <a:gd name="T5" fmla="*/ T4 w 79"/>
                              <a:gd name="T6" fmla="+- 0 18 15"/>
                              <a:gd name="T7" fmla="*/ 18 h 79"/>
                              <a:gd name="T8" fmla="+- 0 802 791"/>
                              <a:gd name="T9" fmla="*/ T8 w 79"/>
                              <a:gd name="T10" fmla="+- 0 26 15"/>
                              <a:gd name="T11" fmla="*/ 26 h 79"/>
                              <a:gd name="T12" fmla="+- 0 794 791"/>
                              <a:gd name="T13" fmla="*/ T12 w 79"/>
                              <a:gd name="T14" fmla="+- 0 39 15"/>
                              <a:gd name="T15" fmla="*/ 39 h 79"/>
                              <a:gd name="T16" fmla="+- 0 791 791"/>
                              <a:gd name="T17" fmla="*/ T16 w 79"/>
                              <a:gd name="T18" fmla="+- 0 54 15"/>
                              <a:gd name="T19" fmla="*/ 54 h 79"/>
                              <a:gd name="T20" fmla="+- 0 794 791"/>
                              <a:gd name="T21" fmla="*/ T20 w 79"/>
                              <a:gd name="T22" fmla="+- 0 69 15"/>
                              <a:gd name="T23" fmla="*/ 69 h 79"/>
                              <a:gd name="T24" fmla="+- 0 802 791"/>
                              <a:gd name="T25" fmla="*/ T24 w 79"/>
                              <a:gd name="T26" fmla="+- 0 82 15"/>
                              <a:gd name="T27" fmla="*/ 82 h 79"/>
                              <a:gd name="T28" fmla="+- 0 815 791"/>
                              <a:gd name="T29" fmla="*/ T28 w 79"/>
                              <a:gd name="T30" fmla="+- 0 90 15"/>
                              <a:gd name="T31" fmla="*/ 90 h 79"/>
                              <a:gd name="T32" fmla="+- 0 830 791"/>
                              <a:gd name="T33" fmla="*/ T32 w 79"/>
                              <a:gd name="T34" fmla="+- 0 93 15"/>
                              <a:gd name="T35" fmla="*/ 93 h 79"/>
                              <a:gd name="T36" fmla="+- 0 846 791"/>
                              <a:gd name="T37" fmla="*/ T36 w 79"/>
                              <a:gd name="T38" fmla="+- 0 90 15"/>
                              <a:gd name="T39" fmla="*/ 90 h 79"/>
                              <a:gd name="T40" fmla="+- 0 858 791"/>
                              <a:gd name="T41" fmla="*/ T40 w 79"/>
                              <a:gd name="T42" fmla="+- 0 82 15"/>
                              <a:gd name="T43" fmla="*/ 82 h 79"/>
                              <a:gd name="T44" fmla="+- 0 866 791"/>
                              <a:gd name="T45" fmla="*/ T44 w 79"/>
                              <a:gd name="T46" fmla="+- 0 69 15"/>
                              <a:gd name="T47" fmla="*/ 69 h 79"/>
                              <a:gd name="T48" fmla="+- 0 870 791"/>
                              <a:gd name="T49" fmla="*/ T48 w 79"/>
                              <a:gd name="T50" fmla="+- 0 54 15"/>
                              <a:gd name="T51" fmla="*/ 54 h 79"/>
                              <a:gd name="T52" fmla="+- 0 866 791"/>
                              <a:gd name="T53" fmla="*/ T52 w 79"/>
                              <a:gd name="T54" fmla="+- 0 39 15"/>
                              <a:gd name="T55" fmla="*/ 39 h 79"/>
                              <a:gd name="T56" fmla="+- 0 858 791"/>
                              <a:gd name="T57" fmla="*/ T56 w 79"/>
                              <a:gd name="T58" fmla="+- 0 26 15"/>
                              <a:gd name="T59" fmla="*/ 26 h 79"/>
                              <a:gd name="T60" fmla="+- 0 846 791"/>
                              <a:gd name="T61" fmla="*/ T60 w 79"/>
                              <a:gd name="T62" fmla="+- 0 18 15"/>
                              <a:gd name="T63" fmla="*/ 18 h 79"/>
                              <a:gd name="T64" fmla="+- 0 830 791"/>
                              <a:gd name="T65" fmla="*/ T64 w 79"/>
                              <a:gd name="T66" fmla="+- 0 15 15"/>
                              <a:gd name="T67" fmla="*/ 1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9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1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51"/>
                        <wps:cNvSpPr>
                          <a:spLocks/>
                        </wps:cNvSpPr>
                        <wps:spPr bwMode="auto">
                          <a:xfrm>
                            <a:off x="790" y="14"/>
                            <a:ext cx="79" cy="79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79"/>
                              <a:gd name="T2" fmla="+- 0 54 15"/>
                              <a:gd name="T3" fmla="*/ 54 h 79"/>
                              <a:gd name="T4" fmla="+- 0 794 791"/>
                              <a:gd name="T5" fmla="*/ T4 w 79"/>
                              <a:gd name="T6" fmla="+- 0 39 15"/>
                              <a:gd name="T7" fmla="*/ 39 h 79"/>
                              <a:gd name="T8" fmla="+- 0 802 791"/>
                              <a:gd name="T9" fmla="*/ T8 w 79"/>
                              <a:gd name="T10" fmla="+- 0 26 15"/>
                              <a:gd name="T11" fmla="*/ 26 h 79"/>
                              <a:gd name="T12" fmla="+- 0 815 791"/>
                              <a:gd name="T13" fmla="*/ T12 w 79"/>
                              <a:gd name="T14" fmla="+- 0 18 15"/>
                              <a:gd name="T15" fmla="*/ 18 h 79"/>
                              <a:gd name="T16" fmla="+- 0 830 791"/>
                              <a:gd name="T17" fmla="*/ T16 w 79"/>
                              <a:gd name="T18" fmla="+- 0 15 15"/>
                              <a:gd name="T19" fmla="*/ 15 h 79"/>
                              <a:gd name="T20" fmla="+- 0 846 791"/>
                              <a:gd name="T21" fmla="*/ T20 w 79"/>
                              <a:gd name="T22" fmla="+- 0 18 15"/>
                              <a:gd name="T23" fmla="*/ 18 h 79"/>
                              <a:gd name="T24" fmla="+- 0 858 791"/>
                              <a:gd name="T25" fmla="*/ T24 w 79"/>
                              <a:gd name="T26" fmla="+- 0 26 15"/>
                              <a:gd name="T27" fmla="*/ 26 h 79"/>
                              <a:gd name="T28" fmla="+- 0 866 791"/>
                              <a:gd name="T29" fmla="*/ T28 w 79"/>
                              <a:gd name="T30" fmla="+- 0 39 15"/>
                              <a:gd name="T31" fmla="*/ 39 h 79"/>
                              <a:gd name="T32" fmla="+- 0 870 791"/>
                              <a:gd name="T33" fmla="*/ T32 w 79"/>
                              <a:gd name="T34" fmla="+- 0 54 15"/>
                              <a:gd name="T35" fmla="*/ 54 h 79"/>
                              <a:gd name="T36" fmla="+- 0 866 791"/>
                              <a:gd name="T37" fmla="*/ T36 w 79"/>
                              <a:gd name="T38" fmla="+- 0 69 15"/>
                              <a:gd name="T39" fmla="*/ 69 h 79"/>
                              <a:gd name="T40" fmla="+- 0 858 791"/>
                              <a:gd name="T41" fmla="*/ T40 w 79"/>
                              <a:gd name="T42" fmla="+- 0 82 15"/>
                              <a:gd name="T43" fmla="*/ 82 h 79"/>
                              <a:gd name="T44" fmla="+- 0 846 791"/>
                              <a:gd name="T45" fmla="*/ T44 w 79"/>
                              <a:gd name="T46" fmla="+- 0 90 15"/>
                              <a:gd name="T47" fmla="*/ 90 h 79"/>
                              <a:gd name="T48" fmla="+- 0 830 791"/>
                              <a:gd name="T49" fmla="*/ T48 w 79"/>
                              <a:gd name="T50" fmla="+- 0 93 15"/>
                              <a:gd name="T51" fmla="*/ 93 h 79"/>
                              <a:gd name="T52" fmla="+- 0 815 791"/>
                              <a:gd name="T53" fmla="*/ T52 w 79"/>
                              <a:gd name="T54" fmla="+- 0 90 15"/>
                              <a:gd name="T55" fmla="*/ 90 h 79"/>
                              <a:gd name="T56" fmla="+- 0 802 791"/>
                              <a:gd name="T57" fmla="*/ T56 w 79"/>
                              <a:gd name="T58" fmla="+- 0 82 15"/>
                              <a:gd name="T59" fmla="*/ 82 h 79"/>
                              <a:gd name="T60" fmla="+- 0 794 791"/>
                              <a:gd name="T61" fmla="*/ T60 w 79"/>
                              <a:gd name="T62" fmla="+- 0 69 15"/>
                              <a:gd name="T63" fmla="*/ 69 h 79"/>
                              <a:gd name="T64" fmla="+- 0 791 791"/>
                              <a:gd name="T65" fmla="*/ T64 w 79"/>
                              <a:gd name="T66" fmla="+- 0 54 15"/>
                              <a:gd name="T67" fmla="*/ 5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1"/>
                                </a:lnTo>
                                <a:lnTo>
                                  <a:pt x="75" y="24"/>
                                </a:lnTo>
                                <a:lnTo>
                                  <a:pt x="79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50"/>
                        <wps:cNvSpPr>
                          <a:spLocks/>
                        </wps:cNvSpPr>
                        <wps:spPr bwMode="auto">
                          <a:xfrm>
                            <a:off x="485" y="7"/>
                            <a:ext cx="94" cy="94"/>
                          </a:xfrm>
                          <a:custGeom>
                            <a:avLst/>
                            <a:gdLst>
                              <a:gd name="T0" fmla="+- 0 532 485"/>
                              <a:gd name="T1" fmla="*/ T0 w 94"/>
                              <a:gd name="T2" fmla="+- 0 7 7"/>
                              <a:gd name="T3" fmla="*/ 7 h 94"/>
                              <a:gd name="T4" fmla="+- 0 514 485"/>
                              <a:gd name="T5" fmla="*/ T4 w 94"/>
                              <a:gd name="T6" fmla="+- 0 11 7"/>
                              <a:gd name="T7" fmla="*/ 11 h 94"/>
                              <a:gd name="T8" fmla="+- 0 499 485"/>
                              <a:gd name="T9" fmla="*/ T8 w 94"/>
                              <a:gd name="T10" fmla="+- 0 21 7"/>
                              <a:gd name="T11" fmla="*/ 21 h 94"/>
                              <a:gd name="T12" fmla="+- 0 489 485"/>
                              <a:gd name="T13" fmla="*/ T12 w 94"/>
                              <a:gd name="T14" fmla="+- 0 36 7"/>
                              <a:gd name="T15" fmla="*/ 36 h 94"/>
                              <a:gd name="T16" fmla="+- 0 485 485"/>
                              <a:gd name="T17" fmla="*/ T16 w 94"/>
                              <a:gd name="T18" fmla="+- 0 54 7"/>
                              <a:gd name="T19" fmla="*/ 54 h 94"/>
                              <a:gd name="T20" fmla="+- 0 489 485"/>
                              <a:gd name="T21" fmla="*/ T20 w 94"/>
                              <a:gd name="T22" fmla="+- 0 72 7"/>
                              <a:gd name="T23" fmla="*/ 72 h 94"/>
                              <a:gd name="T24" fmla="+- 0 499 485"/>
                              <a:gd name="T25" fmla="*/ T24 w 94"/>
                              <a:gd name="T26" fmla="+- 0 87 7"/>
                              <a:gd name="T27" fmla="*/ 87 h 94"/>
                              <a:gd name="T28" fmla="+- 0 514 485"/>
                              <a:gd name="T29" fmla="*/ T28 w 94"/>
                              <a:gd name="T30" fmla="+- 0 97 7"/>
                              <a:gd name="T31" fmla="*/ 97 h 94"/>
                              <a:gd name="T32" fmla="+- 0 532 485"/>
                              <a:gd name="T33" fmla="*/ T32 w 94"/>
                              <a:gd name="T34" fmla="+- 0 101 7"/>
                              <a:gd name="T35" fmla="*/ 101 h 94"/>
                              <a:gd name="T36" fmla="+- 0 550 485"/>
                              <a:gd name="T37" fmla="*/ T36 w 94"/>
                              <a:gd name="T38" fmla="+- 0 97 7"/>
                              <a:gd name="T39" fmla="*/ 97 h 94"/>
                              <a:gd name="T40" fmla="+- 0 565 485"/>
                              <a:gd name="T41" fmla="*/ T40 w 94"/>
                              <a:gd name="T42" fmla="+- 0 87 7"/>
                              <a:gd name="T43" fmla="*/ 87 h 94"/>
                              <a:gd name="T44" fmla="+- 0 575 485"/>
                              <a:gd name="T45" fmla="*/ T44 w 94"/>
                              <a:gd name="T46" fmla="+- 0 72 7"/>
                              <a:gd name="T47" fmla="*/ 72 h 94"/>
                              <a:gd name="T48" fmla="+- 0 579 485"/>
                              <a:gd name="T49" fmla="*/ T48 w 94"/>
                              <a:gd name="T50" fmla="+- 0 54 7"/>
                              <a:gd name="T51" fmla="*/ 54 h 94"/>
                              <a:gd name="T52" fmla="+- 0 575 485"/>
                              <a:gd name="T53" fmla="*/ T52 w 94"/>
                              <a:gd name="T54" fmla="+- 0 36 7"/>
                              <a:gd name="T55" fmla="*/ 36 h 94"/>
                              <a:gd name="T56" fmla="+- 0 565 485"/>
                              <a:gd name="T57" fmla="*/ T56 w 94"/>
                              <a:gd name="T58" fmla="+- 0 21 7"/>
                              <a:gd name="T59" fmla="*/ 21 h 94"/>
                              <a:gd name="T60" fmla="+- 0 550 485"/>
                              <a:gd name="T61" fmla="*/ T60 w 94"/>
                              <a:gd name="T62" fmla="+- 0 11 7"/>
                              <a:gd name="T63" fmla="*/ 11 h 94"/>
                              <a:gd name="T64" fmla="+- 0 532 485"/>
                              <a:gd name="T65" fmla="*/ T64 w 94"/>
                              <a:gd name="T66" fmla="+- 0 7 7"/>
                              <a:gd name="T67" fmla="*/ 7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4" h="94">
                                <a:moveTo>
                                  <a:pt x="47" y="0"/>
                                </a:move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4" y="65"/>
                                </a:lnTo>
                                <a:lnTo>
                                  <a:pt x="14" y="80"/>
                                </a:lnTo>
                                <a:lnTo>
                                  <a:pt x="29" y="90"/>
                                </a:lnTo>
                                <a:lnTo>
                                  <a:pt x="47" y="94"/>
                                </a:lnTo>
                                <a:lnTo>
                                  <a:pt x="65" y="90"/>
                                </a:lnTo>
                                <a:lnTo>
                                  <a:pt x="80" y="80"/>
                                </a:lnTo>
                                <a:lnTo>
                                  <a:pt x="90" y="65"/>
                                </a:lnTo>
                                <a:lnTo>
                                  <a:pt x="94" y="47"/>
                                </a:lnTo>
                                <a:lnTo>
                                  <a:pt x="90" y="29"/>
                                </a:lnTo>
                                <a:lnTo>
                                  <a:pt x="80" y="14"/>
                                </a:lnTo>
                                <a:lnTo>
                                  <a:pt x="65" y="4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0E3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49"/>
                        <wps:cNvSpPr>
                          <a:spLocks/>
                        </wps:cNvSpPr>
                        <wps:spPr bwMode="auto">
                          <a:xfrm>
                            <a:off x="485" y="7"/>
                            <a:ext cx="94" cy="94"/>
                          </a:xfrm>
                          <a:custGeom>
                            <a:avLst/>
                            <a:gdLst>
                              <a:gd name="T0" fmla="+- 0 485 485"/>
                              <a:gd name="T1" fmla="*/ T0 w 94"/>
                              <a:gd name="T2" fmla="+- 0 54 7"/>
                              <a:gd name="T3" fmla="*/ 54 h 94"/>
                              <a:gd name="T4" fmla="+- 0 489 485"/>
                              <a:gd name="T5" fmla="*/ T4 w 94"/>
                              <a:gd name="T6" fmla="+- 0 36 7"/>
                              <a:gd name="T7" fmla="*/ 36 h 94"/>
                              <a:gd name="T8" fmla="+- 0 499 485"/>
                              <a:gd name="T9" fmla="*/ T8 w 94"/>
                              <a:gd name="T10" fmla="+- 0 21 7"/>
                              <a:gd name="T11" fmla="*/ 21 h 94"/>
                              <a:gd name="T12" fmla="+- 0 514 485"/>
                              <a:gd name="T13" fmla="*/ T12 w 94"/>
                              <a:gd name="T14" fmla="+- 0 11 7"/>
                              <a:gd name="T15" fmla="*/ 11 h 94"/>
                              <a:gd name="T16" fmla="+- 0 532 485"/>
                              <a:gd name="T17" fmla="*/ T16 w 94"/>
                              <a:gd name="T18" fmla="+- 0 7 7"/>
                              <a:gd name="T19" fmla="*/ 7 h 94"/>
                              <a:gd name="T20" fmla="+- 0 550 485"/>
                              <a:gd name="T21" fmla="*/ T20 w 94"/>
                              <a:gd name="T22" fmla="+- 0 11 7"/>
                              <a:gd name="T23" fmla="*/ 11 h 94"/>
                              <a:gd name="T24" fmla="+- 0 565 485"/>
                              <a:gd name="T25" fmla="*/ T24 w 94"/>
                              <a:gd name="T26" fmla="+- 0 21 7"/>
                              <a:gd name="T27" fmla="*/ 21 h 94"/>
                              <a:gd name="T28" fmla="+- 0 575 485"/>
                              <a:gd name="T29" fmla="*/ T28 w 94"/>
                              <a:gd name="T30" fmla="+- 0 36 7"/>
                              <a:gd name="T31" fmla="*/ 36 h 94"/>
                              <a:gd name="T32" fmla="+- 0 579 485"/>
                              <a:gd name="T33" fmla="*/ T32 w 94"/>
                              <a:gd name="T34" fmla="+- 0 54 7"/>
                              <a:gd name="T35" fmla="*/ 54 h 94"/>
                              <a:gd name="T36" fmla="+- 0 575 485"/>
                              <a:gd name="T37" fmla="*/ T36 w 94"/>
                              <a:gd name="T38" fmla="+- 0 72 7"/>
                              <a:gd name="T39" fmla="*/ 72 h 94"/>
                              <a:gd name="T40" fmla="+- 0 565 485"/>
                              <a:gd name="T41" fmla="*/ T40 w 94"/>
                              <a:gd name="T42" fmla="+- 0 87 7"/>
                              <a:gd name="T43" fmla="*/ 87 h 94"/>
                              <a:gd name="T44" fmla="+- 0 550 485"/>
                              <a:gd name="T45" fmla="*/ T44 w 94"/>
                              <a:gd name="T46" fmla="+- 0 97 7"/>
                              <a:gd name="T47" fmla="*/ 97 h 94"/>
                              <a:gd name="T48" fmla="+- 0 532 485"/>
                              <a:gd name="T49" fmla="*/ T48 w 94"/>
                              <a:gd name="T50" fmla="+- 0 101 7"/>
                              <a:gd name="T51" fmla="*/ 101 h 94"/>
                              <a:gd name="T52" fmla="+- 0 514 485"/>
                              <a:gd name="T53" fmla="*/ T52 w 94"/>
                              <a:gd name="T54" fmla="+- 0 97 7"/>
                              <a:gd name="T55" fmla="*/ 97 h 94"/>
                              <a:gd name="T56" fmla="+- 0 499 485"/>
                              <a:gd name="T57" fmla="*/ T56 w 94"/>
                              <a:gd name="T58" fmla="+- 0 87 7"/>
                              <a:gd name="T59" fmla="*/ 87 h 94"/>
                              <a:gd name="T60" fmla="+- 0 489 485"/>
                              <a:gd name="T61" fmla="*/ T60 w 94"/>
                              <a:gd name="T62" fmla="+- 0 72 7"/>
                              <a:gd name="T63" fmla="*/ 72 h 94"/>
                              <a:gd name="T64" fmla="+- 0 485 485"/>
                              <a:gd name="T65" fmla="*/ T64 w 94"/>
                              <a:gd name="T66" fmla="+- 0 54 7"/>
                              <a:gd name="T67" fmla="*/ 54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4" h="94">
                                <a:moveTo>
                                  <a:pt x="0" y="47"/>
                                </a:moveTo>
                                <a:lnTo>
                                  <a:pt x="4" y="29"/>
                                </a:lnTo>
                                <a:lnTo>
                                  <a:pt x="14" y="14"/>
                                </a:lnTo>
                                <a:lnTo>
                                  <a:pt x="29" y="4"/>
                                </a:lnTo>
                                <a:lnTo>
                                  <a:pt x="47" y="0"/>
                                </a:lnTo>
                                <a:lnTo>
                                  <a:pt x="65" y="4"/>
                                </a:lnTo>
                                <a:lnTo>
                                  <a:pt x="80" y="14"/>
                                </a:lnTo>
                                <a:lnTo>
                                  <a:pt x="90" y="29"/>
                                </a:lnTo>
                                <a:lnTo>
                                  <a:pt x="94" y="47"/>
                                </a:lnTo>
                                <a:lnTo>
                                  <a:pt x="90" y="65"/>
                                </a:lnTo>
                                <a:lnTo>
                                  <a:pt x="80" y="80"/>
                                </a:lnTo>
                                <a:lnTo>
                                  <a:pt x="65" y="90"/>
                                </a:lnTo>
                                <a:lnTo>
                                  <a:pt x="47" y="94"/>
                                </a:lnTo>
                                <a:lnTo>
                                  <a:pt x="29" y="90"/>
                                </a:lnTo>
                                <a:lnTo>
                                  <a:pt x="14" y="80"/>
                                </a:lnTo>
                                <a:lnTo>
                                  <a:pt x="4" y="65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150E3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48"/>
                        <wps:cNvSpPr>
                          <a:spLocks/>
                        </wps:cNvSpPr>
                        <wps:spPr bwMode="auto">
                          <a:xfrm>
                            <a:off x="725" y="14"/>
                            <a:ext cx="80" cy="80"/>
                          </a:xfrm>
                          <a:custGeom>
                            <a:avLst/>
                            <a:gdLst>
                              <a:gd name="T0" fmla="+- 0 765 725"/>
                              <a:gd name="T1" fmla="*/ T0 w 80"/>
                              <a:gd name="T2" fmla="+- 0 14 14"/>
                              <a:gd name="T3" fmla="*/ 14 h 80"/>
                              <a:gd name="T4" fmla="+- 0 750 725"/>
                              <a:gd name="T5" fmla="*/ T4 w 80"/>
                              <a:gd name="T6" fmla="+- 0 17 14"/>
                              <a:gd name="T7" fmla="*/ 17 h 80"/>
                              <a:gd name="T8" fmla="+- 0 737 725"/>
                              <a:gd name="T9" fmla="*/ T8 w 80"/>
                              <a:gd name="T10" fmla="+- 0 26 14"/>
                              <a:gd name="T11" fmla="*/ 26 h 80"/>
                              <a:gd name="T12" fmla="+- 0 728 725"/>
                              <a:gd name="T13" fmla="*/ T12 w 80"/>
                              <a:gd name="T14" fmla="+- 0 38 14"/>
                              <a:gd name="T15" fmla="*/ 38 h 80"/>
                              <a:gd name="T16" fmla="+- 0 725 725"/>
                              <a:gd name="T17" fmla="*/ T16 w 80"/>
                              <a:gd name="T18" fmla="+- 0 54 14"/>
                              <a:gd name="T19" fmla="*/ 54 h 80"/>
                              <a:gd name="T20" fmla="+- 0 728 725"/>
                              <a:gd name="T21" fmla="*/ T20 w 80"/>
                              <a:gd name="T22" fmla="+- 0 69 14"/>
                              <a:gd name="T23" fmla="*/ 69 h 80"/>
                              <a:gd name="T24" fmla="+- 0 737 725"/>
                              <a:gd name="T25" fmla="*/ T24 w 80"/>
                              <a:gd name="T26" fmla="+- 0 82 14"/>
                              <a:gd name="T27" fmla="*/ 82 h 80"/>
                              <a:gd name="T28" fmla="+- 0 750 725"/>
                              <a:gd name="T29" fmla="*/ T28 w 80"/>
                              <a:gd name="T30" fmla="+- 0 91 14"/>
                              <a:gd name="T31" fmla="*/ 91 h 80"/>
                              <a:gd name="T32" fmla="+- 0 765 725"/>
                              <a:gd name="T33" fmla="*/ T32 w 80"/>
                              <a:gd name="T34" fmla="+- 0 94 14"/>
                              <a:gd name="T35" fmla="*/ 94 h 80"/>
                              <a:gd name="T36" fmla="+- 0 781 725"/>
                              <a:gd name="T37" fmla="*/ T36 w 80"/>
                              <a:gd name="T38" fmla="+- 0 91 14"/>
                              <a:gd name="T39" fmla="*/ 91 h 80"/>
                              <a:gd name="T40" fmla="+- 0 793 725"/>
                              <a:gd name="T41" fmla="*/ T40 w 80"/>
                              <a:gd name="T42" fmla="+- 0 82 14"/>
                              <a:gd name="T43" fmla="*/ 82 h 80"/>
                              <a:gd name="T44" fmla="+- 0 802 725"/>
                              <a:gd name="T45" fmla="*/ T44 w 80"/>
                              <a:gd name="T46" fmla="+- 0 69 14"/>
                              <a:gd name="T47" fmla="*/ 69 h 80"/>
                              <a:gd name="T48" fmla="+- 0 805 725"/>
                              <a:gd name="T49" fmla="*/ T48 w 80"/>
                              <a:gd name="T50" fmla="+- 0 54 14"/>
                              <a:gd name="T51" fmla="*/ 54 h 80"/>
                              <a:gd name="T52" fmla="+- 0 802 725"/>
                              <a:gd name="T53" fmla="*/ T52 w 80"/>
                              <a:gd name="T54" fmla="+- 0 38 14"/>
                              <a:gd name="T55" fmla="*/ 38 h 80"/>
                              <a:gd name="T56" fmla="+- 0 793 725"/>
                              <a:gd name="T57" fmla="*/ T56 w 80"/>
                              <a:gd name="T58" fmla="+- 0 26 14"/>
                              <a:gd name="T59" fmla="*/ 26 h 80"/>
                              <a:gd name="T60" fmla="+- 0 781 725"/>
                              <a:gd name="T61" fmla="*/ T60 w 80"/>
                              <a:gd name="T62" fmla="+- 0 17 14"/>
                              <a:gd name="T63" fmla="*/ 17 h 80"/>
                              <a:gd name="T64" fmla="+- 0 765 725"/>
                              <a:gd name="T65" fmla="*/ T64 w 80"/>
                              <a:gd name="T66" fmla="+- 0 14 14"/>
                              <a:gd name="T67" fmla="*/ 1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5"/>
                                </a:lnTo>
                                <a:lnTo>
                                  <a:pt x="12" y="68"/>
                                </a:lnTo>
                                <a:lnTo>
                                  <a:pt x="25" y="77"/>
                                </a:lnTo>
                                <a:lnTo>
                                  <a:pt x="40" y="80"/>
                                </a:lnTo>
                                <a:lnTo>
                                  <a:pt x="56" y="77"/>
                                </a:lnTo>
                                <a:lnTo>
                                  <a:pt x="68" y="68"/>
                                </a:lnTo>
                                <a:lnTo>
                                  <a:pt x="77" y="55"/>
                                </a:lnTo>
                                <a:lnTo>
                                  <a:pt x="80" y="40"/>
                                </a:lnTo>
                                <a:lnTo>
                                  <a:pt x="77" y="24"/>
                                </a:lnTo>
                                <a:lnTo>
                                  <a:pt x="68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0F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47"/>
                        <wps:cNvSpPr>
                          <a:spLocks/>
                        </wps:cNvSpPr>
                        <wps:spPr bwMode="auto">
                          <a:xfrm>
                            <a:off x="725" y="14"/>
                            <a:ext cx="80" cy="80"/>
                          </a:xfrm>
                          <a:custGeom>
                            <a:avLst/>
                            <a:gdLst>
                              <a:gd name="T0" fmla="+- 0 725 725"/>
                              <a:gd name="T1" fmla="*/ T0 w 80"/>
                              <a:gd name="T2" fmla="+- 0 54 14"/>
                              <a:gd name="T3" fmla="*/ 54 h 80"/>
                              <a:gd name="T4" fmla="+- 0 728 725"/>
                              <a:gd name="T5" fmla="*/ T4 w 80"/>
                              <a:gd name="T6" fmla="+- 0 38 14"/>
                              <a:gd name="T7" fmla="*/ 38 h 80"/>
                              <a:gd name="T8" fmla="+- 0 737 725"/>
                              <a:gd name="T9" fmla="*/ T8 w 80"/>
                              <a:gd name="T10" fmla="+- 0 26 14"/>
                              <a:gd name="T11" fmla="*/ 26 h 80"/>
                              <a:gd name="T12" fmla="+- 0 750 725"/>
                              <a:gd name="T13" fmla="*/ T12 w 80"/>
                              <a:gd name="T14" fmla="+- 0 17 14"/>
                              <a:gd name="T15" fmla="*/ 17 h 80"/>
                              <a:gd name="T16" fmla="+- 0 765 725"/>
                              <a:gd name="T17" fmla="*/ T16 w 80"/>
                              <a:gd name="T18" fmla="+- 0 14 14"/>
                              <a:gd name="T19" fmla="*/ 14 h 80"/>
                              <a:gd name="T20" fmla="+- 0 781 725"/>
                              <a:gd name="T21" fmla="*/ T20 w 80"/>
                              <a:gd name="T22" fmla="+- 0 17 14"/>
                              <a:gd name="T23" fmla="*/ 17 h 80"/>
                              <a:gd name="T24" fmla="+- 0 793 725"/>
                              <a:gd name="T25" fmla="*/ T24 w 80"/>
                              <a:gd name="T26" fmla="+- 0 26 14"/>
                              <a:gd name="T27" fmla="*/ 26 h 80"/>
                              <a:gd name="T28" fmla="+- 0 802 725"/>
                              <a:gd name="T29" fmla="*/ T28 w 80"/>
                              <a:gd name="T30" fmla="+- 0 38 14"/>
                              <a:gd name="T31" fmla="*/ 38 h 80"/>
                              <a:gd name="T32" fmla="+- 0 805 725"/>
                              <a:gd name="T33" fmla="*/ T32 w 80"/>
                              <a:gd name="T34" fmla="+- 0 54 14"/>
                              <a:gd name="T35" fmla="*/ 54 h 80"/>
                              <a:gd name="T36" fmla="+- 0 802 725"/>
                              <a:gd name="T37" fmla="*/ T36 w 80"/>
                              <a:gd name="T38" fmla="+- 0 69 14"/>
                              <a:gd name="T39" fmla="*/ 69 h 80"/>
                              <a:gd name="T40" fmla="+- 0 793 725"/>
                              <a:gd name="T41" fmla="*/ T40 w 80"/>
                              <a:gd name="T42" fmla="+- 0 82 14"/>
                              <a:gd name="T43" fmla="*/ 82 h 80"/>
                              <a:gd name="T44" fmla="+- 0 781 725"/>
                              <a:gd name="T45" fmla="*/ T44 w 80"/>
                              <a:gd name="T46" fmla="+- 0 91 14"/>
                              <a:gd name="T47" fmla="*/ 91 h 80"/>
                              <a:gd name="T48" fmla="+- 0 765 725"/>
                              <a:gd name="T49" fmla="*/ T48 w 80"/>
                              <a:gd name="T50" fmla="+- 0 94 14"/>
                              <a:gd name="T51" fmla="*/ 94 h 80"/>
                              <a:gd name="T52" fmla="+- 0 750 725"/>
                              <a:gd name="T53" fmla="*/ T52 w 80"/>
                              <a:gd name="T54" fmla="+- 0 91 14"/>
                              <a:gd name="T55" fmla="*/ 91 h 80"/>
                              <a:gd name="T56" fmla="+- 0 737 725"/>
                              <a:gd name="T57" fmla="*/ T56 w 80"/>
                              <a:gd name="T58" fmla="+- 0 82 14"/>
                              <a:gd name="T59" fmla="*/ 82 h 80"/>
                              <a:gd name="T60" fmla="+- 0 728 725"/>
                              <a:gd name="T61" fmla="*/ T60 w 80"/>
                              <a:gd name="T62" fmla="+- 0 69 14"/>
                              <a:gd name="T63" fmla="*/ 69 h 80"/>
                              <a:gd name="T64" fmla="+- 0 725 725"/>
                              <a:gd name="T65" fmla="*/ T64 w 80"/>
                              <a:gd name="T66" fmla="+- 0 54 14"/>
                              <a:gd name="T67" fmla="*/ 5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40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6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4"/>
                                </a:lnTo>
                                <a:lnTo>
                                  <a:pt x="80" y="40"/>
                                </a:lnTo>
                                <a:lnTo>
                                  <a:pt x="77" y="55"/>
                                </a:lnTo>
                                <a:lnTo>
                                  <a:pt x="68" y="68"/>
                                </a:lnTo>
                                <a:lnTo>
                                  <a:pt x="56" y="77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46"/>
                        <wps:cNvSpPr>
                          <a:spLocks/>
                        </wps:cNvSpPr>
                        <wps:spPr bwMode="auto">
                          <a:xfrm>
                            <a:off x="271" y="8"/>
                            <a:ext cx="92" cy="92"/>
                          </a:xfrm>
                          <a:custGeom>
                            <a:avLst/>
                            <a:gdLst>
                              <a:gd name="T0" fmla="+- 0 317 271"/>
                              <a:gd name="T1" fmla="*/ T0 w 92"/>
                              <a:gd name="T2" fmla="+- 0 8 8"/>
                              <a:gd name="T3" fmla="*/ 8 h 92"/>
                              <a:gd name="T4" fmla="+- 0 299 271"/>
                              <a:gd name="T5" fmla="*/ T4 w 92"/>
                              <a:gd name="T6" fmla="+- 0 12 8"/>
                              <a:gd name="T7" fmla="*/ 12 h 92"/>
                              <a:gd name="T8" fmla="+- 0 285 271"/>
                              <a:gd name="T9" fmla="*/ T8 w 92"/>
                              <a:gd name="T10" fmla="+- 0 22 8"/>
                              <a:gd name="T11" fmla="*/ 22 h 92"/>
                              <a:gd name="T12" fmla="+- 0 275 271"/>
                              <a:gd name="T13" fmla="*/ T12 w 92"/>
                              <a:gd name="T14" fmla="+- 0 36 8"/>
                              <a:gd name="T15" fmla="*/ 36 h 92"/>
                              <a:gd name="T16" fmla="+- 0 271 271"/>
                              <a:gd name="T17" fmla="*/ T16 w 92"/>
                              <a:gd name="T18" fmla="+- 0 54 8"/>
                              <a:gd name="T19" fmla="*/ 54 h 92"/>
                              <a:gd name="T20" fmla="+- 0 275 271"/>
                              <a:gd name="T21" fmla="*/ T20 w 92"/>
                              <a:gd name="T22" fmla="+- 0 72 8"/>
                              <a:gd name="T23" fmla="*/ 72 h 92"/>
                              <a:gd name="T24" fmla="+- 0 285 271"/>
                              <a:gd name="T25" fmla="*/ T24 w 92"/>
                              <a:gd name="T26" fmla="+- 0 86 8"/>
                              <a:gd name="T27" fmla="*/ 86 h 92"/>
                              <a:gd name="T28" fmla="+- 0 299 271"/>
                              <a:gd name="T29" fmla="*/ T28 w 92"/>
                              <a:gd name="T30" fmla="+- 0 96 8"/>
                              <a:gd name="T31" fmla="*/ 96 h 92"/>
                              <a:gd name="T32" fmla="+- 0 317 271"/>
                              <a:gd name="T33" fmla="*/ T32 w 92"/>
                              <a:gd name="T34" fmla="+- 0 100 8"/>
                              <a:gd name="T35" fmla="*/ 100 h 92"/>
                              <a:gd name="T36" fmla="+- 0 335 271"/>
                              <a:gd name="T37" fmla="*/ T36 w 92"/>
                              <a:gd name="T38" fmla="+- 0 96 8"/>
                              <a:gd name="T39" fmla="*/ 96 h 92"/>
                              <a:gd name="T40" fmla="+- 0 349 271"/>
                              <a:gd name="T41" fmla="*/ T40 w 92"/>
                              <a:gd name="T42" fmla="+- 0 86 8"/>
                              <a:gd name="T43" fmla="*/ 86 h 92"/>
                              <a:gd name="T44" fmla="+- 0 359 271"/>
                              <a:gd name="T45" fmla="*/ T44 w 92"/>
                              <a:gd name="T46" fmla="+- 0 72 8"/>
                              <a:gd name="T47" fmla="*/ 72 h 92"/>
                              <a:gd name="T48" fmla="+- 0 363 271"/>
                              <a:gd name="T49" fmla="*/ T48 w 92"/>
                              <a:gd name="T50" fmla="+- 0 54 8"/>
                              <a:gd name="T51" fmla="*/ 54 h 92"/>
                              <a:gd name="T52" fmla="+- 0 359 271"/>
                              <a:gd name="T53" fmla="*/ T52 w 92"/>
                              <a:gd name="T54" fmla="+- 0 36 8"/>
                              <a:gd name="T55" fmla="*/ 36 h 92"/>
                              <a:gd name="T56" fmla="+- 0 349 271"/>
                              <a:gd name="T57" fmla="*/ T56 w 92"/>
                              <a:gd name="T58" fmla="+- 0 22 8"/>
                              <a:gd name="T59" fmla="*/ 22 h 92"/>
                              <a:gd name="T60" fmla="+- 0 335 271"/>
                              <a:gd name="T61" fmla="*/ T60 w 92"/>
                              <a:gd name="T62" fmla="+- 0 12 8"/>
                              <a:gd name="T63" fmla="*/ 12 h 92"/>
                              <a:gd name="T64" fmla="+- 0 317 271"/>
                              <a:gd name="T65" fmla="*/ T64 w 92"/>
                              <a:gd name="T66" fmla="+- 0 8 8"/>
                              <a:gd name="T67" fmla="*/ 8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46" y="0"/>
                                </a:moveTo>
                                <a:lnTo>
                                  <a:pt x="28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8"/>
                                </a:lnTo>
                                <a:lnTo>
                                  <a:pt x="0" y="46"/>
                                </a:lnTo>
                                <a:lnTo>
                                  <a:pt x="4" y="64"/>
                                </a:lnTo>
                                <a:lnTo>
                                  <a:pt x="14" y="78"/>
                                </a:lnTo>
                                <a:lnTo>
                                  <a:pt x="28" y="88"/>
                                </a:lnTo>
                                <a:lnTo>
                                  <a:pt x="46" y="92"/>
                                </a:lnTo>
                                <a:lnTo>
                                  <a:pt x="64" y="88"/>
                                </a:lnTo>
                                <a:lnTo>
                                  <a:pt x="78" y="78"/>
                                </a:lnTo>
                                <a:lnTo>
                                  <a:pt x="88" y="64"/>
                                </a:lnTo>
                                <a:lnTo>
                                  <a:pt x="92" y="46"/>
                                </a:lnTo>
                                <a:lnTo>
                                  <a:pt x="88" y="28"/>
                                </a:lnTo>
                                <a:lnTo>
                                  <a:pt x="78" y="14"/>
                                </a:lnTo>
                                <a:lnTo>
                                  <a:pt x="64" y="4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1A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5"/>
                        <wps:cNvSpPr>
                          <a:spLocks/>
                        </wps:cNvSpPr>
                        <wps:spPr bwMode="auto">
                          <a:xfrm>
                            <a:off x="271" y="8"/>
                            <a:ext cx="92" cy="92"/>
                          </a:xfrm>
                          <a:custGeom>
                            <a:avLst/>
                            <a:gdLst>
                              <a:gd name="T0" fmla="+- 0 271 271"/>
                              <a:gd name="T1" fmla="*/ T0 w 92"/>
                              <a:gd name="T2" fmla="+- 0 54 8"/>
                              <a:gd name="T3" fmla="*/ 54 h 92"/>
                              <a:gd name="T4" fmla="+- 0 275 271"/>
                              <a:gd name="T5" fmla="*/ T4 w 92"/>
                              <a:gd name="T6" fmla="+- 0 36 8"/>
                              <a:gd name="T7" fmla="*/ 36 h 92"/>
                              <a:gd name="T8" fmla="+- 0 285 271"/>
                              <a:gd name="T9" fmla="*/ T8 w 92"/>
                              <a:gd name="T10" fmla="+- 0 22 8"/>
                              <a:gd name="T11" fmla="*/ 22 h 92"/>
                              <a:gd name="T12" fmla="+- 0 299 271"/>
                              <a:gd name="T13" fmla="*/ T12 w 92"/>
                              <a:gd name="T14" fmla="+- 0 12 8"/>
                              <a:gd name="T15" fmla="*/ 12 h 92"/>
                              <a:gd name="T16" fmla="+- 0 317 271"/>
                              <a:gd name="T17" fmla="*/ T16 w 92"/>
                              <a:gd name="T18" fmla="+- 0 8 8"/>
                              <a:gd name="T19" fmla="*/ 8 h 92"/>
                              <a:gd name="T20" fmla="+- 0 335 271"/>
                              <a:gd name="T21" fmla="*/ T20 w 92"/>
                              <a:gd name="T22" fmla="+- 0 12 8"/>
                              <a:gd name="T23" fmla="*/ 12 h 92"/>
                              <a:gd name="T24" fmla="+- 0 349 271"/>
                              <a:gd name="T25" fmla="*/ T24 w 92"/>
                              <a:gd name="T26" fmla="+- 0 22 8"/>
                              <a:gd name="T27" fmla="*/ 22 h 92"/>
                              <a:gd name="T28" fmla="+- 0 359 271"/>
                              <a:gd name="T29" fmla="*/ T28 w 92"/>
                              <a:gd name="T30" fmla="+- 0 36 8"/>
                              <a:gd name="T31" fmla="*/ 36 h 92"/>
                              <a:gd name="T32" fmla="+- 0 363 271"/>
                              <a:gd name="T33" fmla="*/ T32 w 92"/>
                              <a:gd name="T34" fmla="+- 0 54 8"/>
                              <a:gd name="T35" fmla="*/ 54 h 92"/>
                              <a:gd name="T36" fmla="+- 0 359 271"/>
                              <a:gd name="T37" fmla="*/ T36 w 92"/>
                              <a:gd name="T38" fmla="+- 0 72 8"/>
                              <a:gd name="T39" fmla="*/ 72 h 92"/>
                              <a:gd name="T40" fmla="+- 0 349 271"/>
                              <a:gd name="T41" fmla="*/ T40 w 92"/>
                              <a:gd name="T42" fmla="+- 0 86 8"/>
                              <a:gd name="T43" fmla="*/ 86 h 92"/>
                              <a:gd name="T44" fmla="+- 0 335 271"/>
                              <a:gd name="T45" fmla="*/ T44 w 92"/>
                              <a:gd name="T46" fmla="+- 0 96 8"/>
                              <a:gd name="T47" fmla="*/ 96 h 92"/>
                              <a:gd name="T48" fmla="+- 0 317 271"/>
                              <a:gd name="T49" fmla="*/ T48 w 92"/>
                              <a:gd name="T50" fmla="+- 0 100 8"/>
                              <a:gd name="T51" fmla="*/ 100 h 92"/>
                              <a:gd name="T52" fmla="+- 0 299 271"/>
                              <a:gd name="T53" fmla="*/ T52 w 92"/>
                              <a:gd name="T54" fmla="+- 0 96 8"/>
                              <a:gd name="T55" fmla="*/ 96 h 92"/>
                              <a:gd name="T56" fmla="+- 0 285 271"/>
                              <a:gd name="T57" fmla="*/ T56 w 92"/>
                              <a:gd name="T58" fmla="+- 0 86 8"/>
                              <a:gd name="T59" fmla="*/ 86 h 92"/>
                              <a:gd name="T60" fmla="+- 0 275 271"/>
                              <a:gd name="T61" fmla="*/ T60 w 92"/>
                              <a:gd name="T62" fmla="+- 0 72 8"/>
                              <a:gd name="T63" fmla="*/ 72 h 92"/>
                              <a:gd name="T64" fmla="+- 0 271 271"/>
                              <a:gd name="T65" fmla="*/ T64 w 92"/>
                              <a:gd name="T66" fmla="+- 0 54 8"/>
                              <a:gd name="T67" fmla="*/ 54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0" y="46"/>
                                </a:moveTo>
                                <a:lnTo>
                                  <a:pt x="4" y="28"/>
                                </a:lnTo>
                                <a:lnTo>
                                  <a:pt x="14" y="14"/>
                                </a:lnTo>
                                <a:lnTo>
                                  <a:pt x="28" y="4"/>
                                </a:lnTo>
                                <a:lnTo>
                                  <a:pt x="46" y="0"/>
                                </a:lnTo>
                                <a:lnTo>
                                  <a:pt x="64" y="4"/>
                                </a:lnTo>
                                <a:lnTo>
                                  <a:pt x="78" y="14"/>
                                </a:lnTo>
                                <a:lnTo>
                                  <a:pt x="88" y="28"/>
                                </a:lnTo>
                                <a:lnTo>
                                  <a:pt x="92" y="46"/>
                                </a:lnTo>
                                <a:lnTo>
                                  <a:pt x="88" y="64"/>
                                </a:lnTo>
                                <a:lnTo>
                                  <a:pt x="78" y="78"/>
                                </a:lnTo>
                                <a:lnTo>
                                  <a:pt x="64" y="88"/>
                                </a:lnTo>
                                <a:lnTo>
                                  <a:pt x="46" y="92"/>
                                </a:lnTo>
                                <a:lnTo>
                                  <a:pt x="28" y="88"/>
                                </a:lnTo>
                                <a:lnTo>
                                  <a:pt x="14" y="78"/>
                                </a:lnTo>
                                <a:lnTo>
                                  <a:pt x="4" y="64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641A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4"/>
                        <wps:cNvSpPr>
                          <a:spLocks/>
                        </wps:cNvSpPr>
                        <wps:spPr bwMode="auto">
                          <a:xfrm>
                            <a:off x="1086" y="5"/>
                            <a:ext cx="97" cy="97"/>
                          </a:xfrm>
                          <a:custGeom>
                            <a:avLst/>
                            <a:gdLst>
                              <a:gd name="T0" fmla="+- 0 1135 1087"/>
                              <a:gd name="T1" fmla="*/ T0 w 97"/>
                              <a:gd name="T2" fmla="+- 0 5 5"/>
                              <a:gd name="T3" fmla="*/ 5 h 97"/>
                              <a:gd name="T4" fmla="+- 0 1116 1087"/>
                              <a:gd name="T5" fmla="*/ T4 w 97"/>
                              <a:gd name="T6" fmla="+- 0 9 5"/>
                              <a:gd name="T7" fmla="*/ 9 h 97"/>
                              <a:gd name="T8" fmla="+- 0 1101 1087"/>
                              <a:gd name="T9" fmla="*/ T8 w 97"/>
                              <a:gd name="T10" fmla="+- 0 20 5"/>
                              <a:gd name="T11" fmla="*/ 20 h 97"/>
                              <a:gd name="T12" fmla="+- 0 1091 1087"/>
                              <a:gd name="T13" fmla="*/ T12 w 97"/>
                              <a:gd name="T14" fmla="+- 0 35 5"/>
                              <a:gd name="T15" fmla="*/ 35 h 97"/>
                              <a:gd name="T16" fmla="+- 0 1087 1087"/>
                              <a:gd name="T17" fmla="*/ T16 w 97"/>
                              <a:gd name="T18" fmla="+- 0 54 5"/>
                              <a:gd name="T19" fmla="*/ 54 h 97"/>
                              <a:gd name="T20" fmla="+- 0 1091 1087"/>
                              <a:gd name="T21" fmla="*/ T20 w 97"/>
                              <a:gd name="T22" fmla="+- 0 73 5"/>
                              <a:gd name="T23" fmla="*/ 73 h 97"/>
                              <a:gd name="T24" fmla="+- 0 1101 1087"/>
                              <a:gd name="T25" fmla="*/ T24 w 97"/>
                              <a:gd name="T26" fmla="+- 0 88 5"/>
                              <a:gd name="T27" fmla="*/ 88 h 97"/>
                              <a:gd name="T28" fmla="+- 0 1116 1087"/>
                              <a:gd name="T29" fmla="*/ T28 w 97"/>
                              <a:gd name="T30" fmla="+- 0 99 5"/>
                              <a:gd name="T31" fmla="*/ 99 h 97"/>
                              <a:gd name="T32" fmla="+- 0 1135 1087"/>
                              <a:gd name="T33" fmla="*/ T32 w 97"/>
                              <a:gd name="T34" fmla="+- 0 102 5"/>
                              <a:gd name="T35" fmla="*/ 102 h 97"/>
                              <a:gd name="T36" fmla="+- 0 1154 1087"/>
                              <a:gd name="T37" fmla="*/ T36 w 97"/>
                              <a:gd name="T38" fmla="+- 0 99 5"/>
                              <a:gd name="T39" fmla="*/ 99 h 97"/>
                              <a:gd name="T40" fmla="+- 0 1170 1087"/>
                              <a:gd name="T41" fmla="*/ T40 w 97"/>
                              <a:gd name="T42" fmla="+- 0 88 5"/>
                              <a:gd name="T43" fmla="*/ 88 h 97"/>
                              <a:gd name="T44" fmla="+- 0 1180 1087"/>
                              <a:gd name="T45" fmla="*/ T44 w 97"/>
                              <a:gd name="T46" fmla="+- 0 73 5"/>
                              <a:gd name="T47" fmla="*/ 73 h 97"/>
                              <a:gd name="T48" fmla="+- 0 1184 1087"/>
                              <a:gd name="T49" fmla="*/ T48 w 97"/>
                              <a:gd name="T50" fmla="+- 0 54 5"/>
                              <a:gd name="T51" fmla="*/ 54 h 97"/>
                              <a:gd name="T52" fmla="+- 0 1180 1087"/>
                              <a:gd name="T53" fmla="*/ T52 w 97"/>
                              <a:gd name="T54" fmla="+- 0 35 5"/>
                              <a:gd name="T55" fmla="*/ 35 h 97"/>
                              <a:gd name="T56" fmla="+- 0 1170 1087"/>
                              <a:gd name="T57" fmla="*/ T56 w 97"/>
                              <a:gd name="T58" fmla="+- 0 20 5"/>
                              <a:gd name="T59" fmla="*/ 20 h 97"/>
                              <a:gd name="T60" fmla="+- 0 1154 1087"/>
                              <a:gd name="T61" fmla="*/ T60 w 97"/>
                              <a:gd name="T62" fmla="+- 0 9 5"/>
                              <a:gd name="T63" fmla="*/ 9 h 97"/>
                              <a:gd name="T64" fmla="+- 0 1135 1087"/>
                              <a:gd name="T65" fmla="*/ T64 w 97"/>
                              <a:gd name="T66" fmla="+- 0 5 5"/>
                              <a:gd name="T67" fmla="*/ 5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48" y="0"/>
                                </a:moveTo>
                                <a:lnTo>
                                  <a:pt x="29" y="4"/>
                                </a:lnTo>
                                <a:lnTo>
                                  <a:pt x="14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9"/>
                                </a:lnTo>
                                <a:lnTo>
                                  <a:pt x="4" y="68"/>
                                </a:lnTo>
                                <a:lnTo>
                                  <a:pt x="14" y="83"/>
                                </a:lnTo>
                                <a:lnTo>
                                  <a:pt x="29" y="94"/>
                                </a:lnTo>
                                <a:lnTo>
                                  <a:pt x="48" y="97"/>
                                </a:lnTo>
                                <a:lnTo>
                                  <a:pt x="67" y="94"/>
                                </a:lnTo>
                                <a:lnTo>
                                  <a:pt x="83" y="83"/>
                                </a:lnTo>
                                <a:lnTo>
                                  <a:pt x="93" y="68"/>
                                </a:lnTo>
                                <a:lnTo>
                                  <a:pt x="97" y="49"/>
                                </a:lnTo>
                                <a:lnTo>
                                  <a:pt x="93" y="30"/>
                                </a:lnTo>
                                <a:lnTo>
                                  <a:pt x="83" y="15"/>
                                </a:lnTo>
                                <a:lnTo>
                                  <a:pt x="67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29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3"/>
                        <wps:cNvSpPr>
                          <a:spLocks/>
                        </wps:cNvSpPr>
                        <wps:spPr bwMode="auto">
                          <a:xfrm>
                            <a:off x="1086" y="5"/>
                            <a:ext cx="97" cy="97"/>
                          </a:xfrm>
                          <a:custGeom>
                            <a:avLst/>
                            <a:gdLst>
                              <a:gd name="T0" fmla="+- 0 1087 1087"/>
                              <a:gd name="T1" fmla="*/ T0 w 97"/>
                              <a:gd name="T2" fmla="+- 0 54 5"/>
                              <a:gd name="T3" fmla="*/ 54 h 97"/>
                              <a:gd name="T4" fmla="+- 0 1091 1087"/>
                              <a:gd name="T5" fmla="*/ T4 w 97"/>
                              <a:gd name="T6" fmla="+- 0 35 5"/>
                              <a:gd name="T7" fmla="*/ 35 h 97"/>
                              <a:gd name="T8" fmla="+- 0 1101 1087"/>
                              <a:gd name="T9" fmla="*/ T8 w 97"/>
                              <a:gd name="T10" fmla="+- 0 20 5"/>
                              <a:gd name="T11" fmla="*/ 20 h 97"/>
                              <a:gd name="T12" fmla="+- 0 1116 1087"/>
                              <a:gd name="T13" fmla="*/ T12 w 97"/>
                              <a:gd name="T14" fmla="+- 0 9 5"/>
                              <a:gd name="T15" fmla="*/ 9 h 97"/>
                              <a:gd name="T16" fmla="+- 0 1135 1087"/>
                              <a:gd name="T17" fmla="*/ T16 w 97"/>
                              <a:gd name="T18" fmla="+- 0 5 5"/>
                              <a:gd name="T19" fmla="*/ 5 h 97"/>
                              <a:gd name="T20" fmla="+- 0 1154 1087"/>
                              <a:gd name="T21" fmla="*/ T20 w 97"/>
                              <a:gd name="T22" fmla="+- 0 9 5"/>
                              <a:gd name="T23" fmla="*/ 9 h 97"/>
                              <a:gd name="T24" fmla="+- 0 1170 1087"/>
                              <a:gd name="T25" fmla="*/ T24 w 97"/>
                              <a:gd name="T26" fmla="+- 0 20 5"/>
                              <a:gd name="T27" fmla="*/ 20 h 97"/>
                              <a:gd name="T28" fmla="+- 0 1180 1087"/>
                              <a:gd name="T29" fmla="*/ T28 w 97"/>
                              <a:gd name="T30" fmla="+- 0 35 5"/>
                              <a:gd name="T31" fmla="*/ 35 h 97"/>
                              <a:gd name="T32" fmla="+- 0 1184 1087"/>
                              <a:gd name="T33" fmla="*/ T32 w 97"/>
                              <a:gd name="T34" fmla="+- 0 54 5"/>
                              <a:gd name="T35" fmla="*/ 54 h 97"/>
                              <a:gd name="T36" fmla="+- 0 1180 1087"/>
                              <a:gd name="T37" fmla="*/ T36 w 97"/>
                              <a:gd name="T38" fmla="+- 0 73 5"/>
                              <a:gd name="T39" fmla="*/ 73 h 97"/>
                              <a:gd name="T40" fmla="+- 0 1170 1087"/>
                              <a:gd name="T41" fmla="*/ T40 w 97"/>
                              <a:gd name="T42" fmla="+- 0 88 5"/>
                              <a:gd name="T43" fmla="*/ 88 h 97"/>
                              <a:gd name="T44" fmla="+- 0 1154 1087"/>
                              <a:gd name="T45" fmla="*/ T44 w 97"/>
                              <a:gd name="T46" fmla="+- 0 99 5"/>
                              <a:gd name="T47" fmla="*/ 99 h 97"/>
                              <a:gd name="T48" fmla="+- 0 1135 1087"/>
                              <a:gd name="T49" fmla="*/ T48 w 97"/>
                              <a:gd name="T50" fmla="+- 0 102 5"/>
                              <a:gd name="T51" fmla="*/ 102 h 97"/>
                              <a:gd name="T52" fmla="+- 0 1116 1087"/>
                              <a:gd name="T53" fmla="*/ T52 w 97"/>
                              <a:gd name="T54" fmla="+- 0 99 5"/>
                              <a:gd name="T55" fmla="*/ 99 h 97"/>
                              <a:gd name="T56" fmla="+- 0 1101 1087"/>
                              <a:gd name="T57" fmla="*/ T56 w 97"/>
                              <a:gd name="T58" fmla="+- 0 88 5"/>
                              <a:gd name="T59" fmla="*/ 88 h 97"/>
                              <a:gd name="T60" fmla="+- 0 1091 1087"/>
                              <a:gd name="T61" fmla="*/ T60 w 97"/>
                              <a:gd name="T62" fmla="+- 0 73 5"/>
                              <a:gd name="T63" fmla="*/ 73 h 97"/>
                              <a:gd name="T64" fmla="+- 0 1087 1087"/>
                              <a:gd name="T65" fmla="*/ T64 w 97"/>
                              <a:gd name="T66" fmla="+- 0 54 5"/>
                              <a:gd name="T67" fmla="*/ 54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0" y="49"/>
                                </a:moveTo>
                                <a:lnTo>
                                  <a:pt x="4" y="30"/>
                                </a:lnTo>
                                <a:lnTo>
                                  <a:pt x="14" y="15"/>
                                </a:lnTo>
                                <a:lnTo>
                                  <a:pt x="29" y="4"/>
                                </a:lnTo>
                                <a:lnTo>
                                  <a:pt x="48" y="0"/>
                                </a:lnTo>
                                <a:lnTo>
                                  <a:pt x="67" y="4"/>
                                </a:lnTo>
                                <a:lnTo>
                                  <a:pt x="83" y="15"/>
                                </a:lnTo>
                                <a:lnTo>
                                  <a:pt x="93" y="30"/>
                                </a:lnTo>
                                <a:lnTo>
                                  <a:pt x="97" y="49"/>
                                </a:lnTo>
                                <a:lnTo>
                                  <a:pt x="93" y="68"/>
                                </a:lnTo>
                                <a:lnTo>
                                  <a:pt x="83" y="83"/>
                                </a:lnTo>
                                <a:lnTo>
                                  <a:pt x="67" y="94"/>
                                </a:lnTo>
                                <a:lnTo>
                                  <a:pt x="48" y="97"/>
                                </a:lnTo>
                                <a:lnTo>
                                  <a:pt x="29" y="94"/>
                                </a:lnTo>
                                <a:lnTo>
                                  <a:pt x="14" y="83"/>
                                </a:lnTo>
                                <a:lnTo>
                                  <a:pt x="4" y="68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2"/>
                        <wps:cNvSpPr>
                          <a:spLocks/>
                        </wps:cNvSpPr>
                        <wps:spPr bwMode="auto">
                          <a:xfrm>
                            <a:off x="967" y="6"/>
                            <a:ext cx="95" cy="95"/>
                          </a:xfrm>
                          <a:custGeom>
                            <a:avLst/>
                            <a:gdLst>
                              <a:gd name="T0" fmla="+- 0 1015 968"/>
                              <a:gd name="T1" fmla="*/ T0 w 95"/>
                              <a:gd name="T2" fmla="+- 0 7 7"/>
                              <a:gd name="T3" fmla="*/ 7 h 95"/>
                              <a:gd name="T4" fmla="+- 0 997 968"/>
                              <a:gd name="T5" fmla="*/ T4 w 95"/>
                              <a:gd name="T6" fmla="+- 0 10 7"/>
                              <a:gd name="T7" fmla="*/ 10 h 95"/>
                              <a:gd name="T8" fmla="+- 0 982 968"/>
                              <a:gd name="T9" fmla="*/ T8 w 95"/>
                              <a:gd name="T10" fmla="+- 0 20 7"/>
                              <a:gd name="T11" fmla="*/ 20 h 95"/>
                              <a:gd name="T12" fmla="+- 0 972 968"/>
                              <a:gd name="T13" fmla="*/ T12 w 95"/>
                              <a:gd name="T14" fmla="+- 0 36 7"/>
                              <a:gd name="T15" fmla="*/ 36 h 95"/>
                              <a:gd name="T16" fmla="+- 0 968 968"/>
                              <a:gd name="T17" fmla="*/ T16 w 95"/>
                              <a:gd name="T18" fmla="+- 0 54 7"/>
                              <a:gd name="T19" fmla="*/ 54 h 95"/>
                              <a:gd name="T20" fmla="+- 0 972 968"/>
                              <a:gd name="T21" fmla="*/ T20 w 95"/>
                              <a:gd name="T22" fmla="+- 0 72 7"/>
                              <a:gd name="T23" fmla="*/ 72 h 95"/>
                              <a:gd name="T24" fmla="+- 0 982 968"/>
                              <a:gd name="T25" fmla="*/ T24 w 95"/>
                              <a:gd name="T26" fmla="+- 0 87 7"/>
                              <a:gd name="T27" fmla="*/ 87 h 95"/>
                              <a:gd name="T28" fmla="+- 0 997 968"/>
                              <a:gd name="T29" fmla="*/ T28 w 95"/>
                              <a:gd name="T30" fmla="+- 0 97 7"/>
                              <a:gd name="T31" fmla="*/ 97 h 95"/>
                              <a:gd name="T32" fmla="+- 0 1015 968"/>
                              <a:gd name="T33" fmla="*/ T32 w 95"/>
                              <a:gd name="T34" fmla="+- 0 101 7"/>
                              <a:gd name="T35" fmla="*/ 101 h 95"/>
                              <a:gd name="T36" fmla="+- 0 1034 968"/>
                              <a:gd name="T37" fmla="*/ T36 w 95"/>
                              <a:gd name="T38" fmla="+- 0 97 7"/>
                              <a:gd name="T39" fmla="*/ 97 h 95"/>
                              <a:gd name="T40" fmla="+- 0 1049 968"/>
                              <a:gd name="T41" fmla="*/ T40 w 95"/>
                              <a:gd name="T42" fmla="+- 0 87 7"/>
                              <a:gd name="T43" fmla="*/ 87 h 95"/>
                              <a:gd name="T44" fmla="+- 0 1059 968"/>
                              <a:gd name="T45" fmla="*/ T44 w 95"/>
                              <a:gd name="T46" fmla="+- 0 72 7"/>
                              <a:gd name="T47" fmla="*/ 72 h 95"/>
                              <a:gd name="T48" fmla="+- 0 1063 968"/>
                              <a:gd name="T49" fmla="*/ T48 w 95"/>
                              <a:gd name="T50" fmla="+- 0 54 7"/>
                              <a:gd name="T51" fmla="*/ 54 h 95"/>
                              <a:gd name="T52" fmla="+- 0 1059 968"/>
                              <a:gd name="T53" fmla="*/ T52 w 95"/>
                              <a:gd name="T54" fmla="+- 0 36 7"/>
                              <a:gd name="T55" fmla="*/ 36 h 95"/>
                              <a:gd name="T56" fmla="+- 0 1049 968"/>
                              <a:gd name="T57" fmla="*/ T56 w 95"/>
                              <a:gd name="T58" fmla="+- 0 20 7"/>
                              <a:gd name="T59" fmla="*/ 20 h 95"/>
                              <a:gd name="T60" fmla="+- 0 1034 968"/>
                              <a:gd name="T61" fmla="*/ T60 w 95"/>
                              <a:gd name="T62" fmla="+- 0 10 7"/>
                              <a:gd name="T63" fmla="*/ 10 h 95"/>
                              <a:gd name="T64" fmla="+- 0 1015 968"/>
                              <a:gd name="T65" fmla="*/ T64 w 95"/>
                              <a:gd name="T66" fmla="+- 0 7 7"/>
                              <a:gd name="T67" fmla="*/ 7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5" h="95">
                                <a:moveTo>
                                  <a:pt x="47" y="0"/>
                                </a:moveTo>
                                <a:lnTo>
                                  <a:pt x="29" y="3"/>
                                </a:lnTo>
                                <a:lnTo>
                                  <a:pt x="14" y="13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4" y="65"/>
                                </a:lnTo>
                                <a:lnTo>
                                  <a:pt x="14" y="80"/>
                                </a:lnTo>
                                <a:lnTo>
                                  <a:pt x="29" y="90"/>
                                </a:lnTo>
                                <a:lnTo>
                                  <a:pt x="47" y="94"/>
                                </a:lnTo>
                                <a:lnTo>
                                  <a:pt x="66" y="90"/>
                                </a:lnTo>
                                <a:lnTo>
                                  <a:pt x="81" y="80"/>
                                </a:lnTo>
                                <a:lnTo>
                                  <a:pt x="91" y="65"/>
                                </a:lnTo>
                                <a:lnTo>
                                  <a:pt x="95" y="47"/>
                                </a:lnTo>
                                <a:lnTo>
                                  <a:pt x="91" y="29"/>
                                </a:lnTo>
                                <a:lnTo>
                                  <a:pt x="81" y="13"/>
                                </a:lnTo>
                                <a:lnTo>
                                  <a:pt x="66" y="3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6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41"/>
                        <wps:cNvSpPr>
                          <a:spLocks/>
                        </wps:cNvSpPr>
                        <wps:spPr bwMode="auto">
                          <a:xfrm>
                            <a:off x="967" y="6"/>
                            <a:ext cx="95" cy="95"/>
                          </a:xfrm>
                          <a:custGeom>
                            <a:avLst/>
                            <a:gdLst>
                              <a:gd name="T0" fmla="+- 0 968 968"/>
                              <a:gd name="T1" fmla="*/ T0 w 95"/>
                              <a:gd name="T2" fmla="+- 0 54 7"/>
                              <a:gd name="T3" fmla="*/ 54 h 95"/>
                              <a:gd name="T4" fmla="+- 0 972 968"/>
                              <a:gd name="T5" fmla="*/ T4 w 95"/>
                              <a:gd name="T6" fmla="+- 0 36 7"/>
                              <a:gd name="T7" fmla="*/ 36 h 95"/>
                              <a:gd name="T8" fmla="+- 0 982 968"/>
                              <a:gd name="T9" fmla="*/ T8 w 95"/>
                              <a:gd name="T10" fmla="+- 0 20 7"/>
                              <a:gd name="T11" fmla="*/ 20 h 95"/>
                              <a:gd name="T12" fmla="+- 0 997 968"/>
                              <a:gd name="T13" fmla="*/ T12 w 95"/>
                              <a:gd name="T14" fmla="+- 0 10 7"/>
                              <a:gd name="T15" fmla="*/ 10 h 95"/>
                              <a:gd name="T16" fmla="+- 0 1015 968"/>
                              <a:gd name="T17" fmla="*/ T16 w 95"/>
                              <a:gd name="T18" fmla="+- 0 7 7"/>
                              <a:gd name="T19" fmla="*/ 7 h 95"/>
                              <a:gd name="T20" fmla="+- 0 1034 968"/>
                              <a:gd name="T21" fmla="*/ T20 w 95"/>
                              <a:gd name="T22" fmla="+- 0 10 7"/>
                              <a:gd name="T23" fmla="*/ 10 h 95"/>
                              <a:gd name="T24" fmla="+- 0 1049 968"/>
                              <a:gd name="T25" fmla="*/ T24 w 95"/>
                              <a:gd name="T26" fmla="+- 0 20 7"/>
                              <a:gd name="T27" fmla="*/ 20 h 95"/>
                              <a:gd name="T28" fmla="+- 0 1059 968"/>
                              <a:gd name="T29" fmla="*/ T28 w 95"/>
                              <a:gd name="T30" fmla="+- 0 36 7"/>
                              <a:gd name="T31" fmla="*/ 36 h 95"/>
                              <a:gd name="T32" fmla="+- 0 1063 968"/>
                              <a:gd name="T33" fmla="*/ T32 w 95"/>
                              <a:gd name="T34" fmla="+- 0 54 7"/>
                              <a:gd name="T35" fmla="*/ 54 h 95"/>
                              <a:gd name="T36" fmla="+- 0 1059 968"/>
                              <a:gd name="T37" fmla="*/ T36 w 95"/>
                              <a:gd name="T38" fmla="+- 0 72 7"/>
                              <a:gd name="T39" fmla="*/ 72 h 95"/>
                              <a:gd name="T40" fmla="+- 0 1049 968"/>
                              <a:gd name="T41" fmla="*/ T40 w 95"/>
                              <a:gd name="T42" fmla="+- 0 87 7"/>
                              <a:gd name="T43" fmla="*/ 87 h 95"/>
                              <a:gd name="T44" fmla="+- 0 1034 968"/>
                              <a:gd name="T45" fmla="*/ T44 w 95"/>
                              <a:gd name="T46" fmla="+- 0 97 7"/>
                              <a:gd name="T47" fmla="*/ 97 h 95"/>
                              <a:gd name="T48" fmla="+- 0 1015 968"/>
                              <a:gd name="T49" fmla="*/ T48 w 95"/>
                              <a:gd name="T50" fmla="+- 0 101 7"/>
                              <a:gd name="T51" fmla="*/ 101 h 95"/>
                              <a:gd name="T52" fmla="+- 0 997 968"/>
                              <a:gd name="T53" fmla="*/ T52 w 95"/>
                              <a:gd name="T54" fmla="+- 0 97 7"/>
                              <a:gd name="T55" fmla="*/ 97 h 95"/>
                              <a:gd name="T56" fmla="+- 0 982 968"/>
                              <a:gd name="T57" fmla="*/ T56 w 95"/>
                              <a:gd name="T58" fmla="+- 0 87 7"/>
                              <a:gd name="T59" fmla="*/ 87 h 95"/>
                              <a:gd name="T60" fmla="+- 0 972 968"/>
                              <a:gd name="T61" fmla="*/ T60 w 95"/>
                              <a:gd name="T62" fmla="+- 0 72 7"/>
                              <a:gd name="T63" fmla="*/ 72 h 95"/>
                              <a:gd name="T64" fmla="+- 0 968 968"/>
                              <a:gd name="T65" fmla="*/ T64 w 95"/>
                              <a:gd name="T66" fmla="+- 0 54 7"/>
                              <a:gd name="T67" fmla="*/ 54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5" h="95">
                                <a:moveTo>
                                  <a:pt x="0" y="47"/>
                                </a:moveTo>
                                <a:lnTo>
                                  <a:pt x="4" y="29"/>
                                </a:lnTo>
                                <a:lnTo>
                                  <a:pt x="14" y="13"/>
                                </a:lnTo>
                                <a:lnTo>
                                  <a:pt x="29" y="3"/>
                                </a:lnTo>
                                <a:lnTo>
                                  <a:pt x="47" y="0"/>
                                </a:lnTo>
                                <a:lnTo>
                                  <a:pt x="66" y="3"/>
                                </a:lnTo>
                                <a:lnTo>
                                  <a:pt x="81" y="13"/>
                                </a:lnTo>
                                <a:lnTo>
                                  <a:pt x="91" y="29"/>
                                </a:lnTo>
                                <a:lnTo>
                                  <a:pt x="95" y="47"/>
                                </a:lnTo>
                                <a:lnTo>
                                  <a:pt x="91" y="65"/>
                                </a:lnTo>
                                <a:lnTo>
                                  <a:pt x="81" y="80"/>
                                </a:lnTo>
                                <a:lnTo>
                                  <a:pt x="66" y="90"/>
                                </a:lnTo>
                                <a:lnTo>
                                  <a:pt x="47" y="94"/>
                                </a:lnTo>
                                <a:lnTo>
                                  <a:pt x="29" y="90"/>
                                </a:lnTo>
                                <a:lnTo>
                                  <a:pt x="14" y="80"/>
                                </a:lnTo>
                                <a:lnTo>
                                  <a:pt x="4" y="65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B636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40"/>
                        <wps:cNvSpPr>
                          <a:spLocks/>
                        </wps:cNvSpPr>
                        <wps:spPr bwMode="auto">
                          <a:xfrm>
                            <a:off x="374" y="10"/>
                            <a:ext cx="88" cy="88"/>
                          </a:xfrm>
                          <a:custGeom>
                            <a:avLst/>
                            <a:gdLst>
                              <a:gd name="T0" fmla="+- 0 418 374"/>
                              <a:gd name="T1" fmla="*/ T0 w 88"/>
                              <a:gd name="T2" fmla="+- 0 10 10"/>
                              <a:gd name="T3" fmla="*/ 10 h 88"/>
                              <a:gd name="T4" fmla="+- 0 401 374"/>
                              <a:gd name="T5" fmla="*/ T4 w 88"/>
                              <a:gd name="T6" fmla="+- 0 14 10"/>
                              <a:gd name="T7" fmla="*/ 14 h 88"/>
                              <a:gd name="T8" fmla="+- 0 387 374"/>
                              <a:gd name="T9" fmla="*/ T8 w 88"/>
                              <a:gd name="T10" fmla="+- 0 23 10"/>
                              <a:gd name="T11" fmla="*/ 23 h 88"/>
                              <a:gd name="T12" fmla="+- 0 378 374"/>
                              <a:gd name="T13" fmla="*/ T12 w 88"/>
                              <a:gd name="T14" fmla="+- 0 37 10"/>
                              <a:gd name="T15" fmla="*/ 37 h 88"/>
                              <a:gd name="T16" fmla="+- 0 374 374"/>
                              <a:gd name="T17" fmla="*/ T16 w 88"/>
                              <a:gd name="T18" fmla="+- 0 54 10"/>
                              <a:gd name="T19" fmla="*/ 54 h 88"/>
                              <a:gd name="T20" fmla="+- 0 378 374"/>
                              <a:gd name="T21" fmla="*/ T20 w 88"/>
                              <a:gd name="T22" fmla="+- 0 71 10"/>
                              <a:gd name="T23" fmla="*/ 71 h 88"/>
                              <a:gd name="T24" fmla="+- 0 387 374"/>
                              <a:gd name="T25" fmla="*/ T24 w 88"/>
                              <a:gd name="T26" fmla="+- 0 85 10"/>
                              <a:gd name="T27" fmla="*/ 85 h 88"/>
                              <a:gd name="T28" fmla="+- 0 401 374"/>
                              <a:gd name="T29" fmla="*/ T28 w 88"/>
                              <a:gd name="T30" fmla="+- 0 94 10"/>
                              <a:gd name="T31" fmla="*/ 94 h 88"/>
                              <a:gd name="T32" fmla="+- 0 418 374"/>
                              <a:gd name="T33" fmla="*/ T32 w 88"/>
                              <a:gd name="T34" fmla="+- 0 98 10"/>
                              <a:gd name="T35" fmla="*/ 98 h 88"/>
                              <a:gd name="T36" fmla="+- 0 435 374"/>
                              <a:gd name="T37" fmla="*/ T36 w 88"/>
                              <a:gd name="T38" fmla="+- 0 94 10"/>
                              <a:gd name="T39" fmla="*/ 94 h 88"/>
                              <a:gd name="T40" fmla="+- 0 449 374"/>
                              <a:gd name="T41" fmla="*/ T40 w 88"/>
                              <a:gd name="T42" fmla="+- 0 85 10"/>
                              <a:gd name="T43" fmla="*/ 85 h 88"/>
                              <a:gd name="T44" fmla="+- 0 459 374"/>
                              <a:gd name="T45" fmla="*/ T44 w 88"/>
                              <a:gd name="T46" fmla="+- 0 71 10"/>
                              <a:gd name="T47" fmla="*/ 71 h 88"/>
                              <a:gd name="T48" fmla="+- 0 462 374"/>
                              <a:gd name="T49" fmla="*/ T48 w 88"/>
                              <a:gd name="T50" fmla="+- 0 54 10"/>
                              <a:gd name="T51" fmla="*/ 54 h 88"/>
                              <a:gd name="T52" fmla="+- 0 459 374"/>
                              <a:gd name="T53" fmla="*/ T52 w 88"/>
                              <a:gd name="T54" fmla="+- 0 37 10"/>
                              <a:gd name="T55" fmla="*/ 37 h 88"/>
                              <a:gd name="T56" fmla="+- 0 449 374"/>
                              <a:gd name="T57" fmla="*/ T56 w 88"/>
                              <a:gd name="T58" fmla="+- 0 23 10"/>
                              <a:gd name="T59" fmla="*/ 23 h 88"/>
                              <a:gd name="T60" fmla="+- 0 435 374"/>
                              <a:gd name="T61" fmla="*/ T60 w 88"/>
                              <a:gd name="T62" fmla="+- 0 14 10"/>
                              <a:gd name="T63" fmla="*/ 14 h 88"/>
                              <a:gd name="T64" fmla="+- 0 418 374"/>
                              <a:gd name="T65" fmla="*/ T64 w 88"/>
                              <a:gd name="T66" fmla="+- 0 10 10"/>
                              <a:gd name="T67" fmla="*/ 10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" h="88">
                                <a:moveTo>
                                  <a:pt x="44" y="0"/>
                                </a:moveTo>
                                <a:lnTo>
                                  <a:pt x="27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7"/>
                                </a:lnTo>
                                <a:lnTo>
                                  <a:pt x="0" y="44"/>
                                </a:lnTo>
                                <a:lnTo>
                                  <a:pt x="4" y="61"/>
                                </a:lnTo>
                                <a:lnTo>
                                  <a:pt x="13" y="75"/>
                                </a:lnTo>
                                <a:lnTo>
                                  <a:pt x="27" y="84"/>
                                </a:lnTo>
                                <a:lnTo>
                                  <a:pt x="44" y="88"/>
                                </a:lnTo>
                                <a:lnTo>
                                  <a:pt x="61" y="84"/>
                                </a:lnTo>
                                <a:lnTo>
                                  <a:pt x="75" y="75"/>
                                </a:lnTo>
                                <a:lnTo>
                                  <a:pt x="85" y="61"/>
                                </a:lnTo>
                                <a:lnTo>
                                  <a:pt x="88" y="44"/>
                                </a:lnTo>
                                <a:lnTo>
                                  <a:pt x="85" y="27"/>
                                </a:lnTo>
                                <a:lnTo>
                                  <a:pt x="75" y="13"/>
                                </a:lnTo>
                                <a:lnTo>
                                  <a:pt x="61" y="4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49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39"/>
                        <wps:cNvSpPr>
                          <a:spLocks/>
                        </wps:cNvSpPr>
                        <wps:spPr bwMode="auto">
                          <a:xfrm>
                            <a:off x="374" y="10"/>
                            <a:ext cx="88" cy="88"/>
                          </a:xfrm>
                          <a:custGeom>
                            <a:avLst/>
                            <a:gdLst>
                              <a:gd name="T0" fmla="+- 0 374 374"/>
                              <a:gd name="T1" fmla="*/ T0 w 88"/>
                              <a:gd name="T2" fmla="+- 0 54 10"/>
                              <a:gd name="T3" fmla="*/ 54 h 88"/>
                              <a:gd name="T4" fmla="+- 0 378 374"/>
                              <a:gd name="T5" fmla="*/ T4 w 88"/>
                              <a:gd name="T6" fmla="+- 0 37 10"/>
                              <a:gd name="T7" fmla="*/ 37 h 88"/>
                              <a:gd name="T8" fmla="+- 0 387 374"/>
                              <a:gd name="T9" fmla="*/ T8 w 88"/>
                              <a:gd name="T10" fmla="+- 0 23 10"/>
                              <a:gd name="T11" fmla="*/ 23 h 88"/>
                              <a:gd name="T12" fmla="+- 0 401 374"/>
                              <a:gd name="T13" fmla="*/ T12 w 88"/>
                              <a:gd name="T14" fmla="+- 0 14 10"/>
                              <a:gd name="T15" fmla="*/ 14 h 88"/>
                              <a:gd name="T16" fmla="+- 0 418 374"/>
                              <a:gd name="T17" fmla="*/ T16 w 88"/>
                              <a:gd name="T18" fmla="+- 0 10 10"/>
                              <a:gd name="T19" fmla="*/ 10 h 88"/>
                              <a:gd name="T20" fmla="+- 0 435 374"/>
                              <a:gd name="T21" fmla="*/ T20 w 88"/>
                              <a:gd name="T22" fmla="+- 0 14 10"/>
                              <a:gd name="T23" fmla="*/ 14 h 88"/>
                              <a:gd name="T24" fmla="+- 0 449 374"/>
                              <a:gd name="T25" fmla="*/ T24 w 88"/>
                              <a:gd name="T26" fmla="+- 0 23 10"/>
                              <a:gd name="T27" fmla="*/ 23 h 88"/>
                              <a:gd name="T28" fmla="+- 0 459 374"/>
                              <a:gd name="T29" fmla="*/ T28 w 88"/>
                              <a:gd name="T30" fmla="+- 0 37 10"/>
                              <a:gd name="T31" fmla="*/ 37 h 88"/>
                              <a:gd name="T32" fmla="+- 0 462 374"/>
                              <a:gd name="T33" fmla="*/ T32 w 88"/>
                              <a:gd name="T34" fmla="+- 0 54 10"/>
                              <a:gd name="T35" fmla="*/ 54 h 88"/>
                              <a:gd name="T36" fmla="+- 0 459 374"/>
                              <a:gd name="T37" fmla="*/ T36 w 88"/>
                              <a:gd name="T38" fmla="+- 0 71 10"/>
                              <a:gd name="T39" fmla="*/ 71 h 88"/>
                              <a:gd name="T40" fmla="+- 0 449 374"/>
                              <a:gd name="T41" fmla="*/ T40 w 88"/>
                              <a:gd name="T42" fmla="+- 0 85 10"/>
                              <a:gd name="T43" fmla="*/ 85 h 88"/>
                              <a:gd name="T44" fmla="+- 0 435 374"/>
                              <a:gd name="T45" fmla="*/ T44 w 88"/>
                              <a:gd name="T46" fmla="+- 0 94 10"/>
                              <a:gd name="T47" fmla="*/ 94 h 88"/>
                              <a:gd name="T48" fmla="+- 0 418 374"/>
                              <a:gd name="T49" fmla="*/ T48 w 88"/>
                              <a:gd name="T50" fmla="+- 0 98 10"/>
                              <a:gd name="T51" fmla="*/ 98 h 88"/>
                              <a:gd name="T52" fmla="+- 0 401 374"/>
                              <a:gd name="T53" fmla="*/ T52 w 88"/>
                              <a:gd name="T54" fmla="+- 0 94 10"/>
                              <a:gd name="T55" fmla="*/ 94 h 88"/>
                              <a:gd name="T56" fmla="+- 0 387 374"/>
                              <a:gd name="T57" fmla="*/ T56 w 88"/>
                              <a:gd name="T58" fmla="+- 0 85 10"/>
                              <a:gd name="T59" fmla="*/ 85 h 88"/>
                              <a:gd name="T60" fmla="+- 0 378 374"/>
                              <a:gd name="T61" fmla="*/ T60 w 88"/>
                              <a:gd name="T62" fmla="+- 0 71 10"/>
                              <a:gd name="T63" fmla="*/ 71 h 88"/>
                              <a:gd name="T64" fmla="+- 0 374 374"/>
                              <a:gd name="T65" fmla="*/ T64 w 88"/>
                              <a:gd name="T66" fmla="+- 0 54 10"/>
                              <a:gd name="T67" fmla="*/ 54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" h="88">
                                <a:moveTo>
                                  <a:pt x="0" y="44"/>
                                </a:moveTo>
                                <a:lnTo>
                                  <a:pt x="4" y="27"/>
                                </a:lnTo>
                                <a:lnTo>
                                  <a:pt x="13" y="13"/>
                                </a:lnTo>
                                <a:lnTo>
                                  <a:pt x="27" y="4"/>
                                </a:lnTo>
                                <a:lnTo>
                                  <a:pt x="44" y="0"/>
                                </a:lnTo>
                                <a:lnTo>
                                  <a:pt x="61" y="4"/>
                                </a:lnTo>
                                <a:lnTo>
                                  <a:pt x="75" y="13"/>
                                </a:lnTo>
                                <a:lnTo>
                                  <a:pt x="85" y="27"/>
                                </a:lnTo>
                                <a:lnTo>
                                  <a:pt x="88" y="44"/>
                                </a:lnTo>
                                <a:lnTo>
                                  <a:pt x="85" y="61"/>
                                </a:lnTo>
                                <a:lnTo>
                                  <a:pt x="75" y="75"/>
                                </a:lnTo>
                                <a:lnTo>
                                  <a:pt x="61" y="84"/>
                                </a:lnTo>
                                <a:lnTo>
                                  <a:pt x="44" y="88"/>
                                </a:lnTo>
                                <a:lnTo>
                                  <a:pt x="27" y="84"/>
                                </a:lnTo>
                                <a:lnTo>
                                  <a:pt x="13" y="75"/>
                                </a:lnTo>
                                <a:lnTo>
                                  <a:pt x="4" y="61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38"/>
                        <wps:cNvSpPr>
                          <a:spLocks/>
                        </wps:cNvSpPr>
                        <wps:spPr bwMode="auto">
                          <a:xfrm>
                            <a:off x="599" y="10"/>
                            <a:ext cx="87" cy="87"/>
                          </a:xfrm>
                          <a:custGeom>
                            <a:avLst/>
                            <a:gdLst>
                              <a:gd name="T0" fmla="+- 0 642 599"/>
                              <a:gd name="T1" fmla="*/ T0 w 87"/>
                              <a:gd name="T2" fmla="+- 0 11 11"/>
                              <a:gd name="T3" fmla="*/ 11 h 87"/>
                              <a:gd name="T4" fmla="+- 0 625 599"/>
                              <a:gd name="T5" fmla="*/ T4 w 87"/>
                              <a:gd name="T6" fmla="+- 0 14 11"/>
                              <a:gd name="T7" fmla="*/ 14 h 87"/>
                              <a:gd name="T8" fmla="+- 0 612 599"/>
                              <a:gd name="T9" fmla="*/ T8 w 87"/>
                              <a:gd name="T10" fmla="+- 0 23 11"/>
                              <a:gd name="T11" fmla="*/ 23 h 87"/>
                              <a:gd name="T12" fmla="+- 0 602 599"/>
                              <a:gd name="T13" fmla="*/ T12 w 87"/>
                              <a:gd name="T14" fmla="+- 0 37 11"/>
                              <a:gd name="T15" fmla="*/ 37 h 87"/>
                              <a:gd name="T16" fmla="+- 0 599 599"/>
                              <a:gd name="T17" fmla="*/ T16 w 87"/>
                              <a:gd name="T18" fmla="+- 0 54 11"/>
                              <a:gd name="T19" fmla="*/ 54 h 87"/>
                              <a:gd name="T20" fmla="+- 0 602 599"/>
                              <a:gd name="T21" fmla="*/ T20 w 87"/>
                              <a:gd name="T22" fmla="+- 0 71 11"/>
                              <a:gd name="T23" fmla="*/ 71 h 87"/>
                              <a:gd name="T24" fmla="+- 0 612 599"/>
                              <a:gd name="T25" fmla="*/ T24 w 87"/>
                              <a:gd name="T26" fmla="+- 0 84 11"/>
                              <a:gd name="T27" fmla="*/ 84 h 87"/>
                              <a:gd name="T28" fmla="+- 0 625 599"/>
                              <a:gd name="T29" fmla="*/ T28 w 87"/>
                              <a:gd name="T30" fmla="+- 0 94 11"/>
                              <a:gd name="T31" fmla="*/ 94 h 87"/>
                              <a:gd name="T32" fmla="+- 0 642 599"/>
                              <a:gd name="T33" fmla="*/ T32 w 87"/>
                              <a:gd name="T34" fmla="+- 0 97 11"/>
                              <a:gd name="T35" fmla="*/ 97 h 87"/>
                              <a:gd name="T36" fmla="+- 0 659 599"/>
                              <a:gd name="T37" fmla="*/ T36 w 87"/>
                              <a:gd name="T38" fmla="+- 0 94 11"/>
                              <a:gd name="T39" fmla="*/ 94 h 87"/>
                              <a:gd name="T40" fmla="+- 0 673 599"/>
                              <a:gd name="T41" fmla="*/ T40 w 87"/>
                              <a:gd name="T42" fmla="+- 0 84 11"/>
                              <a:gd name="T43" fmla="*/ 84 h 87"/>
                              <a:gd name="T44" fmla="+- 0 682 599"/>
                              <a:gd name="T45" fmla="*/ T44 w 87"/>
                              <a:gd name="T46" fmla="+- 0 71 11"/>
                              <a:gd name="T47" fmla="*/ 71 h 87"/>
                              <a:gd name="T48" fmla="+- 0 685 599"/>
                              <a:gd name="T49" fmla="*/ T48 w 87"/>
                              <a:gd name="T50" fmla="+- 0 54 11"/>
                              <a:gd name="T51" fmla="*/ 54 h 87"/>
                              <a:gd name="T52" fmla="+- 0 682 599"/>
                              <a:gd name="T53" fmla="*/ T52 w 87"/>
                              <a:gd name="T54" fmla="+- 0 37 11"/>
                              <a:gd name="T55" fmla="*/ 37 h 87"/>
                              <a:gd name="T56" fmla="+- 0 673 599"/>
                              <a:gd name="T57" fmla="*/ T56 w 87"/>
                              <a:gd name="T58" fmla="+- 0 23 11"/>
                              <a:gd name="T59" fmla="*/ 23 h 87"/>
                              <a:gd name="T60" fmla="+- 0 659 599"/>
                              <a:gd name="T61" fmla="*/ T60 w 87"/>
                              <a:gd name="T62" fmla="+- 0 14 11"/>
                              <a:gd name="T63" fmla="*/ 14 h 87"/>
                              <a:gd name="T64" fmla="+- 0 642 599"/>
                              <a:gd name="T65" fmla="*/ T64 w 87"/>
                              <a:gd name="T66" fmla="+- 0 11 11"/>
                              <a:gd name="T67" fmla="*/ 11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3" y="26"/>
                                </a:lnTo>
                                <a:lnTo>
                                  <a:pt x="0" y="43"/>
                                </a:lnTo>
                                <a:lnTo>
                                  <a:pt x="3" y="60"/>
                                </a:lnTo>
                                <a:lnTo>
                                  <a:pt x="13" y="73"/>
                                </a:lnTo>
                                <a:lnTo>
                                  <a:pt x="26" y="83"/>
                                </a:lnTo>
                                <a:lnTo>
                                  <a:pt x="43" y="86"/>
                                </a:lnTo>
                                <a:lnTo>
                                  <a:pt x="60" y="83"/>
                                </a:lnTo>
                                <a:lnTo>
                                  <a:pt x="74" y="73"/>
                                </a:lnTo>
                                <a:lnTo>
                                  <a:pt x="83" y="60"/>
                                </a:lnTo>
                                <a:lnTo>
                                  <a:pt x="86" y="43"/>
                                </a:lnTo>
                                <a:lnTo>
                                  <a:pt x="83" y="26"/>
                                </a:lnTo>
                                <a:lnTo>
                                  <a:pt x="74" y="12"/>
                                </a:lnTo>
                                <a:lnTo>
                                  <a:pt x="60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6F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37"/>
                        <wps:cNvSpPr>
                          <a:spLocks/>
                        </wps:cNvSpPr>
                        <wps:spPr bwMode="auto">
                          <a:xfrm>
                            <a:off x="599" y="10"/>
                            <a:ext cx="87" cy="87"/>
                          </a:xfrm>
                          <a:custGeom>
                            <a:avLst/>
                            <a:gdLst>
                              <a:gd name="T0" fmla="+- 0 599 599"/>
                              <a:gd name="T1" fmla="*/ T0 w 87"/>
                              <a:gd name="T2" fmla="+- 0 54 11"/>
                              <a:gd name="T3" fmla="*/ 54 h 87"/>
                              <a:gd name="T4" fmla="+- 0 602 599"/>
                              <a:gd name="T5" fmla="*/ T4 w 87"/>
                              <a:gd name="T6" fmla="+- 0 37 11"/>
                              <a:gd name="T7" fmla="*/ 37 h 87"/>
                              <a:gd name="T8" fmla="+- 0 612 599"/>
                              <a:gd name="T9" fmla="*/ T8 w 87"/>
                              <a:gd name="T10" fmla="+- 0 23 11"/>
                              <a:gd name="T11" fmla="*/ 23 h 87"/>
                              <a:gd name="T12" fmla="+- 0 625 599"/>
                              <a:gd name="T13" fmla="*/ T12 w 87"/>
                              <a:gd name="T14" fmla="+- 0 14 11"/>
                              <a:gd name="T15" fmla="*/ 14 h 87"/>
                              <a:gd name="T16" fmla="+- 0 642 599"/>
                              <a:gd name="T17" fmla="*/ T16 w 87"/>
                              <a:gd name="T18" fmla="+- 0 11 11"/>
                              <a:gd name="T19" fmla="*/ 11 h 87"/>
                              <a:gd name="T20" fmla="+- 0 659 599"/>
                              <a:gd name="T21" fmla="*/ T20 w 87"/>
                              <a:gd name="T22" fmla="+- 0 14 11"/>
                              <a:gd name="T23" fmla="*/ 14 h 87"/>
                              <a:gd name="T24" fmla="+- 0 673 599"/>
                              <a:gd name="T25" fmla="*/ T24 w 87"/>
                              <a:gd name="T26" fmla="+- 0 23 11"/>
                              <a:gd name="T27" fmla="*/ 23 h 87"/>
                              <a:gd name="T28" fmla="+- 0 682 599"/>
                              <a:gd name="T29" fmla="*/ T28 w 87"/>
                              <a:gd name="T30" fmla="+- 0 37 11"/>
                              <a:gd name="T31" fmla="*/ 37 h 87"/>
                              <a:gd name="T32" fmla="+- 0 685 599"/>
                              <a:gd name="T33" fmla="*/ T32 w 87"/>
                              <a:gd name="T34" fmla="+- 0 54 11"/>
                              <a:gd name="T35" fmla="*/ 54 h 87"/>
                              <a:gd name="T36" fmla="+- 0 682 599"/>
                              <a:gd name="T37" fmla="*/ T36 w 87"/>
                              <a:gd name="T38" fmla="+- 0 71 11"/>
                              <a:gd name="T39" fmla="*/ 71 h 87"/>
                              <a:gd name="T40" fmla="+- 0 673 599"/>
                              <a:gd name="T41" fmla="*/ T40 w 87"/>
                              <a:gd name="T42" fmla="+- 0 84 11"/>
                              <a:gd name="T43" fmla="*/ 84 h 87"/>
                              <a:gd name="T44" fmla="+- 0 659 599"/>
                              <a:gd name="T45" fmla="*/ T44 w 87"/>
                              <a:gd name="T46" fmla="+- 0 94 11"/>
                              <a:gd name="T47" fmla="*/ 94 h 87"/>
                              <a:gd name="T48" fmla="+- 0 642 599"/>
                              <a:gd name="T49" fmla="*/ T48 w 87"/>
                              <a:gd name="T50" fmla="+- 0 97 11"/>
                              <a:gd name="T51" fmla="*/ 97 h 87"/>
                              <a:gd name="T52" fmla="+- 0 625 599"/>
                              <a:gd name="T53" fmla="*/ T52 w 87"/>
                              <a:gd name="T54" fmla="+- 0 94 11"/>
                              <a:gd name="T55" fmla="*/ 94 h 87"/>
                              <a:gd name="T56" fmla="+- 0 612 599"/>
                              <a:gd name="T57" fmla="*/ T56 w 87"/>
                              <a:gd name="T58" fmla="+- 0 84 11"/>
                              <a:gd name="T59" fmla="*/ 84 h 87"/>
                              <a:gd name="T60" fmla="+- 0 602 599"/>
                              <a:gd name="T61" fmla="*/ T60 w 87"/>
                              <a:gd name="T62" fmla="+- 0 71 11"/>
                              <a:gd name="T63" fmla="*/ 71 h 87"/>
                              <a:gd name="T64" fmla="+- 0 599 599"/>
                              <a:gd name="T65" fmla="*/ T64 w 87"/>
                              <a:gd name="T66" fmla="+- 0 54 11"/>
                              <a:gd name="T67" fmla="*/ 5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0" y="43"/>
                                </a:moveTo>
                                <a:lnTo>
                                  <a:pt x="3" y="26"/>
                                </a:lnTo>
                                <a:lnTo>
                                  <a:pt x="13" y="12"/>
                                </a:lnTo>
                                <a:lnTo>
                                  <a:pt x="26" y="3"/>
                                </a:lnTo>
                                <a:lnTo>
                                  <a:pt x="43" y="0"/>
                                </a:lnTo>
                                <a:lnTo>
                                  <a:pt x="60" y="3"/>
                                </a:lnTo>
                                <a:lnTo>
                                  <a:pt x="74" y="12"/>
                                </a:lnTo>
                                <a:lnTo>
                                  <a:pt x="83" y="26"/>
                                </a:lnTo>
                                <a:lnTo>
                                  <a:pt x="86" y="43"/>
                                </a:lnTo>
                                <a:lnTo>
                                  <a:pt x="83" y="60"/>
                                </a:lnTo>
                                <a:lnTo>
                                  <a:pt x="74" y="73"/>
                                </a:lnTo>
                                <a:lnTo>
                                  <a:pt x="60" y="83"/>
                                </a:lnTo>
                                <a:lnTo>
                                  <a:pt x="43" y="86"/>
                                </a:lnTo>
                                <a:lnTo>
                                  <a:pt x="26" y="83"/>
                                </a:lnTo>
                                <a:lnTo>
                                  <a:pt x="13" y="73"/>
                                </a:lnTo>
                                <a:lnTo>
                                  <a:pt x="3" y="60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76F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36"/>
                        <wps:cNvSpPr>
                          <a:spLocks/>
                        </wps:cNvSpPr>
                        <wps:spPr bwMode="auto">
                          <a:xfrm>
                            <a:off x="665" y="16"/>
                            <a:ext cx="76" cy="76"/>
                          </a:xfrm>
                          <a:custGeom>
                            <a:avLst/>
                            <a:gdLst>
                              <a:gd name="T0" fmla="+- 0 703 666"/>
                              <a:gd name="T1" fmla="*/ T0 w 76"/>
                              <a:gd name="T2" fmla="+- 0 16 16"/>
                              <a:gd name="T3" fmla="*/ 16 h 76"/>
                              <a:gd name="T4" fmla="+- 0 689 666"/>
                              <a:gd name="T5" fmla="*/ T4 w 76"/>
                              <a:gd name="T6" fmla="+- 0 19 16"/>
                              <a:gd name="T7" fmla="*/ 19 h 76"/>
                              <a:gd name="T8" fmla="+- 0 677 666"/>
                              <a:gd name="T9" fmla="*/ T8 w 76"/>
                              <a:gd name="T10" fmla="+- 0 27 16"/>
                              <a:gd name="T11" fmla="*/ 27 h 76"/>
                              <a:gd name="T12" fmla="+- 0 669 666"/>
                              <a:gd name="T13" fmla="*/ T12 w 76"/>
                              <a:gd name="T14" fmla="+- 0 39 16"/>
                              <a:gd name="T15" fmla="*/ 39 h 76"/>
                              <a:gd name="T16" fmla="+- 0 666 666"/>
                              <a:gd name="T17" fmla="*/ T16 w 76"/>
                              <a:gd name="T18" fmla="+- 0 54 16"/>
                              <a:gd name="T19" fmla="*/ 54 h 76"/>
                              <a:gd name="T20" fmla="+- 0 669 666"/>
                              <a:gd name="T21" fmla="*/ T20 w 76"/>
                              <a:gd name="T22" fmla="+- 0 69 16"/>
                              <a:gd name="T23" fmla="*/ 69 h 76"/>
                              <a:gd name="T24" fmla="+- 0 677 666"/>
                              <a:gd name="T25" fmla="*/ T24 w 76"/>
                              <a:gd name="T26" fmla="+- 0 81 16"/>
                              <a:gd name="T27" fmla="*/ 81 h 76"/>
                              <a:gd name="T28" fmla="+- 0 689 666"/>
                              <a:gd name="T29" fmla="*/ T28 w 76"/>
                              <a:gd name="T30" fmla="+- 0 89 16"/>
                              <a:gd name="T31" fmla="*/ 89 h 76"/>
                              <a:gd name="T32" fmla="+- 0 703 666"/>
                              <a:gd name="T33" fmla="*/ T32 w 76"/>
                              <a:gd name="T34" fmla="+- 0 92 16"/>
                              <a:gd name="T35" fmla="*/ 92 h 76"/>
                              <a:gd name="T36" fmla="+- 0 718 666"/>
                              <a:gd name="T37" fmla="*/ T36 w 76"/>
                              <a:gd name="T38" fmla="+- 0 89 16"/>
                              <a:gd name="T39" fmla="*/ 89 h 76"/>
                              <a:gd name="T40" fmla="+- 0 730 666"/>
                              <a:gd name="T41" fmla="*/ T40 w 76"/>
                              <a:gd name="T42" fmla="+- 0 81 16"/>
                              <a:gd name="T43" fmla="*/ 81 h 76"/>
                              <a:gd name="T44" fmla="+- 0 738 666"/>
                              <a:gd name="T45" fmla="*/ T44 w 76"/>
                              <a:gd name="T46" fmla="+- 0 69 16"/>
                              <a:gd name="T47" fmla="*/ 69 h 76"/>
                              <a:gd name="T48" fmla="+- 0 741 666"/>
                              <a:gd name="T49" fmla="*/ T48 w 76"/>
                              <a:gd name="T50" fmla="+- 0 54 16"/>
                              <a:gd name="T51" fmla="*/ 54 h 76"/>
                              <a:gd name="T52" fmla="+- 0 738 666"/>
                              <a:gd name="T53" fmla="*/ T52 w 76"/>
                              <a:gd name="T54" fmla="+- 0 39 16"/>
                              <a:gd name="T55" fmla="*/ 39 h 76"/>
                              <a:gd name="T56" fmla="+- 0 730 666"/>
                              <a:gd name="T57" fmla="*/ T56 w 76"/>
                              <a:gd name="T58" fmla="+- 0 27 16"/>
                              <a:gd name="T59" fmla="*/ 27 h 76"/>
                              <a:gd name="T60" fmla="+- 0 718 666"/>
                              <a:gd name="T61" fmla="*/ T60 w 76"/>
                              <a:gd name="T62" fmla="+- 0 19 16"/>
                              <a:gd name="T63" fmla="*/ 19 h 76"/>
                              <a:gd name="T64" fmla="+- 0 703 666"/>
                              <a:gd name="T65" fmla="*/ T64 w 76"/>
                              <a:gd name="T66" fmla="+- 0 16 16"/>
                              <a:gd name="T67" fmla="*/ 16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37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3"/>
                                </a:lnTo>
                                <a:lnTo>
                                  <a:pt x="11" y="65"/>
                                </a:lnTo>
                                <a:lnTo>
                                  <a:pt x="23" y="73"/>
                                </a:lnTo>
                                <a:lnTo>
                                  <a:pt x="37" y="76"/>
                                </a:lnTo>
                                <a:lnTo>
                                  <a:pt x="52" y="73"/>
                                </a:lnTo>
                                <a:lnTo>
                                  <a:pt x="64" y="65"/>
                                </a:lnTo>
                                <a:lnTo>
                                  <a:pt x="72" y="53"/>
                                </a:lnTo>
                                <a:lnTo>
                                  <a:pt x="75" y="38"/>
                                </a:lnTo>
                                <a:lnTo>
                                  <a:pt x="72" y="23"/>
                                </a:lnTo>
                                <a:lnTo>
                                  <a:pt x="64" y="11"/>
                                </a:lnTo>
                                <a:lnTo>
                                  <a:pt x="52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9F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35"/>
                        <wps:cNvSpPr>
                          <a:spLocks/>
                        </wps:cNvSpPr>
                        <wps:spPr bwMode="auto">
                          <a:xfrm>
                            <a:off x="665" y="16"/>
                            <a:ext cx="76" cy="76"/>
                          </a:xfrm>
                          <a:custGeom>
                            <a:avLst/>
                            <a:gdLst>
                              <a:gd name="T0" fmla="+- 0 666 666"/>
                              <a:gd name="T1" fmla="*/ T0 w 76"/>
                              <a:gd name="T2" fmla="+- 0 54 16"/>
                              <a:gd name="T3" fmla="*/ 54 h 76"/>
                              <a:gd name="T4" fmla="+- 0 669 666"/>
                              <a:gd name="T5" fmla="*/ T4 w 76"/>
                              <a:gd name="T6" fmla="+- 0 39 16"/>
                              <a:gd name="T7" fmla="*/ 39 h 76"/>
                              <a:gd name="T8" fmla="+- 0 677 666"/>
                              <a:gd name="T9" fmla="*/ T8 w 76"/>
                              <a:gd name="T10" fmla="+- 0 27 16"/>
                              <a:gd name="T11" fmla="*/ 27 h 76"/>
                              <a:gd name="T12" fmla="+- 0 689 666"/>
                              <a:gd name="T13" fmla="*/ T12 w 76"/>
                              <a:gd name="T14" fmla="+- 0 19 16"/>
                              <a:gd name="T15" fmla="*/ 19 h 76"/>
                              <a:gd name="T16" fmla="+- 0 703 666"/>
                              <a:gd name="T17" fmla="*/ T16 w 76"/>
                              <a:gd name="T18" fmla="+- 0 16 16"/>
                              <a:gd name="T19" fmla="*/ 16 h 76"/>
                              <a:gd name="T20" fmla="+- 0 718 666"/>
                              <a:gd name="T21" fmla="*/ T20 w 76"/>
                              <a:gd name="T22" fmla="+- 0 19 16"/>
                              <a:gd name="T23" fmla="*/ 19 h 76"/>
                              <a:gd name="T24" fmla="+- 0 730 666"/>
                              <a:gd name="T25" fmla="*/ T24 w 76"/>
                              <a:gd name="T26" fmla="+- 0 27 16"/>
                              <a:gd name="T27" fmla="*/ 27 h 76"/>
                              <a:gd name="T28" fmla="+- 0 738 666"/>
                              <a:gd name="T29" fmla="*/ T28 w 76"/>
                              <a:gd name="T30" fmla="+- 0 39 16"/>
                              <a:gd name="T31" fmla="*/ 39 h 76"/>
                              <a:gd name="T32" fmla="+- 0 741 666"/>
                              <a:gd name="T33" fmla="*/ T32 w 76"/>
                              <a:gd name="T34" fmla="+- 0 54 16"/>
                              <a:gd name="T35" fmla="*/ 54 h 76"/>
                              <a:gd name="T36" fmla="+- 0 738 666"/>
                              <a:gd name="T37" fmla="*/ T36 w 76"/>
                              <a:gd name="T38" fmla="+- 0 69 16"/>
                              <a:gd name="T39" fmla="*/ 69 h 76"/>
                              <a:gd name="T40" fmla="+- 0 730 666"/>
                              <a:gd name="T41" fmla="*/ T40 w 76"/>
                              <a:gd name="T42" fmla="+- 0 81 16"/>
                              <a:gd name="T43" fmla="*/ 81 h 76"/>
                              <a:gd name="T44" fmla="+- 0 718 666"/>
                              <a:gd name="T45" fmla="*/ T44 w 76"/>
                              <a:gd name="T46" fmla="+- 0 89 16"/>
                              <a:gd name="T47" fmla="*/ 89 h 76"/>
                              <a:gd name="T48" fmla="+- 0 703 666"/>
                              <a:gd name="T49" fmla="*/ T48 w 76"/>
                              <a:gd name="T50" fmla="+- 0 92 16"/>
                              <a:gd name="T51" fmla="*/ 92 h 76"/>
                              <a:gd name="T52" fmla="+- 0 689 666"/>
                              <a:gd name="T53" fmla="*/ T52 w 76"/>
                              <a:gd name="T54" fmla="+- 0 89 16"/>
                              <a:gd name="T55" fmla="*/ 89 h 76"/>
                              <a:gd name="T56" fmla="+- 0 677 666"/>
                              <a:gd name="T57" fmla="*/ T56 w 76"/>
                              <a:gd name="T58" fmla="+- 0 81 16"/>
                              <a:gd name="T59" fmla="*/ 81 h 76"/>
                              <a:gd name="T60" fmla="+- 0 669 666"/>
                              <a:gd name="T61" fmla="*/ T60 w 76"/>
                              <a:gd name="T62" fmla="+- 0 69 16"/>
                              <a:gd name="T63" fmla="*/ 69 h 76"/>
                              <a:gd name="T64" fmla="+- 0 666 666"/>
                              <a:gd name="T65" fmla="*/ T64 w 76"/>
                              <a:gd name="T66" fmla="+- 0 54 16"/>
                              <a:gd name="T67" fmla="*/ 54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0" y="38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7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3"/>
                                </a:lnTo>
                                <a:lnTo>
                                  <a:pt x="64" y="65"/>
                                </a:lnTo>
                                <a:lnTo>
                                  <a:pt x="52" y="73"/>
                                </a:lnTo>
                                <a:lnTo>
                                  <a:pt x="37" y="76"/>
                                </a:lnTo>
                                <a:lnTo>
                                  <a:pt x="23" y="73"/>
                                </a:lnTo>
                                <a:lnTo>
                                  <a:pt x="11" y="65"/>
                                </a:lnTo>
                                <a:lnTo>
                                  <a:pt x="3" y="53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34"/>
                        <wps:cNvSpPr>
                          <a:spLocks/>
                        </wps:cNvSpPr>
                        <wps:spPr bwMode="auto">
                          <a:xfrm>
                            <a:off x="854" y="10"/>
                            <a:ext cx="86" cy="86"/>
                          </a:xfrm>
                          <a:custGeom>
                            <a:avLst/>
                            <a:gdLst>
                              <a:gd name="T0" fmla="+- 0 897 854"/>
                              <a:gd name="T1" fmla="*/ T0 w 86"/>
                              <a:gd name="T2" fmla="+- 0 11 11"/>
                              <a:gd name="T3" fmla="*/ 11 h 86"/>
                              <a:gd name="T4" fmla="+- 0 881 854"/>
                              <a:gd name="T5" fmla="*/ T4 w 86"/>
                              <a:gd name="T6" fmla="+- 0 14 11"/>
                              <a:gd name="T7" fmla="*/ 14 h 86"/>
                              <a:gd name="T8" fmla="+- 0 867 854"/>
                              <a:gd name="T9" fmla="*/ T8 w 86"/>
                              <a:gd name="T10" fmla="+- 0 24 11"/>
                              <a:gd name="T11" fmla="*/ 24 h 86"/>
                              <a:gd name="T12" fmla="+- 0 858 854"/>
                              <a:gd name="T13" fmla="*/ T12 w 86"/>
                              <a:gd name="T14" fmla="+- 0 37 11"/>
                              <a:gd name="T15" fmla="*/ 37 h 86"/>
                              <a:gd name="T16" fmla="+- 0 854 854"/>
                              <a:gd name="T17" fmla="*/ T16 w 86"/>
                              <a:gd name="T18" fmla="+- 0 54 11"/>
                              <a:gd name="T19" fmla="*/ 54 h 86"/>
                              <a:gd name="T20" fmla="+- 0 858 854"/>
                              <a:gd name="T21" fmla="*/ T20 w 86"/>
                              <a:gd name="T22" fmla="+- 0 71 11"/>
                              <a:gd name="T23" fmla="*/ 71 h 86"/>
                              <a:gd name="T24" fmla="+- 0 867 854"/>
                              <a:gd name="T25" fmla="*/ T24 w 86"/>
                              <a:gd name="T26" fmla="+- 0 84 11"/>
                              <a:gd name="T27" fmla="*/ 84 h 86"/>
                              <a:gd name="T28" fmla="+- 0 881 854"/>
                              <a:gd name="T29" fmla="*/ T28 w 86"/>
                              <a:gd name="T30" fmla="+- 0 93 11"/>
                              <a:gd name="T31" fmla="*/ 93 h 86"/>
                              <a:gd name="T32" fmla="+- 0 897 854"/>
                              <a:gd name="T33" fmla="*/ T32 w 86"/>
                              <a:gd name="T34" fmla="+- 0 97 11"/>
                              <a:gd name="T35" fmla="*/ 97 h 86"/>
                              <a:gd name="T36" fmla="+- 0 914 854"/>
                              <a:gd name="T37" fmla="*/ T36 w 86"/>
                              <a:gd name="T38" fmla="+- 0 93 11"/>
                              <a:gd name="T39" fmla="*/ 93 h 86"/>
                              <a:gd name="T40" fmla="+- 0 928 854"/>
                              <a:gd name="T41" fmla="*/ T40 w 86"/>
                              <a:gd name="T42" fmla="+- 0 84 11"/>
                              <a:gd name="T43" fmla="*/ 84 h 86"/>
                              <a:gd name="T44" fmla="+- 0 937 854"/>
                              <a:gd name="T45" fmla="*/ T44 w 86"/>
                              <a:gd name="T46" fmla="+- 0 71 11"/>
                              <a:gd name="T47" fmla="*/ 71 h 86"/>
                              <a:gd name="T48" fmla="+- 0 940 854"/>
                              <a:gd name="T49" fmla="*/ T48 w 86"/>
                              <a:gd name="T50" fmla="+- 0 54 11"/>
                              <a:gd name="T51" fmla="*/ 54 h 86"/>
                              <a:gd name="T52" fmla="+- 0 937 854"/>
                              <a:gd name="T53" fmla="*/ T52 w 86"/>
                              <a:gd name="T54" fmla="+- 0 37 11"/>
                              <a:gd name="T55" fmla="*/ 37 h 86"/>
                              <a:gd name="T56" fmla="+- 0 928 854"/>
                              <a:gd name="T57" fmla="*/ T56 w 86"/>
                              <a:gd name="T58" fmla="+- 0 24 11"/>
                              <a:gd name="T59" fmla="*/ 24 h 86"/>
                              <a:gd name="T60" fmla="+- 0 914 854"/>
                              <a:gd name="T61" fmla="*/ T60 w 86"/>
                              <a:gd name="T62" fmla="+- 0 14 11"/>
                              <a:gd name="T63" fmla="*/ 14 h 86"/>
                              <a:gd name="T64" fmla="+- 0 897 854"/>
                              <a:gd name="T65" fmla="*/ T64 w 86"/>
                              <a:gd name="T66" fmla="+- 0 11 11"/>
                              <a:gd name="T67" fmla="*/ 1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7" y="3"/>
                                </a:lnTo>
                                <a:lnTo>
                                  <a:pt x="13" y="13"/>
                                </a:lnTo>
                                <a:lnTo>
                                  <a:pt x="4" y="26"/>
                                </a:lnTo>
                                <a:lnTo>
                                  <a:pt x="0" y="43"/>
                                </a:lnTo>
                                <a:lnTo>
                                  <a:pt x="4" y="60"/>
                                </a:lnTo>
                                <a:lnTo>
                                  <a:pt x="13" y="73"/>
                                </a:lnTo>
                                <a:lnTo>
                                  <a:pt x="27" y="82"/>
                                </a:lnTo>
                                <a:lnTo>
                                  <a:pt x="43" y="86"/>
                                </a:lnTo>
                                <a:lnTo>
                                  <a:pt x="60" y="82"/>
                                </a:lnTo>
                                <a:lnTo>
                                  <a:pt x="74" y="73"/>
                                </a:lnTo>
                                <a:lnTo>
                                  <a:pt x="83" y="60"/>
                                </a:lnTo>
                                <a:lnTo>
                                  <a:pt x="86" y="43"/>
                                </a:lnTo>
                                <a:lnTo>
                                  <a:pt x="83" y="26"/>
                                </a:lnTo>
                                <a:lnTo>
                                  <a:pt x="74" y="13"/>
                                </a:lnTo>
                                <a:lnTo>
                                  <a:pt x="60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E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33"/>
                        <wps:cNvSpPr>
                          <a:spLocks/>
                        </wps:cNvSpPr>
                        <wps:spPr bwMode="auto">
                          <a:xfrm>
                            <a:off x="854" y="10"/>
                            <a:ext cx="86" cy="86"/>
                          </a:xfrm>
                          <a:custGeom>
                            <a:avLst/>
                            <a:gdLst>
                              <a:gd name="T0" fmla="+- 0 854 854"/>
                              <a:gd name="T1" fmla="*/ T0 w 86"/>
                              <a:gd name="T2" fmla="+- 0 54 11"/>
                              <a:gd name="T3" fmla="*/ 54 h 86"/>
                              <a:gd name="T4" fmla="+- 0 858 854"/>
                              <a:gd name="T5" fmla="*/ T4 w 86"/>
                              <a:gd name="T6" fmla="+- 0 37 11"/>
                              <a:gd name="T7" fmla="*/ 37 h 86"/>
                              <a:gd name="T8" fmla="+- 0 867 854"/>
                              <a:gd name="T9" fmla="*/ T8 w 86"/>
                              <a:gd name="T10" fmla="+- 0 24 11"/>
                              <a:gd name="T11" fmla="*/ 24 h 86"/>
                              <a:gd name="T12" fmla="+- 0 881 854"/>
                              <a:gd name="T13" fmla="*/ T12 w 86"/>
                              <a:gd name="T14" fmla="+- 0 14 11"/>
                              <a:gd name="T15" fmla="*/ 14 h 86"/>
                              <a:gd name="T16" fmla="+- 0 897 854"/>
                              <a:gd name="T17" fmla="*/ T16 w 86"/>
                              <a:gd name="T18" fmla="+- 0 11 11"/>
                              <a:gd name="T19" fmla="*/ 11 h 86"/>
                              <a:gd name="T20" fmla="+- 0 914 854"/>
                              <a:gd name="T21" fmla="*/ T20 w 86"/>
                              <a:gd name="T22" fmla="+- 0 14 11"/>
                              <a:gd name="T23" fmla="*/ 14 h 86"/>
                              <a:gd name="T24" fmla="+- 0 928 854"/>
                              <a:gd name="T25" fmla="*/ T24 w 86"/>
                              <a:gd name="T26" fmla="+- 0 24 11"/>
                              <a:gd name="T27" fmla="*/ 24 h 86"/>
                              <a:gd name="T28" fmla="+- 0 937 854"/>
                              <a:gd name="T29" fmla="*/ T28 w 86"/>
                              <a:gd name="T30" fmla="+- 0 37 11"/>
                              <a:gd name="T31" fmla="*/ 37 h 86"/>
                              <a:gd name="T32" fmla="+- 0 940 854"/>
                              <a:gd name="T33" fmla="*/ T32 w 86"/>
                              <a:gd name="T34" fmla="+- 0 54 11"/>
                              <a:gd name="T35" fmla="*/ 54 h 86"/>
                              <a:gd name="T36" fmla="+- 0 937 854"/>
                              <a:gd name="T37" fmla="*/ T36 w 86"/>
                              <a:gd name="T38" fmla="+- 0 71 11"/>
                              <a:gd name="T39" fmla="*/ 71 h 86"/>
                              <a:gd name="T40" fmla="+- 0 928 854"/>
                              <a:gd name="T41" fmla="*/ T40 w 86"/>
                              <a:gd name="T42" fmla="+- 0 84 11"/>
                              <a:gd name="T43" fmla="*/ 84 h 86"/>
                              <a:gd name="T44" fmla="+- 0 914 854"/>
                              <a:gd name="T45" fmla="*/ T44 w 86"/>
                              <a:gd name="T46" fmla="+- 0 93 11"/>
                              <a:gd name="T47" fmla="*/ 93 h 86"/>
                              <a:gd name="T48" fmla="+- 0 897 854"/>
                              <a:gd name="T49" fmla="*/ T48 w 86"/>
                              <a:gd name="T50" fmla="+- 0 97 11"/>
                              <a:gd name="T51" fmla="*/ 97 h 86"/>
                              <a:gd name="T52" fmla="+- 0 881 854"/>
                              <a:gd name="T53" fmla="*/ T52 w 86"/>
                              <a:gd name="T54" fmla="+- 0 93 11"/>
                              <a:gd name="T55" fmla="*/ 93 h 86"/>
                              <a:gd name="T56" fmla="+- 0 867 854"/>
                              <a:gd name="T57" fmla="*/ T56 w 86"/>
                              <a:gd name="T58" fmla="+- 0 84 11"/>
                              <a:gd name="T59" fmla="*/ 84 h 86"/>
                              <a:gd name="T60" fmla="+- 0 858 854"/>
                              <a:gd name="T61" fmla="*/ T60 w 86"/>
                              <a:gd name="T62" fmla="+- 0 71 11"/>
                              <a:gd name="T63" fmla="*/ 71 h 86"/>
                              <a:gd name="T64" fmla="+- 0 854 854"/>
                              <a:gd name="T65" fmla="*/ T64 w 86"/>
                              <a:gd name="T66" fmla="+- 0 54 11"/>
                              <a:gd name="T67" fmla="*/ 54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0" y="43"/>
                                </a:moveTo>
                                <a:lnTo>
                                  <a:pt x="4" y="26"/>
                                </a:lnTo>
                                <a:lnTo>
                                  <a:pt x="13" y="13"/>
                                </a:lnTo>
                                <a:lnTo>
                                  <a:pt x="27" y="3"/>
                                </a:lnTo>
                                <a:lnTo>
                                  <a:pt x="43" y="0"/>
                                </a:lnTo>
                                <a:lnTo>
                                  <a:pt x="60" y="3"/>
                                </a:lnTo>
                                <a:lnTo>
                                  <a:pt x="74" y="13"/>
                                </a:lnTo>
                                <a:lnTo>
                                  <a:pt x="83" y="26"/>
                                </a:lnTo>
                                <a:lnTo>
                                  <a:pt x="86" y="43"/>
                                </a:lnTo>
                                <a:lnTo>
                                  <a:pt x="83" y="60"/>
                                </a:lnTo>
                                <a:lnTo>
                                  <a:pt x="74" y="73"/>
                                </a:lnTo>
                                <a:lnTo>
                                  <a:pt x="60" y="82"/>
                                </a:lnTo>
                                <a:lnTo>
                                  <a:pt x="43" y="86"/>
                                </a:lnTo>
                                <a:lnTo>
                                  <a:pt x="27" y="82"/>
                                </a:lnTo>
                                <a:lnTo>
                                  <a:pt x="13" y="73"/>
                                </a:lnTo>
                                <a:lnTo>
                                  <a:pt x="4" y="60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CE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32"/>
                        <wps:cNvSpPr>
                          <a:spLocks/>
                        </wps:cNvSpPr>
                        <wps:spPr bwMode="auto">
                          <a:xfrm>
                            <a:off x="151" y="5"/>
                            <a:ext cx="97" cy="97"/>
                          </a:xfrm>
                          <a:custGeom>
                            <a:avLst/>
                            <a:gdLst>
                              <a:gd name="T0" fmla="+- 0 200 152"/>
                              <a:gd name="T1" fmla="*/ T0 w 97"/>
                              <a:gd name="T2" fmla="+- 0 6 6"/>
                              <a:gd name="T3" fmla="*/ 6 h 97"/>
                              <a:gd name="T4" fmla="+- 0 181 152"/>
                              <a:gd name="T5" fmla="*/ T4 w 97"/>
                              <a:gd name="T6" fmla="+- 0 10 6"/>
                              <a:gd name="T7" fmla="*/ 10 h 97"/>
                              <a:gd name="T8" fmla="+- 0 166 152"/>
                              <a:gd name="T9" fmla="*/ T8 w 97"/>
                              <a:gd name="T10" fmla="+- 0 20 6"/>
                              <a:gd name="T11" fmla="*/ 20 h 97"/>
                              <a:gd name="T12" fmla="+- 0 156 152"/>
                              <a:gd name="T13" fmla="*/ T12 w 97"/>
                              <a:gd name="T14" fmla="+- 0 35 6"/>
                              <a:gd name="T15" fmla="*/ 35 h 97"/>
                              <a:gd name="T16" fmla="+- 0 152 152"/>
                              <a:gd name="T17" fmla="*/ T16 w 97"/>
                              <a:gd name="T18" fmla="+- 0 54 6"/>
                              <a:gd name="T19" fmla="*/ 54 h 97"/>
                              <a:gd name="T20" fmla="+- 0 156 152"/>
                              <a:gd name="T21" fmla="*/ T20 w 97"/>
                              <a:gd name="T22" fmla="+- 0 73 6"/>
                              <a:gd name="T23" fmla="*/ 73 h 97"/>
                              <a:gd name="T24" fmla="+- 0 166 152"/>
                              <a:gd name="T25" fmla="*/ T24 w 97"/>
                              <a:gd name="T26" fmla="+- 0 88 6"/>
                              <a:gd name="T27" fmla="*/ 88 h 97"/>
                              <a:gd name="T28" fmla="+- 0 181 152"/>
                              <a:gd name="T29" fmla="*/ T28 w 97"/>
                              <a:gd name="T30" fmla="+- 0 98 6"/>
                              <a:gd name="T31" fmla="*/ 98 h 97"/>
                              <a:gd name="T32" fmla="+- 0 200 152"/>
                              <a:gd name="T33" fmla="*/ T32 w 97"/>
                              <a:gd name="T34" fmla="+- 0 102 6"/>
                              <a:gd name="T35" fmla="*/ 102 h 97"/>
                              <a:gd name="T36" fmla="+- 0 219 152"/>
                              <a:gd name="T37" fmla="*/ T36 w 97"/>
                              <a:gd name="T38" fmla="+- 0 98 6"/>
                              <a:gd name="T39" fmla="*/ 98 h 97"/>
                              <a:gd name="T40" fmla="+- 0 234 152"/>
                              <a:gd name="T41" fmla="*/ T40 w 97"/>
                              <a:gd name="T42" fmla="+- 0 88 6"/>
                              <a:gd name="T43" fmla="*/ 88 h 97"/>
                              <a:gd name="T44" fmla="+- 0 244 152"/>
                              <a:gd name="T45" fmla="*/ T44 w 97"/>
                              <a:gd name="T46" fmla="+- 0 73 6"/>
                              <a:gd name="T47" fmla="*/ 73 h 97"/>
                              <a:gd name="T48" fmla="+- 0 248 152"/>
                              <a:gd name="T49" fmla="*/ T48 w 97"/>
                              <a:gd name="T50" fmla="+- 0 54 6"/>
                              <a:gd name="T51" fmla="*/ 54 h 97"/>
                              <a:gd name="T52" fmla="+- 0 244 152"/>
                              <a:gd name="T53" fmla="*/ T52 w 97"/>
                              <a:gd name="T54" fmla="+- 0 35 6"/>
                              <a:gd name="T55" fmla="*/ 35 h 97"/>
                              <a:gd name="T56" fmla="+- 0 234 152"/>
                              <a:gd name="T57" fmla="*/ T56 w 97"/>
                              <a:gd name="T58" fmla="+- 0 20 6"/>
                              <a:gd name="T59" fmla="*/ 20 h 97"/>
                              <a:gd name="T60" fmla="+- 0 219 152"/>
                              <a:gd name="T61" fmla="*/ T60 w 97"/>
                              <a:gd name="T62" fmla="+- 0 10 6"/>
                              <a:gd name="T63" fmla="*/ 10 h 97"/>
                              <a:gd name="T64" fmla="+- 0 200 152"/>
                              <a:gd name="T65" fmla="*/ T64 w 97"/>
                              <a:gd name="T66" fmla="+- 0 6 6"/>
                              <a:gd name="T67" fmla="*/ 6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48" y="0"/>
                                </a:move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4" y="67"/>
                                </a:lnTo>
                                <a:lnTo>
                                  <a:pt x="14" y="82"/>
                                </a:lnTo>
                                <a:lnTo>
                                  <a:pt x="29" y="92"/>
                                </a:lnTo>
                                <a:lnTo>
                                  <a:pt x="48" y="96"/>
                                </a:lnTo>
                                <a:lnTo>
                                  <a:pt x="67" y="92"/>
                                </a:lnTo>
                                <a:lnTo>
                                  <a:pt x="82" y="82"/>
                                </a:lnTo>
                                <a:lnTo>
                                  <a:pt x="92" y="67"/>
                                </a:lnTo>
                                <a:lnTo>
                                  <a:pt x="96" y="48"/>
                                </a:lnTo>
                                <a:lnTo>
                                  <a:pt x="92" y="29"/>
                                </a:lnTo>
                                <a:lnTo>
                                  <a:pt x="82" y="14"/>
                                </a:lnTo>
                                <a:lnTo>
                                  <a:pt x="67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31"/>
                        <wps:cNvSpPr>
                          <a:spLocks/>
                        </wps:cNvSpPr>
                        <wps:spPr bwMode="auto">
                          <a:xfrm>
                            <a:off x="151" y="5"/>
                            <a:ext cx="97" cy="97"/>
                          </a:xfrm>
                          <a:custGeom>
                            <a:avLst/>
                            <a:gdLst>
                              <a:gd name="T0" fmla="+- 0 152 152"/>
                              <a:gd name="T1" fmla="*/ T0 w 97"/>
                              <a:gd name="T2" fmla="+- 0 54 6"/>
                              <a:gd name="T3" fmla="*/ 54 h 97"/>
                              <a:gd name="T4" fmla="+- 0 156 152"/>
                              <a:gd name="T5" fmla="*/ T4 w 97"/>
                              <a:gd name="T6" fmla="+- 0 35 6"/>
                              <a:gd name="T7" fmla="*/ 35 h 97"/>
                              <a:gd name="T8" fmla="+- 0 166 152"/>
                              <a:gd name="T9" fmla="*/ T8 w 97"/>
                              <a:gd name="T10" fmla="+- 0 20 6"/>
                              <a:gd name="T11" fmla="*/ 20 h 97"/>
                              <a:gd name="T12" fmla="+- 0 181 152"/>
                              <a:gd name="T13" fmla="*/ T12 w 97"/>
                              <a:gd name="T14" fmla="+- 0 10 6"/>
                              <a:gd name="T15" fmla="*/ 10 h 97"/>
                              <a:gd name="T16" fmla="+- 0 200 152"/>
                              <a:gd name="T17" fmla="*/ T16 w 97"/>
                              <a:gd name="T18" fmla="+- 0 6 6"/>
                              <a:gd name="T19" fmla="*/ 6 h 97"/>
                              <a:gd name="T20" fmla="+- 0 219 152"/>
                              <a:gd name="T21" fmla="*/ T20 w 97"/>
                              <a:gd name="T22" fmla="+- 0 10 6"/>
                              <a:gd name="T23" fmla="*/ 10 h 97"/>
                              <a:gd name="T24" fmla="+- 0 234 152"/>
                              <a:gd name="T25" fmla="*/ T24 w 97"/>
                              <a:gd name="T26" fmla="+- 0 20 6"/>
                              <a:gd name="T27" fmla="*/ 20 h 97"/>
                              <a:gd name="T28" fmla="+- 0 244 152"/>
                              <a:gd name="T29" fmla="*/ T28 w 97"/>
                              <a:gd name="T30" fmla="+- 0 35 6"/>
                              <a:gd name="T31" fmla="*/ 35 h 97"/>
                              <a:gd name="T32" fmla="+- 0 248 152"/>
                              <a:gd name="T33" fmla="*/ T32 w 97"/>
                              <a:gd name="T34" fmla="+- 0 54 6"/>
                              <a:gd name="T35" fmla="*/ 54 h 97"/>
                              <a:gd name="T36" fmla="+- 0 244 152"/>
                              <a:gd name="T37" fmla="*/ T36 w 97"/>
                              <a:gd name="T38" fmla="+- 0 73 6"/>
                              <a:gd name="T39" fmla="*/ 73 h 97"/>
                              <a:gd name="T40" fmla="+- 0 234 152"/>
                              <a:gd name="T41" fmla="*/ T40 w 97"/>
                              <a:gd name="T42" fmla="+- 0 88 6"/>
                              <a:gd name="T43" fmla="*/ 88 h 97"/>
                              <a:gd name="T44" fmla="+- 0 219 152"/>
                              <a:gd name="T45" fmla="*/ T44 w 97"/>
                              <a:gd name="T46" fmla="+- 0 98 6"/>
                              <a:gd name="T47" fmla="*/ 98 h 97"/>
                              <a:gd name="T48" fmla="+- 0 200 152"/>
                              <a:gd name="T49" fmla="*/ T48 w 97"/>
                              <a:gd name="T50" fmla="+- 0 102 6"/>
                              <a:gd name="T51" fmla="*/ 102 h 97"/>
                              <a:gd name="T52" fmla="+- 0 181 152"/>
                              <a:gd name="T53" fmla="*/ T52 w 97"/>
                              <a:gd name="T54" fmla="+- 0 98 6"/>
                              <a:gd name="T55" fmla="*/ 98 h 97"/>
                              <a:gd name="T56" fmla="+- 0 166 152"/>
                              <a:gd name="T57" fmla="*/ T56 w 97"/>
                              <a:gd name="T58" fmla="+- 0 88 6"/>
                              <a:gd name="T59" fmla="*/ 88 h 97"/>
                              <a:gd name="T60" fmla="+- 0 156 152"/>
                              <a:gd name="T61" fmla="*/ T60 w 97"/>
                              <a:gd name="T62" fmla="+- 0 73 6"/>
                              <a:gd name="T63" fmla="*/ 73 h 97"/>
                              <a:gd name="T64" fmla="+- 0 152 152"/>
                              <a:gd name="T65" fmla="*/ T64 w 97"/>
                              <a:gd name="T66" fmla="+- 0 54 6"/>
                              <a:gd name="T67" fmla="*/ 54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0" y="48"/>
                                </a:moveTo>
                                <a:lnTo>
                                  <a:pt x="4" y="29"/>
                                </a:lnTo>
                                <a:lnTo>
                                  <a:pt x="14" y="14"/>
                                </a:lnTo>
                                <a:lnTo>
                                  <a:pt x="29" y="4"/>
                                </a:lnTo>
                                <a:lnTo>
                                  <a:pt x="48" y="0"/>
                                </a:lnTo>
                                <a:lnTo>
                                  <a:pt x="67" y="4"/>
                                </a:lnTo>
                                <a:lnTo>
                                  <a:pt x="82" y="14"/>
                                </a:lnTo>
                                <a:lnTo>
                                  <a:pt x="92" y="29"/>
                                </a:lnTo>
                                <a:lnTo>
                                  <a:pt x="96" y="48"/>
                                </a:lnTo>
                                <a:lnTo>
                                  <a:pt x="92" y="67"/>
                                </a:lnTo>
                                <a:lnTo>
                                  <a:pt x="82" y="82"/>
                                </a:lnTo>
                                <a:lnTo>
                                  <a:pt x="67" y="92"/>
                                </a:lnTo>
                                <a:lnTo>
                                  <a:pt x="48" y="96"/>
                                </a:lnTo>
                                <a:lnTo>
                                  <a:pt x="29" y="92"/>
                                </a:lnTo>
                                <a:lnTo>
                                  <a:pt x="14" y="82"/>
                                </a:lnTo>
                                <a:lnTo>
                                  <a:pt x="4" y="67"/>
                                </a:ln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BE451D" id="Group 130" o:spid="_x0000_s1026" style="width:66.65pt;height:5.4pt;mso-position-horizontal-relative:char;mso-position-vertical-relative:line" coordsize="1333,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">
                <v:line id="Line 153" o:spid="_x0000_s1027" style="position:absolute;visibility:visible;mso-wrap-style:square" from="0,54" to="1332,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" strokecolor="#bebebe" strokeweight=".28997mm"/>
                <v:shape id="Freeform 152" o:spid="_x0000_s1028" style="position:absolute;left:790;top:1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" path="m39,l24,3,11,11,3,24,,39,3,54r8,13l24,75r15,3l55,75,67,67,75,54,79,39,75,24,67,11,55,3,39,xe" fillcolor="#000004" stroked="f">
                  <v:path arrowok="t" o:connecttype="custom" o:connectlocs="39,15;24,18;11,26;3,39;0,54;3,69;11,82;24,90;39,93;55,90;67,82;75,69;79,54;75,39;67,26;55,18;39,15" o:connectangles="0,0,0,0,0,0,0,0,0,0,0,0,0,0,0,0,0"/>
                </v:shape>
                <v:shape id="Freeform 151" o:spid="_x0000_s1029" style="position:absolute;left:790;top:1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" path="m,39l3,24,11,11,24,3,39,,55,3r12,8l75,24r4,15l75,54,67,67,55,75,39,78,24,75,11,67,3,54,,39e" filled="f" strokecolor="#000004" strokeweight=".19242mm">
                  <v:path arrowok="t" o:connecttype="custom" o:connectlocs="0,54;3,39;11,26;24,18;39,15;55,18;67,26;75,39;79,54;75,69;67,82;55,90;39,93;24,90;11,82;3,69;0,54" o:connectangles="0,0,0,0,0,0,0,0,0,0,0,0,0,0,0,0,0"/>
                </v:shape>
                <v:shape id="Freeform 150" o:spid="_x0000_s1030" style="position:absolute;left:485;top:7;width:94;height:94;visibility:visible;mso-wrap-style:square;v-text-anchor:top" coordsize="94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" path="m47,l29,4,14,14,4,29,,47,4,65,14,80,29,90r18,4l65,90,80,80,90,65,94,47,90,29,80,14,65,4,47,xe" fillcolor="#150e37" stroked="f">
                  <v:path arrowok="t" o:connecttype="custom" o:connectlocs="47,7;29,11;14,21;4,36;0,54;4,72;14,87;29,97;47,101;65,97;80,87;90,72;94,54;90,36;80,21;65,11;47,7" o:connectangles="0,0,0,0,0,0,0,0,0,0,0,0,0,0,0,0,0"/>
                </v:shape>
                <v:shape id="Freeform 149" o:spid="_x0000_s1031" style="position:absolute;left:485;top:7;width:94;height:94;visibility:visible;mso-wrap-style:square;v-text-anchor:top" coordsize="94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" path="m,47l4,29,14,14,29,4,47,,65,4,80,14,90,29r4,18l90,65,80,80,65,90,47,94,29,90,14,80,4,65,,47e" filled="f" strokecolor="#150e37" strokeweight=".19242mm">
                  <v:path arrowok="t" o:connecttype="custom" o:connectlocs="0,54;4,36;14,21;29,11;47,7;65,11;80,21;90,36;94,54;90,72;80,87;65,97;47,101;29,97;14,87;4,72;0,54" o:connectangles="0,0,0,0,0,0,0,0,0,0,0,0,0,0,0,0,0"/>
                </v:shape>
                <v:shape id="Freeform 148" o:spid="_x0000_s1032" style="position:absolute;left:725;top:1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" path="m40,l25,3,12,12,3,24,,40,3,55r9,13l25,77r15,3l56,77,68,68,77,55,80,40,77,24,68,12,56,3,40,xe" fillcolor="#3b0f70" stroked="f">
                  <v:path arrowok="t" o:connecttype="custom" o:connectlocs="40,14;25,17;12,26;3,38;0,54;3,69;12,82;25,91;40,94;56,91;68,82;77,69;80,54;77,38;68,26;56,17;40,14" o:connectangles="0,0,0,0,0,0,0,0,0,0,0,0,0,0,0,0,0"/>
                </v:shape>
                <v:shape id="Freeform 147" o:spid="_x0000_s1033" style="position:absolute;left:725;top:1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" path="m,40l3,24,12,12,25,3,40,,56,3r12,9l77,24r3,16l77,55,68,68,56,77,40,80,25,77,12,68,3,55,,40e" filled="f" strokecolor="#3b0f70" strokeweight=".19242mm">
                  <v:path arrowok="t" o:connecttype="custom" o:connectlocs="0,54;3,38;12,26;25,17;40,14;56,17;68,26;77,38;80,54;77,69;68,82;56,91;40,94;25,91;12,82;3,69;0,54" o:connectangles="0,0,0,0,0,0,0,0,0,0,0,0,0,0,0,0,0"/>
                </v:shape>
                <v:shape id="Freeform 146" o:spid="_x0000_s1034" style="position:absolute;left:271;top:8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" path="m46,l28,4,14,14,4,28,,46,4,64,14,78,28,88r18,4l64,88,78,78,88,64,92,46,88,28,78,14,64,4,46,xe" fillcolor="#641a80" stroked="f">
                  <v:path arrowok="t" o:connecttype="custom" o:connectlocs="46,8;28,12;14,22;4,36;0,54;4,72;14,86;28,96;46,100;64,96;78,86;88,72;92,54;88,36;78,22;64,12;46,8" o:connectangles="0,0,0,0,0,0,0,0,0,0,0,0,0,0,0,0,0"/>
                </v:shape>
                <v:shape id="Freeform 145" o:spid="_x0000_s1035" style="position:absolute;left:271;top:8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" path="m,46l4,28,14,14,28,4,46,,64,4,78,14,88,28r4,18l88,64,78,78,64,88,46,92,28,88,14,78,4,64,,46e" filled="f" strokecolor="#641a80" strokeweight=".19242mm">
                  <v:path arrowok="t" o:connecttype="custom" o:connectlocs="0,54;4,36;14,22;28,12;46,8;64,12;78,22;88,36;92,54;88,72;78,86;64,96;46,100;28,96;14,86;4,72;0,54" o:connectangles="0,0,0,0,0,0,0,0,0,0,0,0,0,0,0,0,0"/>
                </v:shape>
                <v:shape id="Freeform 144" o:spid="_x0000_s1036" style="position:absolute;left:1086;top:5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" path="m48,l29,4,14,15,4,30,,49,4,68,14,83,29,94r19,3l67,94,83,83,93,68,97,49,93,30,83,15,67,4,48,xe" fillcolor="#8c2981" stroked="f">
                  <v:path arrowok="t" o:connecttype="custom" o:connectlocs="48,5;29,9;14,20;4,35;0,54;4,73;14,88;29,99;48,102;67,99;83,88;93,73;97,54;93,35;83,20;67,9;48,5" o:connectangles="0,0,0,0,0,0,0,0,0,0,0,0,0,0,0,0,0"/>
                </v:shape>
                <v:shape id="Freeform 143" o:spid="_x0000_s1037" style="position:absolute;left:1086;top:5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" path="m,49l4,30,14,15,29,4,48,,67,4,83,15,93,30r4,19l93,68,83,83,67,94,48,97,29,94,14,83,4,68,,49e" filled="f" strokecolor="#8c2981" strokeweight=".19242mm">
                  <v:path arrowok="t" o:connecttype="custom" o:connectlocs="0,54;4,35;14,20;29,9;48,5;67,9;83,20;93,35;97,54;93,73;83,88;67,99;48,102;29,99;14,88;4,73;0,54" o:connectangles="0,0,0,0,0,0,0,0,0,0,0,0,0,0,0,0,0"/>
                </v:shape>
                <v:shape id="Freeform 142" o:spid="_x0000_s1038" style="position:absolute;left:967;top:6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" path="m47,l29,3,14,13,4,29,,47,4,65,14,80,29,90r18,4l66,90,81,80,91,65,95,47,91,29,81,13,66,3,47,xe" fillcolor="#b63679" stroked="f">
                  <v:path arrowok="t" o:connecttype="custom" o:connectlocs="47,7;29,10;14,20;4,36;0,54;4,72;14,87;29,97;47,101;66,97;81,87;91,72;95,54;91,36;81,20;66,10;47,7" o:connectangles="0,0,0,0,0,0,0,0,0,0,0,0,0,0,0,0,0"/>
                </v:shape>
                <v:shape id="Freeform 141" o:spid="_x0000_s1039" style="position:absolute;left:967;top:6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" path="m,47l4,29,14,13,29,3,47,,66,3,81,13,91,29r4,18l91,65,81,80,66,90,47,94,29,90,14,80,4,65,,47e" filled="f" strokecolor="#b63679" strokeweight=".19242mm">
                  <v:path arrowok="t" o:connecttype="custom" o:connectlocs="0,54;4,36;14,20;29,10;47,7;66,10;81,20;91,36;95,54;91,72;81,87;66,97;47,101;29,97;14,87;4,72;0,54" o:connectangles="0,0,0,0,0,0,0,0,0,0,0,0,0,0,0,0,0"/>
                </v:shape>
                <v:shape id="Freeform 140" o:spid="_x0000_s1040" style="position:absolute;left:374;top:10;width:88;height:88;visibility:visible;mso-wrap-style:square;v-text-anchor:top" coordsize="8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" path="m44,l27,4,13,13,4,27,,44,4,61r9,14l27,84r17,4l61,84,75,75,85,61,88,44,85,27,75,13,61,4,44,xe" fillcolor="#de4968" stroked="f">
                  <v:path arrowok="t" o:connecttype="custom" o:connectlocs="44,10;27,14;13,23;4,37;0,54;4,71;13,85;27,94;44,98;61,94;75,85;85,71;88,54;85,37;75,23;61,14;44,10" o:connectangles="0,0,0,0,0,0,0,0,0,0,0,0,0,0,0,0,0"/>
                </v:shape>
                <v:shape id="Freeform 139" o:spid="_x0000_s1041" style="position:absolute;left:374;top:10;width:88;height:88;visibility:visible;mso-wrap-style:square;v-text-anchor:top" coordsize="8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" path="m,44l4,27,13,13,27,4,44,,61,4r14,9l85,27r3,17l85,61,75,75,61,84,44,88,27,84,13,75,4,61,,44e" filled="f" strokecolor="#de4968" strokeweight=".19242mm">
                  <v:path arrowok="t" o:connecttype="custom" o:connectlocs="0,54;4,37;13,23;27,14;44,10;61,14;75,23;85,37;88,54;85,71;75,85;61,94;44,98;27,94;13,85;4,71;0,54" o:connectangles="0,0,0,0,0,0,0,0,0,0,0,0,0,0,0,0,0"/>
                </v:shape>
                <v:shape id="Freeform 138" o:spid="_x0000_s1042" style="position:absolute;left:599;top:1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" path="m43,l26,3,13,12,3,26,,43,3,60,13,73,26,83r17,3l60,83,74,73,83,60,86,43,83,26,74,12,60,3,43,xe" fillcolor="#f76f5c" stroked="f">
                  <v:path arrowok="t" o:connecttype="custom" o:connectlocs="43,11;26,14;13,23;3,37;0,54;3,71;13,84;26,94;43,97;60,94;74,84;83,71;86,54;83,37;74,23;60,14;43,11" o:connectangles="0,0,0,0,0,0,0,0,0,0,0,0,0,0,0,0,0"/>
                </v:shape>
                <v:shape id="Freeform 137" o:spid="_x0000_s1043" style="position:absolute;left:599;top:1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" path="m,43l3,26,13,12,26,3,43,,60,3r14,9l83,26r3,17l83,60,74,73,60,83,43,86,26,83,13,73,3,60,,43e" filled="f" strokecolor="#f76f5c" strokeweight=".19242mm">
                  <v:path arrowok="t" o:connecttype="custom" o:connectlocs="0,54;3,37;13,23;26,14;43,11;60,14;74,23;83,37;86,54;83,71;74,84;60,94;43,97;26,94;13,84;3,71;0,54" o:connectangles="0,0,0,0,0,0,0,0,0,0,0,0,0,0,0,0,0"/>
                </v:shape>
                <v:shape id="Freeform 136" o:spid="_x0000_s1044" style="position:absolute;left:665;top:16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" path="m37,l23,3,11,11,3,23,,38,3,53r8,12l23,73r14,3l52,73,64,65,72,53,75,38,72,23,64,11,52,3,37,xe" fillcolor="#fe9f6d" stroked="f">
                  <v:path arrowok="t" o:connecttype="custom" o:connectlocs="37,16;23,19;11,27;3,39;0,54;3,69;11,81;23,89;37,92;52,89;64,81;72,69;75,54;72,39;64,27;52,19;37,16" o:connectangles="0,0,0,0,0,0,0,0,0,0,0,0,0,0,0,0,0"/>
                </v:shape>
                <v:shape id="Freeform 135" o:spid="_x0000_s1045" style="position:absolute;left:665;top:16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" path="m,38l3,23,11,11,23,3,37,,52,3r12,8l72,23r3,15l72,53,64,65,52,73,37,76,23,73,11,65,3,53,,38e" filled="f" strokecolor="#fe9f6d" strokeweight=".19242mm">
                  <v:path arrowok="t" o:connecttype="custom" o:connectlocs="0,54;3,39;11,27;23,19;37,16;52,19;64,27;72,39;75,54;72,69;64,81;52,89;37,92;23,89;11,81;3,69;0,54" o:connectangles="0,0,0,0,0,0,0,0,0,0,0,0,0,0,0,0,0"/>
                </v:shape>
                <v:shape id="Freeform 134" o:spid="_x0000_s1046" style="position:absolute;left:854;top:10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" path="m43,l27,3,13,13,4,26,,43,4,60r9,13l27,82r16,4l60,82,74,73,83,60,86,43,83,26,74,13,60,3,43,xe" fillcolor="#fece91" stroked="f">
                  <v:path arrowok="t" o:connecttype="custom" o:connectlocs="43,11;27,14;13,24;4,37;0,54;4,71;13,84;27,93;43,97;60,93;74,84;83,71;86,54;83,37;74,24;60,14;43,11" o:connectangles="0,0,0,0,0,0,0,0,0,0,0,0,0,0,0,0,0"/>
                </v:shape>
                <v:shape id="Freeform 133" o:spid="_x0000_s1047" style="position:absolute;left:854;top:10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" path="m,43l4,26,13,13,27,3,43,,60,3,74,13r9,13l86,43,83,60,74,73,60,82,43,86,27,82,13,73,4,60,,43e" filled="f" strokecolor="#fece91" strokeweight=".19242mm">
                  <v:path arrowok="t" o:connecttype="custom" o:connectlocs="0,54;4,37;13,24;27,14;43,11;60,14;74,24;83,37;86,54;83,71;74,84;60,93;43,97;27,93;13,84;4,71;0,54" o:connectangles="0,0,0,0,0,0,0,0,0,0,0,0,0,0,0,0,0"/>
                </v:shape>
                <v:shape id="Freeform 132" o:spid="_x0000_s1048" style="position:absolute;left:151;top:5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" path="m48,l29,4,14,14,4,29,,48,4,67,14,82,29,92r19,4l67,92,82,82,92,67,96,48,92,29,82,14,67,4,48,xe" fillcolor="#fcfdbf" stroked="f">
                  <v:path arrowok="t" o:connecttype="custom" o:connectlocs="48,6;29,10;14,20;4,35;0,54;4,73;14,88;29,98;48,102;67,98;82,88;92,73;96,54;92,35;82,20;67,10;48,6" o:connectangles="0,0,0,0,0,0,0,0,0,0,0,0,0,0,0,0,0"/>
                </v:shape>
                <v:shape id="Freeform 131" o:spid="_x0000_s1049" style="position:absolute;left:151;top:5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" path="m,48l4,29,14,14,29,4,48,,67,4,82,14,92,29r4,19l92,67,82,82,67,92,48,96,29,92,14,82,4,67,,48e" filled="f" strokecolor="#fcfdbf" strokeweight=".19242mm">
                  <v:path arrowok="t" o:connecttype="custom" o:connectlocs="0,54;4,35;14,20;29,10;48,6;67,10;82,20;92,35;96,54;92,73;82,88;67,98;48,102;29,98;14,88;4,73;0,54" o:connectangles="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10"/>
        </w:rPr>
        <w:tab/>
      </w:r>
      <w:r w:rsidR="00C85944">
        <w:rPr>
          <w:rFonts w:ascii="Times New Roman"/>
          <w:noProof/>
          <w:sz w:val="12"/>
        </w:rPr>
        <mc:AlternateContent>
          <mc:Choice Requires="wpg">
            <w:drawing>
              <wp:inline distT="0" distB="0" distL="0" distR="0" wp14:anchorId="33967253" wp14:editId="114F73B8">
                <wp:extent cx="845820" cy="76835"/>
                <wp:effectExtent l="5715" t="8255" r="5715" b="10160"/>
                <wp:docPr id="12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76835"/>
                          <a:chOff x="0" y="0"/>
                          <a:chExt cx="1332" cy="121"/>
                        </a:xfrm>
                      </wpg:grpSpPr>
                      <wps:wsp>
                        <wps:cNvPr id="122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0" y="60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10439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Freeform 128"/>
                        <wps:cNvSpPr>
                          <a:spLocks/>
                        </wps:cNvSpPr>
                        <wps:spPr bwMode="auto">
                          <a:xfrm>
                            <a:off x="748" y="22"/>
                            <a:ext cx="77" cy="77"/>
                          </a:xfrm>
                          <a:custGeom>
                            <a:avLst/>
                            <a:gdLst>
                              <a:gd name="T0" fmla="+- 0 787 748"/>
                              <a:gd name="T1" fmla="*/ T0 w 77"/>
                              <a:gd name="T2" fmla="+- 0 22 22"/>
                              <a:gd name="T3" fmla="*/ 22 h 77"/>
                              <a:gd name="T4" fmla="+- 0 772 748"/>
                              <a:gd name="T5" fmla="*/ T4 w 77"/>
                              <a:gd name="T6" fmla="+- 0 25 22"/>
                              <a:gd name="T7" fmla="*/ 25 h 77"/>
                              <a:gd name="T8" fmla="+- 0 759 748"/>
                              <a:gd name="T9" fmla="*/ T8 w 77"/>
                              <a:gd name="T10" fmla="+- 0 33 22"/>
                              <a:gd name="T11" fmla="*/ 33 h 77"/>
                              <a:gd name="T12" fmla="+- 0 751 748"/>
                              <a:gd name="T13" fmla="*/ T12 w 77"/>
                              <a:gd name="T14" fmla="+- 0 46 22"/>
                              <a:gd name="T15" fmla="*/ 46 h 77"/>
                              <a:gd name="T16" fmla="+- 0 748 748"/>
                              <a:gd name="T17" fmla="*/ T16 w 77"/>
                              <a:gd name="T18" fmla="+- 0 60 22"/>
                              <a:gd name="T19" fmla="*/ 60 h 77"/>
                              <a:gd name="T20" fmla="+- 0 751 748"/>
                              <a:gd name="T21" fmla="*/ T20 w 77"/>
                              <a:gd name="T22" fmla="+- 0 75 22"/>
                              <a:gd name="T23" fmla="*/ 75 h 77"/>
                              <a:gd name="T24" fmla="+- 0 759 748"/>
                              <a:gd name="T25" fmla="*/ T24 w 77"/>
                              <a:gd name="T26" fmla="+- 0 88 22"/>
                              <a:gd name="T27" fmla="*/ 88 h 77"/>
                              <a:gd name="T28" fmla="+- 0 772 748"/>
                              <a:gd name="T29" fmla="*/ T28 w 77"/>
                              <a:gd name="T30" fmla="+- 0 96 22"/>
                              <a:gd name="T31" fmla="*/ 96 h 77"/>
                              <a:gd name="T32" fmla="+- 0 787 748"/>
                              <a:gd name="T33" fmla="*/ T32 w 77"/>
                              <a:gd name="T34" fmla="+- 0 99 22"/>
                              <a:gd name="T35" fmla="*/ 99 h 77"/>
                              <a:gd name="T36" fmla="+- 0 801 748"/>
                              <a:gd name="T37" fmla="*/ T36 w 77"/>
                              <a:gd name="T38" fmla="+- 0 96 22"/>
                              <a:gd name="T39" fmla="*/ 96 h 77"/>
                              <a:gd name="T40" fmla="+- 0 814 748"/>
                              <a:gd name="T41" fmla="*/ T40 w 77"/>
                              <a:gd name="T42" fmla="+- 0 88 22"/>
                              <a:gd name="T43" fmla="*/ 88 h 77"/>
                              <a:gd name="T44" fmla="+- 0 822 748"/>
                              <a:gd name="T45" fmla="*/ T44 w 77"/>
                              <a:gd name="T46" fmla="+- 0 75 22"/>
                              <a:gd name="T47" fmla="*/ 75 h 77"/>
                              <a:gd name="T48" fmla="+- 0 825 748"/>
                              <a:gd name="T49" fmla="*/ T48 w 77"/>
                              <a:gd name="T50" fmla="+- 0 60 22"/>
                              <a:gd name="T51" fmla="*/ 60 h 77"/>
                              <a:gd name="T52" fmla="+- 0 822 748"/>
                              <a:gd name="T53" fmla="*/ T52 w 77"/>
                              <a:gd name="T54" fmla="+- 0 46 22"/>
                              <a:gd name="T55" fmla="*/ 46 h 77"/>
                              <a:gd name="T56" fmla="+- 0 814 748"/>
                              <a:gd name="T57" fmla="*/ T56 w 77"/>
                              <a:gd name="T58" fmla="+- 0 33 22"/>
                              <a:gd name="T59" fmla="*/ 33 h 77"/>
                              <a:gd name="T60" fmla="+- 0 801 748"/>
                              <a:gd name="T61" fmla="*/ T60 w 77"/>
                              <a:gd name="T62" fmla="+- 0 25 22"/>
                              <a:gd name="T63" fmla="*/ 25 h 77"/>
                              <a:gd name="T64" fmla="+- 0 787 748"/>
                              <a:gd name="T65" fmla="*/ T64 w 77"/>
                              <a:gd name="T66" fmla="+- 0 22 22"/>
                              <a:gd name="T67" fmla="*/ 22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8"/>
                                </a:lnTo>
                                <a:lnTo>
                                  <a:pt x="3" y="53"/>
                                </a:lnTo>
                                <a:lnTo>
                                  <a:pt x="11" y="66"/>
                                </a:lnTo>
                                <a:lnTo>
                                  <a:pt x="24" y="74"/>
                                </a:lnTo>
                                <a:lnTo>
                                  <a:pt x="39" y="77"/>
                                </a:lnTo>
                                <a:lnTo>
                                  <a:pt x="53" y="74"/>
                                </a:lnTo>
                                <a:lnTo>
                                  <a:pt x="66" y="66"/>
                                </a:lnTo>
                                <a:lnTo>
                                  <a:pt x="74" y="53"/>
                                </a:lnTo>
                                <a:lnTo>
                                  <a:pt x="77" y="38"/>
                                </a:lnTo>
                                <a:lnTo>
                                  <a:pt x="74" y="24"/>
                                </a:lnTo>
                                <a:lnTo>
                                  <a:pt x="66" y="11"/>
                                </a:lnTo>
                                <a:lnTo>
                                  <a:pt x="53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7"/>
                        <wps:cNvSpPr>
                          <a:spLocks/>
                        </wps:cNvSpPr>
                        <wps:spPr bwMode="auto">
                          <a:xfrm>
                            <a:off x="748" y="22"/>
                            <a:ext cx="77" cy="77"/>
                          </a:xfrm>
                          <a:custGeom>
                            <a:avLst/>
                            <a:gdLst>
                              <a:gd name="T0" fmla="+- 0 748 748"/>
                              <a:gd name="T1" fmla="*/ T0 w 77"/>
                              <a:gd name="T2" fmla="+- 0 60 22"/>
                              <a:gd name="T3" fmla="*/ 60 h 77"/>
                              <a:gd name="T4" fmla="+- 0 751 748"/>
                              <a:gd name="T5" fmla="*/ T4 w 77"/>
                              <a:gd name="T6" fmla="+- 0 46 22"/>
                              <a:gd name="T7" fmla="*/ 46 h 77"/>
                              <a:gd name="T8" fmla="+- 0 759 748"/>
                              <a:gd name="T9" fmla="*/ T8 w 77"/>
                              <a:gd name="T10" fmla="+- 0 33 22"/>
                              <a:gd name="T11" fmla="*/ 33 h 77"/>
                              <a:gd name="T12" fmla="+- 0 772 748"/>
                              <a:gd name="T13" fmla="*/ T12 w 77"/>
                              <a:gd name="T14" fmla="+- 0 25 22"/>
                              <a:gd name="T15" fmla="*/ 25 h 77"/>
                              <a:gd name="T16" fmla="+- 0 787 748"/>
                              <a:gd name="T17" fmla="*/ T16 w 77"/>
                              <a:gd name="T18" fmla="+- 0 22 22"/>
                              <a:gd name="T19" fmla="*/ 22 h 77"/>
                              <a:gd name="T20" fmla="+- 0 801 748"/>
                              <a:gd name="T21" fmla="*/ T20 w 77"/>
                              <a:gd name="T22" fmla="+- 0 25 22"/>
                              <a:gd name="T23" fmla="*/ 25 h 77"/>
                              <a:gd name="T24" fmla="+- 0 814 748"/>
                              <a:gd name="T25" fmla="*/ T24 w 77"/>
                              <a:gd name="T26" fmla="+- 0 33 22"/>
                              <a:gd name="T27" fmla="*/ 33 h 77"/>
                              <a:gd name="T28" fmla="+- 0 822 748"/>
                              <a:gd name="T29" fmla="*/ T28 w 77"/>
                              <a:gd name="T30" fmla="+- 0 46 22"/>
                              <a:gd name="T31" fmla="*/ 46 h 77"/>
                              <a:gd name="T32" fmla="+- 0 825 748"/>
                              <a:gd name="T33" fmla="*/ T32 w 77"/>
                              <a:gd name="T34" fmla="+- 0 60 22"/>
                              <a:gd name="T35" fmla="*/ 60 h 77"/>
                              <a:gd name="T36" fmla="+- 0 822 748"/>
                              <a:gd name="T37" fmla="*/ T36 w 77"/>
                              <a:gd name="T38" fmla="+- 0 75 22"/>
                              <a:gd name="T39" fmla="*/ 75 h 77"/>
                              <a:gd name="T40" fmla="+- 0 814 748"/>
                              <a:gd name="T41" fmla="*/ T40 w 77"/>
                              <a:gd name="T42" fmla="+- 0 88 22"/>
                              <a:gd name="T43" fmla="*/ 88 h 77"/>
                              <a:gd name="T44" fmla="+- 0 801 748"/>
                              <a:gd name="T45" fmla="*/ T44 w 77"/>
                              <a:gd name="T46" fmla="+- 0 96 22"/>
                              <a:gd name="T47" fmla="*/ 96 h 77"/>
                              <a:gd name="T48" fmla="+- 0 787 748"/>
                              <a:gd name="T49" fmla="*/ T48 w 77"/>
                              <a:gd name="T50" fmla="+- 0 99 22"/>
                              <a:gd name="T51" fmla="*/ 99 h 77"/>
                              <a:gd name="T52" fmla="+- 0 772 748"/>
                              <a:gd name="T53" fmla="*/ T52 w 77"/>
                              <a:gd name="T54" fmla="+- 0 96 22"/>
                              <a:gd name="T55" fmla="*/ 96 h 77"/>
                              <a:gd name="T56" fmla="+- 0 759 748"/>
                              <a:gd name="T57" fmla="*/ T56 w 77"/>
                              <a:gd name="T58" fmla="+- 0 88 22"/>
                              <a:gd name="T59" fmla="*/ 88 h 77"/>
                              <a:gd name="T60" fmla="+- 0 751 748"/>
                              <a:gd name="T61" fmla="*/ T60 w 77"/>
                              <a:gd name="T62" fmla="+- 0 75 22"/>
                              <a:gd name="T63" fmla="*/ 75 h 77"/>
                              <a:gd name="T64" fmla="+- 0 748 748"/>
                              <a:gd name="T65" fmla="*/ T64 w 77"/>
                              <a:gd name="T66" fmla="+- 0 60 22"/>
                              <a:gd name="T67" fmla="*/ 60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0" y="38"/>
                                </a:moveTo>
                                <a:lnTo>
                                  <a:pt x="3" y="24"/>
                                </a:lnTo>
                                <a:lnTo>
                                  <a:pt x="11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3" y="3"/>
                                </a:lnTo>
                                <a:lnTo>
                                  <a:pt x="66" y="11"/>
                                </a:lnTo>
                                <a:lnTo>
                                  <a:pt x="74" y="24"/>
                                </a:lnTo>
                                <a:lnTo>
                                  <a:pt x="77" y="38"/>
                                </a:lnTo>
                                <a:lnTo>
                                  <a:pt x="74" y="53"/>
                                </a:lnTo>
                                <a:lnTo>
                                  <a:pt x="66" y="66"/>
                                </a:lnTo>
                                <a:lnTo>
                                  <a:pt x="53" y="74"/>
                                </a:lnTo>
                                <a:lnTo>
                                  <a:pt x="39" y="77"/>
                                </a:lnTo>
                                <a:lnTo>
                                  <a:pt x="24" y="74"/>
                                </a:lnTo>
                                <a:lnTo>
                                  <a:pt x="11" y="66"/>
                                </a:lnTo>
                                <a:lnTo>
                                  <a:pt x="3" y="53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6"/>
                        <wps:cNvSpPr>
                          <a:spLocks/>
                        </wps:cNvSpPr>
                        <wps:spPr bwMode="auto">
                          <a:xfrm>
                            <a:off x="557" y="12"/>
                            <a:ext cx="97" cy="97"/>
                          </a:xfrm>
                          <a:custGeom>
                            <a:avLst/>
                            <a:gdLst>
                              <a:gd name="T0" fmla="+- 0 606 558"/>
                              <a:gd name="T1" fmla="*/ T0 w 97"/>
                              <a:gd name="T2" fmla="+- 0 12 12"/>
                              <a:gd name="T3" fmla="*/ 12 h 97"/>
                              <a:gd name="T4" fmla="+- 0 587 558"/>
                              <a:gd name="T5" fmla="*/ T4 w 97"/>
                              <a:gd name="T6" fmla="+- 0 16 12"/>
                              <a:gd name="T7" fmla="*/ 16 h 97"/>
                              <a:gd name="T8" fmla="+- 0 572 558"/>
                              <a:gd name="T9" fmla="*/ T8 w 97"/>
                              <a:gd name="T10" fmla="+- 0 26 12"/>
                              <a:gd name="T11" fmla="*/ 26 h 97"/>
                              <a:gd name="T12" fmla="+- 0 561 558"/>
                              <a:gd name="T13" fmla="*/ T12 w 97"/>
                              <a:gd name="T14" fmla="+- 0 42 12"/>
                              <a:gd name="T15" fmla="*/ 42 h 97"/>
                              <a:gd name="T16" fmla="+- 0 558 558"/>
                              <a:gd name="T17" fmla="*/ T16 w 97"/>
                              <a:gd name="T18" fmla="+- 0 60 12"/>
                              <a:gd name="T19" fmla="*/ 60 h 97"/>
                              <a:gd name="T20" fmla="+- 0 561 558"/>
                              <a:gd name="T21" fmla="*/ T20 w 97"/>
                              <a:gd name="T22" fmla="+- 0 79 12"/>
                              <a:gd name="T23" fmla="*/ 79 h 97"/>
                              <a:gd name="T24" fmla="+- 0 572 558"/>
                              <a:gd name="T25" fmla="*/ T24 w 97"/>
                              <a:gd name="T26" fmla="+- 0 95 12"/>
                              <a:gd name="T27" fmla="*/ 95 h 97"/>
                              <a:gd name="T28" fmla="+- 0 587 558"/>
                              <a:gd name="T29" fmla="*/ T28 w 97"/>
                              <a:gd name="T30" fmla="+- 0 105 12"/>
                              <a:gd name="T31" fmla="*/ 105 h 97"/>
                              <a:gd name="T32" fmla="+- 0 606 558"/>
                              <a:gd name="T33" fmla="*/ T32 w 97"/>
                              <a:gd name="T34" fmla="+- 0 109 12"/>
                              <a:gd name="T35" fmla="*/ 109 h 97"/>
                              <a:gd name="T36" fmla="+- 0 625 558"/>
                              <a:gd name="T37" fmla="*/ T36 w 97"/>
                              <a:gd name="T38" fmla="+- 0 105 12"/>
                              <a:gd name="T39" fmla="*/ 105 h 97"/>
                              <a:gd name="T40" fmla="+- 0 640 558"/>
                              <a:gd name="T41" fmla="*/ T40 w 97"/>
                              <a:gd name="T42" fmla="+- 0 95 12"/>
                              <a:gd name="T43" fmla="*/ 95 h 97"/>
                              <a:gd name="T44" fmla="+- 0 650 558"/>
                              <a:gd name="T45" fmla="*/ T44 w 97"/>
                              <a:gd name="T46" fmla="+- 0 79 12"/>
                              <a:gd name="T47" fmla="*/ 79 h 97"/>
                              <a:gd name="T48" fmla="+- 0 654 558"/>
                              <a:gd name="T49" fmla="*/ T48 w 97"/>
                              <a:gd name="T50" fmla="+- 0 60 12"/>
                              <a:gd name="T51" fmla="*/ 60 h 97"/>
                              <a:gd name="T52" fmla="+- 0 650 558"/>
                              <a:gd name="T53" fmla="*/ T52 w 97"/>
                              <a:gd name="T54" fmla="+- 0 42 12"/>
                              <a:gd name="T55" fmla="*/ 42 h 97"/>
                              <a:gd name="T56" fmla="+- 0 640 558"/>
                              <a:gd name="T57" fmla="*/ T56 w 97"/>
                              <a:gd name="T58" fmla="+- 0 26 12"/>
                              <a:gd name="T59" fmla="*/ 26 h 97"/>
                              <a:gd name="T60" fmla="+- 0 625 558"/>
                              <a:gd name="T61" fmla="*/ T60 w 97"/>
                              <a:gd name="T62" fmla="+- 0 16 12"/>
                              <a:gd name="T63" fmla="*/ 16 h 97"/>
                              <a:gd name="T64" fmla="+- 0 606 558"/>
                              <a:gd name="T65" fmla="*/ T64 w 97"/>
                              <a:gd name="T66" fmla="+- 0 12 12"/>
                              <a:gd name="T67" fmla="*/ 12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48" y="0"/>
                                </a:move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3" y="67"/>
                                </a:lnTo>
                                <a:lnTo>
                                  <a:pt x="14" y="83"/>
                                </a:lnTo>
                                <a:lnTo>
                                  <a:pt x="29" y="93"/>
                                </a:lnTo>
                                <a:lnTo>
                                  <a:pt x="48" y="97"/>
                                </a:lnTo>
                                <a:lnTo>
                                  <a:pt x="67" y="93"/>
                                </a:lnTo>
                                <a:lnTo>
                                  <a:pt x="82" y="83"/>
                                </a:lnTo>
                                <a:lnTo>
                                  <a:pt x="92" y="67"/>
                                </a:lnTo>
                                <a:lnTo>
                                  <a:pt x="96" y="48"/>
                                </a:lnTo>
                                <a:lnTo>
                                  <a:pt x="92" y="30"/>
                                </a:lnTo>
                                <a:lnTo>
                                  <a:pt x="82" y="14"/>
                                </a:lnTo>
                                <a:lnTo>
                                  <a:pt x="67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1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5"/>
                        <wps:cNvSpPr>
                          <a:spLocks/>
                        </wps:cNvSpPr>
                        <wps:spPr bwMode="auto">
                          <a:xfrm>
                            <a:off x="557" y="12"/>
                            <a:ext cx="97" cy="97"/>
                          </a:xfrm>
                          <a:custGeom>
                            <a:avLst/>
                            <a:gdLst>
                              <a:gd name="T0" fmla="+- 0 558 558"/>
                              <a:gd name="T1" fmla="*/ T0 w 97"/>
                              <a:gd name="T2" fmla="+- 0 60 12"/>
                              <a:gd name="T3" fmla="*/ 60 h 97"/>
                              <a:gd name="T4" fmla="+- 0 561 558"/>
                              <a:gd name="T5" fmla="*/ T4 w 97"/>
                              <a:gd name="T6" fmla="+- 0 42 12"/>
                              <a:gd name="T7" fmla="*/ 42 h 97"/>
                              <a:gd name="T8" fmla="+- 0 572 558"/>
                              <a:gd name="T9" fmla="*/ T8 w 97"/>
                              <a:gd name="T10" fmla="+- 0 26 12"/>
                              <a:gd name="T11" fmla="*/ 26 h 97"/>
                              <a:gd name="T12" fmla="+- 0 587 558"/>
                              <a:gd name="T13" fmla="*/ T12 w 97"/>
                              <a:gd name="T14" fmla="+- 0 16 12"/>
                              <a:gd name="T15" fmla="*/ 16 h 97"/>
                              <a:gd name="T16" fmla="+- 0 606 558"/>
                              <a:gd name="T17" fmla="*/ T16 w 97"/>
                              <a:gd name="T18" fmla="+- 0 12 12"/>
                              <a:gd name="T19" fmla="*/ 12 h 97"/>
                              <a:gd name="T20" fmla="+- 0 625 558"/>
                              <a:gd name="T21" fmla="*/ T20 w 97"/>
                              <a:gd name="T22" fmla="+- 0 16 12"/>
                              <a:gd name="T23" fmla="*/ 16 h 97"/>
                              <a:gd name="T24" fmla="+- 0 640 558"/>
                              <a:gd name="T25" fmla="*/ T24 w 97"/>
                              <a:gd name="T26" fmla="+- 0 26 12"/>
                              <a:gd name="T27" fmla="*/ 26 h 97"/>
                              <a:gd name="T28" fmla="+- 0 650 558"/>
                              <a:gd name="T29" fmla="*/ T28 w 97"/>
                              <a:gd name="T30" fmla="+- 0 42 12"/>
                              <a:gd name="T31" fmla="*/ 42 h 97"/>
                              <a:gd name="T32" fmla="+- 0 654 558"/>
                              <a:gd name="T33" fmla="*/ T32 w 97"/>
                              <a:gd name="T34" fmla="+- 0 60 12"/>
                              <a:gd name="T35" fmla="*/ 60 h 97"/>
                              <a:gd name="T36" fmla="+- 0 650 558"/>
                              <a:gd name="T37" fmla="*/ T36 w 97"/>
                              <a:gd name="T38" fmla="+- 0 79 12"/>
                              <a:gd name="T39" fmla="*/ 79 h 97"/>
                              <a:gd name="T40" fmla="+- 0 640 558"/>
                              <a:gd name="T41" fmla="*/ T40 w 97"/>
                              <a:gd name="T42" fmla="+- 0 95 12"/>
                              <a:gd name="T43" fmla="*/ 95 h 97"/>
                              <a:gd name="T44" fmla="+- 0 625 558"/>
                              <a:gd name="T45" fmla="*/ T44 w 97"/>
                              <a:gd name="T46" fmla="+- 0 105 12"/>
                              <a:gd name="T47" fmla="*/ 105 h 97"/>
                              <a:gd name="T48" fmla="+- 0 606 558"/>
                              <a:gd name="T49" fmla="*/ T48 w 97"/>
                              <a:gd name="T50" fmla="+- 0 109 12"/>
                              <a:gd name="T51" fmla="*/ 109 h 97"/>
                              <a:gd name="T52" fmla="+- 0 587 558"/>
                              <a:gd name="T53" fmla="*/ T52 w 97"/>
                              <a:gd name="T54" fmla="+- 0 105 12"/>
                              <a:gd name="T55" fmla="*/ 105 h 97"/>
                              <a:gd name="T56" fmla="+- 0 572 558"/>
                              <a:gd name="T57" fmla="*/ T56 w 97"/>
                              <a:gd name="T58" fmla="+- 0 95 12"/>
                              <a:gd name="T59" fmla="*/ 95 h 97"/>
                              <a:gd name="T60" fmla="+- 0 561 558"/>
                              <a:gd name="T61" fmla="*/ T60 w 97"/>
                              <a:gd name="T62" fmla="+- 0 79 12"/>
                              <a:gd name="T63" fmla="*/ 79 h 97"/>
                              <a:gd name="T64" fmla="+- 0 558 558"/>
                              <a:gd name="T65" fmla="*/ T64 w 97"/>
                              <a:gd name="T66" fmla="+- 0 60 12"/>
                              <a:gd name="T67" fmla="*/ 60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0" y="48"/>
                                </a:moveTo>
                                <a:lnTo>
                                  <a:pt x="3" y="30"/>
                                </a:lnTo>
                                <a:lnTo>
                                  <a:pt x="14" y="14"/>
                                </a:lnTo>
                                <a:lnTo>
                                  <a:pt x="29" y="4"/>
                                </a:lnTo>
                                <a:lnTo>
                                  <a:pt x="48" y="0"/>
                                </a:lnTo>
                                <a:lnTo>
                                  <a:pt x="67" y="4"/>
                                </a:lnTo>
                                <a:lnTo>
                                  <a:pt x="82" y="14"/>
                                </a:lnTo>
                                <a:lnTo>
                                  <a:pt x="92" y="30"/>
                                </a:lnTo>
                                <a:lnTo>
                                  <a:pt x="96" y="48"/>
                                </a:lnTo>
                                <a:lnTo>
                                  <a:pt x="92" y="67"/>
                                </a:lnTo>
                                <a:lnTo>
                                  <a:pt x="82" y="83"/>
                                </a:lnTo>
                                <a:lnTo>
                                  <a:pt x="67" y="93"/>
                                </a:lnTo>
                                <a:lnTo>
                                  <a:pt x="48" y="97"/>
                                </a:lnTo>
                                <a:lnTo>
                                  <a:pt x="29" y="93"/>
                                </a:lnTo>
                                <a:lnTo>
                                  <a:pt x="14" y="83"/>
                                </a:lnTo>
                                <a:lnTo>
                                  <a:pt x="3" y="67"/>
                                </a:ln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1D11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4"/>
                        <wps:cNvSpPr>
                          <a:spLocks/>
                        </wps:cNvSpPr>
                        <wps:spPr bwMode="auto">
                          <a:xfrm>
                            <a:off x="449" y="19"/>
                            <a:ext cx="82" cy="82"/>
                          </a:xfrm>
                          <a:custGeom>
                            <a:avLst/>
                            <a:gdLst>
                              <a:gd name="T0" fmla="+- 0 491 450"/>
                              <a:gd name="T1" fmla="*/ T0 w 82"/>
                              <a:gd name="T2" fmla="+- 0 20 20"/>
                              <a:gd name="T3" fmla="*/ 20 h 82"/>
                              <a:gd name="T4" fmla="+- 0 475 450"/>
                              <a:gd name="T5" fmla="*/ T4 w 82"/>
                              <a:gd name="T6" fmla="+- 0 23 20"/>
                              <a:gd name="T7" fmla="*/ 23 h 82"/>
                              <a:gd name="T8" fmla="+- 0 462 450"/>
                              <a:gd name="T9" fmla="*/ T8 w 82"/>
                              <a:gd name="T10" fmla="+- 0 32 20"/>
                              <a:gd name="T11" fmla="*/ 32 h 82"/>
                              <a:gd name="T12" fmla="+- 0 453 450"/>
                              <a:gd name="T13" fmla="*/ T12 w 82"/>
                              <a:gd name="T14" fmla="+- 0 45 20"/>
                              <a:gd name="T15" fmla="*/ 45 h 82"/>
                              <a:gd name="T16" fmla="+- 0 450 450"/>
                              <a:gd name="T17" fmla="*/ T16 w 82"/>
                              <a:gd name="T18" fmla="+- 0 60 20"/>
                              <a:gd name="T19" fmla="*/ 60 h 82"/>
                              <a:gd name="T20" fmla="+- 0 453 450"/>
                              <a:gd name="T21" fmla="*/ T20 w 82"/>
                              <a:gd name="T22" fmla="+- 0 76 20"/>
                              <a:gd name="T23" fmla="*/ 76 h 82"/>
                              <a:gd name="T24" fmla="+- 0 462 450"/>
                              <a:gd name="T25" fmla="*/ T24 w 82"/>
                              <a:gd name="T26" fmla="+- 0 89 20"/>
                              <a:gd name="T27" fmla="*/ 89 h 82"/>
                              <a:gd name="T28" fmla="+- 0 475 450"/>
                              <a:gd name="T29" fmla="*/ T28 w 82"/>
                              <a:gd name="T30" fmla="+- 0 98 20"/>
                              <a:gd name="T31" fmla="*/ 98 h 82"/>
                              <a:gd name="T32" fmla="+- 0 491 450"/>
                              <a:gd name="T33" fmla="*/ T32 w 82"/>
                              <a:gd name="T34" fmla="+- 0 101 20"/>
                              <a:gd name="T35" fmla="*/ 101 h 82"/>
                              <a:gd name="T36" fmla="+- 0 506 450"/>
                              <a:gd name="T37" fmla="*/ T36 w 82"/>
                              <a:gd name="T38" fmla="+- 0 98 20"/>
                              <a:gd name="T39" fmla="*/ 98 h 82"/>
                              <a:gd name="T40" fmla="+- 0 519 450"/>
                              <a:gd name="T41" fmla="*/ T40 w 82"/>
                              <a:gd name="T42" fmla="+- 0 89 20"/>
                              <a:gd name="T43" fmla="*/ 89 h 82"/>
                              <a:gd name="T44" fmla="+- 0 528 450"/>
                              <a:gd name="T45" fmla="*/ T44 w 82"/>
                              <a:gd name="T46" fmla="+- 0 76 20"/>
                              <a:gd name="T47" fmla="*/ 76 h 82"/>
                              <a:gd name="T48" fmla="+- 0 531 450"/>
                              <a:gd name="T49" fmla="*/ T48 w 82"/>
                              <a:gd name="T50" fmla="+- 0 60 20"/>
                              <a:gd name="T51" fmla="*/ 60 h 82"/>
                              <a:gd name="T52" fmla="+- 0 528 450"/>
                              <a:gd name="T53" fmla="*/ T52 w 82"/>
                              <a:gd name="T54" fmla="+- 0 45 20"/>
                              <a:gd name="T55" fmla="*/ 45 h 82"/>
                              <a:gd name="T56" fmla="+- 0 519 450"/>
                              <a:gd name="T57" fmla="*/ T56 w 82"/>
                              <a:gd name="T58" fmla="+- 0 32 20"/>
                              <a:gd name="T59" fmla="*/ 32 h 82"/>
                              <a:gd name="T60" fmla="+- 0 506 450"/>
                              <a:gd name="T61" fmla="*/ T60 w 82"/>
                              <a:gd name="T62" fmla="+- 0 23 20"/>
                              <a:gd name="T63" fmla="*/ 23 h 82"/>
                              <a:gd name="T64" fmla="+- 0 491 450"/>
                              <a:gd name="T65" fmla="*/ T64 w 82"/>
                              <a:gd name="T66" fmla="+- 0 20 20"/>
                              <a:gd name="T67" fmla="*/ 20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0"/>
                                </a:lnTo>
                                <a:lnTo>
                                  <a:pt x="3" y="56"/>
                                </a:lnTo>
                                <a:lnTo>
                                  <a:pt x="12" y="69"/>
                                </a:lnTo>
                                <a:lnTo>
                                  <a:pt x="25" y="78"/>
                                </a:lnTo>
                                <a:lnTo>
                                  <a:pt x="41" y="81"/>
                                </a:lnTo>
                                <a:lnTo>
                                  <a:pt x="56" y="78"/>
                                </a:lnTo>
                                <a:lnTo>
                                  <a:pt x="69" y="69"/>
                                </a:lnTo>
                                <a:lnTo>
                                  <a:pt x="78" y="56"/>
                                </a:lnTo>
                                <a:lnTo>
                                  <a:pt x="81" y="40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12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3"/>
                        <wps:cNvSpPr>
                          <a:spLocks/>
                        </wps:cNvSpPr>
                        <wps:spPr bwMode="auto">
                          <a:xfrm>
                            <a:off x="449" y="19"/>
                            <a:ext cx="82" cy="82"/>
                          </a:xfrm>
                          <a:custGeom>
                            <a:avLst/>
                            <a:gdLst>
                              <a:gd name="T0" fmla="+- 0 450 450"/>
                              <a:gd name="T1" fmla="*/ T0 w 82"/>
                              <a:gd name="T2" fmla="+- 0 60 20"/>
                              <a:gd name="T3" fmla="*/ 60 h 82"/>
                              <a:gd name="T4" fmla="+- 0 453 450"/>
                              <a:gd name="T5" fmla="*/ T4 w 82"/>
                              <a:gd name="T6" fmla="+- 0 45 20"/>
                              <a:gd name="T7" fmla="*/ 45 h 82"/>
                              <a:gd name="T8" fmla="+- 0 462 450"/>
                              <a:gd name="T9" fmla="*/ T8 w 82"/>
                              <a:gd name="T10" fmla="+- 0 32 20"/>
                              <a:gd name="T11" fmla="*/ 32 h 82"/>
                              <a:gd name="T12" fmla="+- 0 475 450"/>
                              <a:gd name="T13" fmla="*/ T12 w 82"/>
                              <a:gd name="T14" fmla="+- 0 23 20"/>
                              <a:gd name="T15" fmla="*/ 23 h 82"/>
                              <a:gd name="T16" fmla="+- 0 491 450"/>
                              <a:gd name="T17" fmla="*/ T16 w 82"/>
                              <a:gd name="T18" fmla="+- 0 20 20"/>
                              <a:gd name="T19" fmla="*/ 20 h 82"/>
                              <a:gd name="T20" fmla="+- 0 506 450"/>
                              <a:gd name="T21" fmla="*/ T20 w 82"/>
                              <a:gd name="T22" fmla="+- 0 23 20"/>
                              <a:gd name="T23" fmla="*/ 23 h 82"/>
                              <a:gd name="T24" fmla="+- 0 519 450"/>
                              <a:gd name="T25" fmla="*/ T24 w 82"/>
                              <a:gd name="T26" fmla="+- 0 32 20"/>
                              <a:gd name="T27" fmla="*/ 32 h 82"/>
                              <a:gd name="T28" fmla="+- 0 528 450"/>
                              <a:gd name="T29" fmla="*/ T28 w 82"/>
                              <a:gd name="T30" fmla="+- 0 45 20"/>
                              <a:gd name="T31" fmla="*/ 45 h 82"/>
                              <a:gd name="T32" fmla="+- 0 531 450"/>
                              <a:gd name="T33" fmla="*/ T32 w 82"/>
                              <a:gd name="T34" fmla="+- 0 60 20"/>
                              <a:gd name="T35" fmla="*/ 60 h 82"/>
                              <a:gd name="T36" fmla="+- 0 528 450"/>
                              <a:gd name="T37" fmla="*/ T36 w 82"/>
                              <a:gd name="T38" fmla="+- 0 76 20"/>
                              <a:gd name="T39" fmla="*/ 76 h 82"/>
                              <a:gd name="T40" fmla="+- 0 519 450"/>
                              <a:gd name="T41" fmla="*/ T40 w 82"/>
                              <a:gd name="T42" fmla="+- 0 89 20"/>
                              <a:gd name="T43" fmla="*/ 89 h 82"/>
                              <a:gd name="T44" fmla="+- 0 506 450"/>
                              <a:gd name="T45" fmla="*/ T44 w 82"/>
                              <a:gd name="T46" fmla="+- 0 98 20"/>
                              <a:gd name="T47" fmla="*/ 98 h 82"/>
                              <a:gd name="T48" fmla="+- 0 491 450"/>
                              <a:gd name="T49" fmla="*/ T48 w 82"/>
                              <a:gd name="T50" fmla="+- 0 101 20"/>
                              <a:gd name="T51" fmla="*/ 101 h 82"/>
                              <a:gd name="T52" fmla="+- 0 475 450"/>
                              <a:gd name="T53" fmla="*/ T52 w 82"/>
                              <a:gd name="T54" fmla="+- 0 98 20"/>
                              <a:gd name="T55" fmla="*/ 98 h 82"/>
                              <a:gd name="T56" fmla="+- 0 462 450"/>
                              <a:gd name="T57" fmla="*/ T56 w 82"/>
                              <a:gd name="T58" fmla="+- 0 89 20"/>
                              <a:gd name="T59" fmla="*/ 89 h 82"/>
                              <a:gd name="T60" fmla="+- 0 453 450"/>
                              <a:gd name="T61" fmla="*/ T60 w 82"/>
                              <a:gd name="T62" fmla="+- 0 76 20"/>
                              <a:gd name="T63" fmla="*/ 76 h 82"/>
                              <a:gd name="T64" fmla="+- 0 450 450"/>
                              <a:gd name="T65" fmla="*/ T64 w 82"/>
                              <a:gd name="T66" fmla="+- 0 60 20"/>
                              <a:gd name="T67" fmla="*/ 60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0" y="40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0"/>
                                </a:lnTo>
                                <a:lnTo>
                                  <a:pt x="78" y="56"/>
                                </a:lnTo>
                                <a:lnTo>
                                  <a:pt x="69" y="69"/>
                                </a:lnTo>
                                <a:lnTo>
                                  <a:pt x="56" y="78"/>
                                </a:lnTo>
                                <a:lnTo>
                                  <a:pt x="41" y="81"/>
                                </a:lnTo>
                                <a:lnTo>
                                  <a:pt x="25" y="78"/>
                                </a:lnTo>
                                <a:lnTo>
                                  <a:pt x="12" y="69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5112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2"/>
                        <wps:cNvSpPr>
                          <a:spLocks/>
                        </wps:cNvSpPr>
                        <wps:spPr bwMode="auto">
                          <a:xfrm>
                            <a:off x="356" y="12"/>
                            <a:ext cx="96" cy="96"/>
                          </a:xfrm>
                          <a:custGeom>
                            <a:avLst/>
                            <a:gdLst>
                              <a:gd name="T0" fmla="+- 0 404 357"/>
                              <a:gd name="T1" fmla="*/ T0 w 96"/>
                              <a:gd name="T2" fmla="+- 0 13 13"/>
                              <a:gd name="T3" fmla="*/ 13 h 96"/>
                              <a:gd name="T4" fmla="+- 0 386 357"/>
                              <a:gd name="T5" fmla="*/ T4 w 96"/>
                              <a:gd name="T6" fmla="+- 0 16 13"/>
                              <a:gd name="T7" fmla="*/ 16 h 96"/>
                              <a:gd name="T8" fmla="+- 0 371 357"/>
                              <a:gd name="T9" fmla="*/ T8 w 96"/>
                              <a:gd name="T10" fmla="+- 0 27 13"/>
                              <a:gd name="T11" fmla="*/ 27 h 96"/>
                              <a:gd name="T12" fmla="+- 0 360 357"/>
                              <a:gd name="T13" fmla="*/ T12 w 96"/>
                              <a:gd name="T14" fmla="+- 0 42 13"/>
                              <a:gd name="T15" fmla="*/ 42 h 96"/>
                              <a:gd name="T16" fmla="+- 0 357 357"/>
                              <a:gd name="T17" fmla="*/ T16 w 96"/>
                              <a:gd name="T18" fmla="+- 0 60 13"/>
                              <a:gd name="T19" fmla="*/ 60 h 96"/>
                              <a:gd name="T20" fmla="+- 0 360 357"/>
                              <a:gd name="T21" fmla="*/ T20 w 96"/>
                              <a:gd name="T22" fmla="+- 0 79 13"/>
                              <a:gd name="T23" fmla="*/ 79 h 96"/>
                              <a:gd name="T24" fmla="+- 0 371 357"/>
                              <a:gd name="T25" fmla="*/ T24 w 96"/>
                              <a:gd name="T26" fmla="+- 0 94 13"/>
                              <a:gd name="T27" fmla="*/ 94 h 96"/>
                              <a:gd name="T28" fmla="+- 0 386 357"/>
                              <a:gd name="T29" fmla="*/ T28 w 96"/>
                              <a:gd name="T30" fmla="+- 0 104 13"/>
                              <a:gd name="T31" fmla="*/ 104 h 96"/>
                              <a:gd name="T32" fmla="+- 0 404 357"/>
                              <a:gd name="T33" fmla="*/ T32 w 96"/>
                              <a:gd name="T34" fmla="+- 0 108 13"/>
                              <a:gd name="T35" fmla="*/ 108 h 96"/>
                              <a:gd name="T36" fmla="+- 0 423 357"/>
                              <a:gd name="T37" fmla="*/ T36 w 96"/>
                              <a:gd name="T38" fmla="+- 0 104 13"/>
                              <a:gd name="T39" fmla="*/ 104 h 96"/>
                              <a:gd name="T40" fmla="+- 0 438 357"/>
                              <a:gd name="T41" fmla="*/ T40 w 96"/>
                              <a:gd name="T42" fmla="+- 0 94 13"/>
                              <a:gd name="T43" fmla="*/ 94 h 96"/>
                              <a:gd name="T44" fmla="+- 0 448 357"/>
                              <a:gd name="T45" fmla="*/ T44 w 96"/>
                              <a:gd name="T46" fmla="+- 0 79 13"/>
                              <a:gd name="T47" fmla="*/ 79 h 96"/>
                              <a:gd name="T48" fmla="+- 0 452 357"/>
                              <a:gd name="T49" fmla="*/ T48 w 96"/>
                              <a:gd name="T50" fmla="+- 0 60 13"/>
                              <a:gd name="T51" fmla="*/ 60 h 96"/>
                              <a:gd name="T52" fmla="+- 0 448 357"/>
                              <a:gd name="T53" fmla="*/ T52 w 96"/>
                              <a:gd name="T54" fmla="+- 0 42 13"/>
                              <a:gd name="T55" fmla="*/ 42 h 96"/>
                              <a:gd name="T56" fmla="+- 0 438 357"/>
                              <a:gd name="T57" fmla="*/ T56 w 96"/>
                              <a:gd name="T58" fmla="+- 0 27 13"/>
                              <a:gd name="T59" fmla="*/ 27 h 96"/>
                              <a:gd name="T60" fmla="+- 0 423 357"/>
                              <a:gd name="T61" fmla="*/ T60 w 96"/>
                              <a:gd name="T62" fmla="+- 0 16 13"/>
                              <a:gd name="T63" fmla="*/ 16 h 96"/>
                              <a:gd name="T64" fmla="+- 0 404 357"/>
                              <a:gd name="T65" fmla="*/ T64 w 96"/>
                              <a:gd name="T66" fmla="+- 0 13 13"/>
                              <a:gd name="T67" fmla="*/ 1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47" y="0"/>
                                </a:move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3" y="66"/>
                                </a:lnTo>
                                <a:lnTo>
                                  <a:pt x="14" y="81"/>
                                </a:lnTo>
                                <a:lnTo>
                                  <a:pt x="29" y="91"/>
                                </a:lnTo>
                                <a:lnTo>
                                  <a:pt x="47" y="95"/>
                                </a:lnTo>
                                <a:lnTo>
                                  <a:pt x="66" y="91"/>
                                </a:lnTo>
                                <a:lnTo>
                                  <a:pt x="81" y="81"/>
                                </a:lnTo>
                                <a:lnTo>
                                  <a:pt x="91" y="66"/>
                                </a:lnTo>
                                <a:lnTo>
                                  <a:pt x="95" y="47"/>
                                </a:lnTo>
                                <a:lnTo>
                                  <a:pt x="91" y="29"/>
                                </a:lnTo>
                                <a:lnTo>
                                  <a:pt x="81" y="14"/>
                                </a:lnTo>
                                <a:lnTo>
                                  <a:pt x="66" y="3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26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21"/>
                        <wps:cNvSpPr>
                          <a:spLocks/>
                        </wps:cNvSpPr>
                        <wps:spPr bwMode="auto">
                          <a:xfrm>
                            <a:off x="356" y="12"/>
                            <a:ext cx="96" cy="96"/>
                          </a:xfrm>
                          <a:custGeom>
                            <a:avLst/>
                            <a:gdLst>
                              <a:gd name="T0" fmla="+- 0 357 357"/>
                              <a:gd name="T1" fmla="*/ T0 w 96"/>
                              <a:gd name="T2" fmla="+- 0 60 13"/>
                              <a:gd name="T3" fmla="*/ 60 h 96"/>
                              <a:gd name="T4" fmla="+- 0 360 357"/>
                              <a:gd name="T5" fmla="*/ T4 w 96"/>
                              <a:gd name="T6" fmla="+- 0 42 13"/>
                              <a:gd name="T7" fmla="*/ 42 h 96"/>
                              <a:gd name="T8" fmla="+- 0 371 357"/>
                              <a:gd name="T9" fmla="*/ T8 w 96"/>
                              <a:gd name="T10" fmla="+- 0 27 13"/>
                              <a:gd name="T11" fmla="*/ 27 h 96"/>
                              <a:gd name="T12" fmla="+- 0 386 357"/>
                              <a:gd name="T13" fmla="*/ T12 w 96"/>
                              <a:gd name="T14" fmla="+- 0 16 13"/>
                              <a:gd name="T15" fmla="*/ 16 h 96"/>
                              <a:gd name="T16" fmla="+- 0 404 357"/>
                              <a:gd name="T17" fmla="*/ T16 w 96"/>
                              <a:gd name="T18" fmla="+- 0 13 13"/>
                              <a:gd name="T19" fmla="*/ 13 h 96"/>
                              <a:gd name="T20" fmla="+- 0 423 357"/>
                              <a:gd name="T21" fmla="*/ T20 w 96"/>
                              <a:gd name="T22" fmla="+- 0 16 13"/>
                              <a:gd name="T23" fmla="*/ 16 h 96"/>
                              <a:gd name="T24" fmla="+- 0 438 357"/>
                              <a:gd name="T25" fmla="*/ T24 w 96"/>
                              <a:gd name="T26" fmla="+- 0 27 13"/>
                              <a:gd name="T27" fmla="*/ 27 h 96"/>
                              <a:gd name="T28" fmla="+- 0 448 357"/>
                              <a:gd name="T29" fmla="*/ T28 w 96"/>
                              <a:gd name="T30" fmla="+- 0 42 13"/>
                              <a:gd name="T31" fmla="*/ 42 h 96"/>
                              <a:gd name="T32" fmla="+- 0 452 357"/>
                              <a:gd name="T33" fmla="*/ T32 w 96"/>
                              <a:gd name="T34" fmla="+- 0 60 13"/>
                              <a:gd name="T35" fmla="*/ 60 h 96"/>
                              <a:gd name="T36" fmla="+- 0 448 357"/>
                              <a:gd name="T37" fmla="*/ T36 w 96"/>
                              <a:gd name="T38" fmla="+- 0 79 13"/>
                              <a:gd name="T39" fmla="*/ 79 h 96"/>
                              <a:gd name="T40" fmla="+- 0 438 357"/>
                              <a:gd name="T41" fmla="*/ T40 w 96"/>
                              <a:gd name="T42" fmla="+- 0 94 13"/>
                              <a:gd name="T43" fmla="*/ 94 h 96"/>
                              <a:gd name="T44" fmla="+- 0 423 357"/>
                              <a:gd name="T45" fmla="*/ T44 w 96"/>
                              <a:gd name="T46" fmla="+- 0 104 13"/>
                              <a:gd name="T47" fmla="*/ 104 h 96"/>
                              <a:gd name="T48" fmla="+- 0 404 357"/>
                              <a:gd name="T49" fmla="*/ T48 w 96"/>
                              <a:gd name="T50" fmla="+- 0 108 13"/>
                              <a:gd name="T51" fmla="*/ 108 h 96"/>
                              <a:gd name="T52" fmla="+- 0 386 357"/>
                              <a:gd name="T53" fmla="*/ T52 w 96"/>
                              <a:gd name="T54" fmla="+- 0 104 13"/>
                              <a:gd name="T55" fmla="*/ 104 h 96"/>
                              <a:gd name="T56" fmla="+- 0 371 357"/>
                              <a:gd name="T57" fmla="*/ T56 w 96"/>
                              <a:gd name="T58" fmla="+- 0 94 13"/>
                              <a:gd name="T59" fmla="*/ 94 h 96"/>
                              <a:gd name="T60" fmla="+- 0 360 357"/>
                              <a:gd name="T61" fmla="*/ T60 w 96"/>
                              <a:gd name="T62" fmla="+- 0 79 13"/>
                              <a:gd name="T63" fmla="*/ 79 h 96"/>
                              <a:gd name="T64" fmla="+- 0 357 357"/>
                              <a:gd name="T65" fmla="*/ T64 w 96"/>
                              <a:gd name="T66" fmla="+- 0 60 13"/>
                              <a:gd name="T67" fmla="*/ 6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47"/>
                                </a:moveTo>
                                <a:lnTo>
                                  <a:pt x="3" y="29"/>
                                </a:lnTo>
                                <a:lnTo>
                                  <a:pt x="14" y="14"/>
                                </a:lnTo>
                                <a:lnTo>
                                  <a:pt x="29" y="3"/>
                                </a:lnTo>
                                <a:lnTo>
                                  <a:pt x="47" y="0"/>
                                </a:lnTo>
                                <a:lnTo>
                                  <a:pt x="66" y="3"/>
                                </a:lnTo>
                                <a:lnTo>
                                  <a:pt x="81" y="14"/>
                                </a:lnTo>
                                <a:lnTo>
                                  <a:pt x="91" y="29"/>
                                </a:lnTo>
                                <a:lnTo>
                                  <a:pt x="95" y="47"/>
                                </a:lnTo>
                                <a:lnTo>
                                  <a:pt x="91" y="66"/>
                                </a:lnTo>
                                <a:lnTo>
                                  <a:pt x="81" y="81"/>
                                </a:lnTo>
                                <a:lnTo>
                                  <a:pt x="66" y="91"/>
                                </a:lnTo>
                                <a:lnTo>
                                  <a:pt x="47" y="95"/>
                                </a:lnTo>
                                <a:lnTo>
                                  <a:pt x="29" y="91"/>
                                </a:lnTo>
                                <a:lnTo>
                                  <a:pt x="14" y="81"/>
                                </a:lnTo>
                                <a:lnTo>
                                  <a:pt x="3" y="66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8226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" y="0"/>
                            <a:ext cx="1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Freeform 119"/>
                        <wps:cNvSpPr>
                          <a:spLocks/>
                        </wps:cNvSpPr>
                        <wps:spPr bwMode="auto">
                          <a:xfrm>
                            <a:off x="858" y="10"/>
                            <a:ext cx="99" cy="99"/>
                          </a:xfrm>
                          <a:custGeom>
                            <a:avLst/>
                            <a:gdLst>
                              <a:gd name="T0" fmla="+- 0 908 859"/>
                              <a:gd name="T1" fmla="*/ T0 w 99"/>
                              <a:gd name="T2" fmla="+- 0 11 11"/>
                              <a:gd name="T3" fmla="*/ 11 h 99"/>
                              <a:gd name="T4" fmla="+- 0 889 859"/>
                              <a:gd name="T5" fmla="*/ T4 w 99"/>
                              <a:gd name="T6" fmla="+- 0 15 11"/>
                              <a:gd name="T7" fmla="*/ 15 h 99"/>
                              <a:gd name="T8" fmla="+- 0 873 859"/>
                              <a:gd name="T9" fmla="*/ T8 w 99"/>
                              <a:gd name="T10" fmla="+- 0 26 11"/>
                              <a:gd name="T11" fmla="*/ 26 h 99"/>
                              <a:gd name="T12" fmla="+- 0 863 859"/>
                              <a:gd name="T13" fmla="*/ T12 w 99"/>
                              <a:gd name="T14" fmla="+- 0 41 11"/>
                              <a:gd name="T15" fmla="*/ 41 h 99"/>
                              <a:gd name="T16" fmla="+- 0 859 859"/>
                              <a:gd name="T17" fmla="*/ T16 w 99"/>
                              <a:gd name="T18" fmla="+- 0 60 11"/>
                              <a:gd name="T19" fmla="*/ 60 h 99"/>
                              <a:gd name="T20" fmla="+- 0 863 859"/>
                              <a:gd name="T21" fmla="*/ T20 w 99"/>
                              <a:gd name="T22" fmla="+- 0 80 11"/>
                              <a:gd name="T23" fmla="*/ 80 h 99"/>
                              <a:gd name="T24" fmla="+- 0 873 859"/>
                              <a:gd name="T25" fmla="*/ T24 w 99"/>
                              <a:gd name="T26" fmla="+- 0 95 11"/>
                              <a:gd name="T27" fmla="*/ 95 h 99"/>
                              <a:gd name="T28" fmla="+- 0 889 859"/>
                              <a:gd name="T29" fmla="*/ T28 w 99"/>
                              <a:gd name="T30" fmla="+- 0 106 11"/>
                              <a:gd name="T31" fmla="*/ 106 h 99"/>
                              <a:gd name="T32" fmla="+- 0 908 859"/>
                              <a:gd name="T33" fmla="*/ T32 w 99"/>
                              <a:gd name="T34" fmla="+- 0 110 11"/>
                              <a:gd name="T35" fmla="*/ 110 h 99"/>
                              <a:gd name="T36" fmla="+- 0 927 859"/>
                              <a:gd name="T37" fmla="*/ T36 w 99"/>
                              <a:gd name="T38" fmla="+- 0 106 11"/>
                              <a:gd name="T39" fmla="*/ 106 h 99"/>
                              <a:gd name="T40" fmla="+- 0 943 859"/>
                              <a:gd name="T41" fmla="*/ T40 w 99"/>
                              <a:gd name="T42" fmla="+- 0 95 11"/>
                              <a:gd name="T43" fmla="*/ 95 h 99"/>
                              <a:gd name="T44" fmla="+- 0 954 859"/>
                              <a:gd name="T45" fmla="*/ T44 w 99"/>
                              <a:gd name="T46" fmla="+- 0 80 11"/>
                              <a:gd name="T47" fmla="*/ 80 h 99"/>
                              <a:gd name="T48" fmla="+- 0 958 859"/>
                              <a:gd name="T49" fmla="*/ T48 w 99"/>
                              <a:gd name="T50" fmla="+- 0 60 11"/>
                              <a:gd name="T51" fmla="*/ 60 h 99"/>
                              <a:gd name="T52" fmla="+- 0 954 859"/>
                              <a:gd name="T53" fmla="*/ T52 w 99"/>
                              <a:gd name="T54" fmla="+- 0 41 11"/>
                              <a:gd name="T55" fmla="*/ 41 h 99"/>
                              <a:gd name="T56" fmla="+- 0 943 859"/>
                              <a:gd name="T57" fmla="*/ T56 w 99"/>
                              <a:gd name="T58" fmla="+- 0 26 11"/>
                              <a:gd name="T59" fmla="*/ 26 h 99"/>
                              <a:gd name="T60" fmla="+- 0 927 859"/>
                              <a:gd name="T61" fmla="*/ T60 w 99"/>
                              <a:gd name="T62" fmla="+- 0 15 11"/>
                              <a:gd name="T63" fmla="*/ 15 h 99"/>
                              <a:gd name="T64" fmla="+- 0 908 859"/>
                              <a:gd name="T65" fmla="*/ T64 w 99"/>
                              <a:gd name="T66" fmla="+- 0 11 11"/>
                              <a:gd name="T67" fmla="*/ 1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49" y="0"/>
                                </a:moveTo>
                                <a:lnTo>
                                  <a:pt x="30" y="4"/>
                                </a:lnTo>
                                <a:lnTo>
                                  <a:pt x="14" y="15"/>
                                </a:lnTo>
                                <a:lnTo>
                                  <a:pt x="4" y="30"/>
                                </a:lnTo>
                                <a:lnTo>
                                  <a:pt x="0" y="49"/>
                                </a:lnTo>
                                <a:lnTo>
                                  <a:pt x="4" y="69"/>
                                </a:lnTo>
                                <a:lnTo>
                                  <a:pt x="14" y="84"/>
                                </a:lnTo>
                                <a:lnTo>
                                  <a:pt x="30" y="95"/>
                                </a:lnTo>
                                <a:lnTo>
                                  <a:pt x="49" y="99"/>
                                </a:lnTo>
                                <a:lnTo>
                                  <a:pt x="68" y="95"/>
                                </a:lnTo>
                                <a:lnTo>
                                  <a:pt x="84" y="84"/>
                                </a:lnTo>
                                <a:lnTo>
                                  <a:pt x="95" y="69"/>
                                </a:lnTo>
                                <a:lnTo>
                                  <a:pt x="99" y="49"/>
                                </a:lnTo>
                                <a:lnTo>
                                  <a:pt x="95" y="30"/>
                                </a:lnTo>
                                <a:lnTo>
                                  <a:pt x="84" y="15"/>
                                </a:lnTo>
                                <a:lnTo>
                                  <a:pt x="68" y="4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51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18"/>
                        <wps:cNvSpPr>
                          <a:spLocks/>
                        </wps:cNvSpPr>
                        <wps:spPr bwMode="auto">
                          <a:xfrm>
                            <a:off x="858" y="10"/>
                            <a:ext cx="99" cy="99"/>
                          </a:xfrm>
                          <a:custGeom>
                            <a:avLst/>
                            <a:gdLst>
                              <a:gd name="T0" fmla="+- 0 859 859"/>
                              <a:gd name="T1" fmla="*/ T0 w 99"/>
                              <a:gd name="T2" fmla="+- 0 60 11"/>
                              <a:gd name="T3" fmla="*/ 60 h 99"/>
                              <a:gd name="T4" fmla="+- 0 863 859"/>
                              <a:gd name="T5" fmla="*/ T4 w 99"/>
                              <a:gd name="T6" fmla="+- 0 41 11"/>
                              <a:gd name="T7" fmla="*/ 41 h 99"/>
                              <a:gd name="T8" fmla="+- 0 873 859"/>
                              <a:gd name="T9" fmla="*/ T8 w 99"/>
                              <a:gd name="T10" fmla="+- 0 26 11"/>
                              <a:gd name="T11" fmla="*/ 26 h 99"/>
                              <a:gd name="T12" fmla="+- 0 889 859"/>
                              <a:gd name="T13" fmla="*/ T12 w 99"/>
                              <a:gd name="T14" fmla="+- 0 15 11"/>
                              <a:gd name="T15" fmla="*/ 15 h 99"/>
                              <a:gd name="T16" fmla="+- 0 908 859"/>
                              <a:gd name="T17" fmla="*/ T16 w 99"/>
                              <a:gd name="T18" fmla="+- 0 11 11"/>
                              <a:gd name="T19" fmla="*/ 11 h 99"/>
                              <a:gd name="T20" fmla="+- 0 927 859"/>
                              <a:gd name="T21" fmla="*/ T20 w 99"/>
                              <a:gd name="T22" fmla="+- 0 15 11"/>
                              <a:gd name="T23" fmla="*/ 15 h 99"/>
                              <a:gd name="T24" fmla="+- 0 943 859"/>
                              <a:gd name="T25" fmla="*/ T24 w 99"/>
                              <a:gd name="T26" fmla="+- 0 26 11"/>
                              <a:gd name="T27" fmla="*/ 26 h 99"/>
                              <a:gd name="T28" fmla="+- 0 954 859"/>
                              <a:gd name="T29" fmla="*/ T28 w 99"/>
                              <a:gd name="T30" fmla="+- 0 41 11"/>
                              <a:gd name="T31" fmla="*/ 41 h 99"/>
                              <a:gd name="T32" fmla="+- 0 958 859"/>
                              <a:gd name="T33" fmla="*/ T32 w 99"/>
                              <a:gd name="T34" fmla="+- 0 60 11"/>
                              <a:gd name="T35" fmla="*/ 60 h 99"/>
                              <a:gd name="T36" fmla="+- 0 954 859"/>
                              <a:gd name="T37" fmla="*/ T36 w 99"/>
                              <a:gd name="T38" fmla="+- 0 80 11"/>
                              <a:gd name="T39" fmla="*/ 80 h 99"/>
                              <a:gd name="T40" fmla="+- 0 943 859"/>
                              <a:gd name="T41" fmla="*/ T40 w 99"/>
                              <a:gd name="T42" fmla="+- 0 95 11"/>
                              <a:gd name="T43" fmla="*/ 95 h 99"/>
                              <a:gd name="T44" fmla="+- 0 927 859"/>
                              <a:gd name="T45" fmla="*/ T44 w 99"/>
                              <a:gd name="T46" fmla="+- 0 106 11"/>
                              <a:gd name="T47" fmla="*/ 106 h 99"/>
                              <a:gd name="T48" fmla="+- 0 908 859"/>
                              <a:gd name="T49" fmla="*/ T48 w 99"/>
                              <a:gd name="T50" fmla="+- 0 110 11"/>
                              <a:gd name="T51" fmla="*/ 110 h 99"/>
                              <a:gd name="T52" fmla="+- 0 889 859"/>
                              <a:gd name="T53" fmla="*/ T52 w 99"/>
                              <a:gd name="T54" fmla="+- 0 106 11"/>
                              <a:gd name="T55" fmla="*/ 106 h 99"/>
                              <a:gd name="T56" fmla="+- 0 873 859"/>
                              <a:gd name="T57" fmla="*/ T56 w 99"/>
                              <a:gd name="T58" fmla="+- 0 95 11"/>
                              <a:gd name="T59" fmla="*/ 95 h 99"/>
                              <a:gd name="T60" fmla="+- 0 863 859"/>
                              <a:gd name="T61" fmla="*/ T60 w 99"/>
                              <a:gd name="T62" fmla="+- 0 80 11"/>
                              <a:gd name="T63" fmla="*/ 80 h 99"/>
                              <a:gd name="T64" fmla="+- 0 859 859"/>
                              <a:gd name="T65" fmla="*/ T64 w 99"/>
                              <a:gd name="T66" fmla="+- 0 60 11"/>
                              <a:gd name="T67" fmla="*/ 6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49"/>
                                </a:moveTo>
                                <a:lnTo>
                                  <a:pt x="4" y="30"/>
                                </a:lnTo>
                                <a:lnTo>
                                  <a:pt x="14" y="15"/>
                                </a:lnTo>
                                <a:lnTo>
                                  <a:pt x="30" y="4"/>
                                </a:lnTo>
                                <a:lnTo>
                                  <a:pt x="49" y="0"/>
                                </a:lnTo>
                                <a:lnTo>
                                  <a:pt x="68" y="4"/>
                                </a:lnTo>
                                <a:lnTo>
                                  <a:pt x="84" y="15"/>
                                </a:lnTo>
                                <a:lnTo>
                                  <a:pt x="95" y="30"/>
                                </a:lnTo>
                                <a:lnTo>
                                  <a:pt x="99" y="49"/>
                                </a:lnTo>
                                <a:lnTo>
                                  <a:pt x="95" y="69"/>
                                </a:lnTo>
                                <a:lnTo>
                                  <a:pt x="84" y="84"/>
                                </a:lnTo>
                                <a:lnTo>
                                  <a:pt x="68" y="95"/>
                                </a:lnTo>
                                <a:lnTo>
                                  <a:pt x="49" y="99"/>
                                </a:lnTo>
                                <a:lnTo>
                                  <a:pt x="30" y="95"/>
                                </a:lnTo>
                                <a:lnTo>
                                  <a:pt x="14" y="84"/>
                                </a:lnTo>
                                <a:lnTo>
                                  <a:pt x="4" y="69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E651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17"/>
                        <wps:cNvSpPr>
                          <a:spLocks/>
                        </wps:cNvSpPr>
                        <wps:spPr bwMode="auto">
                          <a:xfrm>
                            <a:off x="1037" y="5"/>
                            <a:ext cx="110" cy="110"/>
                          </a:xfrm>
                          <a:custGeom>
                            <a:avLst/>
                            <a:gdLst>
                              <a:gd name="T0" fmla="+- 0 1093 1038"/>
                              <a:gd name="T1" fmla="*/ T0 w 110"/>
                              <a:gd name="T2" fmla="+- 0 5 5"/>
                              <a:gd name="T3" fmla="*/ 5 h 110"/>
                              <a:gd name="T4" fmla="+- 0 1071 1038"/>
                              <a:gd name="T5" fmla="*/ T4 w 110"/>
                              <a:gd name="T6" fmla="+- 0 10 5"/>
                              <a:gd name="T7" fmla="*/ 10 h 110"/>
                              <a:gd name="T8" fmla="+- 0 1054 1038"/>
                              <a:gd name="T9" fmla="*/ T8 w 110"/>
                              <a:gd name="T10" fmla="+- 0 22 5"/>
                              <a:gd name="T11" fmla="*/ 22 h 110"/>
                              <a:gd name="T12" fmla="+- 0 1042 1038"/>
                              <a:gd name="T13" fmla="*/ T12 w 110"/>
                              <a:gd name="T14" fmla="+- 0 39 5"/>
                              <a:gd name="T15" fmla="*/ 39 h 110"/>
                              <a:gd name="T16" fmla="+- 0 1038 1038"/>
                              <a:gd name="T17" fmla="*/ T16 w 110"/>
                              <a:gd name="T18" fmla="+- 0 60 5"/>
                              <a:gd name="T19" fmla="*/ 60 h 110"/>
                              <a:gd name="T20" fmla="+- 0 1042 1038"/>
                              <a:gd name="T21" fmla="*/ T20 w 110"/>
                              <a:gd name="T22" fmla="+- 0 82 5"/>
                              <a:gd name="T23" fmla="*/ 82 h 110"/>
                              <a:gd name="T24" fmla="+- 0 1054 1038"/>
                              <a:gd name="T25" fmla="*/ T24 w 110"/>
                              <a:gd name="T26" fmla="+- 0 99 5"/>
                              <a:gd name="T27" fmla="*/ 99 h 110"/>
                              <a:gd name="T28" fmla="+- 0 1071 1038"/>
                              <a:gd name="T29" fmla="*/ T28 w 110"/>
                              <a:gd name="T30" fmla="+- 0 111 5"/>
                              <a:gd name="T31" fmla="*/ 111 h 110"/>
                              <a:gd name="T32" fmla="+- 0 1093 1038"/>
                              <a:gd name="T33" fmla="*/ T32 w 110"/>
                              <a:gd name="T34" fmla="+- 0 115 5"/>
                              <a:gd name="T35" fmla="*/ 115 h 110"/>
                              <a:gd name="T36" fmla="+- 0 1114 1038"/>
                              <a:gd name="T37" fmla="*/ T36 w 110"/>
                              <a:gd name="T38" fmla="+- 0 111 5"/>
                              <a:gd name="T39" fmla="*/ 111 h 110"/>
                              <a:gd name="T40" fmla="+- 0 1132 1038"/>
                              <a:gd name="T41" fmla="*/ T40 w 110"/>
                              <a:gd name="T42" fmla="+- 0 99 5"/>
                              <a:gd name="T43" fmla="*/ 99 h 110"/>
                              <a:gd name="T44" fmla="+- 0 1143 1038"/>
                              <a:gd name="T45" fmla="*/ T44 w 110"/>
                              <a:gd name="T46" fmla="+- 0 82 5"/>
                              <a:gd name="T47" fmla="*/ 82 h 110"/>
                              <a:gd name="T48" fmla="+- 0 1148 1038"/>
                              <a:gd name="T49" fmla="*/ T48 w 110"/>
                              <a:gd name="T50" fmla="+- 0 60 5"/>
                              <a:gd name="T51" fmla="*/ 60 h 110"/>
                              <a:gd name="T52" fmla="+- 0 1143 1038"/>
                              <a:gd name="T53" fmla="*/ T52 w 110"/>
                              <a:gd name="T54" fmla="+- 0 39 5"/>
                              <a:gd name="T55" fmla="*/ 39 h 110"/>
                              <a:gd name="T56" fmla="+- 0 1132 1038"/>
                              <a:gd name="T57" fmla="*/ T56 w 110"/>
                              <a:gd name="T58" fmla="+- 0 22 5"/>
                              <a:gd name="T59" fmla="*/ 22 h 110"/>
                              <a:gd name="T60" fmla="+- 0 1114 1038"/>
                              <a:gd name="T61" fmla="*/ T60 w 110"/>
                              <a:gd name="T62" fmla="+- 0 10 5"/>
                              <a:gd name="T63" fmla="*/ 10 h 110"/>
                              <a:gd name="T64" fmla="+- 0 1093 1038"/>
                              <a:gd name="T65" fmla="*/ T64 w 110"/>
                              <a:gd name="T66" fmla="+- 0 5 5"/>
                              <a:gd name="T67" fmla="*/ 5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33" y="5"/>
                                </a:lnTo>
                                <a:lnTo>
                                  <a:pt x="16" y="17"/>
                                </a:lnTo>
                                <a:lnTo>
                                  <a:pt x="4" y="34"/>
                                </a:lnTo>
                                <a:lnTo>
                                  <a:pt x="0" y="55"/>
                                </a:lnTo>
                                <a:lnTo>
                                  <a:pt x="4" y="77"/>
                                </a:lnTo>
                                <a:lnTo>
                                  <a:pt x="16" y="94"/>
                                </a:lnTo>
                                <a:lnTo>
                                  <a:pt x="33" y="106"/>
                                </a:lnTo>
                                <a:lnTo>
                                  <a:pt x="55" y="110"/>
                                </a:lnTo>
                                <a:lnTo>
                                  <a:pt x="76" y="106"/>
                                </a:lnTo>
                                <a:lnTo>
                                  <a:pt x="94" y="94"/>
                                </a:lnTo>
                                <a:lnTo>
                                  <a:pt x="105" y="77"/>
                                </a:lnTo>
                                <a:lnTo>
                                  <a:pt x="110" y="55"/>
                                </a:lnTo>
                                <a:lnTo>
                                  <a:pt x="105" y="34"/>
                                </a:lnTo>
                                <a:lnTo>
                                  <a:pt x="94" y="17"/>
                                </a:lnTo>
                                <a:lnTo>
                                  <a:pt x="76" y="5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8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16"/>
                        <wps:cNvSpPr>
                          <a:spLocks/>
                        </wps:cNvSpPr>
                        <wps:spPr bwMode="auto">
                          <a:xfrm>
                            <a:off x="1037" y="5"/>
                            <a:ext cx="110" cy="110"/>
                          </a:xfrm>
                          <a:custGeom>
                            <a:avLst/>
                            <a:gdLst>
                              <a:gd name="T0" fmla="+- 0 1038 1038"/>
                              <a:gd name="T1" fmla="*/ T0 w 110"/>
                              <a:gd name="T2" fmla="+- 0 60 5"/>
                              <a:gd name="T3" fmla="*/ 60 h 110"/>
                              <a:gd name="T4" fmla="+- 0 1042 1038"/>
                              <a:gd name="T5" fmla="*/ T4 w 110"/>
                              <a:gd name="T6" fmla="+- 0 39 5"/>
                              <a:gd name="T7" fmla="*/ 39 h 110"/>
                              <a:gd name="T8" fmla="+- 0 1054 1038"/>
                              <a:gd name="T9" fmla="*/ T8 w 110"/>
                              <a:gd name="T10" fmla="+- 0 22 5"/>
                              <a:gd name="T11" fmla="*/ 22 h 110"/>
                              <a:gd name="T12" fmla="+- 0 1071 1038"/>
                              <a:gd name="T13" fmla="*/ T12 w 110"/>
                              <a:gd name="T14" fmla="+- 0 10 5"/>
                              <a:gd name="T15" fmla="*/ 10 h 110"/>
                              <a:gd name="T16" fmla="+- 0 1093 1038"/>
                              <a:gd name="T17" fmla="*/ T16 w 110"/>
                              <a:gd name="T18" fmla="+- 0 5 5"/>
                              <a:gd name="T19" fmla="*/ 5 h 110"/>
                              <a:gd name="T20" fmla="+- 0 1114 1038"/>
                              <a:gd name="T21" fmla="*/ T20 w 110"/>
                              <a:gd name="T22" fmla="+- 0 10 5"/>
                              <a:gd name="T23" fmla="*/ 10 h 110"/>
                              <a:gd name="T24" fmla="+- 0 1132 1038"/>
                              <a:gd name="T25" fmla="*/ T24 w 110"/>
                              <a:gd name="T26" fmla="+- 0 22 5"/>
                              <a:gd name="T27" fmla="*/ 22 h 110"/>
                              <a:gd name="T28" fmla="+- 0 1143 1038"/>
                              <a:gd name="T29" fmla="*/ T28 w 110"/>
                              <a:gd name="T30" fmla="+- 0 39 5"/>
                              <a:gd name="T31" fmla="*/ 39 h 110"/>
                              <a:gd name="T32" fmla="+- 0 1148 1038"/>
                              <a:gd name="T33" fmla="*/ T32 w 110"/>
                              <a:gd name="T34" fmla="+- 0 60 5"/>
                              <a:gd name="T35" fmla="*/ 60 h 110"/>
                              <a:gd name="T36" fmla="+- 0 1143 1038"/>
                              <a:gd name="T37" fmla="*/ T36 w 110"/>
                              <a:gd name="T38" fmla="+- 0 82 5"/>
                              <a:gd name="T39" fmla="*/ 82 h 110"/>
                              <a:gd name="T40" fmla="+- 0 1132 1038"/>
                              <a:gd name="T41" fmla="*/ T40 w 110"/>
                              <a:gd name="T42" fmla="+- 0 99 5"/>
                              <a:gd name="T43" fmla="*/ 99 h 110"/>
                              <a:gd name="T44" fmla="+- 0 1114 1038"/>
                              <a:gd name="T45" fmla="*/ T44 w 110"/>
                              <a:gd name="T46" fmla="+- 0 111 5"/>
                              <a:gd name="T47" fmla="*/ 111 h 110"/>
                              <a:gd name="T48" fmla="+- 0 1093 1038"/>
                              <a:gd name="T49" fmla="*/ T48 w 110"/>
                              <a:gd name="T50" fmla="+- 0 115 5"/>
                              <a:gd name="T51" fmla="*/ 115 h 110"/>
                              <a:gd name="T52" fmla="+- 0 1071 1038"/>
                              <a:gd name="T53" fmla="*/ T52 w 110"/>
                              <a:gd name="T54" fmla="+- 0 111 5"/>
                              <a:gd name="T55" fmla="*/ 111 h 110"/>
                              <a:gd name="T56" fmla="+- 0 1054 1038"/>
                              <a:gd name="T57" fmla="*/ T56 w 110"/>
                              <a:gd name="T58" fmla="+- 0 99 5"/>
                              <a:gd name="T59" fmla="*/ 99 h 110"/>
                              <a:gd name="T60" fmla="+- 0 1042 1038"/>
                              <a:gd name="T61" fmla="*/ T60 w 110"/>
                              <a:gd name="T62" fmla="+- 0 82 5"/>
                              <a:gd name="T63" fmla="*/ 82 h 110"/>
                              <a:gd name="T64" fmla="+- 0 1038 1038"/>
                              <a:gd name="T65" fmla="*/ T64 w 110"/>
                              <a:gd name="T66" fmla="+- 0 60 5"/>
                              <a:gd name="T67" fmla="*/ 60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55"/>
                                </a:moveTo>
                                <a:lnTo>
                                  <a:pt x="4" y="34"/>
                                </a:lnTo>
                                <a:lnTo>
                                  <a:pt x="16" y="17"/>
                                </a:lnTo>
                                <a:lnTo>
                                  <a:pt x="33" y="5"/>
                                </a:lnTo>
                                <a:lnTo>
                                  <a:pt x="55" y="0"/>
                                </a:lnTo>
                                <a:lnTo>
                                  <a:pt x="76" y="5"/>
                                </a:lnTo>
                                <a:lnTo>
                                  <a:pt x="94" y="17"/>
                                </a:lnTo>
                                <a:lnTo>
                                  <a:pt x="105" y="34"/>
                                </a:lnTo>
                                <a:lnTo>
                                  <a:pt x="110" y="55"/>
                                </a:lnTo>
                                <a:lnTo>
                                  <a:pt x="105" y="77"/>
                                </a:lnTo>
                                <a:lnTo>
                                  <a:pt x="94" y="94"/>
                                </a:lnTo>
                                <a:lnTo>
                                  <a:pt x="76" y="106"/>
                                </a:lnTo>
                                <a:lnTo>
                                  <a:pt x="55" y="110"/>
                                </a:lnTo>
                                <a:lnTo>
                                  <a:pt x="33" y="106"/>
                                </a:lnTo>
                                <a:lnTo>
                                  <a:pt x="16" y="94"/>
                                </a:lnTo>
                                <a:lnTo>
                                  <a:pt x="4" y="77"/>
                                </a:lnTo>
                                <a:lnTo>
                                  <a:pt x="0" y="55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B88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15"/>
                        <wps:cNvSpPr>
                          <a:spLocks/>
                        </wps:cNvSpPr>
                        <wps:spPr bwMode="auto">
                          <a:xfrm>
                            <a:off x="684" y="14"/>
                            <a:ext cx="91" cy="91"/>
                          </a:xfrm>
                          <a:custGeom>
                            <a:avLst/>
                            <a:gdLst>
                              <a:gd name="T0" fmla="+- 0 730 685"/>
                              <a:gd name="T1" fmla="*/ T0 w 91"/>
                              <a:gd name="T2" fmla="+- 0 15 15"/>
                              <a:gd name="T3" fmla="*/ 15 h 91"/>
                              <a:gd name="T4" fmla="+- 0 713 685"/>
                              <a:gd name="T5" fmla="*/ T4 w 91"/>
                              <a:gd name="T6" fmla="+- 0 19 15"/>
                              <a:gd name="T7" fmla="*/ 19 h 91"/>
                              <a:gd name="T8" fmla="+- 0 698 685"/>
                              <a:gd name="T9" fmla="*/ T8 w 91"/>
                              <a:gd name="T10" fmla="+- 0 28 15"/>
                              <a:gd name="T11" fmla="*/ 28 h 91"/>
                              <a:gd name="T12" fmla="+- 0 688 685"/>
                              <a:gd name="T13" fmla="*/ T12 w 91"/>
                              <a:gd name="T14" fmla="+- 0 43 15"/>
                              <a:gd name="T15" fmla="*/ 43 h 91"/>
                              <a:gd name="T16" fmla="+- 0 685 685"/>
                              <a:gd name="T17" fmla="*/ T16 w 91"/>
                              <a:gd name="T18" fmla="+- 0 60 15"/>
                              <a:gd name="T19" fmla="*/ 60 h 91"/>
                              <a:gd name="T20" fmla="+- 0 688 685"/>
                              <a:gd name="T21" fmla="*/ T20 w 91"/>
                              <a:gd name="T22" fmla="+- 0 78 15"/>
                              <a:gd name="T23" fmla="*/ 78 h 91"/>
                              <a:gd name="T24" fmla="+- 0 698 685"/>
                              <a:gd name="T25" fmla="*/ T24 w 91"/>
                              <a:gd name="T26" fmla="+- 0 93 15"/>
                              <a:gd name="T27" fmla="*/ 93 h 91"/>
                              <a:gd name="T28" fmla="+- 0 713 685"/>
                              <a:gd name="T29" fmla="*/ T28 w 91"/>
                              <a:gd name="T30" fmla="+- 0 102 15"/>
                              <a:gd name="T31" fmla="*/ 102 h 91"/>
                              <a:gd name="T32" fmla="+- 0 730 685"/>
                              <a:gd name="T33" fmla="*/ T32 w 91"/>
                              <a:gd name="T34" fmla="+- 0 106 15"/>
                              <a:gd name="T35" fmla="*/ 106 h 91"/>
                              <a:gd name="T36" fmla="+- 0 748 685"/>
                              <a:gd name="T37" fmla="*/ T36 w 91"/>
                              <a:gd name="T38" fmla="+- 0 102 15"/>
                              <a:gd name="T39" fmla="*/ 102 h 91"/>
                              <a:gd name="T40" fmla="+- 0 763 685"/>
                              <a:gd name="T41" fmla="*/ T40 w 91"/>
                              <a:gd name="T42" fmla="+- 0 93 15"/>
                              <a:gd name="T43" fmla="*/ 93 h 91"/>
                              <a:gd name="T44" fmla="+- 0 772 685"/>
                              <a:gd name="T45" fmla="*/ T44 w 91"/>
                              <a:gd name="T46" fmla="+- 0 78 15"/>
                              <a:gd name="T47" fmla="*/ 78 h 91"/>
                              <a:gd name="T48" fmla="+- 0 776 685"/>
                              <a:gd name="T49" fmla="*/ T48 w 91"/>
                              <a:gd name="T50" fmla="+- 0 60 15"/>
                              <a:gd name="T51" fmla="*/ 60 h 91"/>
                              <a:gd name="T52" fmla="+- 0 772 685"/>
                              <a:gd name="T53" fmla="*/ T52 w 91"/>
                              <a:gd name="T54" fmla="+- 0 43 15"/>
                              <a:gd name="T55" fmla="*/ 43 h 91"/>
                              <a:gd name="T56" fmla="+- 0 763 685"/>
                              <a:gd name="T57" fmla="*/ T56 w 91"/>
                              <a:gd name="T58" fmla="+- 0 28 15"/>
                              <a:gd name="T59" fmla="*/ 28 h 91"/>
                              <a:gd name="T60" fmla="+- 0 748 685"/>
                              <a:gd name="T61" fmla="*/ T60 w 91"/>
                              <a:gd name="T62" fmla="+- 0 19 15"/>
                              <a:gd name="T63" fmla="*/ 19 h 91"/>
                              <a:gd name="T64" fmla="+- 0 730 685"/>
                              <a:gd name="T65" fmla="*/ T64 w 91"/>
                              <a:gd name="T66" fmla="+- 0 15 15"/>
                              <a:gd name="T67" fmla="*/ 1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" h="91">
                                <a:moveTo>
                                  <a:pt x="45" y="0"/>
                                </a:moveTo>
                                <a:lnTo>
                                  <a:pt x="28" y="4"/>
                                </a:lnTo>
                                <a:lnTo>
                                  <a:pt x="13" y="13"/>
                                </a:lnTo>
                                <a:lnTo>
                                  <a:pt x="3" y="28"/>
                                </a:lnTo>
                                <a:lnTo>
                                  <a:pt x="0" y="45"/>
                                </a:lnTo>
                                <a:lnTo>
                                  <a:pt x="3" y="63"/>
                                </a:lnTo>
                                <a:lnTo>
                                  <a:pt x="13" y="78"/>
                                </a:lnTo>
                                <a:lnTo>
                                  <a:pt x="28" y="87"/>
                                </a:lnTo>
                                <a:lnTo>
                                  <a:pt x="45" y="91"/>
                                </a:lnTo>
                                <a:lnTo>
                                  <a:pt x="63" y="87"/>
                                </a:lnTo>
                                <a:lnTo>
                                  <a:pt x="78" y="78"/>
                                </a:lnTo>
                                <a:lnTo>
                                  <a:pt x="87" y="63"/>
                                </a:lnTo>
                                <a:lnTo>
                                  <a:pt x="91" y="45"/>
                                </a:lnTo>
                                <a:lnTo>
                                  <a:pt x="87" y="28"/>
                                </a:lnTo>
                                <a:lnTo>
                                  <a:pt x="78" y="13"/>
                                </a:lnTo>
                                <a:lnTo>
                                  <a:pt x="63" y="4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2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14"/>
                        <wps:cNvSpPr>
                          <a:spLocks/>
                        </wps:cNvSpPr>
                        <wps:spPr bwMode="auto">
                          <a:xfrm>
                            <a:off x="684" y="14"/>
                            <a:ext cx="91" cy="91"/>
                          </a:xfrm>
                          <a:custGeom>
                            <a:avLst/>
                            <a:gdLst>
                              <a:gd name="T0" fmla="+- 0 685 685"/>
                              <a:gd name="T1" fmla="*/ T0 w 91"/>
                              <a:gd name="T2" fmla="+- 0 60 15"/>
                              <a:gd name="T3" fmla="*/ 60 h 91"/>
                              <a:gd name="T4" fmla="+- 0 688 685"/>
                              <a:gd name="T5" fmla="*/ T4 w 91"/>
                              <a:gd name="T6" fmla="+- 0 43 15"/>
                              <a:gd name="T7" fmla="*/ 43 h 91"/>
                              <a:gd name="T8" fmla="+- 0 698 685"/>
                              <a:gd name="T9" fmla="*/ T8 w 91"/>
                              <a:gd name="T10" fmla="+- 0 28 15"/>
                              <a:gd name="T11" fmla="*/ 28 h 91"/>
                              <a:gd name="T12" fmla="+- 0 713 685"/>
                              <a:gd name="T13" fmla="*/ T12 w 91"/>
                              <a:gd name="T14" fmla="+- 0 19 15"/>
                              <a:gd name="T15" fmla="*/ 19 h 91"/>
                              <a:gd name="T16" fmla="+- 0 730 685"/>
                              <a:gd name="T17" fmla="*/ T16 w 91"/>
                              <a:gd name="T18" fmla="+- 0 15 15"/>
                              <a:gd name="T19" fmla="*/ 15 h 91"/>
                              <a:gd name="T20" fmla="+- 0 748 685"/>
                              <a:gd name="T21" fmla="*/ T20 w 91"/>
                              <a:gd name="T22" fmla="+- 0 19 15"/>
                              <a:gd name="T23" fmla="*/ 19 h 91"/>
                              <a:gd name="T24" fmla="+- 0 763 685"/>
                              <a:gd name="T25" fmla="*/ T24 w 91"/>
                              <a:gd name="T26" fmla="+- 0 28 15"/>
                              <a:gd name="T27" fmla="*/ 28 h 91"/>
                              <a:gd name="T28" fmla="+- 0 772 685"/>
                              <a:gd name="T29" fmla="*/ T28 w 91"/>
                              <a:gd name="T30" fmla="+- 0 43 15"/>
                              <a:gd name="T31" fmla="*/ 43 h 91"/>
                              <a:gd name="T32" fmla="+- 0 776 685"/>
                              <a:gd name="T33" fmla="*/ T32 w 91"/>
                              <a:gd name="T34" fmla="+- 0 60 15"/>
                              <a:gd name="T35" fmla="*/ 60 h 91"/>
                              <a:gd name="T36" fmla="+- 0 772 685"/>
                              <a:gd name="T37" fmla="*/ T36 w 91"/>
                              <a:gd name="T38" fmla="+- 0 78 15"/>
                              <a:gd name="T39" fmla="*/ 78 h 91"/>
                              <a:gd name="T40" fmla="+- 0 763 685"/>
                              <a:gd name="T41" fmla="*/ T40 w 91"/>
                              <a:gd name="T42" fmla="+- 0 93 15"/>
                              <a:gd name="T43" fmla="*/ 93 h 91"/>
                              <a:gd name="T44" fmla="+- 0 748 685"/>
                              <a:gd name="T45" fmla="*/ T44 w 91"/>
                              <a:gd name="T46" fmla="+- 0 102 15"/>
                              <a:gd name="T47" fmla="*/ 102 h 91"/>
                              <a:gd name="T48" fmla="+- 0 730 685"/>
                              <a:gd name="T49" fmla="*/ T48 w 91"/>
                              <a:gd name="T50" fmla="+- 0 106 15"/>
                              <a:gd name="T51" fmla="*/ 106 h 91"/>
                              <a:gd name="T52" fmla="+- 0 713 685"/>
                              <a:gd name="T53" fmla="*/ T52 w 91"/>
                              <a:gd name="T54" fmla="+- 0 102 15"/>
                              <a:gd name="T55" fmla="*/ 102 h 91"/>
                              <a:gd name="T56" fmla="+- 0 698 685"/>
                              <a:gd name="T57" fmla="*/ T56 w 91"/>
                              <a:gd name="T58" fmla="+- 0 93 15"/>
                              <a:gd name="T59" fmla="*/ 93 h 91"/>
                              <a:gd name="T60" fmla="+- 0 688 685"/>
                              <a:gd name="T61" fmla="*/ T60 w 91"/>
                              <a:gd name="T62" fmla="+- 0 78 15"/>
                              <a:gd name="T63" fmla="*/ 78 h 91"/>
                              <a:gd name="T64" fmla="+- 0 685 685"/>
                              <a:gd name="T65" fmla="*/ T64 w 91"/>
                              <a:gd name="T66" fmla="+- 0 60 15"/>
                              <a:gd name="T67" fmla="*/ 60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" h="91">
                                <a:moveTo>
                                  <a:pt x="0" y="45"/>
                                </a:moveTo>
                                <a:lnTo>
                                  <a:pt x="3" y="28"/>
                                </a:lnTo>
                                <a:lnTo>
                                  <a:pt x="13" y="13"/>
                                </a:lnTo>
                                <a:lnTo>
                                  <a:pt x="28" y="4"/>
                                </a:lnTo>
                                <a:lnTo>
                                  <a:pt x="45" y="0"/>
                                </a:lnTo>
                                <a:lnTo>
                                  <a:pt x="63" y="4"/>
                                </a:lnTo>
                                <a:lnTo>
                                  <a:pt x="78" y="13"/>
                                </a:lnTo>
                                <a:lnTo>
                                  <a:pt x="87" y="28"/>
                                </a:lnTo>
                                <a:lnTo>
                                  <a:pt x="91" y="45"/>
                                </a:lnTo>
                                <a:lnTo>
                                  <a:pt x="87" y="63"/>
                                </a:lnTo>
                                <a:lnTo>
                                  <a:pt x="78" y="78"/>
                                </a:lnTo>
                                <a:lnTo>
                                  <a:pt x="63" y="87"/>
                                </a:lnTo>
                                <a:lnTo>
                                  <a:pt x="45" y="91"/>
                                </a:lnTo>
                                <a:lnTo>
                                  <a:pt x="28" y="87"/>
                                </a:lnTo>
                                <a:lnTo>
                                  <a:pt x="13" y="78"/>
                                </a:lnTo>
                                <a:lnTo>
                                  <a:pt x="3" y="63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C2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13"/>
                        <wps:cNvSpPr>
                          <a:spLocks/>
                        </wps:cNvSpPr>
                        <wps:spPr bwMode="auto">
                          <a:xfrm>
                            <a:off x="940" y="31"/>
                            <a:ext cx="59" cy="59"/>
                          </a:xfrm>
                          <a:custGeom>
                            <a:avLst/>
                            <a:gdLst>
                              <a:gd name="T0" fmla="+- 0 969 940"/>
                              <a:gd name="T1" fmla="*/ T0 w 59"/>
                              <a:gd name="T2" fmla="+- 0 31 31"/>
                              <a:gd name="T3" fmla="*/ 31 h 59"/>
                              <a:gd name="T4" fmla="+- 0 958 940"/>
                              <a:gd name="T5" fmla="*/ T4 w 59"/>
                              <a:gd name="T6" fmla="+- 0 34 31"/>
                              <a:gd name="T7" fmla="*/ 34 h 59"/>
                              <a:gd name="T8" fmla="+- 0 949 940"/>
                              <a:gd name="T9" fmla="*/ T8 w 59"/>
                              <a:gd name="T10" fmla="+- 0 40 31"/>
                              <a:gd name="T11" fmla="*/ 40 h 59"/>
                              <a:gd name="T12" fmla="+- 0 942 940"/>
                              <a:gd name="T13" fmla="*/ T12 w 59"/>
                              <a:gd name="T14" fmla="+- 0 49 31"/>
                              <a:gd name="T15" fmla="*/ 49 h 59"/>
                              <a:gd name="T16" fmla="+- 0 940 940"/>
                              <a:gd name="T17" fmla="*/ T16 w 59"/>
                              <a:gd name="T18" fmla="+- 0 60 31"/>
                              <a:gd name="T19" fmla="*/ 60 h 59"/>
                              <a:gd name="T20" fmla="+- 0 942 940"/>
                              <a:gd name="T21" fmla="*/ T20 w 59"/>
                              <a:gd name="T22" fmla="+- 0 72 31"/>
                              <a:gd name="T23" fmla="*/ 72 h 59"/>
                              <a:gd name="T24" fmla="+- 0 949 940"/>
                              <a:gd name="T25" fmla="*/ T24 w 59"/>
                              <a:gd name="T26" fmla="+- 0 81 31"/>
                              <a:gd name="T27" fmla="*/ 81 h 59"/>
                              <a:gd name="T28" fmla="+- 0 958 940"/>
                              <a:gd name="T29" fmla="*/ T28 w 59"/>
                              <a:gd name="T30" fmla="+- 0 87 31"/>
                              <a:gd name="T31" fmla="*/ 87 h 59"/>
                              <a:gd name="T32" fmla="+- 0 969 940"/>
                              <a:gd name="T33" fmla="*/ T32 w 59"/>
                              <a:gd name="T34" fmla="+- 0 90 31"/>
                              <a:gd name="T35" fmla="*/ 90 h 59"/>
                              <a:gd name="T36" fmla="+- 0 981 940"/>
                              <a:gd name="T37" fmla="*/ T36 w 59"/>
                              <a:gd name="T38" fmla="+- 0 87 31"/>
                              <a:gd name="T39" fmla="*/ 87 h 59"/>
                              <a:gd name="T40" fmla="+- 0 990 940"/>
                              <a:gd name="T41" fmla="*/ T40 w 59"/>
                              <a:gd name="T42" fmla="+- 0 81 31"/>
                              <a:gd name="T43" fmla="*/ 81 h 59"/>
                              <a:gd name="T44" fmla="+- 0 996 940"/>
                              <a:gd name="T45" fmla="*/ T44 w 59"/>
                              <a:gd name="T46" fmla="+- 0 72 31"/>
                              <a:gd name="T47" fmla="*/ 72 h 59"/>
                              <a:gd name="T48" fmla="+- 0 998 940"/>
                              <a:gd name="T49" fmla="*/ T48 w 59"/>
                              <a:gd name="T50" fmla="+- 0 60 31"/>
                              <a:gd name="T51" fmla="*/ 60 h 59"/>
                              <a:gd name="T52" fmla="+- 0 996 940"/>
                              <a:gd name="T53" fmla="*/ T52 w 59"/>
                              <a:gd name="T54" fmla="+- 0 49 31"/>
                              <a:gd name="T55" fmla="*/ 49 h 59"/>
                              <a:gd name="T56" fmla="+- 0 990 940"/>
                              <a:gd name="T57" fmla="*/ T56 w 59"/>
                              <a:gd name="T58" fmla="+- 0 40 31"/>
                              <a:gd name="T59" fmla="*/ 40 h 59"/>
                              <a:gd name="T60" fmla="+- 0 981 940"/>
                              <a:gd name="T61" fmla="*/ T60 w 59"/>
                              <a:gd name="T62" fmla="+- 0 34 31"/>
                              <a:gd name="T63" fmla="*/ 34 h 59"/>
                              <a:gd name="T64" fmla="+- 0 969 940"/>
                              <a:gd name="T65" fmla="*/ T64 w 59"/>
                              <a:gd name="T66" fmla="+- 0 31 31"/>
                              <a:gd name="T67" fmla="*/ 31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9" h="59">
                                <a:moveTo>
                                  <a:pt x="29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29"/>
                                </a:lnTo>
                                <a:lnTo>
                                  <a:pt x="2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9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8"/>
                                </a:lnTo>
                                <a:lnTo>
                                  <a:pt x="50" y="9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12"/>
                        <wps:cNvSpPr>
                          <a:spLocks/>
                        </wps:cNvSpPr>
                        <wps:spPr bwMode="auto">
                          <a:xfrm>
                            <a:off x="940" y="31"/>
                            <a:ext cx="59" cy="59"/>
                          </a:xfrm>
                          <a:custGeom>
                            <a:avLst/>
                            <a:gdLst>
                              <a:gd name="T0" fmla="+- 0 940 940"/>
                              <a:gd name="T1" fmla="*/ T0 w 59"/>
                              <a:gd name="T2" fmla="+- 0 60 31"/>
                              <a:gd name="T3" fmla="*/ 60 h 59"/>
                              <a:gd name="T4" fmla="+- 0 942 940"/>
                              <a:gd name="T5" fmla="*/ T4 w 59"/>
                              <a:gd name="T6" fmla="+- 0 49 31"/>
                              <a:gd name="T7" fmla="*/ 49 h 59"/>
                              <a:gd name="T8" fmla="+- 0 949 940"/>
                              <a:gd name="T9" fmla="*/ T8 w 59"/>
                              <a:gd name="T10" fmla="+- 0 40 31"/>
                              <a:gd name="T11" fmla="*/ 40 h 59"/>
                              <a:gd name="T12" fmla="+- 0 958 940"/>
                              <a:gd name="T13" fmla="*/ T12 w 59"/>
                              <a:gd name="T14" fmla="+- 0 34 31"/>
                              <a:gd name="T15" fmla="*/ 34 h 59"/>
                              <a:gd name="T16" fmla="+- 0 969 940"/>
                              <a:gd name="T17" fmla="*/ T16 w 59"/>
                              <a:gd name="T18" fmla="+- 0 31 31"/>
                              <a:gd name="T19" fmla="*/ 31 h 59"/>
                              <a:gd name="T20" fmla="+- 0 981 940"/>
                              <a:gd name="T21" fmla="*/ T20 w 59"/>
                              <a:gd name="T22" fmla="+- 0 34 31"/>
                              <a:gd name="T23" fmla="*/ 34 h 59"/>
                              <a:gd name="T24" fmla="+- 0 990 940"/>
                              <a:gd name="T25" fmla="*/ T24 w 59"/>
                              <a:gd name="T26" fmla="+- 0 40 31"/>
                              <a:gd name="T27" fmla="*/ 40 h 59"/>
                              <a:gd name="T28" fmla="+- 0 996 940"/>
                              <a:gd name="T29" fmla="*/ T28 w 59"/>
                              <a:gd name="T30" fmla="+- 0 49 31"/>
                              <a:gd name="T31" fmla="*/ 49 h 59"/>
                              <a:gd name="T32" fmla="+- 0 998 940"/>
                              <a:gd name="T33" fmla="*/ T32 w 59"/>
                              <a:gd name="T34" fmla="+- 0 60 31"/>
                              <a:gd name="T35" fmla="*/ 60 h 59"/>
                              <a:gd name="T36" fmla="+- 0 996 940"/>
                              <a:gd name="T37" fmla="*/ T36 w 59"/>
                              <a:gd name="T38" fmla="+- 0 72 31"/>
                              <a:gd name="T39" fmla="*/ 72 h 59"/>
                              <a:gd name="T40" fmla="+- 0 990 940"/>
                              <a:gd name="T41" fmla="*/ T40 w 59"/>
                              <a:gd name="T42" fmla="+- 0 81 31"/>
                              <a:gd name="T43" fmla="*/ 81 h 59"/>
                              <a:gd name="T44" fmla="+- 0 981 940"/>
                              <a:gd name="T45" fmla="*/ T44 w 59"/>
                              <a:gd name="T46" fmla="+- 0 87 31"/>
                              <a:gd name="T47" fmla="*/ 87 h 59"/>
                              <a:gd name="T48" fmla="+- 0 969 940"/>
                              <a:gd name="T49" fmla="*/ T48 w 59"/>
                              <a:gd name="T50" fmla="+- 0 90 31"/>
                              <a:gd name="T51" fmla="*/ 90 h 59"/>
                              <a:gd name="T52" fmla="+- 0 958 940"/>
                              <a:gd name="T53" fmla="*/ T52 w 59"/>
                              <a:gd name="T54" fmla="+- 0 87 31"/>
                              <a:gd name="T55" fmla="*/ 87 h 59"/>
                              <a:gd name="T56" fmla="+- 0 949 940"/>
                              <a:gd name="T57" fmla="*/ T56 w 59"/>
                              <a:gd name="T58" fmla="+- 0 81 31"/>
                              <a:gd name="T59" fmla="*/ 81 h 59"/>
                              <a:gd name="T60" fmla="+- 0 942 940"/>
                              <a:gd name="T61" fmla="*/ T60 w 59"/>
                              <a:gd name="T62" fmla="+- 0 72 31"/>
                              <a:gd name="T63" fmla="*/ 72 h 59"/>
                              <a:gd name="T64" fmla="+- 0 940 940"/>
                              <a:gd name="T65" fmla="*/ T64 w 59"/>
                              <a:gd name="T66" fmla="+- 0 60 31"/>
                              <a:gd name="T67" fmla="*/ 60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9" h="59">
                                <a:moveTo>
                                  <a:pt x="0" y="29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29" y="0"/>
                                </a:lnTo>
                                <a:lnTo>
                                  <a:pt x="41" y="3"/>
                                </a:lnTo>
                                <a:lnTo>
                                  <a:pt x="50" y="9"/>
                                </a:lnTo>
                                <a:lnTo>
                                  <a:pt x="56" y="18"/>
                                </a:lnTo>
                                <a:lnTo>
                                  <a:pt x="58" y="29"/>
                                </a:lnTo>
                                <a:lnTo>
                                  <a:pt x="56" y="41"/>
                                </a:lnTo>
                                <a:lnTo>
                                  <a:pt x="50" y="50"/>
                                </a:lnTo>
                                <a:lnTo>
                                  <a:pt x="41" y="56"/>
                                </a:lnTo>
                                <a:lnTo>
                                  <a:pt x="29" y="59"/>
                                </a:lnTo>
                                <a:lnTo>
                                  <a:pt x="18" y="56"/>
                                </a:lnTo>
                                <a:lnTo>
                                  <a:pt x="9" y="50"/>
                                </a:lnTo>
                                <a:lnTo>
                                  <a:pt x="2" y="41"/>
                                </a:lnTo>
                                <a:lnTo>
                                  <a:pt x="0" y="2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DE200C" id="Group 111" o:spid="_x0000_s1026" style="width:66.6pt;height:6.05pt;mso-position-horizontal-relative:char;mso-position-vertical-relative:line" coordsize="1332,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">
                <v:line id="Line 129" o:spid="_x0000_s1027" style="position:absolute;visibility:visible;mso-wrap-style:square" from="0,60" to="1332,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" strokecolor="#bebebe" strokeweight=".28997mm"/>
                <v:shape id="Freeform 128" o:spid="_x0000_s1028" style="position:absolute;left:748;top:22;width:77;height:77;visibility:visible;mso-wrap-style:square;v-text-anchor:top" coordsize="7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" path="m39,l24,3,11,11,3,24,,38,3,53r8,13l24,74r15,3l53,74,66,66,74,53,77,38,74,24,66,11,53,3,39,xe" fillcolor="#000004" stroked="f">
                  <v:path arrowok="t" o:connecttype="custom" o:connectlocs="39,22;24,25;11,33;3,46;0,60;3,75;11,88;24,96;39,99;53,96;66,88;74,75;77,60;74,46;66,33;53,25;39,22" o:connectangles="0,0,0,0,0,0,0,0,0,0,0,0,0,0,0,0,0"/>
                </v:shape>
                <v:shape id="Freeform 127" o:spid="_x0000_s1029" style="position:absolute;left:748;top:22;width:77;height:77;visibility:visible;mso-wrap-style:square;v-text-anchor:top" coordsize="7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" path="m,38l3,24,11,11,24,3,39,,53,3r13,8l74,24r3,14l74,53,66,66,53,74,39,77,24,74,11,66,3,53,,38e" filled="f" strokecolor="#000004" strokeweight=".19242mm">
                  <v:path arrowok="t" o:connecttype="custom" o:connectlocs="0,60;3,46;11,33;24,25;39,22;53,25;66,33;74,46;77,60;74,75;66,88;53,96;39,99;24,96;11,88;3,75;0,60" o:connectangles="0,0,0,0,0,0,0,0,0,0,0,0,0,0,0,0,0"/>
                </v:shape>
                <v:shape id="Freeform 126" o:spid="_x0000_s1030" style="position:absolute;left:557;top:12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" path="m48,l29,4,14,14,3,30,,48,3,67,14,83,29,93r19,4l67,93,82,83,92,67,96,48,92,30,82,14,67,4,48,xe" fillcolor="#1d1147" stroked="f">
                  <v:path arrowok="t" o:connecttype="custom" o:connectlocs="48,12;29,16;14,26;3,42;0,60;3,79;14,95;29,105;48,109;67,105;82,95;92,79;96,60;92,42;82,26;67,16;48,12" o:connectangles="0,0,0,0,0,0,0,0,0,0,0,0,0,0,0,0,0"/>
                </v:shape>
                <v:shape id="Freeform 125" o:spid="_x0000_s1031" style="position:absolute;left:557;top:12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" path="m,48l3,30,14,14,29,4,48,,67,4,82,14,92,30r4,18l92,67,82,83,67,93,48,97,29,93,14,83,3,67,,48e" filled="f" strokecolor="#1d1147" strokeweight=".19242mm">
                  <v:path arrowok="t" o:connecttype="custom" o:connectlocs="0,60;3,42;14,26;29,16;48,12;67,16;82,26;92,42;96,60;92,79;82,95;67,105;48,109;29,105;14,95;3,79;0,60" o:connectangles="0,0,0,0,0,0,0,0,0,0,0,0,0,0,0,0,0"/>
                </v:shape>
                <v:shape id="Freeform 124" o:spid="_x0000_s1032" style="position:absolute;left:449;top:19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" path="m41,l25,3,12,12,3,25,,40,3,56r9,13l25,78r16,3l56,78,69,69,78,56,81,40,78,25,69,12,56,3,41,xe" fillcolor="#51127c" stroked="f">
                  <v:path arrowok="t" o:connecttype="custom" o:connectlocs="41,20;25,23;12,32;3,45;0,60;3,76;12,89;25,98;41,101;56,98;69,89;78,76;81,60;78,45;69,32;56,23;41,20" o:connectangles="0,0,0,0,0,0,0,0,0,0,0,0,0,0,0,0,0"/>
                </v:shape>
                <v:shape id="Freeform 123" o:spid="_x0000_s1033" style="position:absolute;left:449;top:19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" path="m,40l3,25,12,12,25,3,41,,56,3r13,9l78,25r3,15l78,56,69,69,56,78,41,81,25,78,12,69,3,56,,40e" filled="f" strokecolor="#51127c" strokeweight=".19242mm">
                  <v:path arrowok="t" o:connecttype="custom" o:connectlocs="0,60;3,45;12,32;25,23;41,20;56,23;69,32;78,45;81,60;78,76;69,89;56,98;41,101;25,98;12,89;3,76;0,60" o:connectangles="0,0,0,0,0,0,0,0,0,0,0,0,0,0,0,0,0"/>
                </v:shape>
                <v:shape id="Freeform 122" o:spid="_x0000_s1034" style="position:absolute;left:356;top:12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" path="m47,l29,3,14,14,3,29,,47,3,66,14,81,29,91r18,4l66,91,81,81,91,66,95,47,91,29,81,14,66,3,47,xe" fillcolor="#822681" stroked="f">
                  <v:path arrowok="t" o:connecttype="custom" o:connectlocs="47,13;29,16;14,27;3,42;0,60;3,79;14,94;29,104;47,108;66,104;81,94;91,79;95,60;91,42;81,27;66,16;47,13" o:connectangles="0,0,0,0,0,0,0,0,0,0,0,0,0,0,0,0,0"/>
                </v:shape>
                <v:shape id="Freeform 121" o:spid="_x0000_s1035" style="position:absolute;left:356;top:12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" path="m,47l3,29,14,14,29,3,47,,66,3,81,14,91,29r4,18l91,66,81,81,66,91,47,95,29,91,14,81,3,66,,47e" filled="f" strokecolor="#822681" strokeweight=".19242mm">
                  <v:path arrowok="t" o:connecttype="custom" o:connectlocs="0,60;3,42;14,27;29,16;47,13;66,16;81,27;91,42;95,60;91,79;81,94;66,104;47,108;29,104;14,94;3,79;0,60" o:connectangles="0,0,0,0,0,0,0,0,0,0,0,0,0,0,0,0,0"/>
                </v:shape>
                <v:shape id="Picture 120" o:spid="_x0000_s1036" type="#_x0000_t75" style="position:absolute;left:181;width:12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">
                  <v:imagedata r:id="rId195" o:title=""/>
                </v:shape>
                <v:shape id="Freeform 119" o:spid="_x0000_s1037" style="position:absolute;left:858;top:1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" path="m49,l30,4,14,15,4,30,,49,4,69,14,84,30,95r19,4l68,95,84,84,95,69,99,49,95,30,84,15,68,4,49,xe" fillcolor="#e65164" stroked="f">
                  <v:path arrowok="t" o:connecttype="custom" o:connectlocs="49,11;30,15;14,26;4,41;0,60;4,80;14,95;30,106;49,110;68,106;84,95;95,80;99,60;95,41;84,26;68,15;49,11" o:connectangles="0,0,0,0,0,0,0,0,0,0,0,0,0,0,0,0,0"/>
                </v:shape>
                <v:shape id="Freeform 118" o:spid="_x0000_s1038" style="position:absolute;left:858;top:1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" path="m,49l4,30,14,15,30,4,49,,68,4,84,15,95,30r4,19l95,69,84,84,68,95,49,99,30,95,14,84,4,69,,49e" filled="f" strokecolor="#e65164" strokeweight=".19242mm">
                  <v:path arrowok="t" o:connecttype="custom" o:connectlocs="0,60;4,41;14,26;30,15;49,11;68,15;84,26;95,41;99,60;95,80;84,95;68,106;49,110;30,106;14,95;4,80;0,60" o:connectangles="0,0,0,0,0,0,0,0,0,0,0,0,0,0,0,0,0"/>
                </v:shape>
                <v:shape id="Freeform 117" o:spid="_x0000_s1039" style="position:absolute;left:1037;top:5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" path="m55,l33,5,16,17,4,34,,55,4,77,16,94r17,12l55,110r21,-4l94,94,105,77r5,-22l105,34,94,17,76,5,55,xe" fillcolor="#fb8861" stroked="f">
                  <v:path arrowok="t" o:connecttype="custom" o:connectlocs="55,5;33,10;16,22;4,39;0,60;4,82;16,99;33,111;55,115;76,111;94,99;105,82;110,60;105,39;94,22;76,10;55,5" o:connectangles="0,0,0,0,0,0,0,0,0,0,0,0,0,0,0,0,0"/>
                </v:shape>
                <v:shape id="Freeform 116" o:spid="_x0000_s1040" style="position:absolute;left:1037;top:5;width:110;height:11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" path="m,55l4,34,16,17,33,5,55,,76,5,94,17r11,17l110,55r-5,22l94,94,76,106r-21,4l33,106,16,94,4,77,,55e" filled="f" strokecolor="#fb8861" strokeweight=".19242mm">
                  <v:path arrowok="t" o:connecttype="custom" o:connectlocs="0,60;4,39;16,22;33,10;55,5;76,10;94,22;105,39;110,60;105,82;94,99;76,111;55,115;33,111;16,99;4,82;0,60" o:connectangles="0,0,0,0,0,0,0,0,0,0,0,0,0,0,0,0,0"/>
                </v:shape>
                <v:shape id="Freeform 115" o:spid="_x0000_s1041" style="position:absolute;left:684;top:14;width:91;height:91;visibility:visible;mso-wrap-style:square;v-text-anchor:top" coordsize="9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" path="m45,l28,4,13,13,3,28,,45,3,63,13,78r15,9l45,91,63,87,78,78,87,63,91,45,87,28,78,13,63,4,45,xe" fillcolor="#fec287" stroked="f">
                  <v:path arrowok="t" o:connecttype="custom" o:connectlocs="45,15;28,19;13,28;3,43;0,60;3,78;13,93;28,102;45,106;63,102;78,93;87,78;91,60;87,43;78,28;63,19;45,15" o:connectangles="0,0,0,0,0,0,0,0,0,0,0,0,0,0,0,0,0"/>
                </v:shape>
                <v:shape id="Freeform 114" o:spid="_x0000_s1042" style="position:absolute;left:684;top:14;width:91;height:91;visibility:visible;mso-wrap-style:square;v-text-anchor:top" coordsize="9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" path="m,45l3,28,13,13,28,4,45,,63,4r15,9l87,28r4,17l87,63,78,78,63,87,45,91,28,87,13,78,3,63,,45e" filled="f" strokecolor="#fec287" strokeweight=".19242mm">
                  <v:path arrowok="t" o:connecttype="custom" o:connectlocs="0,60;3,43;13,28;28,19;45,15;63,19;78,28;87,43;91,60;87,78;78,93;63,102;45,106;28,102;13,93;3,78;0,60" o:connectangles="0,0,0,0,0,0,0,0,0,0,0,0,0,0,0,0,0"/>
                </v:shape>
                <v:shape id="Freeform 113" o:spid="_x0000_s1043" style="position:absolute;left:940;top:31;width:59;height:59;visibility:visible;mso-wrap-style:square;v-text-anchor:top" coordsize="5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" path="m29,l18,3,9,9,2,18,,29,2,41r7,9l18,56r11,3l41,56r9,-6l56,41,58,29,56,18,50,9,41,3,29,xe" fillcolor="#fcfdbf" stroked="f">
                  <v:path arrowok="t" o:connecttype="custom" o:connectlocs="29,31;18,34;9,40;2,49;0,60;2,72;9,81;18,87;29,90;41,87;50,81;56,72;58,60;56,49;50,40;41,34;29,31" o:connectangles="0,0,0,0,0,0,0,0,0,0,0,0,0,0,0,0,0"/>
                </v:shape>
                <v:shape id="Freeform 112" o:spid="_x0000_s1044" style="position:absolute;left:940;top:31;width:59;height:59;visibility:visible;mso-wrap-style:square;v-text-anchor:top" coordsize="5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" path="m,29l2,18,9,9,18,3,29,,41,3r9,6l56,18r2,11l56,41r-6,9l41,56,29,59,18,56,9,50,2,41,,29e" filled="f" strokecolor="#fcfdbf" strokeweight=".19242mm">
                  <v:path arrowok="t" o:connecttype="custom" o:connectlocs="0,60;2,49;9,40;18,34;29,31;41,34;50,40;56,49;58,60;56,72;50,81;41,87;29,90;18,87;9,81;2,72;0,60" o:connectangles="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12"/>
        </w:rPr>
        <w:tab/>
      </w:r>
      <w:r w:rsidR="00C85944">
        <w:rPr>
          <w:rFonts w:ascii="Times New Roman"/>
          <w:noProof/>
          <w:position w:val="-1"/>
          <w:sz w:val="13"/>
        </w:rPr>
        <mc:AlternateContent>
          <mc:Choice Requires="wpg">
            <w:drawing>
              <wp:inline distT="0" distB="0" distL="0" distR="0" wp14:anchorId="53DB5BF5" wp14:editId="36824808">
                <wp:extent cx="845820" cy="85090"/>
                <wp:effectExtent l="8255" t="5080" r="12700" b="5080"/>
                <wp:docPr id="11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85090"/>
                          <a:chOff x="0" y="0"/>
                          <a:chExt cx="1332" cy="134"/>
                        </a:xfrm>
                      </wpg:grpSpPr>
                      <wps:wsp>
                        <wps:cNvPr id="113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0" y="67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10439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Freeform 109"/>
                        <wps:cNvSpPr>
                          <a:spLocks/>
                        </wps:cNvSpPr>
                        <wps:spPr bwMode="auto">
                          <a:xfrm>
                            <a:off x="461" y="16"/>
                            <a:ext cx="102" cy="102"/>
                          </a:xfrm>
                          <a:custGeom>
                            <a:avLst/>
                            <a:gdLst>
                              <a:gd name="T0" fmla="+- 0 512 461"/>
                              <a:gd name="T1" fmla="*/ T0 w 102"/>
                              <a:gd name="T2" fmla="+- 0 16 16"/>
                              <a:gd name="T3" fmla="*/ 16 h 102"/>
                              <a:gd name="T4" fmla="+- 0 492 461"/>
                              <a:gd name="T5" fmla="*/ T4 w 102"/>
                              <a:gd name="T6" fmla="+- 0 20 16"/>
                              <a:gd name="T7" fmla="*/ 20 h 102"/>
                              <a:gd name="T8" fmla="+- 0 476 461"/>
                              <a:gd name="T9" fmla="*/ T8 w 102"/>
                              <a:gd name="T10" fmla="+- 0 31 16"/>
                              <a:gd name="T11" fmla="*/ 31 h 102"/>
                              <a:gd name="T12" fmla="+- 0 465 461"/>
                              <a:gd name="T13" fmla="*/ T12 w 102"/>
                              <a:gd name="T14" fmla="+- 0 47 16"/>
                              <a:gd name="T15" fmla="*/ 47 h 102"/>
                              <a:gd name="T16" fmla="+- 0 461 461"/>
                              <a:gd name="T17" fmla="*/ T16 w 102"/>
                              <a:gd name="T18" fmla="+- 0 67 16"/>
                              <a:gd name="T19" fmla="*/ 67 h 102"/>
                              <a:gd name="T20" fmla="+- 0 465 461"/>
                              <a:gd name="T21" fmla="*/ T20 w 102"/>
                              <a:gd name="T22" fmla="+- 0 87 16"/>
                              <a:gd name="T23" fmla="*/ 87 h 102"/>
                              <a:gd name="T24" fmla="+- 0 476 461"/>
                              <a:gd name="T25" fmla="*/ T24 w 102"/>
                              <a:gd name="T26" fmla="+- 0 103 16"/>
                              <a:gd name="T27" fmla="*/ 103 h 102"/>
                              <a:gd name="T28" fmla="+- 0 492 461"/>
                              <a:gd name="T29" fmla="*/ T28 w 102"/>
                              <a:gd name="T30" fmla="+- 0 114 16"/>
                              <a:gd name="T31" fmla="*/ 114 h 102"/>
                              <a:gd name="T32" fmla="+- 0 512 461"/>
                              <a:gd name="T33" fmla="*/ T32 w 102"/>
                              <a:gd name="T34" fmla="+- 0 118 16"/>
                              <a:gd name="T35" fmla="*/ 118 h 102"/>
                              <a:gd name="T36" fmla="+- 0 532 461"/>
                              <a:gd name="T37" fmla="*/ T36 w 102"/>
                              <a:gd name="T38" fmla="+- 0 114 16"/>
                              <a:gd name="T39" fmla="*/ 114 h 102"/>
                              <a:gd name="T40" fmla="+- 0 548 461"/>
                              <a:gd name="T41" fmla="*/ T40 w 102"/>
                              <a:gd name="T42" fmla="+- 0 103 16"/>
                              <a:gd name="T43" fmla="*/ 103 h 102"/>
                              <a:gd name="T44" fmla="+- 0 559 461"/>
                              <a:gd name="T45" fmla="*/ T44 w 102"/>
                              <a:gd name="T46" fmla="+- 0 87 16"/>
                              <a:gd name="T47" fmla="*/ 87 h 102"/>
                              <a:gd name="T48" fmla="+- 0 563 461"/>
                              <a:gd name="T49" fmla="*/ T48 w 102"/>
                              <a:gd name="T50" fmla="+- 0 67 16"/>
                              <a:gd name="T51" fmla="*/ 67 h 102"/>
                              <a:gd name="T52" fmla="+- 0 559 461"/>
                              <a:gd name="T53" fmla="*/ T52 w 102"/>
                              <a:gd name="T54" fmla="+- 0 47 16"/>
                              <a:gd name="T55" fmla="*/ 47 h 102"/>
                              <a:gd name="T56" fmla="+- 0 548 461"/>
                              <a:gd name="T57" fmla="*/ T56 w 102"/>
                              <a:gd name="T58" fmla="+- 0 31 16"/>
                              <a:gd name="T59" fmla="*/ 31 h 102"/>
                              <a:gd name="T60" fmla="+- 0 532 461"/>
                              <a:gd name="T61" fmla="*/ T60 w 102"/>
                              <a:gd name="T62" fmla="+- 0 20 16"/>
                              <a:gd name="T63" fmla="*/ 20 h 102"/>
                              <a:gd name="T64" fmla="+- 0 512 461"/>
                              <a:gd name="T65" fmla="*/ T64 w 102"/>
                              <a:gd name="T66" fmla="+- 0 16 16"/>
                              <a:gd name="T67" fmla="*/ 1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51" y="0"/>
                                </a:moveTo>
                                <a:lnTo>
                                  <a:pt x="31" y="4"/>
                                </a:lnTo>
                                <a:lnTo>
                                  <a:pt x="15" y="15"/>
                                </a:lnTo>
                                <a:lnTo>
                                  <a:pt x="4" y="31"/>
                                </a:lnTo>
                                <a:lnTo>
                                  <a:pt x="0" y="51"/>
                                </a:lnTo>
                                <a:lnTo>
                                  <a:pt x="4" y="71"/>
                                </a:lnTo>
                                <a:lnTo>
                                  <a:pt x="15" y="87"/>
                                </a:lnTo>
                                <a:lnTo>
                                  <a:pt x="31" y="98"/>
                                </a:lnTo>
                                <a:lnTo>
                                  <a:pt x="51" y="102"/>
                                </a:lnTo>
                                <a:lnTo>
                                  <a:pt x="71" y="98"/>
                                </a:lnTo>
                                <a:lnTo>
                                  <a:pt x="87" y="87"/>
                                </a:lnTo>
                                <a:lnTo>
                                  <a:pt x="98" y="71"/>
                                </a:lnTo>
                                <a:lnTo>
                                  <a:pt x="102" y="51"/>
                                </a:lnTo>
                                <a:lnTo>
                                  <a:pt x="98" y="31"/>
                                </a:lnTo>
                                <a:lnTo>
                                  <a:pt x="87" y="15"/>
                                </a:lnTo>
                                <a:lnTo>
                                  <a:pt x="71" y="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08"/>
                        <wps:cNvSpPr>
                          <a:spLocks/>
                        </wps:cNvSpPr>
                        <wps:spPr bwMode="auto">
                          <a:xfrm>
                            <a:off x="461" y="16"/>
                            <a:ext cx="102" cy="102"/>
                          </a:xfrm>
                          <a:custGeom>
                            <a:avLst/>
                            <a:gdLst>
                              <a:gd name="T0" fmla="+- 0 461 461"/>
                              <a:gd name="T1" fmla="*/ T0 w 102"/>
                              <a:gd name="T2" fmla="+- 0 67 16"/>
                              <a:gd name="T3" fmla="*/ 67 h 102"/>
                              <a:gd name="T4" fmla="+- 0 465 461"/>
                              <a:gd name="T5" fmla="*/ T4 w 102"/>
                              <a:gd name="T6" fmla="+- 0 47 16"/>
                              <a:gd name="T7" fmla="*/ 47 h 102"/>
                              <a:gd name="T8" fmla="+- 0 476 461"/>
                              <a:gd name="T9" fmla="*/ T8 w 102"/>
                              <a:gd name="T10" fmla="+- 0 31 16"/>
                              <a:gd name="T11" fmla="*/ 31 h 102"/>
                              <a:gd name="T12" fmla="+- 0 492 461"/>
                              <a:gd name="T13" fmla="*/ T12 w 102"/>
                              <a:gd name="T14" fmla="+- 0 20 16"/>
                              <a:gd name="T15" fmla="*/ 20 h 102"/>
                              <a:gd name="T16" fmla="+- 0 512 461"/>
                              <a:gd name="T17" fmla="*/ T16 w 102"/>
                              <a:gd name="T18" fmla="+- 0 16 16"/>
                              <a:gd name="T19" fmla="*/ 16 h 102"/>
                              <a:gd name="T20" fmla="+- 0 532 461"/>
                              <a:gd name="T21" fmla="*/ T20 w 102"/>
                              <a:gd name="T22" fmla="+- 0 20 16"/>
                              <a:gd name="T23" fmla="*/ 20 h 102"/>
                              <a:gd name="T24" fmla="+- 0 548 461"/>
                              <a:gd name="T25" fmla="*/ T24 w 102"/>
                              <a:gd name="T26" fmla="+- 0 31 16"/>
                              <a:gd name="T27" fmla="*/ 31 h 102"/>
                              <a:gd name="T28" fmla="+- 0 559 461"/>
                              <a:gd name="T29" fmla="*/ T28 w 102"/>
                              <a:gd name="T30" fmla="+- 0 47 16"/>
                              <a:gd name="T31" fmla="*/ 47 h 102"/>
                              <a:gd name="T32" fmla="+- 0 563 461"/>
                              <a:gd name="T33" fmla="*/ T32 w 102"/>
                              <a:gd name="T34" fmla="+- 0 67 16"/>
                              <a:gd name="T35" fmla="*/ 67 h 102"/>
                              <a:gd name="T36" fmla="+- 0 559 461"/>
                              <a:gd name="T37" fmla="*/ T36 w 102"/>
                              <a:gd name="T38" fmla="+- 0 87 16"/>
                              <a:gd name="T39" fmla="*/ 87 h 102"/>
                              <a:gd name="T40" fmla="+- 0 548 461"/>
                              <a:gd name="T41" fmla="*/ T40 w 102"/>
                              <a:gd name="T42" fmla="+- 0 103 16"/>
                              <a:gd name="T43" fmla="*/ 103 h 102"/>
                              <a:gd name="T44" fmla="+- 0 532 461"/>
                              <a:gd name="T45" fmla="*/ T44 w 102"/>
                              <a:gd name="T46" fmla="+- 0 114 16"/>
                              <a:gd name="T47" fmla="*/ 114 h 102"/>
                              <a:gd name="T48" fmla="+- 0 512 461"/>
                              <a:gd name="T49" fmla="*/ T48 w 102"/>
                              <a:gd name="T50" fmla="+- 0 118 16"/>
                              <a:gd name="T51" fmla="*/ 118 h 102"/>
                              <a:gd name="T52" fmla="+- 0 492 461"/>
                              <a:gd name="T53" fmla="*/ T52 w 102"/>
                              <a:gd name="T54" fmla="+- 0 114 16"/>
                              <a:gd name="T55" fmla="*/ 114 h 102"/>
                              <a:gd name="T56" fmla="+- 0 476 461"/>
                              <a:gd name="T57" fmla="*/ T56 w 102"/>
                              <a:gd name="T58" fmla="+- 0 103 16"/>
                              <a:gd name="T59" fmla="*/ 103 h 102"/>
                              <a:gd name="T60" fmla="+- 0 465 461"/>
                              <a:gd name="T61" fmla="*/ T60 w 102"/>
                              <a:gd name="T62" fmla="+- 0 87 16"/>
                              <a:gd name="T63" fmla="*/ 87 h 102"/>
                              <a:gd name="T64" fmla="+- 0 461 461"/>
                              <a:gd name="T65" fmla="*/ T64 w 102"/>
                              <a:gd name="T66" fmla="+- 0 67 16"/>
                              <a:gd name="T67" fmla="*/ 67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2" h="102">
                                <a:moveTo>
                                  <a:pt x="0" y="51"/>
                                </a:moveTo>
                                <a:lnTo>
                                  <a:pt x="4" y="31"/>
                                </a:lnTo>
                                <a:lnTo>
                                  <a:pt x="15" y="15"/>
                                </a:lnTo>
                                <a:lnTo>
                                  <a:pt x="31" y="4"/>
                                </a:lnTo>
                                <a:lnTo>
                                  <a:pt x="51" y="0"/>
                                </a:lnTo>
                                <a:lnTo>
                                  <a:pt x="71" y="4"/>
                                </a:lnTo>
                                <a:lnTo>
                                  <a:pt x="87" y="15"/>
                                </a:lnTo>
                                <a:lnTo>
                                  <a:pt x="98" y="31"/>
                                </a:lnTo>
                                <a:lnTo>
                                  <a:pt x="102" y="51"/>
                                </a:lnTo>
                                <a:lnTo>
                                  <a:pt x="98" y="71"/>
                                </a:lnTo>
                                <a:lnTo>
                                  <a:pt x="87" y="87"/>
                                </a:lnTo>
                                <a:lnTo>
                                  <a:pt x="71" y="98"/>
                                </a:lnTo>
                                <a:lnTo>
                                  <a:pt x="51" y="102"/>
                                </a:lnTo>
                                <a:lnTo>
                                  <a:pt x="31" y="98"/>
                                </a:lnTo>
                                <a:lnTo>
                                  <a:pt x="15" y="87"/>
                                </a:lnTo>
                                <a:lnTo>
                                  <a:pt x="4" y="71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" y="0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" y="0"/>
                            <a:ext cx="13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Freeform 105"/>
                        <wps:cNvSpPr>
                          <a:spLocks/>
                        </wps:cNvSpPr>
                        <wps:spPr bwMode="auto">
                          <a:xfrm>
                            <a:off x="594" y="19"/>
                            <a:ext cx="95" cy="95"/>
                          </a:xfrm>
                          <a:custGeom>
                            <a:avLst/>
                            <a:gdLst>
                              <a:gd name="T0" fmla="+- 0 641 594"/>
                              <a:gd name="T1" fmla="*/ T0 w 95"/>
                              <a:gd name="T2" fmla="+- 0 20 20"/>
                              <a:gd name="T3" fmla="*/ 20 h 95"/>
                              <a:gd name="T4" fmla="+- 0 623 594"/>
                              <a:gd name="T5" fmla="*/ T4 w 95"/>
                              <a:gd name="T6" fmla="+- 0 23 20"/>
                              <a:gd name="T7" fmla="*/ 23 h 95"/>
                              <a:gd name="T8" fmla="+- 0 608 594"/>
                              <a:gd name="T9" fmla="*/ T8 w 95"/>
                              <a:gd name="T10" fmla="+- 0 34 20"/>
                              <a:gd name="T11" fmla="*/ 34 h 95"/>
                              <a:gd name="T12" fmla="+- 0 598 594"/>
                              <a:gd name="T13" fmla="*/ T12 w 95"/>
                              <a:gd name="T14" fmla="+- 0 49 20"/>
                              <a:gd name="T15" fmla="*/ 49 h 95"/>
                              <a:gd name="T16" fmla="+- 0 594 594"/>
                              <a:gd name="T17" fmla="*/ T16 w 95"/>
                              <a:gd name="T18" fmla="+- 0 67 20"/>
                              <a:gd name="T19" fmla="*/ 67 h 95"/>
                              <a:gd name="T20" fmla="+- 0 598 594"/>
                              <a:gd name="T21" fmla="*/ T20 w 95"/>
                              <a:gd name="T22" fmla="+- 0 85 20"/>
                              <a:gd name="T23" fmla="*/ 85 h 95"/>
                              <a:gd name="T24" fmla="+- 0 608 594"/>
                              <a:gd name="T25" fmla="*/ T24 w 95"/>
                              <a:gd name="T26" fmla="+- 0 100 20"/>
                              <a:gd name="T27" fmla="*/ 100 h 95"/>
                              <a:gd name="T28" fmla="+- 0 623 594"/>
                              <a:gd name="T29" fmla="*/ T28 w 95"/>
                              <a:gd name="T30" fmla="+- 0 110 20"/>
                              <a:gd name="T31" fmla="*/ 110 h 95"/>
                              <a:gd name="T32" fmla="+- 0 641 594"/>
                              <a:gd name="T33" fmla="*/ T32 w 95"/>
                              <a:gd name="T34" fmla="+- 0 114 20"/>
                              <a:gd name="T35" fmla="*/ 114 h 95"/>
                              <a:gd name="T36" fmla="+- 0 660 594"/>
                              <a:gd name="T37" fmla="*/ T36 w 95"/>
                              <a:gd name="T38" fmla="+- 0 110 20"/>
                              <a:gd name="T39" fmla="*/ 110 h 95"/>
                              <a:gd name="T40" fmla="+- 0 675 594"/>
                              <a:gd name="T41" fmla="*/ T40 w 95"/>
                              <a:gd name="T42" fmla="+- 0 100 20"/>
                              <a:gd name="T43" fmla="*/ 100 h 95"/>
                              <a:gd name="T44" fmla="+- 0 685 594"/>
                              <a:gd name="T45" fmla="*/ T44 w 95"/>
                              <a:gd name="T46" fmla="+- 0 85 20"/>
                              <a:gd name="T47" fmla="*/ 85 h 95"/>
                              <a:gd name="T48" fmla="+- 0 689 594"/>
                              <a:gd name="T49" fmla="*/ T48 w 95"/>
                              <a:gd name="T50" fmla="+- 0 67 20"/>
                              <a:gd name="T51" fmla="*/ 67 h 95"/>
                              <a:gd name="T52" fmla="+- 0 685 594"/>
                              <a:gd name="T53" fmla="*/ T52 w 95"/>
                              <a:gd name="T54" fmla="+- 0 49 20"/>
                              <a:gd name="T55" fmla="*/ 49 h 95"/>
                              <a:gd name="T56" fmla="+- 0 675 594"/>
                              <a:gd name="T57" fmla="*/ T56 w 95"/>
                              <a:gd name="T58" fmla="+- 0 34 20"/>
                              <a:gd name="T59" fmla="*/ 34 h 95"/>
                              <a:gd name="T60" fmla="+- 0 660 594"/>
                              <a:gd name="T61" fmla="*/ T60 w 95"/>
                              <a:gd name="T62" fmla="+- 0 23 20"/>
                              <a:gd name="T63" fmla="*/ 23 h 95"/>
                              <a:gd name="T64" fmla="+- 0 641 594"/>
                              <a:gd name="T65" fmla="*/ T64 w 95"/>
                              <a:gd name="T66" fmla="+- 0 20 20"/>
                              <a:gd name="T67" fmla="*/ 20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5" h="95">
                                <a:moveTo>
                                  <a:pt x="47" y="0"/>
                                </a:move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4" y="65"/>
                                </a:lnTo>
                                <a:lnTo>
                                  <a:pt x="14" y="80"/>
                                </a:lnTo>
                                <a:lnTo>
                                  <a:pt x="29" y="90"/>
                                </a:lnTo>
                                <a:lnTo>
                                  <a:pt x="47" y="94"/>
                                </a:lnTo>
                                <a:lnTo>
                                  <a:pt x="66" y="90"/>
                                </a:lnTo>
                                <a:lnTo>
                                  <a:pt x="81" y="80"/>
                                </a:lnTo>
                                <a:lnTo>
                                  <a:pt x="91" y="65"/>
                                </a:lnTo>
                                <a:lnTo>
                                  <a:pt x="95" y="47"/>
                                </a:lnTo>
                                <a:lnTo>
                                  <a:pt x="91" y="29"/>
                                </a:lnTo>
                                <a:lnTo>
                                  <a:pt x="81" y="14"/>
                                </a:lnTo>
                                <a:lnTo>
                                  <a:pt x="66" y="3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8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04"/>
                        <wps:cNvSpPr>
                          <a:spLocks/>
                        </wps:cNvSpPr>
                        <wps:spPr bwMode="auto">
                          <a:xfrm>
                            <a:off x="594" y="19"/>
                            <a:ext cx="95" cy="95"/>
                          </a:xfrm>
                          <a:custGeom>
                            <a:avLst/>
                            <a:gdLst>
                              <a:gd name="T0" fmla="+- 0 594 594"/>
                              <a:gd name="T1" fmla="*/ T0 w 95"/>
                              <a:gd name="T2" fmla="+- 0 67 20"/>
                              <a:gd name="T3" fmla="*/ 67 h 95"/>
                              <a:gd name="T4" fmla="+- 0 598 594"/>
                              <a:gd name="T5" fmla="*/ T4 w 95"/>
                              <a:gd name="T6" fmla="+- 0 49 20"/>
                              <a:gd name="T7" fmla="*/ 49 h 95"/>
                              <a:gd name="T8" fmla="+- 0 608 594"/>
                              <a:gd name="T9" fmla="*/ T8 w 95"/>
                              <a:gd name="T10" fmla="+- 0 34 20"/>
                              <a:gd name="T11" fmla="*/ 34 h 95"/>
                              <a:gd name="T12" fmla="+- 0 623 594"/>
                              <a:gd name="T13" fmla="*/ T12 w 95"/>
                              <a:gd name="T14" fmla="+- 0 23 20"/>
                              <a:gd name="T15" fmla="*/ 23 h 95"/>
                              <a:gd name="T16" fmla="+- 0 641 594"/>
                              <a:gd name="T17" fmla="*/ T16 w 95"/>
                              <a:gd name="T18" fmla="+- 0 20 20"/>
                              <a:gd name="T19" fmla="*/ 20 h 95"/>
                              <a:gd name="T20" fmla="+- 0 660 594"/>
                              <a:gd name="T21" fmla="*/ T20 w 95"/>
                              <a:gd name="T22" fmla="+- 0 23 20"/>
                              <a:gd name="T23" fmla="*/ 23 h 95"/>
                              <a:gd name="T24" fmla="+- 0 675 594"/>
                              <a:gd name="T25" fmla="*/ T24 w 95"/>
                              <a:gd name="T26" fmla="+- 0 34 20"/>
                              <a:gd name="T27" fmla="*/ 34 h 95"/>
                              <a:gd name="T28" fmla="+- 0 685 594"/>
                              <a:gd name="T29" fmla="*/ T28 w 95"/>
                              <a:gd name="T30" fmla="+- 0 49 20"/>
                              <a:gd name="T31" fmla="*/ 49 h 95"/>
                              <a:gd name="T32" fmla="+- 0 689 594"/>
                              <a:gd name="T33" fmla="*/ T32 w 95"/>
                              <a:gd name="T34" fmla="+- 0 67 20"/>
                              <a:gd name="T35" fmla="*/ 67 h 95"/>
                              <a:gd name="T36" fmla="+- 0 685 594"/>
                              <a:gd name="T37" fmla="*/ T36 w 95"/>
                              <a:gd name="T38" fmla="+- 0 85 20"/>
                              <a:gd name="T39" fmla="*/ 85 h 95"/>
                              <a:gd name="T40" fmla="+- 0 675 594"/>
                              <a:gd name="T41" fmla="*/ T40 w 95"/>
                              <a:gd name="T42" fmla="+- 0 100 20"/>
                              <a:gd name="T43" fmla="*/ 100 h 95"/>
                              <a:gd name="T44" fmla="+- 0 660 594"/>
                              <a:gd name="T45" fmla="*/ T44 w 95"/>
                              <a:gd name="T46" fmla="+- 0 110 20"/>
                              <a:gd name="T47" fmla="*/ 110 h 95"/>
                              <a:gd name="T48" fmla="+- 0 641 594"/>
                              <a:gd name="T49" fmla="*/ T48 w 95"/>
                              <a:gd name="T50" fmla="+- 0 114 20"/>
                              <a:gd name="T51" fmla="*/ 114 h 95"/>
                              <a:gd name="T52" fmla="+- 0 623 594"/>
                              <a:gd name="T53" fmla="*/ T52 w 95"/>
                              <a:gd name="T54" fmla="+- 0 110 20"/>
                              <a:gd name="T55" fmla="*/ 110 h 95"/>
                              <a:gd name="T56" fmla="+- 0 608 594"/>
                              <a:gd name="T57" fmla="*/ T56 w 95"/>
                              <a:gd name="T58" fmla="+- 0 100 20"/>
                              <a:gd name="T59" fmla="*/ 100 h 95"/>
                              <a:gd name="T60" fmla="+- 0 598 594"/>
                              <a:gd name="T61" fmla="*/ T60 w 95"/>
                              <a:gd name="T62" fmla="+- 0 85 20"/>
                              <a:gd name="T63" fmla="*/ 85 h 95"/>
                              <a:gd name="T64" fmla="+- 0 594 594"/>
                              <a:gd name="T65" fmla="*/ T64 w 95"/>
                              <a:gd name="T66" fmla="+- 0 67 20"/>
                              <a:gd name="T67" fmla="*/ 67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5" h="95">
                                <a:moveTo>
                                  <a:pt x="0" y="47"/>
                                </a:moveTo>
                                <a:lnTo>
                                  <a:pt x="4" y="29"/>
                                </a:lnTo>
                                <a:lnTo>
                                  <a:pt x="14" y="14"/>
                                </a:lnTo>
                                <a:lnTo>
                                  <a:pt x="29" y="3"/>
                                </a:lnTo>
                                <a:lnTo>
                                  <a:pt x="47" y="0"/>
                                </a:lnTo>
                                <a:lnTo>
                                  <a:pt x="66" y="3"/>
                                </a:lnTo>
                                <a:lnTo>
                                  <a:pt x="81" y="14"/>
                                </a:lnTo>
                                <a:lnTo>
                                  <a:pt x="91" y="29"/>
                                </a:lnTo>
                                <a:lnTo>
                                  <a:pt x="95" y="47"/>
                                </a:lnTo>
                                <a:lnTo>
                                  <a:pt x="91" y="65"/>
                                </a:lnTo>
                                <a:lnTo>
                                  <a:pt x="81" y="80"/>
                                </a:lnTo>
                                <a:lnTo>
                                  <a:pt x="66" y="90"/>
                                </a:lnTo>
                                <a:lnTo>
                                  <a:pt x="47" y="94"/>
                                </a:lnTo>
                                <a:lnTo>
                                  <a:pt x="29" y="90"/>
                                </a:lnTo>
                                <a:lnTo>
                                  <a:pt x="14" y="80"/>
                                </a:lnTo>
                                <a:lnTo>
                                  <a:pt x="4" y="65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B88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" y="8"/>
                            <a:ext cx="11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6BB052" id="Group 102" o:spid="_x0000_s1026" style="width:66.6pt;height:6.7pt;mso-position-horizontal-relative:char;mso-position-vertical-relative:line" coordsize="1332,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">
                <v:line id="Line 110" o:spid="_x0000_s1027" style="position:absolute;visibility:visible;mso-wrap-style:square" from="0,67" to="1332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" strokecolor="#bebebe" strokeweight=".28997mm"/>
                <v:shape id="Freeform 109" o:spid="_x0000_s1028" style="position:absolute;left:461;top:16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" path="m51,l31,4,15,15,4,31,,51,4,71,15,87,31,98r20,4l71,98,87,87,98,71r4,-20l98,31,87,15,71,4,51,xe" fillcolor="#000004" stroked="f">
                  <v:path arrowok="t" o:connecttype="custom" o:connectlocs="51,16;31,20;15,31;4,47;0,67;4,87;15,103;31,114;51,118;71,114;87,103;98,87;102,67;98,47;87,31;71,20;51,16" o:connectangles="0,0,0,0,0,0,0,0,0,0,0,0,0,0,0,0,0"/>
                </v:shape>
                <v:shape id="Freeform 108" o:spid="_x0000_s1029" style="position:absolute;left:461;top:16;width:102;height:102;visibility:visible;mso-wrap-style:square;v-text-anchor:top" coordsize="102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" path="m,51l4,31,15,15,31,4,51,,71,4,87,15,98,31r4,20l98,71,87,87,71,98r-20,4l31,98,15,87,4,71,,51e" filled="f" strokecolor="#000004" strokeweight=".19242mm">
                  <v:path arrowok="t" o:connecttype="custom" o:connectlocs="0,67;4,47;15,31;31,20;51,16;71,20;87,31;98,47;102,67;98,87;87,103;71,114;51,118;31,114;15,103;4,87;0,67" o:connectangles="0,0,0,0,0,0,0,0,0,0,0,0,0,0,0,0,0"/>
                </v:shape>
                <v:shape id="Picture 107" o:spid="_x0000_s1030" type="#_x0000_t75" style="position:absolute;left:961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">
                  <v:imagedata r:id="rId199" o:title=""/>
                </v:shape>
                <v:shape id="Picture 106" o:spid="_x0000_s1031" type="#_x0000_t75" style="position:absolute;left:224;width:133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">
                  <v:imagedata r:id="rId200" o:title=""/>
                </v:shape>
                <v:shape id="Freeform 105" o:spid="_x0000_s1032" style="position:absolute;left:594;top:19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" path="m47,l29,3,14,14,4,29,,47,4,65,14,80,29,90r18,4l66,90,81,80,91,65,95,47,91,29,81,14,66,3,47,xe" fillcolor="#fb8861" stroked="f">
                  <v:path arrowok="t" o:connecttype="custom" o:connectlocs="47,20;29,23;14,34;4,49;0,67;4,85;14,100;29,110;47,114;66,110;81,100;91,85;95,67;91,49;81,34;66,23;47,20" o:connectangles="0,0,0,0,0,0,0,0,0,0,0,0,0,0,0,0,0"/>
                </v:shape>
                <v:shape id="Freeform 104" o:spid="_x0000_s1033" style="position:absolute;left:594;top:19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" path="m,47l4,29,14,14,29,3,47,,66,3,81,14,91,29r4,18l91,65,81,80,66,90,47,94,29,90,14,80,4,65,,47e" filled="f" strokecolor="#fb8861" strokeweight=".19242mm">
                  <v:path arrowok="t" o:connecttype="custom" o:connectlocs="0,67;4,49;14,34;29,23;47,20;66,23;81,34;91,49;95,67;91,85;81,100;66,110;47,114;29,110;14,100;4,85;0,67" o:connectangles="0,0,0,0,0,0,0,0,0,0,0,0,0,0,0,0,0"/>
                </v:shape>
                <v:shape id="Picture 103" o:spid="_x0000_s1034" type="#_x0000_t75" style="position:absolute;left:739;top:8;width:11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">
                  <v:imagedata r:id="rId201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-1"/>
          <w:sz w:val="13"/>
        </w:rPr>
        <w:tab/>
      </w:r>
      <w:r w:rsidR="00C85944">
        <w:rPr>
          <w:rFonts w:ascii="Times New Roman"/>
          <w:noProof/>
          <w:position w:val="-2"/>
          <w:sz w:val="14"/>
        </w:rPr>
        <mc:AlternateContent>
          <mc:Choice Requires="wpg">
            <w:drawing>
              <wp:inline distT="0" distB="0" distL="0" distR="0" wp14:anchorId="04B321C2" wp14:editId="73089C01">
                <wp:extent cx="845820" cy="92710"/>
                <wp:effectExtent l="10795" t="1905" r="10160" b="635"/>
                <wp:docPr id="10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92710"/>
                          <a:chOff x="0" y="0"/>
                          <a:chExt cx="1332" cy="146"/>
                        </a:xfrm>
                      </wpg:grpSpPr>
                      <wps:wsp>
                        <wps:cNvPr id="108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0" y="72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10439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" y="1"/>
                            <a:ext cx="143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" y="5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" y="0"/>
                            <a:ext cx="146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0509B2" id="Group 97" o:spid="_x0000_s1026" style="width:66.6pt;height:7.3pt;mso-position-horizontal-relative:char;mso-position-vertical-relative:line" coordsize="1332,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">
                <v:line id="Line 101" o:spid="_x0000_s1027" style="position:absolute;visibility:visible;mso-wrap-style:square" from="0,72" to="1332,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" strokecolor="#bebebe" strokeweight=".28997mm"/>
                <v:shape id="Picture 100" o:spid="_x0000_s1028" type="#_x0000_t75" style="position:absolute;left:924;top:1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">
                  <v:imagedata r:id="rId205" o:title=""/>
                </v:shape>
                <v:shape id="Picture 99" o:spid="_x0000_s1029" type="#_x0000_t75" style="position:absolute;left:606;top:5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">
                  <v:imagedata r:id="rId206" o:title=""/>
                </v:shape>
                <v:shape id="Picture 98" o:spid="_x0000_s1030" type="#_x0000_t75" style="position:absolute;left:271;width:14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">
                  <v:imagedata r:id="rId207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 w:rsidR="00C85944">
        <w:rPr>
          <w:rFonts w:ascii="Times New Roman"/>
          <w:noProof/>
          <w:position w:val="-2"/>
          <w:sz w:val="15"/>
        </w:rPr>
        <mc:AlternateContent>
          <mc:Choice Requires="wpg">
            <w:drawing>
              <wp:inline distT="0" distB="0" distL="0" distR="0" wp14:anchorId="3C58B3E8" wp14:editId="2F436741">
                <wp:extent cx="845820" cy="97790"/>
                <wp:effectExtent l="13335" t="0" r="7620" b="0"/>
                <wp:docPr id="10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5820" cy="97790"/>
                          <a:chOff x="0" y="0"/>
                          <a:chExt cx="1332" cy="154"/>
                        </a:xfrm>
                      </wpg:grpSpPr>
                      <wps:wsp>
                        <wps:cNvPr id="10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0" y="77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10439">
                            <a:solidFill>
                              <a:srgbClr val="BEBE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" y="6"/>
                            <a:ext cx="180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" y="0"/>
                            <a:ext cx="15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" y="23"/>
                            <a:ext cx="106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565146" id="Group 92" o:spid="_x0000_s1026" style="width:66.6pt;height:7.7pt;mso-position-horizontal-relative:char;mso-position-vertical-relative:line" coordsize="1332,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">
                <v:line id="Line 96" o:spid="_x0000_s1027" style="position:absolute;visibility:visible;mso-wrap-style:square" from="0,77" to="1332,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" strokecolor="#bebebe" strokeweight=".28997mm"/>
                <v:shape id="Picture 95" o:spid="_x0000_s1028" type="#_x0000_t75" style="position:absolute;left:850;top:6;width:180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">
                  <v:imagedata r:id="rId211" o:title=""/>
                </v:shape>
                <v:shape id="Picture 94" o:spid="_x0000_s1029" type="#_x0000_t75" style="position:absolute;left:312;width:15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">
                  <v:imagedata r:id="rId212" o:title=""/>
                </v:shape>
                <v:shape id="Picture 93" o:spid="_x0000_s1030" type="#_x0000_t75" style="position:absolute;left:597;top:23;width:106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">
                  <v:imagedata r:id="rId213" o:title=""/>
                </v:shape>
                <w10:anchorlock/>
              </v:group>
            </w:pict>
          </mc:Fallback>
        </mc:AlternateContent>
      </w:r>
    </w:p>
    <w:p w14:paraId="46C1CBD9" w14:textId="77777777" w:rsidR="006F1C89" w:rsidRDefault="006F1C89">
      <w:pPr>
        <w:pStyle w:val="BodyText"/>
        <w:spacing w:before="3"/>
        <w:rPr>
          <w:rFonts w:ascii="Times New Roman"/>
          <w:sz w:val="19"/>
        </w:rPr>
      </w:pPr>
    </w:p>
    <w:p w14:paraId="13B6211F" w14:textId="77777777" w:rsidR="006F1C89" w:rsidRDefault="005D3991">
      <w:pPr>
        <w:tabs>
          <w:tab w:val="left" w:pos="1167"/>
          <w:tab w:val="left" w:pos="1570"/>
          <w:tab w:val="left" w:pos="2432"/>
          <w:tab w:val="left" w:pos="2896"/>
          <w:tab w:val="left" w:pos="3300"/>
          <w:tab w:val="left" w:pos="4161"/>
          <w:tab w:val="left" w:pos="4625"/>
          <w:tab w:val="left" w:pos="5029"/>
          <w:tab w:val="left" w:pos="5890"/>
          <w:tab w:val="left" w:pos="6354"/>
          <w:tab w:val="left" w:pos="6758"/>
          <w:tab w:val="left" w:pos="7619"/>
          <w:tab w:val="left" w:pos="8083"/>
          <w:tab w:val="left" w:pos="8487"/>
          <w:tab w:val="left" w:pos="9348"/>
          <w:tab w:val="left" w:pos="9812"/>
          <w:tab w:val="left" w:pos="10216"/>
        </w:tabs>
        <w:spacing w:before="95"/>
        <w:ind w:left="703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4D4D4D"/>
          <w:sz w:val="21"/>
        </w:rPr>
        <w:t>−</w:t>
      </w:r>
      <w:r>
        <w:rPr>
          <w:rFonts w:ascii="Times New Roman" w:hAnsi="Times New Roman"/>
          <w:color w:val="4D4D4D"/>
          <w:spacing w:val="-30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  <w:r>
        <w:rPr>
          <w:rFonts w:ascii="Times New Roman" w:hAnsi="Times New Roman"/>
          <w:color w:val="4D4D4D"/>
          <w:sz w:val="21"/>
        </w:rPr>
        <w:tab/>
        <w:t>−</w:t>
      </w:r>
      <w:r>
        <w:rPr>
          <w:rFonts w:ascii="Times New Roman" w:hAnsi="Times New Roman"/>
          <w:color w:val="4D4D4D"/>
          <w:spacing w:val="-29"/>
          <w:sz w:val="21"/>
        </w:rPr>
        <w:t xml:space="preserve"> </w:t>
      </w:r>
      <w:r>
        <w:rPr>
          <w:rFonts w:ascii="Times New Roman" w:hAnsi="Times New Roman"/>
          <w:color w:val="4D4D4D"/>
          <w:sz w:val="21"/>
        </w:rPr>
        <w:t>2</w:t>
      </w:r>
      <w:r>
        <w:rPr>
          <w:rFonts w:ascii="Times New Roman" w:hAnsi="Times New Roman"/>
          <w:color w:val="4D4D4D"/>
          <w:sz w:val="21"/>
        </w:rPr>
        <w:tab/>
        <w:t>0</w:t>
      </w:r>
      <w:r>
        <w:rPr>
          <w:rFonts w:ascii="Times New Roman" w:hAnsi="Times New Roman"/>
          <w:color w:val="4D4D4D"/>
          <w:sz w:val="21"/>
        </w:rPr>
        <w:tab/>
        <w:t>2</w:t>
      </w:r>
    </w:p>
    <w:p w14:paraId="4D215B35" w14:textId="77777777" w:rsidR="006F1C89" w:rsidRDefault="006F1C89">
      <w:pPr>
        <w:pStyle w:val="BodyText"/>
        <w:spacing w:before="2"/>
        <w:rPr>
          <w:rFonts w:ascii="Times New Roman"/>
          <w:sz w:val="25"/>
        </w:rPr>
      </w:pPr>
    </w:p>
    <w:p w14:paraId="13B4DBE5" w14:textId="246E4645" w:rsidR="006F1C89" w:rsidRDefault="005D3991">
      <w:pPr>
        <w:spacing w:before="63"/>
        <w:ind w:left="150" w:right="106"/>
        <w:jc w:val="both"/>
        <w:rPr>
          <w:sz w:val="18"/>
        </w:rPr>
      </w:pPr>
      <w:r>
        <w:rPr>
          <w:b/>
          <w:w w:val="110"/>
          <w:sz w:val="18"/>
        </w:rPr>
        <w:t>Figure 9:</w:t>
      </w:r>
      <w:r>
        <w:rPr>
          <w:b/>
          <w:spacing w:val="24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phase-plane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plot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showing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phenotypes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species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at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end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simulation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six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different</w:t>
      </w:r>
      <w:r>
        <w:rPr>
          <w:spacing w:val="-6"/>
          <w:w w:val="110"/>
          <w:sz w:val="18"/>
        </w:rPr>
        <w:t xml:space="preserve"> </w:t>
      </w:r>
      <w:r>
        <w:rPr>
          <w:rFonts w:ascii="Arial" w:hAnsi="Arial"/>
          <w:i/>
          <w:w w:val="110"/>
          <w:sz w:val="18"/>
        </w:rPr>
        <w:t>σ</w:t>
      </w:r>
      <w:r>
        <w:rPr>
          <w:w w:val="110"/>
          <w:sz w:val="18"/>
        </w:rPr>
        <w:t>-values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for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both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gradual</w:t>
      </w:r>
      <w:r>
        <w:rPr>
          <w:spacing w:val="-42"/>
          <w:w w:val="110"/>
          <w:sz w:val="18"/>
        </w:rPr>
        <w:t xml:space="preserve"> </w:t>
      </w:r>
      <w:r>
        <w:rPr>
          <w:w w:val="110"/>
          <w:sz w:val="18"/>
        </w:rPr>
        <w:t>evolution and immigration. The top rows are simulations for species with a complex life cycle and the bottom rows simulations for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species with a simple life cycle.  For complex life cycles the x-axis is juvenile trait and the y-axis adult trait.  Standard parameters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and an even resource distribution were used. The </w:t>
      </w:r>
      <w:r w:rsidR="000C3C78">
        <w:rPr>
          <w:w w:val="110"/>
          <w:sz w:val="18"/>
        </w:rPr>
        <w:t>colors</w:t>
      </w:r>
      <w:r>
        <w:rPr>
          <w:w w:val="110"/>
          <w:sz w:val="18"/>
        </w:rPr>
        <w:t xml:space="preserve"> of the dots differentiate </w:t>
      </w:r>
      <w:proofErr w:type="gramStart"/>
      <w:r>
        <w:rPr>
          <w:w w:val="110"/>
          <w:sz w:val="18"/>
        </w:rPr>
        <w:t>species</w:t>
      </w:r>
      <w:proofErr w:type="gramEnd"/>
      <w:r>
        <w:rPr>
          <w:w w:val="110"/>
          <w:sz w:val="18"/>
        </w:rPr>
        <w:t xml:space="preserve"> and the size of a dot corresponds to the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abundance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species.</w:t>
      </w:r>
    </w:p>
    <w:p w14:paraId="1C64994A" w14:textId="77777777" w:rsidR="006F1C89" w:rsidRDefault="006F1C89">
      <w:pPr>
        <w:rPr>
          <w:sz w:val="18"/>
        </w:rPr>
      </w:pPr>
    </w:p>
    <w:p w14:paraId="5A596F18" w14:textId="77777777" w:rsidR="006F1C89" w:rsidRDefault="006F1C89">
      <w:pPr>
        <w:spacing w:before="9"/>
        <w:rPr>
          <w:sz w:val="16"/>
        </w:rPr>
      </w:pPr>
    </w:p>
    <w:p w14:paraId="3407C2F0" w14:textId="61629679" w:rsidR="006F1C89" w:rsidRDefault="005D3991">
      <w:pPr>
        <w:pStyle w:val="BodyText"/>
        <w:spacing w:line="242" w:lineRule="auto"/>
        <w:ind w:left="150" w:right="106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 xml:space="preserve">cluster around the peak of </w:t>
      </w:r>
      <w:proofErr w:type="spellStart"/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25"/>
        </w:rPr>
        <w:t xml:space="preserve">= </w:t>
      </w:r>
      <w:r>
        <w:rPr>
          <w:rFonts w:ascii="Calibri" w:hAnsi="Calibri"/>
          <w:w w:val="105"/>
        </w:rPr>
        <w:t>2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 xml:space="preserve">5 and avoid the area where there are the least resources </w:t>
      </w:r>
      <w:proofErr w:type="spellStart"/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25"/>
        </w:rPr>
        <w:t xml:space="preserve">= </w:t>
      </w:r>
      <w:r>
        <w:rPr>
          <w:rFonts w:ascii="Arial" w:hAnsi="Arial"/>
          <w:i/>
          <w:w w:val="105"/>
        </w:rPr>
        <w:t>−</w:t>
      </w:r>
      <w:r>
        <w:rPr>
          <w:rFonts w:ascii="Calibri" w:hAnsi="Calibri"/>
          <w:w w:val="105"/>
        </w:rPr>
        <w:t>2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5. For 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bimodal resource distribution there are two different peaks, and therefore two clusters </w:t>
      </w:r>
      <w:r w:rsidR="000C3C78">
        <w:rPr>
          <w:rFonts w:ascii="Calibri" w:hAnsi="Calibri"/>
          <w:w w:val="105"/>
        </w:rPr>
        <w:t>center</w:t>
      </w:r>
      <w:r>
        <w:rPr>
          <w:rFonts w:ascii="Calibri" w:hAnsi="Calibri"/>
          <w:w w:val="105"/>
        </w:rPr>
        <w:t xml:space="preserve"> on them (fig-</w:t>
      </w:r>
      <w:r>
        <w:rPr>
          <w:rFonts w:ascii="Calibri" w:hAnsi="Calibri"/>
          <w:spacing w:val="1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ure</w:t>
      </w:r>
      <w:proofErr w:type="spellEnd"/>
      <w:r>
        <w:rPr>
          <w:rFonts w:ascii="Calibri" w:hAnsi="Calibri"/>
          <w:w w:val="105"/>
        </w:rPr>
        <w:t xml:space="preserve"> 10). At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rFonts w:ascii="Calibri" w:hAnsi="Calibri"/>
          <w:w w:val="125"/>
        </w:rPr>
        <w:t xml:space="preserve">=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05 and high mutation probability the two axes community appeared regardless of resource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distribution.</w:t>
      </w:r>
    </w:p>
    <w:p w14:paraId="28CE3526" w14:textId="77777777" w:rsidR="006F1C89" w:rsidRDefault="006F1C89">
      <w:pPr>
        <w:rPr>
          <w:sz w:val="24"/>
        </w:rPr>
      </w:pPr>
    </w:p>
    <w:p w14:paraId="09D9C2FB" w14:textId="77777777" w:rsidR="006F1C89" w:rsidRDefault="005D3991">
      <w:pPr>
        <w:pStyle w:val="Heading2"/>
      </w:pPr>
      <w:r>
        <w:rPr>
          <w:w w:val="120"/>
        </w:rPr>
        <w:t>Trimorphic</w:t>
      </w:r>
      <w:r>
        <w:rPr>
          <w:spacing w:val="-3"/>
          <w:w w:val="120"/>
        </w:rPr>
        <w:t xml:space="preserve"> </w:t>
      </w:r>
      <w:r>
        <w:rPr>
          <w:w w:val="120"/>
        </w:rPr>
        <w:t>Community</w:t>
      </w:r>
      <w:r>
        <w:rPr>
          <w:spacing w:val="-2"/>
          <w:w w:val="120"/>
        </w:rPr>
        <w:t xml:space="preserve"> </w:t>
      </w:r>
      <w:r>
        <w:rPr>
          <w:w w:val="120"/>
        </w:rPr>
        <w:t>in</w:t>
      </w:r>
      <w:r>
        <w:rPr>
          <w:spacing w:val="-2"/>
          <w:w w:val="120"/>
        </w:rPr>
        <w:t xml:space="preserve">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proofErr w:type="gramStart"/>
      <w:r>
        <w:rPr>
          <w:w w:val="120"/>
        </w:rPr>
        <w:t>two</w:t>
      </w:r>
      <w:r>
        <w:rPr>
          <w:spacing w:val="-2"/>
          <w:w w:val="120"/>
        </w:rPr>
        <w:t xml:space="preserve"> </w:t>
      </w:r>
      <w:r>
        <w:rPr>
          <w:w w:val="120"/>
        </w:rPr>
        <w:t>resource</w:t>
      </w:r>
      <w:proofErr w:type="gramEnd"/>
      <w:r>
        <w:rPr>
          <w:spacing w:val="-2"/>
          <w:w w:val="120"/>
        </w:rPr>
        <w:t xml:space="preserve"> </w:t>
      </w:r>
      <w:r>
        <w:rPr>
          <w:w w:val="120"/>
        </w:rPr>
        <w:t>system.</w:t>
      </w:r>
    </w:p>
    <w:p w14:paraId="0219D84D" w14:textId="5EB8416F" w:rsidR="006F1C89" w:rsidRDefault="005D3991">
      <w:pPr>
        <w:pStyle w:val="BodyText"/>
        <w:spacing w:before="138" w:line="242" w:lineRule="auto"/>
        <w:ind w:left="150" w:right="108"/>
        <w:jc w:val="both"/>
        <w:rPr>
          <w:rFonts w:ascii="Calibri"/>
        </w:rPr>
      </w:pPr>
      <w:r>
        <w:rPr>
          <w:rFonts w:ascii="Calibri"/>
          <w:w w:val="105"/>
        </w:rPr>
        <w:t xml:space="preserve">To compare the results of </w:t>
      </w:r>
      <w:r w:rsidR="00186B8B">
        <w:rPr>
          <w:rFonts w:ascii="Calibri"/>
          <w:w w:val="105"/>
        </w:rPr>
        <w:t xml:space="preserve">my </w:t>
      </w:r>
      <w:r>
        <w:rPr>
          <w:rFonts w:ascii="Calibri"/>
          <w:w w:val="105"/>
        </w:rPr>
        <w:t>model with that of Vasconcelos et al. (2022), simulations where consumers had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two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resources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available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were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done.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Only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even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skewed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resource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distributions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were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used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these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simulations,</w:t>
      </w:r>
      <w:r>
        <w:rPr>
          <w:rFonts w:ascii="Calibri"/>
          <w:spacing w:val="-50"/>
          <w:w w:val="105"/>
        </w:rPr>
        <w:t xml:space="preserve"> </w:t>
      </w:r>
      <w:ins w:id="103" w:author="Frank Johansson" w:date="2024-07-26T11:32:00Z">
        <w:r w:rsidR="00186B8B">
          <w:rPr>
            <w:rFonts w:ascii="Calibri"/>
            <w:spacing w:val="-50"/>
            <w:w w:val="105"/>
          </w:rPr>
          <w:t xml:space="preserve"> </w:t>
        </w:r>
      </w:ins>
      <w:r>
        <w:rPr>
          <w:rFonts w:ascii="Calibri"/>
          <w:w w:val="105"/>
        </w:rPr>
        <w:t>in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lastRenderedPageBreak/>
        <w:t>other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words,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symmetric</w:t>
      </w:r>
      <w:r>
        <w:rPr>
          <w:rFonts w:ascii="Calibri"/>
          <w:spacing w:val="22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an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asymmetric</w:t>
      </w:r>
      <w:r>
        <w:rPr>
          <w:rFonts w:ascii="Calibri"/>
          <w:spacing w:val="22"/>
          <w:w w:val="105"/>
        </w:rPr>
        <w:t xml:space="preserve"> </w:t>
      </w:r>
      <w:r>
        <w:rPr>
          <w:rFonts w:ascii="Calibri"/>
          <w:w w:val="105"/>
        </w:rPr>
        <w:t>resource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distribution,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with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resources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characteristics</w:t>
      </w:r>
      <w:r>
        <w:rPr>
          <w:rFonts w:ascii="Calibri"/>
          <w:spacing w:val="22"/>
          <w:w w:val="105"/>
        </w:rPr>
        <w:t xml:space="preserve"> </w:t>
      </w:r>
      <w:r>
        <w:rPr>
          <w:rFonts w:ascii="Calibri"/>
          <w:w w:val="105"/>
        </w:rPr>
        <w:t>equal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to</w:t>
      </w:r>
    </w:p>
    <w:p w14:paraId="348BAF88" w14:textId="77777777" w:rsidR="006F1C89" w:rsidRDefault="005D3991">
      <w:pPr>
        <w:pStyle w:val="BodyText"/>
        <w:spacing w:line="242" w:lineRule="auto"/>
        <w:ind w:left="150" w:right="106"/>
        <w:jc w:val="both"/>
        <w:rPr>
          <w:rFonts w:ascii="Calibri"/>
        </w:rPr>
      </w:pPr>
      <w:r>
        <w:rPr>
          <w:rFonts w:ascii="Calibri"/>
          <w:w w:val="105"/>
        </w:rPr>
        <w:t>-1 and 1.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 resource abundances were either 25 000 for both (even) or 10 000 and 40 000 (skewed).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trimorphic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community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was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sometimes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reached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skewed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resource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distributions,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but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never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even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resource</w:t>
      </w:r>
    </w:p>
    <w:p w14:paraId="6DD9B8AA" w14:textId="77777777" w:rsidR="006F1C89" w:rsidRDefault="006F1C89">
      <w:pPr>
        <w:spacing w:line="242" w:lineRule="auto"/>
        <w:jc w:val="both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548E54CE" w14:textId="77777777" w:rsidR="006F1C89" w:rsidRDefault="005D3991">
      <w:pPr>
        <w:spacing w:before="155"/>
        <w:ind w:left="318"/>
        <w:rPr>
          <w:rFonts w:ascii="Times New Roman"/>
          <w:sz w:val="18"/>
        </w:rPr>
      </w:pPr>
      <w:r>
        <w:rPr>
          <w:rFonts w:ascii="Times New Roman"/>
          <w:sz w:val="18"/>
        </w:rPr>
        <w:lastRenderedPageBreak/>
        <w:t>(A)</w:t>
      </w:r>
    </w:p>
    <w:p w14:paraId="73585732" w14:textId="77777777" w:rsidR="006F1C89" w:rsidRDefault="005D3991">
      <w:pPr>
        <w:pStyle w:val="BodyText"/>
        <w:spacing w:before="5"/>
        <w:rPr>
          <w:rFonts w:ascii="Times New Roman"/>
          <w:sz w:val="26"/>
        </w:rPr>
      </w:pPr>
      <w:r>
        <w:br w:type="column"/>
      </w:r>
    </w:p>
    <w:p w14:paraId="1F161CBE" w14:textId="77777777" w:rsidR="006F1C89" w:rsidRDefault="005D3991">
      <w:pPr>
        <w:ind w:left="318"/>
        <w:rPr>
          <w:rFonts w:ascii="Times New Roman" w:hAnsi="Times New Roman"/>
          <w:sz w:val="18"/>
        </w:rPr>
      </w:pPr>
      <w:r>
        <w:rPr>
          <w:rFonts w:ascii="Symbol" w:hAnsi="Symbol"/>
          <w:sz w:val="18"/>
        </w:rPr>
        <w:t></w:t>
      </w:r>
      <w:r>
        <w:rPr>
          <w:rFonts w:ascii="Times New Roman" w:hAnsi="Times New Roman"/>
          <w:spacing w:val="7"/>
          <w:sz w:val="18"/>
        </w:rPr>
        <w:t xml:space="preserve"> </w:t>
      </w:r>
      <w:r>
        <w:rPr>
          <w:rFonts w:ascii="Symbol" w:hAnsi="Symbol"/>
          <w:sz w:val="18"/>
        </w:rPr>
        <w:t>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rFonts w:ascii="Times New Roman" w:hAnsi="Times New Roman"/>
          <w:sz w:val="18"/>
        </w:rPr>
        <w:t>0.2</w:t>
      </w:r>
    </w:p>
    <w:p w14:paraId="2E595701" w14:textId="77777777" w:rsidR="006F1C89" w:rsidRDefault="005D3991">
      <w:pPr>
        <w:spacing w:before="155"/>
        <w:ind w:left="318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</w:rPr>
        <w:t>(B)</w:t>
      </w:r>
    </w:p>
    <w:p w14:paraId="346B7AC2" w14:textId="77777777" w:rsidR="006F1C89" w:rsidRDefault="005D3991">
      <w:pPr>
        <w:pStyle w:val="BodyText"/>
        <w:spacing w:before="5"/>
        <w:rPr>
          <w:rFonts w:ascii="Times New Roman"/>
          <w:sz w:val="26"/>
        </w:rPr>
      </w:pPr>
      <w:r>
        <w:br w:type="column"/>
      </w:r>
    </w:p>
    <w:p w14:paraId="1A514390" w14:textId="77777777" w:rsidR="006F1C89" w:rsidRDefault="005D3991">
      <w:pPr>
        <w:ind w:left="318"/>
        <w:rPr>
          <w:rFonts w:ascii="Times New Roman" w:hAnsi="Times New Roman"/>
          <w:sz w:val="18"/>
        </w:rPr>
      </w:pPr>
      <w:r>
        <w:rPr>
          <w:rFonts w:ascii="Symbol" w:hAnsi="Symbol"/>
          <w:sz w:val="18"/>
        </w:rPr>
        <w:t>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rFonts w:ascii="Symbol" w:hAnsi="Symbol"/>
          <w:sz w:val="18"/>
        </w:rPr>
        <w:t></w:t>
      </w:r>
      <w:r>
        <w:rPr>
          <w:rFonts w:ascii="Times New Roman" w:hAnsi="Times New Roman"/>
          <w:spacing w:val="6"/>
          <w:sz w:val="18"/>
        </w:rPr>
        <w:t xml:space="preserve"> </w:t>
      </w:r>
      <w:r>
        <w:rPr>
          <w:rFonts w:ascii="Times New Roman" w:hAnsi="Times New Roman"/>
          <w:sz w:val="18"/>
        </w:rPr>
        <w:t>0.2</w:t>
      </w:r>
    </w:p>
    <w:p w14:paraId="3A99B20C" w14:textId="77777777" w:rsidR="006F1C89" w:rsidRDefault="005D3991">
      <w:pPr>
        <w:spacing w:before="155"/>
        <w:ind w:left="318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</w:rPr>
        <w:t>(C)</w:t>
      </w:r>
    </w:p>
    <w:p w14:paraId="35503BD2" w14:textId="77777777" w:rsidR="006F1C89" w:rsidRDefault="005D3991">
      <w:pPr>
        <w:pStyle w:val="BodyText"/>
        <w:spacing w:before="5"/>
        <w:rPr>
          <w:rFonts w:ascii="Times New Roman"/>
          <w:sz w:val="26"/>
        </w:rPr>
      </w:pPr>
      <w:r>
        <w:br w:type="column"/>
      </w:r>
    </w:p>
    <w:p w14:paraId="6213A960" w14:textId="77777777" w:rsidR="006F1C89" w:rsidRDefault="005D3991">
      <w:pPr>
        <w:ind w:left="318"/>
        <w:rPr>
          <w:rFonts w:ascii="Times New Roman" w:hAnsi="Times New Roman"/>
          <w:sz w:val="18"/>
        </w:rPr>
      </w:pPr>
      <w:r>
        <w:rPr>
          <w:rFonts w:ascii="Symbol" w:hAnsi="Symbol"/>
          <w:sz w:val="18"/>
        </w:rPr>
        <w:t>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rFonts w:ascii="Symbol" w:hAnsi="Symbol"/>
          <w:sz w:val="18"/>
        </w:rPr>
        <w:t></w:t>
      </w:r>
      <w:r>
        <w:rPr>
          <w:rFonts w:ascii="Times New Roman" w:hAnsi="Times New Roman"/>
          <w:spacing w:val="7"/>
          <w:sz w:val="18"/>
        </w:rPr>
        <w:t xml:space="preserve"> </w:t>
      </w:r>
      <w:r>
        <w:rPr>
          <w:rFonts w:ascii="Times New Roman" w:hAnsi="Times New Roman"/>
          <w:sz w:val="18"/>
        </w:rPr>
        <w:t>0.2</w:t>
      </w:r>
    </w:p>
    <w:p w14:paraId="2755A9A9" w14:textId="77777777" w:rsidR="006F1C89" w:rsidRDefault="005D3991">
      <w:pPr>
        <w:spacing w:before="155"/>
        <w:ind w:left="318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</w:rPr>
        <w:t>(D)</w:t>
      </w:r>
    </w:p>
    <w:p w14:paraId="1C5A6D72" w14:textId="77777777" w:rsidR="006F1C89" w:rsidRDefault="005D3991">
      <w:pPr>
        <w:pStyle w:val="BodyText"/>
        <w:spacing w:before="5"/>
        <w:rPr>
          <w:rFonts w:ascii="Times New Roman"/>
          <w:sz w:val="26"/>
        </w:rPr>
      </w:pPr>
      <w:r>
        <w:br w:type="column"/>
      </w:r>
    </w:p>
    <w:p w14:paraId="542578F8" w14:textId="77777777" w:rsidR="006F1C89" w:rsidRDefault="005D3991">
      <w:pPr>
        <w:ind w:left="318"/>
        <w:rPr>
          <w:rFonts w:ascii="Times New Roman" w:hAnsi="Times New Roman"/>
          <w:sz w:val="18"/>
        </w:rPr>
      </w:pPr>
      <w:r>
        <w:rPr>
          <w:rFonts w:ascii="Symbol" w:hAnsi="Symbol"/>
          <w:sz w:val="18"/>
        </w:rPr>
        <w:t></w:t>
      </w:r>
      <w:r>
        <w:rPr>
          <w:rFonts w:ascii="Times New Roman" w:hAnsi="Times New Roman"/>
          <w:spacing w:val="6"/>
          <w:sz w:val="18"/>
        </w:rPr>
        <w:t xml:space="preserve"> </w:t>
      </w:r>
      <w:r>
        <w:rPr>
          <w:rFonts w:ascii="Symbol" w:hAnsi="Symbol"/>
          <w:sz w:val="18"/>
        </w:rPr>
        <w:t></w:t>
      </w:r>
      <w:r>
        <w:rPr>
          <w:rFonts w:ascii="Times New Roman" w:hAnsi="Times New Roman"/>
          <w:spacing w:val="5"/>
          <w:sz w:val="18"/>
        </w:rPr>
        <w:t xml:space="preserve"> </w:t>
      </w:r>
      <w:r>
        <w:rPr>
          <w:rFonts w:ascii="Times New Roman" w:hAnsi="Times New Roman"/>
          <w:sz w:val="18"/>
        </w:rPr>
        <w:t>0.2</w:t>
      </w:r>
    </w:p>
    <w:p w14:paraId="3C9E91AB" w14:textId="77777777" w:rsidR="006F1C89" w:rsidRDefault="006F1C89">
      <w:pPr>
        <w:rPr>
          <w:rFonts w:ascii="Times New Roman" w:hAnsi="Times New Roman"/>
          <w:sz w:val="18"/>
        </w:rPr>
        <w:sectPr w:rsidR="006F1C89">
          <w:pgSz w:w="12240" w:h="15840"/>
          <w:pgMar w:top="1500" w:right="740" w:bottom="400" w:left="700" w:header="0" w:footer="216" w:gutter="0"/>
          <w:cols w:num="8" w:space="720" w:equalWidth="0">
            <w:col w:w="590" w:space="54"/>
            <w:col w:w="901" w:space="1053"/>
            <w:col w:w="580" w:space="55"/>
            <w:col w:w="901" w:space="1052"/>
            <w:col w:w="580" w:space="56"/>
            <w:col w:w="901" w:space="1053"/>
            <w:col w:w="590" w:space="54"/>
            <w:col w:w="2380"/>
          </w:cols>
        </w:sectPr>
      </w:pPr>
    </w:p>
    <w:p w14:paraId="2A472337" w14:textId="77777777" w:rsidR="006F1C89" w:rsidRDefault="006F1C89">
      <w:pPr>
        <w:pStyle w:val="BodyText"/>
        <w:spacing w:before="7"/>
        <w:rPr>
          <w:rFonts w:ascii="Times New Roman"/>
          <w:sz w:val="24"/>
        </w:rPr>
      </w:pPr>
    </w:p>
    <w:p w14:paraId="061EC382" w14:textId="13C86880" w:rsidR="006F1C89" w:rsidRDefault="00C85944">
      <w:pPr>
        <w:tabs>
          <w:tab w:val="left" w:pos="3441"/>
          <w:tab w:val="left" w:pos="6030"/>
          <w:tab w:val="left" w:pos="8628"/>
        </w:tabs>
        <w:spacing w:before="98"/>
        <w:ind w:left="852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63872" behindDoc="1" locked="0" layoutInCell="1" allowOverlap="1" wp14:anchorId="77A6078B" wp14:editId="70C013E7">
                <wp:simplePos x="0" y="0"/>
                <wp:positionH relativeFrom="page">
                  <wp:posOffset>1055370</wp:posOffset>
                </wp:positionH>
                <wp:positionV relativeFrom="paragraph">
                  <wp:posOffset>-117475</wp:posOffset>
                </wp:positionV>
                <wp:extent cx="1139825" cy="1139825"/>
                <wp:effectExtent l="0" t="0" r="0" b="0"/>
                <wp:wrapNone/>
                <wp:docPr id="9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9825" cy="1139825"/>
                          <a:chOff x="1662" y="-185"/>
                          <a:chExt cx="1795" cy="1795"/>
                        </a:xfrm>
                      </wpg:grpSpPr>
                      <wps:wsp>
                        <wps:cNvPr id="91" name="AutoShape 91"/>
                        <wps:cNvSpPr>
                          <a:spLocks/>
                        </wps:cNvSpPr>
                        <wps:spPr bwMode="auto">
                          <a:xfrm>
                            <a:off x="1662" y="-186"/>
                            <a:ext cx="1795" cy="1795"/>
                          </a:xfrm>
                          <a:custGeom>
                            <a:avLst/>
                            <a:gdLst>
                              <a:gd name="T0" fmla="+- 0 1662 1662"/>
                              <a:gd name="T1" fmla="*/ T0 w 1795"/>
                              <a:gd name="T2" fmla="+- 0 1527 -185"/>
                              <a:gd name="T3" fmla="*/ 1527 h 1795"/>
                              <a:gd name="T4" fmla="+- 0 3456 1662"/>
                              <a:gd name="T5" fmla="*/ T4 w 1795"/>
                              <a:gd name="T6" fmla="+- 0 1527 -185"/>
                              <a:gd name="T7" fmla="*/ 1527 h 1795"/>
                              <a:gd name="T8" fmla="+- 0 1662 1662"/>
                              <a:gd name="T9" fmla="*/ T8 w 1795"/>
                              <a:gd name="T10" fmla="+- 0 984 -185"/>
                              <a:gd name="T11" fmla="*/ 984 h 1795"/>
                              <a:gd name="T12" fmla="+- 0 3456 1662"/>
                              <a:gd name="T13" fmla="*/ T12 w 1795"/>
                              <a:gd name="T14" fmla="+- 0 984 -185"/>
                              <a:gd name="T15" fmla="*/ 984 h 1795"/>
                              <a:gd name="T16" fmla="+- 0 1662 1662"/>
                              <a:gd name="T17" fmla="*/ T16 w 1795"/>
                              <a:gd name="T18" fmla="+- 0 440 -185"/>
                              <a:gd name="T19" fmla="*/ 440 h 1795"/>
                              <a:gd name="T20" fmla="+- 0 3456 1662"/>
                              <a:gd name="T21" fmla="*/ T20 w 1795"/>
                              <a:gd name="T22" fmla="+- 0 440 -185"/>
                              <a:gd name="T23" fmla="*/ 440 h 1795"/>
                              <a:gd name="T24" fmla="+- 0 1662 1662"/>
                              <a:gd name="T25" fmla="*/ T24 w 1795"/>
                              <a:gd name="T26" fmla="+- 0 -104 -185"/>
                              <a:gd name="T27" fmla="*/ -104 h 1795"/>
                              <a:gd name="T28" fmla="+- 0 3456 1662"/>
                              <a:gd name="T29" fmla="*/ T28 w 1795"/>
                              <a:gd name="T30" fmla="+- 0 -104 -185"/>
                              <a:gd name="T31" fmla="*/ -104 h 1795"/>
                              <a:gd name="T32" fmla="+- 0 1744 1662"/>
                              <a:gd name="T33" fmla="*/ T32 w 1795"/>
                              <a:gd name="T34" fmla="+- 0 1609 -185"/>
                              <a:gd name="T35" fmla="*/ 1609 h 1795"/>
                              <a:gd name="T36" fmla="+- 0 1744 1662"/>
                              <a:gd name="T37" fmla="*/ T36 w 1795"/>
                              <a:gd name="T38" fmla="+- 0 -185 -185"/>
                              <a:gd name="T39" fmla="*/ -185 h 1795"/>
                              <a:gd name="T40" fmla="+- 0 2287 1662"/>
                              <a:gd name="T41" fmla="*/ T40 w 1795"/>
                              <a:gd name="T42" fmla="+- 0 1609 -185"/>
                              <a:gd name="T43" fmla="*/ 1609 h 1795"/>
                              <a:gd name="T44" fmla="+- 0 2287 1662"/>
                              <a:gd name="T45" fmla="*/ T44 w 1795"/>
                              <a:gd name="T46" fmla="+- 0 -185 -185"/>
                              <a:gd name="T47" fmla="*/ -185 h 1795"/>
                              <a:gd name="T48" fmla="+- 0 2831 1662"/>
                              <a:gd name="T49" fmla="*/ T48 w 1795"/>
                              <a:gd name="T50" fmla="+- 0 1609 -185"/>
                              <a:gd name="T51" fmla="*/ 1609 h 1795"/>
                              <a:gd name="T52" fmla="+- 0 2831 1662"/>
                              <a:gd name="T53" fmla="*/ T52 w 1795"/>
                              <a:gd name="T54" fmla="+- 0 -185 -185"/>
                              <a:gd name="T55" fmla="*/ -185 h 1795"/>
                              <a:gd name="T56" fmla="+- 0 3375 1662"/>
                              <a:gd name="T57" fmla="*/ T56 w 1795"/>
                              <a:gd name="T58" fmla="+- 0 1609 -185"/>
                              <a:gd name="T59" fmla="*/ 1609 h 1795"/>
                              <a:gd name="T60" fmla="+- 0 3375 1662"/>
                              <a:gd name="T61" fmla="*/ T60 w 1795"/>
                              <a:gd name="T62" fmla="+- 0 -185 -185"/>
                              <a:gd name="T63" fmla="*/ -185 h 1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95" h="1795">
                                <a:moveTo>
                                  <a:pt x="0" y="1712"/>
                                </a:moveTo>
                                <a:lnTo>
                                  <a:pt x="1794" y="1712"/>
                                </a:lnTo>
                                <a:moveTo>
                                  <a:pt x="0" y="1169"/>
                                </a:moveTo>
                                <a:lnTo>
                                  <a:pt x="1794" y="1169"/>
                                </a:lnTo>
                                <a:moveTo>
                                  <a:pt x="0" y="625"/>
                                </a:moveTo>
                                <a:lnTo>
                                  <a:pt x="1794" y="625"/>
                                </a:lnTo>
                                <a:moveTo>
                                  <a:pt x="0" y="81"/>
                                </a:moveTo>
                                <a:lnTo>
                                  <a:pt x="1794" y="81"/>
                                </a:lnTo>
                                <a:moveTo>
                                  <a:pt x="82" y="1794"/>
                                </a:moveTo>
                                <a:lnTo>
                                  <a:pt x="82" y="0"/>
                                </a:lnTo>
                                <a:moveTo>
                                  <a:pt x="625" y="1794"/>
                                </a:moveTo>
                                <a:lnTo>
                                  <a:pt x="625" y="0"/>
                                </a:lnTo>
                                <a:moveTo>
                                  <a:pt x="1169" y="1794"/>
                                </a:moveTo>
                                <a:lnTo>
                                  <a:pt x="1169" y="0"/>
                                </a:lnTo>
                                <a:moveTo>
                                  <a:pt x="1713" y="1794"/>
                                </a:moveTo>
                                <a:lnTo>
                                  <a:pt x="1713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90"/>
                        <wps:cNvSpPr>
                          <a:spLocks/>
                        </wps:cNvSpPr>
                        <wps:spPr bwMode="auto">
                          <a:xfrm>
                            <a:off x="1662" y="-186"/>
                            <a:ext cx="1795" cy="1795"/>
                          </a:xfrm>
                          <a:custGeom>
                            <a:avLst/>
                            <a:gdLst>
                              <a:gd name="T0" fmla="+- 0 1662 1662"/>
                              <a:gd name="T1" fmla="*/ T0 w 1795"/>
                              <a:gd name="T2" fmla="+- 0 1256 -185"/>
                              <a:gd name="T3" fmla="*/ 1256 h 1795"/>
                              <a:gd name="T4" fmla="+- 0 3456 1662"/>
                              <a:gd name="T5" fmla="*/ T4 w 1795"/>
                              <a:gd name="T6" fmla="+- 0 1256 -185"/>
                              <a:gd name="T7" fmla="*/ 1256 h 1795"/>
                              <a:gd name="T8" fmla="+- 0 1662 1662"/>
                              <a:gd name="T9" fmla="*/ T8 w 1795"/>
                              <a:gd name="T10" fmla="+- 0 712 -185"/>
                              <a:gd name="T11" fmla="*/ 712 h 1795"/>
                              <a:gd name="T12" fmla="+- 0 3456 1662"/>
                              <a:gd name="T13" fmla="*/ T12 w 1795"/>
                              <a:gd name="T14" fmla="+- 0 712 -185"/>
                              <a:gd name="T15" fmla="*/ 712 h 1795"/>
                              <a:gd name="T16" fmla="+- 0 1662 1662"/>
                              <a:gd name="T17" fmla="*/ T16 w 1795"/>
                              <a:gd name="T18" fmla="+- 0 168 -185"/>
                              <a:gd name="T19" fmla="*/ 168 h 1795"/>
                              <a:gd name="T20" fmla="+- 0 3456 1662"/>
                              <a:gd name="T21" fmla="*/ T20 w 1795"/>
                              <a:gd name="T22" fmla="+- 0 168 -185"/>
                              <a:gd name="T23" fmla="*/ 168 h 1795"/>
                              <a:gd name="T24" fmla="+- 0 2016 1662"/>
                              <a:gd name="T25" fmla="*/ T24 w 1795"/>
                              <a:gd name="T26" fmla="+- 0 1609 -185"/>
                              <a:gd name="T27" fmla="*/ 1609 h 1795"/>
                              <a:gd name="T28" fmla="+- 0 2016 1662"/>
                              <a:gd name="T29" fmla="*/ T28 w 1795"/>
                              <a:gd name="T30" fmla="+- 0 -185 -185"/>
                              <a:gd name="T31" fmla="*/ -185 h 1795"/>
                              <a:gd name="T32" fmla="+- 0 2559 1662"/>
                              <a:gd name="T33" fmla="*/ T32 w 1795"/>
                              <a:gd name="T34" fmla="+- 0 1609 -185"/>
                              <a:gd name="T35" fmla="*/ 1609 h 1795"/>
                              <a:gd name="T36" fmla="+- 0 2559 1662"/>
                              <a:gd name="T37" fmla="*/ T36 w 1795"/>
                              <a:gd name="T38" fmla="+- 0 -185 -185"/>
                              <a:gd name="T39" fmla="*/ -185 h 1795"/>
                              <a:gd name="T40" fmla="+- 0 3103 1662"/>
                              <a:gd name="T41" fmla="*/ T40 w 1795"/>
                              <a:gd name="T42" fmla="+- 0 1609 -185"/>
                              <a:gd name="T43" fmla="*/ 1609 h 1795"/>
                              <a:gd name="T44" fmla="+- 0 3103 1662"/>
                              <a:gd name="T45" fmla="*/ T44 w 1795"/>
                              <a:gd name="T46" fmla="+- 0 -185 -185"/>
                              <a:gd name="T47" fmla="*/ -185 h 1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95" h="1795">
                                <a:moveTo>
                                  <a:pt x="0" y="1441"/>
                                </a:moveTo>
                                <a:lnTo>
                                  <a:pt x="1794" y="1441"/>
                                </a:lnTo>
                                <a:moveTo>
                                  <a:pt x="0" y="897"/>
                                </a:moveTo>
                                <a:lnTo>
                                  <a:pt x="1794" y="897"/>
                                </a:lnTo>
                                <a:moveTo>
                                  <a:pt x="0" y="353"/>
                                </a:moveTo>
                                <a:lnTo>
                                  <a:pt x="1794" y="353"/>
                                </a:lnTo>
                                <a:moveTo>
                                  <a:pt x="354" y="1794"/>
                                </a:moveTo>
                                <a:lnTo>
                                  <a:pt x="354" y="0"/>
                                </a:lnTo>
                                <a:moveTo>
                                  <a:pt x="897" y="1794"/>
                                </a:moveTo>
                                <a:lnTo>
                                  <a:pt x="897" y="0"/>
                                </a:lnTo>
                                <a:moveTo>
                                  <a:pt x="1441" y="1794"/>
                                </a:moveTo>
                                <a:lnTo>
                                  <a:pt x="1441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5" y="581"/>
                            <a:ext cx="105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Freeform 88"/>
                        <wps:cNvSpPr>
                          <a:spLocks/>
                        </wps:cNvSpPr>
                        <wps:spPr bwMode="auto">
                          <a:xfrm>
                            <a:off x="2737" y="730"/>
                            <a:ext cx="84" cy="84"/>
                          </a:xfrm>
                          <a:custGeom>
                            <a:avLst/>
                            <a:gdLst>
                              <a:gd name="T0" fmla="+- 0 2780 2738"/>
                              <a:gd name="T1" fmla="*/ T0 w 84"/>
                              <a:gd name="T2" fmla="+- 0 730 730"/>
                              <a:gd name="T3" fmla="*/ 730 h 84"/>
                              <a:gd name="T4" fmla="+- 0 2763 2738"/>
                              <a:gd name="T5" fmla="*/ T4 w 84"/>
                              <a:gd name="T6" fmla="+- 0 734 730"/>
                              <a:gd name="T7" fmla="*/ 734 h 84"/>
                              <a:gd name="T8" fmla="+- 0 2750 2738"/>
                              <a:gd name="T9" fmla="*/ T8 w 84"/>
                              <a:gd name="T10" fmla="+- 0 743 730"/>
                              <a:gd name="T11" fmla="*/ 743 h 84"/>
                              <a:gd name="T12" fmla="+- 0 2741 2738"/>
                              <a:gd name="T13" fmla="*/ T12 w 84"/>
                              <a:gd name="T14" fmla="+- 0 756 730"/>
                              <a:gd name="T15" fmla="*/ 756 h 84"/>
                              <a:gd name="T16" fmla="+- 0 2738 2738"/>
                              <a:gd name="T17" fmla="*/ T16 w 84"/>
                              <a:gd name="T18" fmla="+- 0 772 730"/>
                              <a:gd name="T19" fmla="*/ 772 h 84"/>
                              <a:gd name="T20" fmla="+- 0 2741 2738"/>
                              <a:gd name="T21" fmla="*/ T20 w 84"/>
                              <a:gd name="T22" fmla="+- 0 788 730"/>
                              <a:gd name="T23" fmla="*/ 788 h 84"/>
                              <a:gd name="T24" fmla="+- 0 2750 2738"/>
                              <a:gd name="T25" fmla="*/ T24 w 84"/>
                              <a:gd name="T26" fmla="+- 0 802 730"/>
                              <a:gd name="T27" fmla="*/ 802 h 84"/>
                              <a:gd name="T28" fmla="+- 0 2763 2738"/>
                              <a:gd name="T29" fmla="*/ T28 w 84"/>
                              <a:gd name="T30" fmla="+- 0 811 730"/>
                              <a:gd name="T31" fmla="*/ 811 h 84"/>
                              <a:gd name="T32" fmla="+- 0 2780 2738"/>
                              <a:gd name="T33" fmla="*/ T32 w 84"/>
                              <a:gd name="T34" fmla="+- 0 814 730"/>
                              <a:gd name="T35" fmla="*/ 814 h 84"/>
                              <a:gd name="T36" fmla="+- 0 2796 2738"/>
                              <a:gd name="T37" fmla="*/ T36 w 84"/>
                              <a:gd name="T38" fmla="+- 0 811 730"/>
                              <a:gd name="T39" fmla="*/ 811 h 84"/>
                              <a:gd name="T40" fmla="+- 0 2809 2738"/>
                              <a:gd name="T41" fmla="*/ T40 w 84"/>
                              <a:gd name="T42" fmla="+- 0 802 730"/>
                              <a:gd name="T43" fmla="*/ 802 h 84"/>
                              <a:gd name="T44" fmla="+- 0 2818 2738"/>
                              <a:gd name="T45" fmla="*/ T44 w 84"/>
                              <a:gd name="T46" fmla="+- 0 788 730"/>
                              <a:gd name="T47" fmla="*/ 788 h 84"/>
                              <a:gd name="T48" fmla="+- 0 2822 2738"/>
                              <a:gd name="T49" fmla="*/ T48 w 84"/>
                              <a:gd name="T50" fmla="+- 0 772 730"/>
                              <a:gd name="T51" fmla="*/ 772 h 84"/>
                              <a:gd name="T52" fmla="+- 0 2818 2738"/>
                              <a:gd name="T53" fmla="*/ T52 w 84"/>
                              <a:gd name="T54" fmla="+- 0 756 730"/>
                              <a:gd name="T55" fmla="*/ 756 h 84"/>
                              <a:gd name="T56" fmla="+- 0 2809 2738"/>
                              <a:gd name="T57" fmla="*/ T56 w 84"/>
                              <a:gd name="T58" fmla="+- 0 743 730"/>
                              <a:gd name="T59" fmla="*/ 743 h 84"/>
                              <a:gd name="T60" fmla="+- 0 2796 2738"/>
                              <a:gd name="T61" fmla="*/ T60 w 84"/>
                              <a:gd name="T62" fmla="+- 0 734 730"/>
                              <a:gd name="T63" fmla="*/ 734 h 84"/>
                              <a:gd name="T64" fmla="+- 0 2780 2738"/>
                              <a:gd name="T65" fmla="*/ T64 w 84"/>
                              <a:gd name="T66" fmla="+- 0 730 730"/>
                              <a:gd name="T67" fmla="*/ 730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42" y="0"/>
                                </a:moveTo>
                                <a:lnTo>
                                  <a:pt x="25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6"/>
                                </a:lnTo>
                                <a:lnTo>
                                  <a:pt x="0" y="42"/>
                                </a:lnTo>
                                <a:lnTo>
                                  <a:pt x="3" y="58"/>
                                </a:lnTo>
                                <a:lnTo>
                                  <a:pt x="12" y="72"/>
                                </a:lnTo>
                                <a:lnTo>
                                  <a:pt x="25" y="81"/>
                                </a:lnTo>
                                <a:lnTo>
                                  <a:pt x="42" y="84"/>
                                </a:lnTo>
                                <a:lnTo>
                                  <a:pt x="58" y="81"/>
                                </a:lnTo>
                                <a:lnTo>
                                  <a:pt x="71" y="72"/>
                                </a:lnTo>
                                <a:lnTo>
                                  <a:pt x="80" y="58"/>
                                </a:lnTo>
                                <a:lnTo>
                                  <a:pt x="84" y="42"/>
                                </a:lnTo>
                                <a:lnTo>
                                  <a:pt x="80" y="26"/>
                                </a:lnTo>
                                <a:lnTo>
                                  <a:pt x="71" y="13"/>
                                </a:lnTo>
                                <a:lnTo>
                                  <a:pt x="58" y="4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1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87"/>
                        <wps:cNvSpPr>
                          <a:spLocks/>
                        </wps:cNvSpPr>
                        <wps:spPr bwMode="auto">
                          <a:xfrm>
                            <a:off x="2737" y="730"/>
                            <a:ext cx="84" cy="84"/>
                          </a:xfrm>
                          <a:custGeom>
                            <a:avLst/>
                            <a:gdLst>
                              <a:gd name="T0" fmla="+- 0 2738 2738"/>
                              <a:gd name="T1" fmla="*/ T0 w 84"/>
                              <a:gd name="T2" fmla="+- 0 772 730"/>
                              <a:gd name="T3" fmla="*/ 772 h 84"/>
                              <a:gd name="T4" fmla="+- 0 2741 2738"/>
                              <a:gd name="T5" fmla="*/ T4 w 84"/>
                              <a:gd name="T6" fmla="+- 0 756 730"/>
                              <a:gd name="T7" fmla="*/ 756 h 84"/>
                              <a:gd name="T8" fmla="+- 0 2750 2738"/>
                              <a:gd name="T9" fmla="*/ T8 w 84"/>
                              <a:gd name="T10" fmla="+- 0 743 730"/>
                              <a:gd name="T11" fmla="*/ 743 h 84"/>
                              <a:gd name="T12" fmla="+- 0 2763 2738"/>
                              <a:gd name="T13" fmla="*/ T12 w 84"/>
                              <a:gd name="T14" fmla="+- 0 734 730"/>
                              <a:gd name="T15" fmla="*/ 734 h 84"/>
                              <a:gd name="T16" fmla="+- 0 2780 2738"/>
                              <a:gd name="T17" fmla="*/ T16 w 84"/>
                              <a:gd name="T18" fmla="+- 0 730 730"/>
                              <a:gd name="T19" fmla="*/ 730 h 84"/>
                              <a:gd name="T20" fmla="+- 0 2796 2738"/>
                              <a:gd name="T21" fmla="*/ T20 w 84"/>
                              <a:gd name="T22" fmla="+- 0 734 730"/>
                              <a:gd name="T23" fmla="*/ 734 h 84"/>
                              <a:gd name="T24" fmla="+- 0 2809 2738"/>
                              <a:gd name="T25" fmla="*/ T24 w 84"/>
                              <a:gd name="T26" fmla="+- 0 743 730"/>
                              <a:gd name="T27" fmla="*/ 743 h 84"/>
                              <a:gd name="T28" fmla="+- 0 2818 2738"/>
                              <a:gd name="T29" fmla="*/ T28 w 84"/>
                              <a:gd name="T30" fmla="+- 0 756 730"/>
                              <a:gd name="T31" fmla="*/ 756 h 84"/>
                              <a:gd name="T32" fmla="+- 0 2822 2738"/>
                              <a:gd name="T33" fmla="*/ T32 w 84"/>
                              <a:gd name="T34" fmla="+- 0 772 730"/>
                              <a:gd name="T35" fmla="*/ 772 h 84"/>
                              <a:gd name="T36" fmla="+- 0 2818 2738"/>
                              <a:gd name="T37" fmla="*/ T36 w 84"/>
                              <a:gd name="T38" fmla="+- 0 788 730"/>
                              <a:gd name="T39" fmla="*/ 788 h 84"/>
                              <a:gd name="T40" fmla="+- 0 2809 2738"/>
                              <a:gd name="T41" fmla="*/ T40 w 84"/>
                              <a:gd name="T42" fmla="+- 0 802 730"/>
                              <a:gd name="T43" fmla="*/ 802 h 84"/>
                              <a:gd name="T44" fmla="+- 0 2796 2738"/>
                              <a:gd name="T45" fmla="*/ T44 w 84"/>
                              <a:gd name="T46" fmla="+- 0 811 730"/>
                              <a:gd name="T47" fmla="*/ 811 h 84"/>
                              <a:gd name="T48" fmla="+- 0 2780 2738"/>
                              <a:gd name="T49" fmla="*/ T48 w 84"/>
                              <a:gd name="T50" fmla="+- 0 814 730"/>
                              <a:gd name="T51" fmla="*/ 814 h 84"/>
                              <a:gd name="T52" fmla="+- 0 2763 2738"/>
                              <a:gd name="T53" fmla="*/ T52 w 84"/>
                              <a:gd name="T54" fmla="+- 0 811 730"/>
                              <a:gd name="T55" fmla="*/ 811 h 84"/>
                              <a:gd name="T56" fmla="+- 0 2750 2738"/>
                              <a:gd name="T57" fmla="*/ T56 w 84"/>
                              <a:gd name="T58" fmla="+- 0 802 730"/>
                              <a:gd name="T59" fmla="*/ 802 h 84"/>
                              <a:gd name="T60" fmla="+- 0 2741 2738"/>
                              <a:gd name="T61" fmla="*/ T60 w 84"/>
                              <a:gd name="T62" fmla="+- 0 788 730"/>
                              <a:gd name="T63" fmla="*/ 788 h 84"/>
                              <a:gd name="T64" fmla="+- 0 2738 2738"/>
                              <a:gd name="T65" fmla="*/ T64 w 84"/>
                              <a:gd name="T66" fmla="+- 0 772 730"/>
                              <a:gd name="T67" fmla="*/ 772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0" y="42"/>
                                </a:moveTo>
                                <a:lnTo>
                                  <a:pt x="3" y="26"/>
                                </a:lnTo>
                                <a:lnTo>
                                  <a:pt x="12" y="13"/>
                                </a:lnTo>
                                <a:lnTo>
                                  <a:pt x="25" y="4"/>
                                </a:lnTo>
                                <a:lnTo>
                                  <a:pt x="42" y="0"/>
                                </a:lnTo>
                                <a:lnTo>
                                  <a:pt x="58" y="4"/>
                                </a:lnTo>
                                <a:lnTo>
                                  <a:pt x="71" y="13"/>
                                </a:lnTo>
                                <a:lnTo>
                                  <a:pt x="80" y="26"/>
                                </a:lnTo>
                                <a:lnTo>
                                  <a:pt x="84" y="42"/>
                                </a:lnTo>
                                <a:lnTo>
                                  <a:pt x="80" y="58"/>
                                </a:lnTo>
                                <a:lnTo>
                                  <a:pt x="71" y="72"/>
                                </a:lnTo>
                                <a:lnTo>
                                  <a:pt x="58" y="81"/>
                                </a:lnTo>
                                <a:lnTo>
                                  <a:pt x="42" y="84"/>
                                </a:lnTo>
                                <a:lnTo>
                                  <a:pt x="25" y="81"/>
                                </a:lnTo>
                                <a:lnTo>
                                  <a:pt x="12" y="72"/>
                                </a:lnTo>
                                <a:lnTo>
                                  <a:pt x="3" y="58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1D11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5" y="968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3" y="230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9" y="446"/>
                            <a:ext cx="109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59"/>
                            <a:ext cx="1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085"/>
                            <a:ext cx="208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9" y="783"/>
                            <a:ext cx="104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51257" id="Group 80" o:spid="_x0000_s1026" style="position:absolute;margin-left:83.1pt;margin-top:-9.25pt;width:89.75pt;height:89.75pt;z-index:-18052608;mso-position-horizontal-relative:page" coordorigin="1662,-185" coordsize="1795,1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">
                <v:shape id="AutoShape 91" o:spid="_x0000_s1027" style="position:absolute;left:1662;top:-186;width:1795;height:1795;visibility:visible;mso-wrap-style:square;v-text-anchor:top" coordsize="1795,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" path="m,1712r1794,m,1169r1794,m,625r1794,m,81r1794,m82,1794l82,m625,1794l625,t544,1794l1169,t544,1794l1713,e" filled="f" strokecolor="#ebebeb" strokeweight=".1301mm">
                  <v:path arrowok="t" o:connecttype="custom" o:connectlocs="0,1527;1794,1527;0,984;1794,984;0,440;1794,440;0,-104;1794,-104;82,1609;82,-185;625,1609;625,-185;1169,1609;1169,-185;1713,1609;1713,-185" o:connectangles="0,0,0,0,0,0,0,0,0,0,0,0,0,0,0,0"/>
                </v:shape>
                <v:shape id="AutoShape 90" o:spid="_x0000_s1028" style="position:absolute;left:1662;top:-186;width:1795;height:1795;visibility:visible;mso-wrap-style:square;v-text-anchor:top" coordsize="1795,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" path="m,1441r1794,m,897r1794,m,353r1794,m354,1794l354,m897,1794l897,t544,1794l1441,e" filled="f" strokecolor="#ebebeb" strokeweight=".26286mm">
                  <v:path arrowok="t" o:connecttype="custom" o:connectlocs="0,1256;1794,1256;0,712;1794,712;0,168;1794,168;354,1609;354,-185;897,1609;897,-185;1441,1609;1441,-185" o:connectangles="0,0,0,0,0,0,0,0,0,0,0,0"/>
                </v:shape>
                <v:shape id="Picture 89" o:spid="_x0000_s1029" type="#_x0000_t75" style="position:absolute;left:2415;top:581;width:105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">
                  <v:imagedata r:id="rId220" o:title=""/>
                </v:shape>
                <v:shape id="Freeform 88" o:spid="_x0000_s1030" style="position:absolute;left:2737;top:730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" path="m42,l25,4,12,13,3,26,,42,3,58r9,14l25,81r17,3l58,81,71,72,80,58,84,42,80,26,71,13,58,4,42,xe" fillcolor="#1d1147" stroked="f">
                  <v:path arrowok="t" o:connecttype="custom" o:connectlocs="42,730;25,734;12,743;3,756;0,772;3,788;12,802;25,811;42,814;58,811;71,802;80,788;84,772;80,756;71,743;58,734;42,730" o:connectangles="0,0,0,0,0,0,0,0,0,0,0,0,0,0,0,0,0"/>
                </v:shape>
                <v:shape id="Freeform 87" o:spid="_x0000_s1031" style="position:absolute;left:2737;top:730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" path="m,42l3,26,12,13,25,4,42,,58,4r13,9l80,26r4,16l80,58,71,72,58,81,42,84,25,81,12,72,3,58,,42e" filled="f" strokecolor="#1d1147" strokeweight=".19242mm">
                  <v:path arrowok="t" o:connecttype="custom" o:connectlocs="0,772;3,756;12,743;25,734;42,730;58,734;71,743;80,756;84,772;80,788;71,802;58,811;42,814;25,811;12,802;3,788;0,772" o:connectangles="0,0,0,0,0,0,0,0,0,0,0,0,0,0,0,0,0"/>
                </v:shape>
                <v:shape id="Picture 86" o:spid="_x0000_s1032" type="#_x0000_t75" style="position:absolute;left:3135;top:968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">
                  <v:imagedata r:id="rId119" o:title=""/>
                </v:shape>
                <v:shape id="Picture 85" o:spid="_x0000_s1033" type="#_x0000_t75" style="position:absolute;left:1873;top:230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">
                  <v:imagedata r:id="rId221" o:title=""/>
                </v:shape>
                <v:shape id="Picture 84" o:spid="_x0000_s1034" type="#_x0000_t75" style="position:absolute;left:2239;top:446;width:109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">
                  <v:imagedata r:id="rId222" o:title=""/>
                </v:shape>
                <v:shape id="Picture 83" o:spid="_x0000_s1035" type="#_x0000_t75" style="position:absolute;left:2044;top:59;width:1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">
                  <v:imagedata r:id="rId223" o:title=""/>
                </v:shape>
                <v:shape id="Picture 82" o:spid="_x0000_s1036" type="#_x0000_t75" style="position:absolute;left:2848;top:1085;width:208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">
                  <v:imagedata r:id="rId224" o:title=""/>
                </v:shape>
                <v:shape id="Picture 81" o:spid="_x0000_s1037" type="#_x0000_t75" style="position:absolute;left:2589;top:783;width:104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">
                  <v:imagedata r:id="rId225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264384" behindDoc="1" locked="0" layoutInCell="1" allowOverlap="1" wp14:anchorId="377C52E3" wp14:editId="0A7F5C0A">
                <wp:simplePos x="0" y="0"/>
                <wp:positionH relativeFrom="page">
                  <wp:posOffset>2699385</wp:posOffset>
                </wp:positionH>
                <wp:positionV relativeFrom="paragraph">
                  <wp:posOffset>-117475</wp:posOffset>
                </wp:positionV>
                <wp:extent cx="1139825" cy="1139825"/>
                <wp:effectExtent l="0" t="0" r="0" b="0"/>
                <wp:wrapNone/>
                <wp:docPr id="6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9825" cy="1139825"/>
                          <a:chOff x="4251" y="-185"/>
                          <a:chExt cx="1795" cy="1795"/>
                        </a:xfrm>
                      </wpg:grpSpPr>
                      <wps:wsp>
                        <wps:cNvPr id="69" name="AutoShape 79"/>
                        <wps:cNvSpPr>
                          <a:spLocks/>
                        </wps:cNvSpPr>
                        <wps:spPr bwMode="auto">
                          <a:xfrm>
                            <a:off x="4251" y="-186"/>
                            <a:ext cx="1795" cy="1795"/>
                          </a:xfrm>
                          <a:custGeom>
                            <a:avLst/>
                            <a:gdLst>
                              <a:gd name="T0" fmla="+- 0 4251 4251"/>
                              <a:gd name="T1" fmla="*/ T0 w 1795"/>
                              <a:gd name="T2" fmla="+- 0 1527 -185"/>
                              <a:gd name="T3" fmla="*/ 1527 h 1795"/>
                              <a:gd name="T4" fmla="+- 0 6045 4251"/>
                              <a:gd name="T5" fmla="*/ T4 w 1795"/>
                              <a:gd name="T6" fmla="+- 0 1527 -185"/>
                              <a:gd name="T7" fmla="*/ 1527 h 1795"/>
                              <a:gd name="T8" fmla="+- 0 4251 4251"/>
                              <a:gd name="T9" fmla="*/ T8 w 1795"/>
                              <a:gd name="T10" fmla="+- 0 984 -185"/>
                              <a:gd name="T11" fmla="*/ 984 h 1795"/>
                              <a:gd name="T12" fmla="+- 0 6045 4251"/>
                              <a:gd name="T13" fmla="*/ T12 w 1795"/>
                              <a:gd name="T14" fmla="+- 0 984 -185"/>
                              <a:gd name="T15" fmla="*/ 984 h 1795"/>
                              <a:gd name="T16" fmla="+- 0 4251 4251"/>
                              <a:gd name="T17" fmla="*/ T16 w 1795"/>
                              <a:gd name="T18" fmla="+- 0 440 -185"/>
                              <a:gd name="T19" fmla="*/ 440 h 1795"/>
                              <a:gd name="T20" fmla="+- 0 6045 4251"/>
                              <a:gd name="T21" fmla="*/ T20 w 1795"/>
                              <a:gd name="T22" fmla="+- 0 440 -185"/>
                              <a:gd name="T23" fmla="*/ 440 h 1795"/>
                              <a:gd name="T24" fmla="+- 0 4251 4251"/>
                              <a:gd name="T25" fmla="*/ T24 w 1795"/>
                              <a:gd name="T26" fmla="+- 0 -104 -185"/>
                              <a:gd name="T27" fmla="*/ -104 h 1795"/>
                              <a:gd name="T28" fmla="+- 0 6045 4251"/>
                              <a:gd name="T29" fmla="*/ T28 w 1795"/>
                              <a:gd name="T30" fmla="+- 0 -104 -185"/>
                              <a:gd name="T31" fmla="*/ -104 h 1795"/>
                              <a:gd name="T32" fmla="+- 0 4333 4251"/>
                              <a:gd name="T33" fmla="*/ T32 w 1795"/>
                              <a:gd name="T34" fmla="+- 0 1609 -185"/>
                              <a:gd name="T35" fmla="*/ 1609 h 1795"/>
                              <a:gd name="T36" fmla="+- 0 4333 4251"/>
                              <a:gd name="T37" fmla="*/ T36 w 1795"/>
                              <a:gd name="T38" fmla="+- 0 -185 -185"/>
                              <a:gd name="T39" fmla="*/ -185 h 1795"/>
                              <a:gd name="T40" fmla="+- 0 4877 4251"/>
                              <a:gd name="T41" fmla="*/ T40 w 1795"/>
                              <a:gd name="T42" fmla="+- 0 1609 -185"/>
                              <a:gd name="T43" fmla="*/ 1609 h 1795"/>
                              <a:gd name="T44" fmla="+- 0 4877 4251"/>
                              <a:gd name="T45" fmla="*/ T44 w 1795"/>
                              <a:gd name="T46" fmla="+- 0 -185 -185"/>
                              <a:gd name="T47" fmla="*/ -185 h 1795"/>
                              <a:gd name="T48" fmla="+- 0 5420 4251"/>
                              <a:gd name="T49" fmla="*/ T48 w 1795"/>
                              <a:gd name="T50" fmla="+- 0 1609 -185"/>
                              <a:gd name="T51" fmla="*/ 1609 h 1795"/>
                              <a:gd name="T52" fmla="+- 0 5420 4251"/>
                              <a:gd name="T53" fmla="*/ T52 w 1795"/>
                              <a:gd name="T54" fmla="+- 0 -185 -185"/>
                              <a:gd name="T55" fmla="*/ -185 h 1795"/>
                              <a:gd name="T56" fmla="+- 0 5964 4251"/>
                              <a:gd name="T57" fmla="*/ T56 w 1795"/>
                              <a:gd name="T58" fmla="+- 0 1609 -185"/>
                              <a:gd name="T59" fmla="*/ 1609 h 1795"/>
                              <a:gd name="T60" fmla="+- 0 5964 4251"/>
                              <a:gd name="T61" fmla="*/ T60 w 1795"/>
                              <a:gd name="T62" fmla="+- 0 -185 -185"/>
                              <a:gd name="T63" fmla="*/ -185 h 1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95" h="1795">
                                <a:moveTo>
                                  <a:pt x="0" y="1712"/>
                                </a:moveTo>
                                <a:lnTo>
                                  <a:pt x="1794" y="1712"/>
                                </a:lnTo>
                                <a:moveTo>
                                  <a:pt x="0" y="1169"/>
                                </a:moveTo>
                                <a:lnTo>
                                  <a:pt x="1794" y="1169"/>
                                </a:lnTo>
                                <a:moveTo>
                                  <a:pt x="0" y="625"/>
                                </a:moveTo>
                                <a:lnTo>
                                  <a:pt x="1794" y="625"/>
                                </a:lnTo>
                                <a:moveTo>
                                  <a:pt x="0" y="81"/>
                                </a:moveTo>
                                <a:lnTo>
                                  <a:pt x="1794" y="81"/>
                                </a:lnTo>
                                <a:moveTo>
                                  <a:pt x="82" y="1794"/>
                                </a:moveTo>
                                <a:lnTo>
                                  <a:pt x="82" y="0"/>
                                </a:lnTo>
                                <a:moveTo>
                                  <a:pt x="626" y="1794"/>
                                </a:moveTo>
                                <a:lnTo>
                                  <a:pt x="626" y="0"/>
                                </a:lnTo>
                                <a:moveTo>
                                  <a:pt x="1169" y="1794"/>
                                </a:moveTo>
                                <a:lnTo>
                                  <a:pt x="1169" y="0"/>
                                </a:lnTo>
                                <a:moveTo>
                                  <a:pt x="1713" y="1794"/>
                                </a:moveTo>
                                <a:lnTo>
                                  <a:pt x="1713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78"/>
                        <wps:cNvSpPr>
                          <a:spLocks/>
                        </wps:cNvSpPr>
                        <wps:spPr bwMode="auto">
                          <a:xfrm>
                            <a:off x="4251" y="-186"/>
                            <a:ext cx="1795" cy="1795"/>
                          </a:xfrm>
                          <a:custGeom>
                            <a:avLst/>
                            <a:gdLst>
                              <a:gd name="T0" fmla="+- 0 4251 4251"/>
                              <a:gd name="T1" fmla="*/ T0 w 1795"/>
                              <a:gd name="T2" fmla="+- 0 1256 -185"/>
                              <a:gd name="T3" fmla="*/ 1256 h 1795"/>
                              <a:gd name="T4" fmla="+- 0 6045 4251"/>
                              <a:gd name="T5" fmla="*/ T4 w 1795"/>
                              <a:gd name="T6" fmla="+- 0 1256 -185"/>
                              <a:gd name="T7" fmla="*/ 1256 h 1795"/>
                              <a:gd name="T8" fmla="+- 0 4251 4251"/>
                              <a:gd name="T9" fmla="*/ T8 w 1795"/>
                              <a:gd name="T10" fmla="+- 0 712 -185"/>
                              <a:gd name="T11" fmla="*/ 712 h 1795"/>
                              <a:gd name="T12" fmla="+- 0 6045 4251"/>
                              <a:gd name="T13" fmla="*/ T12 w 1795"/>
                              <a:gd name="T14" fmla="+- 0 712 -185"/>
                              <a:gd name="T15" fmla="*/ 712 h 1795"/>
                              <a:gd name="T16" fmla="+- 0 4251 4251"/>
                              <a:gd name="T17" fmla="*/ T16 w 1795"/>
                              <a:gd name="T18" fmla="+- 0 168 -185"/>
                              <a:gd name="T19" fmla="*/ 168 h 1795"/>
                              <a:gd name="T20" fmla="+- 0 6045 4251"/>
                              <a:gd name="T21" fmla="*/ T20 w 1795"/>
                              <a:gd name="T22" fmla="+- 0 168 -185"/>
                              <a:gd name="T23" fmla="*/ 168 h 1795"/>
                              <a:gd name="T24" fmla="+- 0 4605 4251"/>
                              <a:gd name="T25" fmla="*/ T24 w 1795"/>
                              <a:gd name="T26" fmla="+- 0 1609 -185"/>
                              <a:gd name="T27" fmla="*/ 1609 h 1795"/>
                              <a:gd name="T28" fmla="+- 0 4605 4251"/>
                              <a:gd name="T29" fmla="*/ T28 w 1795"/>
                              <a:gd name="T30" fmla="+- 0 -185 -185"/>
                              <a:gd name="T31" fmla="*/ -185 h 1795"/>
                              <a:gd name="T32" fmla="+- 0 5148 4251"/>
                              <a:gd name="T33" fmla="*/ T32 w 1795"/>
                              <a:gd name="T34" fmla="+- 0 1609 -185"/>
                              <a:gd name="T35" fmla="*/ 1609 h 1795"/>
                              <a:gd name="T36" fmla="+- 0 5148 4251"/>
                              <a:gd name="T37" fmla="*/ T36 w 1795"/>
                              <a:gd name="T38" fmla="+- 0 -185 -185"/>
                              <a:gd name="T39" fmla="*/ -185 h 1795"/>
                              <a:gd name="T40" fmla="+- 0 5692 4251"/>
                              <a:gd name="T41" fmla="*/ T40 w 1795"/>
                              <a:gd name="T42" fmla="+- 0 1609 -185"/>
                              <a:gd name="T43" fmla="*/ 1609 h 1795"/>
                              <a:gd name="T44" fmla="+- 0 5692 4251"/>
                              <a:gd name="T45" fmla="*/ T44 w 1795"/>
                              <a:gd name="T46" fmla="+- 0 -185 -185"/>
                              <a:gd name="T47" fmla="*/ -185 h 1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95" h="1795">
                                <a:moveTo>
                                  <a:pt x="0" y="1441"/>
                                </a:moveTo>
                                <a:lnTo>
                                  <a:pt x="1794" y="1441"/>
                                </a:lnTo>
                                <a:moveTo>
                                  <a:pt x="0" y="897"/>
                                </a:moveTo>
                                <a:lnTo>
                                  <a:pt x="1794" y="897"/>
                                </a:lnTo>
                                <a:moveTo>
                                  <a:pt x="0" y="353"/>
                                </a:moveTo>
                                <a:lnTo>
                                  <a:pt x="1794" y="353"/>
                                </a:lnTo>
                                <a:moveTo>
                                  <a:pt x="354" y="1794"/>
                                </a:moveTo>
                                <a:lnTo>
                                  <a:pt x="354" y="0"/>
                                </a:lnTo>
                                <a:moveTo>
                                  <a:pt x="897" y="1794"/>
                                </a:moveTo>
                                <a:lnTo>
                                  <a:pt x="897" y="0"/>
                                </a:lnTo>
                                <a:moveTo>
                                  <a:pt x="1441" y="1794"/>
                                </a:moveTo>
                                <a:lnTo>
                                  <a:pt x="1441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7"/>
                        <wps:cNvSpPr>
                          <a:spLocks/>
                        </wps:cNvSpPr>
                        <wps:spPr bwMode="auto">
                          <a:xfrm>
                            <a:off x="5322" y="1147"/>
                            <a:ext cx="77" cy="77"/>
                          </a:xfrm>
                          <a:custGeom>
                            <a:avLst/>
                            <a:gdLst>
                              <a:gd name="T0" fmla="+- 0 5361 5323"/>
                              <a:gd name="T1" fmla="*/ T0 w 77"/>
                              <a:gd name="T2" fmla="+- 0 1148 1148"/>
                              <a:gd name="T3" fmla="*/ 1148 h 77"/>
                              <a:gd name="T4" fmla="+- 0 5346 5323"/>
                              <a:gd name="T5" fmla="*/ T4 w 77"/>
                              <a:gd name="T6" fmla="+- 0 1151 1148"/>
                              <a:gd name="T7" fmla="*/ 1151 h 77"/>
                              <a:gd name="T8" fmla="+- 0 5334 5323"/>
                              <a:gd name="T9" fmla="*/ T8 w 77"/>
                              <a:gd name="T10" fmla="+- 0 1159 1148"/>
                              <a:gd name="T11" fmla="*/ 1159 h 77"/>
                              <a:gd name="T12" fmla="+- 0 5326 5323"/>
                              <a:gd name="T13" fmla="*/ T12 w 77"/>
                              <a:gd name="T14" fmla="+- 0 1171 1148"/>
                              <a:gd name="T15" fmla="*/ 1171 h 77"/>
                              <a:gd name="T16" fmla="+- 0 5323 5323"/>
                              <a:gd name="T17" fmla="*/ T16 w 77"/>
                              <a:gd name="T18" fmla="+- 0 1186 1148"/>
                              <a:gd name="T19" fmla="*/ 1186 h 77"/>
                              <a:gd name="T20" fmla="+- 0 5326 5323"/>
                              <a:gd name="T21" fmla="*/ T20 w 77"/>
                              <a:gd name="T22" fmla="+- 0 1200 1148"/>
                              <a:gd name="T23" fmla="*/ 1200 h 77"/>
                              <a:gd name="T24" fmla="+- 0 5334 5323"/>
                              <a:gd name="T25" fmla="*/ T24 w 77"/>
                              <a:gd name="T26" fmla="+- 0 1212 1148"/>
                              <a:gd name="T27" fmla="*/ 1212 h 77"/>
                              <a:gd name="T28" fmla="+- 0 5346 5323"/>
                              <a:gd name="T29" fmla="*/ T28 w 77"/>
                              <a:gd name="T30" fmla="+- 0 1221 1148"/>
                              <a:gd name="T31" fmla="*/ 1221 h 77"/>
                              <a:gd name="T32" fmla="+- 0 5361 5323"/>
                              <a:gd name="T33" fmla="*/ T32 w 77"/>
                              <a:gd name="T34" fmla="+- 0 1224 1148"/>
                              <a:gd name="T35" fmla="*/ 1224 h 77"/>
                              <a:gd name="T36" fmla="+- 0 5376 5323"/>
                              <a:gd name="T37" fmla="*/ T36 w 77"/>
                              <a:gd name="T38" fmla="+- 0 1221 1148"/>
                              <a:gd name="T39" fmla="*/ 1221 h 77"/>
                              <a:gd name="T40" fmla="+- 0 5388 5323"/>
                              <a:gd name="T41" fmla="*/ T40 w 77"/>
                              <a:gd name="T42" fmla="+- 0 1212 1148"/>
                              <a:gd name="T43" fmla="*/ 1212 h 77"/>
                              <a:gd name="T44" fmla="+- 0 5396 5323"/>
                              <a:gd name="T45" fmla="*/ T44 w 77"/>
                              <a:gd name="T46" fmla="+- 0 1200 1148"/>
                              <a:gd name="T47" fmla="*/ 1200 h 77"/>
                              <a:gd name="T48" fmla="+- 0 5399 5323"/>
                              <a:gd name="T49" fmla="*/ T48 w 77"/>
                              <a:gd name="T50" fmla="+- 0 1186 1148"/>
                              <a:gd name="T51" fmla="*/ 1186 h 77"/>
                              <a:gd name="T52" fmla="+- 0 5396 5323"/>
                              <a:gd name="T53" fmla="*/ T52 w 77"/>
                              <a:gd name="T54" fmla="+- 0 1171 1148"/>
                              <a:gd name="T55" fmla="*/ 1171 h 77"/>
                              <a:gd name="T56" fmla="+- 0 5388 5323"/>
                              <a:gd name="T57" fmla="*/ T56 w 77"/>
                              <a:gd name="T58" fmla="+- 0 1159 1148"/>
                              <a:gd name="T59" fmla="*/ 1159 h 77"/>
                              <a:gd name="T60" fmla="+- 0 5376 5323"/>
                              <a:gd name="T61" fmla="*/ T60 w 77"/>
                              <a:gd name="T62" fmla="+- 0 1151 1148"/>
                              <a:gd name="T63" fmla="*/ 1151 h 77"/>
                              <a:gd name="T64" fmla="+- 0 5361 5323"/>
                              <a:gd name="T65" fmla="*/ T64 w 77"/>
                              <a:gd name="T66" fmla="+- 0 1148 1148"/>
                              <a:gd name="T67" fmla="*/ 1148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38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2"/>
                                </a:lnTo>
                                <a:lnTo>
                                  <a:pt x="11" y="64"/>
                                </a:lnTo>
                                <a:lnTo>
                                  <a:pt x="23" y="73"/>
                                </a:lnTo>
                                <a:lnTo>
                                  <a:pt x="38" y="76"/>
                                </a:lnTo>
                                <a:lnTo>
                                  <a:pt x="53" y="73"/>
                                </a:lnTo>
                                <a:lnTo>
                                  <a:pt x="65" y="64"/>
                                </a:lnTo>
                                <a:lnTo>
                                  <a:pt x="73" y="52"/>
                                </a:lnTo>
                                <a:lnTo>
                                  <a:pt x="76" y="38"/>
                                </a:lnTo>
                                <a:lnTo>
                                  <a:pt x="73" y="23"/>
                                </a:lnTo>
                                <a:lnTo>
                                  <a:pt x="65" y="11"/>
                                </a:lnTo>
                                <a:lnTo>
                                  <a:pt x="53" y="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6"/>
                        <wps:cNvSpPr>
                          <a:spLocks/>
                        </wps:cNvSpPr>
                        <wps:spPr bwMode="auto">
                          <a:xfrm>
                            <a:off x="5322" y="1147"/>
                            <a:ext cx="77" cy="77"/>
                          </a:xfrm>
                          <a:custGeom>
                            <a:avLst/>
                            <a:gdLst>
                              <a:gd name="T0" fmla="+- 0 5323 5323"/>
                              <a:gd name="T1" fmla="*/ T0 w 77"/>
                              <a:gd name="T2" fmla="+- 0 1186 1148"/>
                              <a:gd name="T3" fmla="*/ 1186 h 77"/>
                              <a:gd name="T4" fmla="+- 0 5326 5323"/>
                              <a:gd name="T5" fmla="*/ T4 w 77"/>
                              <a:gd name="T6" fmla="+- 0 1171 1148"/>
                              <a:gd name="T7" fmla="*/ 1171 h 77"/>
                              <a:gd name="T8" fmla="+- 0 5334 5323"/>
                              <a:gd name="T9" fmla="*/ T8 w 77"/>
                              <a:gd name="T10" fmla="+- 0 1159 1148"/>
                              <a:gd name="T11" fmla="*/ 1159 h 77"/>
                              <a:gd name="T12" fmla="+- 0 5346 5323"/>
                              <a:gd name="T13" fmla="*/ T12 w 77"/>
                              <a:gd name="T14" fmla="+- 0 1151 1148"/>
                              <a:gd name="T15" fmla="*/ 1151 h 77"/>
                              <a:gd name="T16" fmla="+- 0 5361 5323"/>
                              <a:gd name="T17" fmla="*/ T16 w 77"/>
                              <a:gd name="T18" fmla="+- 0 1148 1148"/>
                              <a:gd name="T19" fmla="*/ 1148 h 77"/>
                              <a:gd name="T20" fmla="+- 0 5376 5323"/>
                              <a:gd name="T21" fmla="*/ T20 w 77"/>
                              <a:gd name="T22" fmla="+- 0 1151 1148"/>
                              <a:gd name="T23" fmla="*/ 1151 h 77"/>
                              <a:gd name="T24" fmla="+- 0 5388 5323"/>
                              <a:gd name="T25" fmla="*/ T24 w 77"/>
                              <a:gd name="T26" fmla="+- 0 1159 1148"/>
                              <a:gd name="T27" fmla="*/ 1159 h 77"/>
                              <a:gd name="T28" fmla="+- 0 5396 5323"/>
                              <a:gd name="T29" fmla="*/ T28 w 77"/>
                              <a:gd name="T30" fmla="+- 0 1171 1148"/>
                              <a:gd name="T31" fmla="*/ 1171 h 77"/>
                              <a:gd name="T32" fmla="+- 0 5399 5323"/>
                              <a:gd name="T33" fmla="*/ T32 w 77"/>
                              <a:gd name="T34" fmla="+- 0 1186 1148"/>
                              <a:gd name="T35" fmla="*/ 1186 h 77"/>
                              <a:gd name="T36" fmla="+- 0 5396 5323"/>
                              <a:gd name="T37" fmla="*/ T36 w 77"/>
                              <a:gd name="T38" fmla="+- 0 1200 1148"/>
                              <a:gd name="T39" fmla="*/ 1200 h 77"/>
                              <a:gd name="T40" fmla="+- 0 5388 5323"/>
                              <a:gd name="T41" fmla="*/ T40 w 77"/>
                              <a:gd name="T42" fmla="+- 0 1212 1148"/>
                              <a:gd name="T43" fmla="*/ 1212 h 77"/>
                              <a:gd name="T44" fmla="+- 0 5376 5323"/>
                              <a:gd name="T45" fmla="*/ T44 w 77"/>
                              <a:gd name="T46" fmla="+- 0 1221 1148"/>
                              <a:gd name="T47" fmla="*/ 1221 h 77"/>
                              <a:gd name="T48" fmla="+- 0 5361 5323"/>
                              <a:gd name="T49" fmla="*/ T48 w 77"/>
                              <a:gd name="T50" fmla="+- 0 1224 1148"/>
                              <a:gd name="T51" fmla="*/ 1224 h 77"/>
                              <a:gd name="T52" fmla="+- 0 5346 5323"/>
                              <a:gd name="T53" fmla="*/ T52 w 77"/>
                              <a:gd name="T54" fmla="+- 0 1221 1148"/>
                              <a:gd name="T55" fmla="*/ 1221 h 77"/>
                              <a:gd name="T56" fmla="+- 0 5334 5323"/>
                              <a:gd name="T57" fmla="*/ T56 w 77"/>
                              <a:gd name="T58" fmla="+- 0 1212 1148"/>
                              <a:gd name="T59" fmla="*/ 1212 h 77"/>
                              <a:gd name="T60" fmla="+- 0 5326 5323"/>
                              <a:gd name="T61" fmla="*/ T60 w 77"/>
                              <a:gd name="T62" fmla="+- 0 1200 1148"/>
                              <a:gd name="T63" fmla="*/ 1200 h 77"/>
                              <a:gd name="T64" fmla="+- 0 5323 5323"/>
                              <a:gd name="T65" fmla="*/ T64 w 77"/>
                              <a:gd name="T66" fmla="+- 0 1186 1148"/>
                              <a:gd name="T67" fmla="*/ 1186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0" y="38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3" y="3"/>
                                </a:lnTo>
                                <a:lnTo>
                                  <a:pt x="65" y="11"/>
                                </a:lnTo>
                                <a:lnTo>
                                  <a:pt x="73" y="23"/>
                                </a:lnTo>
                                <a:lnTo>
                                  <a:pt x="76" y="38"/>
                                </a:lnTo>
                                <a:lnTo>
                                  <a:pt x="73" y="52"/>
                                </a:lnTo>
                                <a:lnTo>
                                  <a:pt x="65" y="64"/>
                                </a:lnTo>
                                <a:lnTo>
                                  <a:pt x="53" y="73"/>
                                </a:lnTo>
                                <a:lnTo>
                                  <a:pt x="38" y="76"/>
                                </a:lnTo>
                                <a:lnTo>
                                  <a:pt x="23" y="73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3" y="385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Freeform 74"/>
                        <wps:cNvSpPr>
                          <a:spLocks/>
                        </wps:cNvSpPr>
                        <wps:spPr bwMode="auto">
                          <a:xfrm>
                            <a:off x="4673" y="647"/>
                            <a:ext cx="83" cy="83"/>
                          </a:xfrm>
                          <a:custGeom>
                            <a:avLst/>
                            <a:gdLst>
                              <a:gd name="T0" fmla="+- 0 4714 4673"/>
                              <a:gd name="T1" fmla="*/ T0 w 83"/>
                              <a:gd name="T2" fmla="+- 0 648 648"/>
                              <a:gd name="T3" fmla="*/ 648 h 83"/>
                              <a:gd name="T4" fmla="+- 0 4698 4673"/>
                              <a:gd name="T5" fmla="*/ T4 w 83"/>
                              <a:gd name="T6" fmla="+- 0 651 648"/>
                              <a:gd name="T7" fmla="*/ 651 h 83"/>
                              <a:gd name="T8" fmla="+- 0 4685 4673"/>
                              <a:gd name="T9" fmla="*/ T8 w 83"/>
                              <a:gd name="T10" fmla="+- 0 660 648"/>
                              <a:gd name="T11" fmla="*/ 660 h 83"/>
                              <a:gd name="T12" fmla="+- 0 4676 4673"/>
                              <a:gd name="T13" fmla="*/ T12 w 83"/>
                              <a:gd name="T14" fmla="+- 0 673 648"/>
                              <a:gd name="T15" fmla="*/ 673 h 83"/>
                              <a:gd name="T16" fmla="+- 0 4673 4673"/>
                              <a:gd name="T17" fmla="*/ T16 w 83"/>
                              <a:gd name="T18" fmla="+- 0 689 648"/>
                              <a:gd name="T19" fmla="*/ 689 h 83"/>
                              <a:gd name="T20" fmla="+- 0 4676 4673"/>
                              <a:gd name="T21" fmla="*/ T20 w 83"/>
                              <a:gd name="T22" fmla="+- 0 705 648"/>
                              <a:gd name="T23" fmla="*/ 705 h 83"/>
                              <a:gd name="T24" fmla="+- 0 4685 4673"/>
                              <a:gd name="T25" fmla="*/ T24 w 83"/>
                              <a:gd name="T26" fmla="+- 0 718 648"/>
                              <a:gd name="T27" fmla="*/ 718 h 83"/>
                              <a:gd name="T28" fmla="+- 0 4698 4673"/>
                              <a:gd name="T29" fmla="*/ T28 w 83"/>
                              <a:gd name="T30" fmla="+- 0 727 648"/>
                              <a:gd name="T31" fmla="*/ 727 h 83"/>
                              <a:gd name="T32" fmla="+- 0 4714 4673"/>
                              <a:gd name="T33" fmla="*/ T32 w 83"/>
                              <a:gd name="T34" fmla="+- 0 730 648"/>
                              <a:gd name="T35" fmla="*/ 730 h 83"/>
                              <a:gd name="T36" fmla="+- 0 4730 4673"/>
                              <a:gd name="T37" fmla="*/ T36 w 83"/>
                              <a:gd name="T38" fmla="+- 0 727 648"/>
                              <a:gd name="T39" fmla="*/ 727 h 83"/>
                              <a:gd name="T40" fmla="+- 0 4743 4673"/>
                              <a:gd name="T41" fmla="*/ T40 w 83"/>
                              <a:gd name="T42" fmla="+- 0 718 648"/>
                              <a:gd name="T43" fmla="*/ 718 h 83"/>
                              <a:gd name="T44" fmla="+- 0 4752 4673"/>
                              <a:gd name="T45" fmla="*/ T44 w 83"/>
                              <a:gd name="T46" fmla="+- 0 705 648"/>
                              <a:gd name="T47" fmla="*/ 705 h 83"/>
                              <a:gd name="T48" fmla="+- 0 4755 4673"/>
                              <a:gd name="T49" fmla="*/ T48 w 83"/>
                              <a:gd name="T50" fmla="+- 0 689 648"/>
                              <a:gd name="T51" fmla="*/ 689 h 83"/>
                              <a:gd name="T52" fmla="+- 0 4752 4673"/>
                              <a:gd name="T53" fmla="*/ T52 w 83"/>
                              <a:gd name="T54" fmla="+- 0 673 648"/>
                              <a:gd name="T55" fmla="*/ 673 h 83"/>
                              <a:gd name="T56" fmla="+- 0 4743 4673"/>
                              <a:gd name="T57" fmla="*/ T56 w 83"/>
                              <a:gd name="T58" fmla="+- 0 660 648"/>
                              <a:gd name="T59" fmla="*/ 660 h 83"/>
                              <a:gd name="T60" fmla="+- 0 4730 4673"/>
                              <a:gd name="T61" fmla="*/ T60 w 83"/>
                              <a:gd name="T62" fmla="+- 0 651 648"/>
                              <a:gd name="T63" fmla="*/ 651 h 83"/>
                              <a:gd name="T64" fmla="+- 0 4714 4673"/>
                              <a:gd name="T65" fmla="*/ T64 w 83"/>
                              <a:gd name="T66" fmla="+- 0 648 648"/>
                              <a:gd name="T67" fmla="*/ 648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2" y="70"/>
                                </a:lnTo>
                                <a:lnTo>
                                  <a:pt x="25" y="79"/>
                                </a:lnTo>
                                <a:lnTo>
                                  <a:pt x="41" y="82"/>
                                </a:lnTo>
                                <a:lnTo>
                                  <a:pt x="57" y="79"/>
                                </a:lnTo>
                                <a:lnTo>
                                  <a:pt x="70" y="70"/>
                                </a:lnTo>
                                <a:lnTo>
                                  <a:pt x="79" y="57"/>
                                </a:lnTo>
                                <a:lnTo>
                                  <a:pt x="82" y="41"/>
                                </a:lnTo>
                                <a:lnTo>
                                  <a:pt x="79" y="25"/>
                                </a:lnTo>
                                <a:lnTo>
                                  <a:pt x="70" y="12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0F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3"/>
                        <wps:cNvSpPr>
                          <a:spLocks/>
                        </wps:cNvSpPr>
                        <wps:spPr bwMode="auto">
                          <a:xfrm>
                            <a:off x="4673" y="647"/>
                            <a:ext cx="83" cy="83"/>
                          </a:xfrm>
                          <a:custGeom>
                            <a:avLst/>
                            <a:gdLst>
                              <a:gd name="T0" fmla="+- 0 4673 4673"/>
                              <a:gd name="T1" fmla="*/ T0 w 83"/>
                              <a:gd name="T2" fmla="+- 0 689 648"/>
                              <a:gd name="T3" fmla="*/ 689 h 83"/>
                              <a:gd name="T4" fmla="+- 0 4676 4673"/>
                              <a:gd name="T5" fmla="*/ T4 w 83"/>
                              <a:gd name="T6" fmla="+- 0 673 648"/>
                              <a:gd name="T7" fmla="*/ 673 h 83"/>
                              <a:gd name="T8" fmla="+- 0 4685 4673"/>
                              <a:gd name="T9" fmla="*/ T8 w 83"/>
                              <a:gd name="T10" fmla="+- 0 660 648"/>
                              <a:gd name="T11" fmla="*/ 660 h 83"/>
                              <a:gd name="T12" fmla="+- 0 4698 4673"/>
                              <a:gd name="T13" fmla="*/ T12 w 83"/>
                              <a:gd name="T14" fmla="+- 0 651 648"/>
                              <a:gd name="T15" fmla="*/ 651 h 83"/>
                              <a:gd name="T16" fmla="+- 0 4714 4673"/>
                              <a:gd name="T17" fmla="*/ T16 w 83"/>
                              <a:gd name="T18" fmla="+- 0 648 648"/>
                              <a:gd name="T19" fmla="*/ 648 h 83"/>
                              <a:gd name="T20" fmla="+- 0 4730 4673"/>
                              <a:gd name="T21" fmla="*/ T20 w 83"/>
                              <a:gd name="T22" fmla="+- 0 651 648"/>
                              <a:gd name="T23" fmla="*/ 651 h 83"/>
                              <a:gd name="T24" fmla="+- 0 4743 4673"/>
                              <a:gd name="T25" fmla="*/ T24 w 83"/>
                              <a:gd name="T26" fmla="+- 0 660 648"/>
                              <a:gd name="T27" fmla="*/ 660 h 83"/>
                              <a:gd name="T28" fmla="+- 0 4752 4673"/>
                              <a:gd name="T29" fmla="*/ T28 w 83"/>
                              <a:gd name="T30" fmla="+- 0 673 648"/>
                              <a:gd name="T31" fmla="*/ 673 h 83"/>
                              <a:gd name="T32" fmla="+- 0 4755 4673"/>
                              <a:gd name="T33" fmla="*/ T32 w 83"/>
                              <a:gd name="T34" fmla="+- 0 689 648"/>
                              <a:gd name="T35" fmla="*/ 689 h 83"/>
                              <a:gd name="T36" fmla="+- 0 4752 4673"/>
                              <a:gd name="T37" fmla="*/ T36 w 83"/>
                              <a:gd name="T38" fmla="+- 0 705 648"/>
                              <a:gd name="T39" fmla="*/ 705 h 83"/>
                              <a:gd name="T40" fmla="+- 0 4743 4673"/>
                              <a:gd name="T41" fmla="*/ T40 w 83"/>
                              <a:gd name="T42" fmla="+- 0 718 648"/>
                              <a:gd name="T43" fmla="*/ 718 h 83"/>
                              <a:gd name="T44" fmla="+- 0 4730 4673"/>
                              <a:gd name="T45" fmla="*/ T44 w 83"/>
                              <a:gd name="T46" fmla="+- 0 727 648"/>
                              <a:gd name="T47" fmla="*/ 727 h 83"/>
                              <a:gd name="T48" fmla="+- 0 4714 4673"/>
                              <a:gd name="T49" fmla="*/ T48 w 83"/>
                              <a:gd name="T50" fmla="+- 0 730 648"/>
                              <a:gd name="T51" fmla="*/ 730 h 83"/>
                              <a:gd name="T52" fmla="+- 0 4698 4673"/>
                              <a:gd name="T53" fmla="*/ T52 w 83"/>
                              <a:gd name="T54" fmla="+- 0 727 648"/>
                              <a:gd name="T55" fmla="*/ 727 h 83"/>
                              <a:gd name="T56" fmla="+- 0 4685 4673"/>
                              <a:gd name="T57" fmla="*/ T56 w 83"/>
                              <a:gd name="T58" fmla="+- 0 718 648"/>
                              <a:gd name="T59" fmla="*/ 718 h 83"/>
                              <a:gd name="T60" fmla="+- 0 4676 4673"/>
                              <a:gd name="T61" fmla="*/ T60 w 83"/>
                              <a:gd name="T62" fmla="+- 0 705 648"/>
                              <a:gd name="T63" fmla="*/ 705 h 83"/>
                              <a:gd name="T64" fmla="+- 0 4673 4673"/>
                              <a:gd name="T65" fmla="*/ T64 w 83"/>
                              <a:gd name="T66" fmla="+- 0 689 648"/>
                              <a:gd name="T67" fmla="*/ 689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7" y="3"/>
                                </a:lnTo>
                                <a:lnTo>
                                  <a:pt x="70" y="12"/>
                                </a:lnTo>
                                <a:lnTo>
                                  <a:pt x="79" y="25"/>
                                </a:lnTo>
                                <a:lnTo>
                                  <a:pt x="82" y="41"/>
                                </a:lnTo>
                                <a:lnTo>
                                  <a:pt x="79" y="57"/>
                                </a:lnTo>
                                <a:lnTo>
                                  <a:pt x="70" y="70"/>
                                </a:lnTo>
                                <a:lnTo>
                                  <a:pt x="57" y="79"/>
                                </a:lnTo>
                                <a:lnTo>
                                  <a:pt x="41" y="82"/>
                                </a:lnTo>
                                <a:lnTo>
                                  <a:pt x="25" y="79"/>
                                </a:lnTo>
                                <a:lnTo>
                                  <a:pt x="12" y="70"/>
                                </a:lnTo>
                                <a:lnTo>
                                  <a:pt x="3" y="57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3B0F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0" y="925"/>
                            <a:ext cx="122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Freeform 71"/>
                        <wps:cNvSpPr>
                          <a:spLocks/>
                        </wps:cNvSpPr>
                        <wps:spPr bwMode="auto">
                          <a:xfrm>
                            <a:off x="4516" y="648"/>
                            <a:ext cx="67" cy="68"/>
                          </a:xfrm>
                          <a:custGeom>
                            <a:avLst/>
                            <a:gdLst>
                              <a:gd name="T0" fmla="+- 0 4550 4517"/>
                              <a:gd name="T1" fmla="*/ T0 w 67"/>
                              <a:gd name="T2" fmla="+- 0 648 648"/>
                              <a:gd name="T3" fmla="*/ 648 h 68"/>
                              <a:gd name="T4" fmla="+- 0 4537 4517"/>
                              <a:gd name="T5" fmla="*/ T4 w 67"/>
                              <a:gd name="T6" fmla="+- 0 651 648"/>
                              <a:gd name="T7" fmla="*/ 651 h 68"/>
                              <a:gd name="T8" fmla="+- 0 4526 4517"/>
                              <a:gd name="T9" fmla="*/ T8 w 67"/>
                              <a:gd name="T10" fmla="+- 0 658 648"/>
                              <a:gd name="T11" fmla="*/ 658 h 68"/>
                              <a:gd name="T12" fmla="+- 0 4519 4517"/>
                              <a:gd name="T13" fmla="*/ T12 w 67"/>
                              <a:gd name="T14" fmla="+- 0 669 648"/>
                              <a:gd name="T15" fmla="*/ 669 h 68"/>
                              <a:gd name="T16" fmla="+- 0 4517 4517"/>
                              <a:gd name="T17" fmla="*/ T16 w 67"/>
                              <a:gd name="T18" fmla="+- 0 682 648"/>
                              <a:gd name="T19" fmla="*/ 682 h 68"/>
                              <a:gd name="T20" fmla="+- 0 4519 4517"/>
                              <a:gd name="T21" fmla="*/ T20 w 67"/>
                              <a:gd name="T22" fmla="+- 0 695 648"/>
                              <a:gd name="T23" fmla="*/ 695 h 68"/>
                              <a:gd name="T24" fmla="+- 0 4526 4517"/>
                              <a:gd name="T25" fmla="*/ T24 w 67"/>
                              <a:gd name="T26" fmla="+- 0 706 648"/>
                              <a:gd name="T27" fmla="*/ 706 h 68"/>
                              <a:gd name="T28" fmla="+- 0 4537 4517"/>
                              <a:gd name="T29" fmla="*/ T28 w 67"/>
                              <a:gd name="T30" fmla="+- 0 713 648"/>
                              <a:gd name="T31" fmla="*/ 713 h 68"/>
                              <a:gd name="T32" fmla="+- 0 4550 4517"/>
                              <a:gd name="T33" fmla="*/ T32 w 67"/>
                              <a:gd name="T34" fmla="+- 0 715 648"/>
                              <a:gd name="T35" fmla="*/ 715 h 68"/>
                              <a:gd name="T36" fmla="+- 0 4563 4517"/>
                              <a:gd name="T37" fmla="*/ T36 w 67"/>
                              <a:gd name="T38" fmla="+- 0 713 648"/>
                              <a:gd name="T39" fmla="*/ 713 h 68"/>
                              <a:gd name="T40" fmla="+- 0 4574 4517"/>
                              <a:gd name="T41" fmla="*/ T40 w 67"/>
                              <a:gd name="T42" fmla="+- 0 706 648"/>
                              <a:gd name="T43" fmla="*/ 706 h 68"/>
                              <a:gd name="T44" fmla="+- 0 4581 4517"/>
                              <a:gd name="T45" fmla="*/ T44 w 67"/>
                              <a:gd name="T46" fmla="+- 0 695 648"/>
                              <a:gd name="T47" fmla="*/ 695 h 68"/>
                              <a:gd name="T48" fmla="+- 0 4584 4517"/>
                              <a:gd name="T49" fmla="*/ T48 w 67"/>
                              <a:gd name="T50" fmla="+- 0 682 648"/>
                              <a:gd name="T51" fmla="*/ 682 h 68"/>
                              <a:gd name="T52" fmla="+- 0 4581 4517"/>
                              <a:gd name="T53" fmla="*/ T52 w 67"/>
                              <a:gd name="T54" fmla="+- 0 669 648"/>
                              <a:gd name="T55" fmla="*/ 669 h 68"/>
                              <a:gd name="T56" fmla="+- 0 4574 4517"/>
                              <a:gd name="T57" fmla="*/ T56 w 67"/>
                              <a:gd name="T58" fmla="+- 0 658 648"/>
                              <a:gd name="T59" fmla="*/ 658 h 68"/>
                              <a:gd name="T60" fmla="+- 0 4563 4517"/>
                              <a:gd name="T61" fmla="*/ T60 w 67"/>
                              <a:gd name="T62" fmla="+- 0 651 648"/>
                              <a:gd name="T63" fmla="*/ 651 h 68"/>
                              <a:gd name="T64" fmla="+- 0 4550 4517"/>
                              <a:gd name="T65" fmla="*/ T64 w 67"/>
                              <a:gd name="T66" fmla="+- 0 648 648"/>
                              <a:gd name="T67" fmla="*/ 648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68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8"/>
                                </a:lnTo>
                                <a:lnTo>
                                  <a:pt x="20" y="65"/>
                                </a:lnTo>
                                <a:lnTo>
                                  <a:pt x="33" y="67"/>
                                </a:lnTo>
                                <a:lnTo>
                                  <a:pt x="46" y="65"/>
                                </a:lnTo>
                                <a:lnTo>
                                  <a:pt x="57" y="58"/>
                                </a:lnTo>
                                <a:lnTo>
                                  <a:pt x="64" y="47"/>
                                </a:lnTo>
                                <a:lnTo>
                                  <a:pt x="67" y="34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6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29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0"/>
                        <wps:cNvSpPr>
                          <a:spLocks/>
                        </wps:cNvSpPr>
                        <wps:spPr bwMode="auto">
                          <a:xfrm>
                            <a:off x="4516" y="648"/>
                            <a:ext cx="67" cy="68"/>
                          </a:xfrm>
                          <a:custGeom>
                            <a:avLst/>
                            <a:gdLst>
                              <a:gd name="T0" fmla="+- 0 4517 4517"/>
                              <a:gd name="T1" fmla="*/ T0 w 67"/>
                              <a:gd name="T2" fmla="+- 0 682 648"/>
                              <a:gd name="T3" fmla="*/ 682 h 68"/>
                              <a:gd name="T4" fmla="+- 0 4519 4517"/>
                              <a:gd name="T5" fmla="*/ T4 w 67"/>
                              <a:gd name="T6" fmla="+- 0 669 648"/>
                              <a:gd name="T7" fmla="*/ 669 h 68"/>
                              <a:gd name="T8" fmla="+- 0 4526 4517"/>
                              <a:gd name="T9" fmla="*/ T8 w 67"/>
                              <a:gd name="T10" fmla="+- 0 658 648"/>
                              <a:gd name="T11" fmla="*/ 658 h 68"/>
                              <a:gd name="T12" fmla="+- 0 4537 4517"/>
                              <a:gd name="T13" fmla="*/ T12 w 67"/>
                              <a:gd name="T14" fmla="+- 0 651 648"/>
                              <a:gd name="T15" fmla="*/ 651 h 68"/>
                              <a:gd name="T16" fmla="+- 0 4550 4517"/>
                              <a:gd name="T17" fmla="*/ T16 w 67"/>
                              <a:gd name="T18" fmla="+- 0 648 648"/>
                              <a:gd name="T19" fmla="*/ 648 h 68"/>
                              <a:gd name="T20" fmla="+- 0 4563 4517"/>
                              <a:gd name="T21" fmla="*/ T20 w 67"/>
                              <a:gd name="T22" fmla="+- 0 651 648"/>
                              <a:gd name="T23" fmla="*/ 651 h 68"/>
                              <a:gd name="T24" fmla="+- 0 4574 4517"/>
                              <a:gd name="T25" fmla="*/ T24 w 67"/>
                              <a:gd name="T26" fmla="+- 0 658 648"/>
                              <a:gd name="T27" fmla="*/ 658 h 68"/>
                              <a:gd name="T28" fmla="+- 0 4581 4517"/>
                              <a:gd name="T29" fmla="*/ T28 w 67"/>
                              <a:gd name="T30" fmla="+- 0 669 648"/>
                              <a:gd name="T31" fmla="*/ 669 h 68"/>
                              <a:gd name="T32" fmla="+- 0 4584 4517"/>
                              <a:gd name="T33" fmla="*/ T32 w 67"/>
                              <a:gd name="T34" fmla="+- 0 682 648"/>
                              <a:gd name="T35" fmla="*/ 682 h 68"/>
                              <a:gd name="T36" fmla="+- 0 4581 4517"/>
                              <a:gd name="T37" fmla="*/ T36 w 67"/>
                              <a:gd name="T38" fmla="+- 0 695 648"/>
                              <a:gd name="T39" fmla="*/ 695 h 68"/>
                              <a:gd name="T40" fmla="+- 0 4574 4517"/>
                              <a:gd name="T41" fmla="*/ T40 w 67"/>
                              <a:gd name="T42" fmla="+- 0 706 648"/>
                              <a:gd name="T43" fmla="*/ 706 h 68"/>
                              <a:gd name="T44" fmla="+- 0 4563 4517"/>
                              <a:gd name="T45" fmla="*/ T44 w 67"/>
                              <a:gd name="T46" fmla="+- 0 713 648"/>
                              <a:gd name="T47" fmla="*/ 713 h 68"/>
                              <a:gd name="T48" fmla="+- 0 4550 4517"/>
                              <a:gd name="T49" fmla="*/ T48 w 67"/>
                              <a:gd name="T50" fmla="+- 0 715 648"/>
                              <a:gd name="T51" fmla="*/ 715 h 68"/>
                              <a:gd name="T52" fmla="+- 0 4537 4517"/>
                              <a:gd name="T53" fmla="*/ T52 w 67"/>
                              <a:gd name="T54" fmla="+- 0 713 648"/>
                              <a:gd name="T55" fmla="*/ 713 h 68"/>
                              <a:gd name="T56" fmla="+- 0 4526 4517"/>
                              <a:gd name="T57" fmla="*/ T56 w 67"/>
                              <a:gd name="T58" fmla="+- 0 706 648"/>
                              <a:gd name="T59" fmla="*/ 706 h 68"/>
                              <a:gd name="T60" fmla="+- 0 4519 4517"/>
                              <a:gd name="T61" fmla="*/ T60 w 67"/>
                              <a:gd name="T62" fmla="+- 0 695 648"/>
                              <a:gd name="T63" fmla="*/ 695 h 68"/>
                              <a:gd name="T64" fmla="+- 0 4517 4517"/>
                              <a:gd name="T65" fmla="*/ T64 w 67"/>
                              <a:gd name="T66" fmla="+- 0 682 648"/>
                              <a:gd name="T67" fmla="*/ 682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7" h="68">
                                <a:moveTo>
                                  <a:pt x="0" y="34"/>
                                </a:move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0" y="3"/>
                                </a:lnTo>
                                <a:lnTo>
                                  <a:pt x="33" y="0"/>
                                </a:lnTo>
                                <a:lnTo>
                                  <a:pt x="46" y="3"/>
                                </a:lnTo>
                                <a:lnTo>
                                  <a:pt x="57" y="10"/>
                                </a:lnTo>
                                <a:lnTo>
                                  <a:pt x="64" y="21"/>
                                </a:lnTo>
                                <a:lnTo>
                                  <a:pt x="67" y="34"/>
                                </a:lnTo>
                                <a:lnTo>
                                  <a:pt x="64" y="47"/>
                                </a:lnTo>
                                <a:lnTo>
                                  <a:pt x="57" y="58"/>
                                </a:lnTo>
                                <a:lnTo>
                                  <a:pt x="46" y="65"/>
                                </a:lnTo>
                                <a:lnTo>
                                  <a:pt x="33" y="67"/>
                                </a:lnTo>
                                <a:lnTo>
                                  <a:pt x="20" y="65"/>
                                </a:lnTo>
                                <a:lnTo>
                                  <a:pt x="9" y="58"/>
                                </a:lnTo>
                                <a:lnTo>
                                  <a:pt x="2" y="47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8C29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69"/>
                        <wps:cNvSpPr>
                          <a:spLocks/>
                        </wps:cNvSpPr>
                        <wps:spPr bwMode="auto">
                          <a:xfrm>
                            <a:off x="5406" y="788"/>
                            <a:ext cx="81" cy="81"/>
                          </a:xfrm>
                          <a:custGeom>
                            <a:avLst/>
                            <a:gdLst>
                              <a:gd name="T0" fmla="+- 0 5447 5407"/>
                              <a:gd name="T1" fmla="*/ T0 w 81"/>
                              <a:gd name="T2" fmla="+- 0 789 789"/>
                              <a:gd name="T3" fmla="*/ 789 h 81"/>
                              <a:gd name="T4" fmla="+- 0 5431 5407"/>
                              <a:gd name="T5" fmla="*/ T4 w 81"/>
                              <a:gd name="T6" fmla="+- 0 792 789"/>
                              <a:gd name="T7" fmla="*/ 792 h 81"/>
                              <a:gd name="T8" fmla="+- 0 5419 5407"/>
                              <a:gd name="T9" fmla="*/ T8 w 81"/>
                              <a:gd name="T10" fmla="+- 0 801 789"/>
                              <a:gd name="T11" fmla="*/ 801 h 81"/>
                              <a:gd name="T12" fmla="+- 0 5410 5407"/>
                              <a:gd name="T13" fmla="*/ T12 w 81"/>
                              <a:gd name="T14" fmla="+- 0 813 789"/>
                              <a:gd name="T15" fmla="*/ 813 h 81"/>
                              <a:gd name="T16" fmla="+- 0 5407 5407"/>
                              <a:gd name="T17" fmla="*/ T16 w 81"/>
                              <a:gd name="T18" fmla="+- 0 829 789"/>
                              <a:gd name="T19" fmla="*/ 829 h 81"/>
                              <a:gd name="T20" fmla="+- 0 5410 5407"/>
                              <a:gd name="T21" fmla="*/ T20 w 81"/>
                              <a:gd name="T22" fmla="+- 0 844 789"/>
                              <a:gd name="T23" fmla="*/ 844 h 81"/>
                              <a:gd name="T24" fmla="+- 0 5419 5407"/>
                              <a:gd name="T25" fmla="*/ T24 w 81"/>
                              <a:gd name="T26" fmla="+- 0 857 789"/>
                              <a:gd name="T27" fmla="*/ 857 h 81"/>
                              <a:gd name="T28" fmla="+- 0 5431 5407"/>
                              <a:gd name="T29" fmla="*/ T28 w 81"/>
                              <a:gd name="T30" fmla="+- 0 866 789"/>
                              <a:gd name="T31" fmla="*/ 866 h 81"/>
                              <a:gd name="T32" fmla="+- 0 5447 5407"/>
                              <a:gd name="T33" fmla="*/ T32 w 81"/>
                              <a:gd name="T34" fmla="+- 0 869 789"/>
                              <a:gd name="T35" fmla="*/ 869 h 81"/>
                              <a:gd name="T36" fmla="+- 0 5463 5407"/>
                              <a:gd name="T37" fmla="*/ T36 w 81"/>
                              <a:gd name="T38" fmla="+- 0 866 789"/>
                              <a:gd name="T39" fmla="*/ 866 h 81"/>
                              <a:gd name="T40" fmla="+- 0 5475 5407"/>
                              <a:gd name="T41" fmla="*/ T40 w 81"/>
                              <a:gd name="T42" fmla="+- 0 857 789"/>
                              <a:gd name="T43" fmla="*/ 857 h 81"/>
                              <a:gd name="T44" fmla="+- 0 5484 5407"/>
                              <a:gd name="T45" fmla="*/ T44 w 81"/>
                              <a:gd name="T46" fmla="+- 0 844 789"/>
                              <a:gd name="T47" fmla="*/ 844 h 81"/>
                              <a:gd name="T48" fmla="+- 0 5487 5407"/>
                              <a:gd name="T49" fmla="*/ T48 w 81"/>
                              <a:gd name="T50" fmla="+- 0 829 789"/>
                              <a:gd name="T51" fmla="*/ 829 h 81"/>
                              <a:gd name="T52" fmla="+- 0 5484 5407"/>
                              <a:gd name="T53" fmla="*/ T52 w 81"/>
                              <a:gd name="T54" fmla="+- 0 813 789"/>
                              <a:gd name="T55" fmla="*/ 813 h 81"/>
                              <a:gd name="T56" fmla="+- 0 5475 5407"/>
                              <a:gd name="T57" fmla="*/ T56 w 81"/>
                              <a:gd name="T58" fmla="+- 0 801 789"/>
                              <a:gd name="T59" fmla="*/ 801 h 81"/>
                              <a:gd name="T60" fmla="+- 0 5463 5407"/>
                              <a:gd name="T61" fmla="*/ T60 w 81"/>
                              <a:gd name="T62" fmla="+- 0 792 789"/>
                              <a:gd name="T63" fmla="*/ 792 h 81"/>
                              <a:gd name="T64" fmla="+- 0 5447 5407"/>
                              <a:gd name="T65" fmla="*/ T64 w 81"/>
                              <a:gd name="T66" fmla="+- 0 789 789"/>
                              <a:gd name="T67" fmla="*/ 789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5"/>
                                </a:lnTo>
                                <a:lnTo>
                                  <a:pt x="12" y="68"/>
                                </a:lnTo>
                                <a:lnTo>
                                  <a:pt x="24" y="77"/>
                                </a:lnTo>
                                <a:lnTo>
                                  <a:pt x="40" y="80"/>
                                </a:lnTo>
                                <a:lnTo>
                                  <a:pt x="56" y="77"/>
                                </a:lnTo>
                                <a:lnTo>
                                  <a:pt x="68" y="68"/>
                                </a:lnTo>
                                <a:lnTo>
                                  <a:pt x="77" y="55"/>
                                </a:lnTo>
                                <a:lnTo>
                                  <a:pt x="80" y="40"/>
                                </a:lnTo>
                                <a:lnTo>
                                  <a:pt x="77" y="24"/>
                                </a:lnTo>
                                <a:lnTo>
                                  <a:pt x="68" y="12"/>
                                </a:lnTo>
                                <a:lnTo>
                                  <a:pt x="56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6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68"/>
                        <wps:cNvSpPr>
                          <a:spLocks/>
                        </wps:cNvSpPr>
                        <wps:spPr bwMode="auto">
                          <a:xfrm>
                            <a:off x="5406" y="788"/>
                            <a:ext cx="81" cy="81"/>
                          </a:xfrm>
                          <a:custGeom>
                            <a:avLst/>
                            <a:gdLst>
                              <a:gd name="T0" fmla="+- 0 5407 5407"/>
                              <a:gd name="T1" fmla="*/ T0 w 81"/>
                              <a:gd name="T2" fmla="+- 0 829 789"/>
                              <a:gd name="T3" fmla="*/ 829 h 81"/>
                              <a:gd name="T4" fmla="+- 0 5410 5407"/>
                              <a:gd name="T5" fmla="*/ T4 w 81"/>
                              <a:gd name="T6" fmla="+- 0 813 789"/>
                              <a:gd name="T7" fmla="*/ 813 h 81"/>
                              <a:gd name="T8" fmla="+- 0 5419 5407"/>
                              <a:gd name="T9" fmla="*/ T8 w 81"/>
                              <a:gd name="T10" fmla="+- 0 801 789"/>
                              <a:gd name="T11" fmla="*/ 801 h 81"/>
                              <a:gd name="T12" fmla="+- 0 5431 5407"/>
                              <a:gd name="T13" fmla="*/ T12 w 81"/>
                              <a:gd name="T14" fmla="+- 0 792 789"/>
                              <a:gd name="T15" fmla="*/ 792 h 81"/>
                              <a:gd name="T16" fmla="+- 0 5447 5407"/>
                              <a:gd name="T17" fmla="*/ T16 w 81"/>
                              <a:gd name="T18" fmla="+- 0 789 789"/>
                              <a:gd name="T19" fmla="*/ 789 h 81"/>
                              <a:gd name="T20" fmla="+- 0 5463 5407"/>
                              <a:gd name="T21" fmla="*/ T20 w 81"/>
                              <a:gd name="T22" fmla="+- 0 792 789"/>
                              <a:gd name="T23" fmla="*/ 792 h 81"/>
                              <a:gd name="T24" fmla="+- 0 5475 5407"/>
                              <a:gd name="T25" fmla="*/ T24 w 81"/>
                              <a:gd name="T26" fmla="+- 0 801 789"/>
                              <a:gd name="T27" fmla="*/ 801 h 81"/>
                              <a:gd name="T28" fmla="+- 0 5484 5407"/>
                              <a:gd name="T29" fmla="*/ T28 w 81"/>
                              <a:gd name="T30" fmla="+- 0 813 789"/>
                              <a:gd name="T31" fmla="*/ 813 h 81"/>
                              <a:gd name="T32" fmla="+- 0 5487 5407"/>
                              <a:gd name="T33" fmla="*/ T32 w 81"/>
                              <a:gd name="T34" fmla="+- 0 829 789"/>
                              <a:gd name="T35" fmla="*/ 829 h 81"/>
                              <a:gd name="T36" fmla="+- 0 5484 5407"/>
                              <a:gd name="T37" fmla="*/ T36 w 81"/>
                              <a:gd name="T38" fmla="+- 0 844 789"/>
                              <a:gd name="T39" fmla="*/ 844 h 81"/>
                              <a:gd name="T40" fmla="+- 0 5475 5407"/>
                              <a:gd name="T41" fmla="*/ T40 w 81"/>
                              <a:gd name="T42" fmla="+- 0 857 789"/>
                              <a:gd name="T43" fmla="*/ 857 h 81"/>
                              <a:gd name="T44" fmla="+- 0 5463 5407"/>
                              <a:gd name="T45" fmla="*/ T44 w 81"/>
                              <a:gd name="T46" fmla="+- 0 866 789"/>
                              <a:gd name="T47" fmla="*/ 866 h 81"/>
                              <a:gd name="T48" fmla="+- 0 5447 5407"/>
                              <a:gd name="T49" fmla="*/ T48 w 81"/>
                              <a:gd name="T50" fmla="+- 0 869 789"/>
                              <a:gd name="T51" fmla="*/ 869 h 81"/>
                              <a:gd name="T52" fmla="+- 0 5431 5407"/>
                              <a:gd name="T53" fmla="*/ T52 w 81"/>
                              <a:gd name="T54" fmla="+- 0 866 789"/>
                              <a:gd name="T55" fmla="*/ 866 h 81"/>
                              <a:gd name="T56" fmla="+- 0 5419 5407"/>
                              <a:gd name="T57" fmla="*/ T56 w 81"/>
                              <a:gd name="T58" fmla="+- 0 857 789"/>
                              <a:gd name="T59" fmla="*/ 857 h 81"/>
                              <a:gd name="T60" fmla="+- 0 5410 5407"/>
                              <a:gd name="T61" fmla="*/ T60 w 81"/>
                              <a:gd name="T62" fmla="+- 0 844 789"/>
                              <a:gd name="T63" fmla="*/ 844 h 81"/>
                              <a:gd name="T64" fmla="+- 0 5407 5407"/>
                              <a:gd name="T65" fmla="*/ T64 w 81"/>
                              <a:gd name="T66" fmla="+- 0 829 789"/>
                              <a:gd name="T67" fmla="*/ 829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40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6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4"/>
                                </a:lnTo>
                                <a:lnTo>
                                  <a:pt x="80" y="40"/>
                                </a:lnTo>
                                <a:lnTo>
                                  <a:pt x="77" y="55"/>
                                </a:lnTo>
                                <a:lnTo>
                                  <a:pt x="68" y="68"/>
                                </a:lnTo>
                                <a:lnTo>
                                  <a:pt x="56" y="77"/>
                                </a:lnTo>
                                <a:lnTo>
                                  <a:pt x="40" y="80"/>
                                </a:lnTo>
                                <a:lnTo>
                                  <a:pt x="24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B636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67"/>
                        <wps:cNvSpPr>
                          <a:spLocks/>
                        </wps:cNvSpPr>
                        <wps:spPr bwMode="auto">
                          <a:xfrm>
                            <a:off x="5323" y="1203"/>
                            <a:ext cx="75" cy="75"/>
                          </a:xfrm>
                          <a:custGeom>
                            <a:avLst/>
                            <a:gdLst>
                              <a:gd name="T0" fmla="+- 0 5361 5323"/>
                              <a:gd name="T1" fmla="*/ T0 w 75"/>
                              <a:gd name="T2" fmla="+- 0 1203 1203"/>
                              <a:gd name="T3" fmla="*/ 1203 h 75"/>
                              <a:gd name="T4" fmla="+- 0 5346 5323"/>
                              <a:gd name="T5" fmla="*/ T4 w 75"/>
                              <a:gd name="T6" fmla="+- 0 1206 1203"/>
                              <a:gd name="T7" fmla="*/ 1206 h 75"/>
                              <a:gd name="T8" fmla="+- 0 5334 5323"/>
                              <a:gd name="T9" fmla="*/ T8 w 75"/>
                              <a:gd name="T10" fmla="+- 0 1214 1203"/>
                              <a:gd name="T11" fmla="*/ 1214 h 75"/>
                              <a:gd name="T12" fmla="+- 0 5326 5323"/>
                              <a:gd name="T13" fmla="*/ T12 w 75"/>
                              <a:gd name="T14" fmla="+- 0 1226 1203"/>
                              <a:gd name="T15" fmla="*/ 1226 h 75"/>
                              <a:gd name="T16" fmla="+- 0 5323 5323"/>
                              <a:gd name="T17" fmla="*/ T16 w 75"/>
                              <a:gd name="T18" fmla="+- 0 1241 1203"/>
                              <a:gd name="T19" fmla="*/ 1241 h 75"/>
                              <a:gd name="T20" fmla="+- 0 5326 5323"/>
                              <a:gd name="T21" fmla="*/ T20 w 75"/>
                              <a:gd name="T22" fmla="+- 0 1255 1203"/>
                              <a:gd name="T23" fmla="*/ 1255 h 75"/>
                              <a:gd name="T24" fmla="+- 0 5334 5323"/>
                              <a:gd name="T25" fmla="*/ T24 w 75"/>
                              <a:gd name="T26" fmla="+- 0 1267 1203"/>
                              <a:gd name="T27" fmla="*/ 1267 h 75"/>
                              <a:gd name="T28" fmla="+- 0 5346 5323"/>
                              <a:gd name="T29" fmla="*/ T28 w 75"/>
                              <a:gd name="T30" fmla="+- 0 1275 1203"/>
                              <a:gd name="T31" fmla="*/ 1275 h 75"/>
                              <a:gd name="T32" fmla="+- 0 5361 5323"/>
                              <a:gd name="T33" fmla="*/ T32 w 75"/>
                              <a:gd name="T34" fmla="+- 0 1278 1203"/>
                              <a:gd name="T35" fmla="*/ 1278 h 75"/>
                              <a:gd name="T36" fmla="+- 0 5375 5323"/>
                              <a:gd name="T37" fmla="*/ T36 w 75"/>
                              <a:gd name="T38" fmla="+- 0 1275 1203"/>
                              <a:gd name="T39" fmla="*/ 1275 h 75"/>
                              <a:gd name="T40" fmla="+- 0 5387 5323"/>
                              <a:gd name="T41" fmla="*/ T40 w 75"/>
                              <a:gd name="T42" fmla="+- 0 1267 1203"/>
                              <a:gd name="T43" fmla="*/ 1267 h 75"/>
                              <a:gd name="T44" fmla="+- 0 5395 5323"/>
                              <a:gd name="T45" fmla="*/ T44 w 75"/>
                              <a:gd name="T46" fmla="+- 0 1255 1203"/>
                              <a:gd name="T47" fmla="*/ 1255 h 75"/>
                              <a:gd name="T48" fmla="+- 0 5398 5323"/>
                              <a:gd name="T49" fmla="*/ T48 w 75"/>
                              <a:gd name="T50" fmla="+- 0 1241 1203"/>
                              <a:gd name="T51" fmla="*/ 1241 h 75"/>
                              <a:gd name="T52" fmla="+- 0 5395 5323"/>
                              <a:gd name="T53" fmla="*/ T52 w 75"/>
                              <a:gd name="T54" fmla="+- 0 1226 1203"/>
                              <a:gd name="T55" fmla="*/ 1226 h 75"/>
                              <a:gd name="T56" fmla="+- 0 5387 5323"/>
                              <a:gd name="T57" fmla="*/ T56 w 75"/>
                              <a:gd name="T58" fmla="+- 0 1214 1203"/>
                              <a:gd name="T59" fmla="*/ 1214 h 75"/>
                              <a:gd name="T60" fmla="+- 0 5375 5323"/>
                              <a:gd name="T61" fmla="*/ T60 w 75"/>
                              <a:gd name="T62" fmla="+- 0 1206 1203"/>
                              <a:gd name="T63" fmla="*/ 1206 h 75"/>
                              <a:gd name="T64" fmla="+- 0 5361 5323"/>
                              <a:gd name="T65" fmla="*/ T64 w 75"/>
                              <a:gd name="T66" fmla="+- 0 1203 1203"/>
                              <a:gd name="T67" fmla="*/ 12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2"/>
                                </a:lnTo>
                                <a:lnTo>
                                  <a:pt x="11" y="64"/>
                                </a:lnTo>
                                <a:lnTo>
                                  <a:pt x="23" y="72"/>
                                </a:lnTo>
                                <a:lnTo>
                                  <a:pt x="38" y="75"/>
                                </a:lnTo>
                                <a:lnTo>
                                  <a:pt x="52" y="72"/>
                                </a:lnTo>
                                <a:lnTo>
                                  <a:pt x="64" y="64"/>
                                </a:lnTo>
                                <a:lnTo>
                                  <a:pt x="72" y="52"/>
                                </a:lnTo>
                                <a:lnTo>
                                  <a:pt x="75" y="38"/>
                                </a:lnTo>
                                <a:lnTo>
                                  <a:pt x="72" y="23"/>
                                </a:lnTo>
                                <a:lnTo>
                                  <a:pt x="64" y="11"/>
                                </a:lnTo>
                                <a:lnTo>
                                  <a:pt x="52" y="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49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66"/>
                        <wps:cNvSpPr>
                          <a:spLocks/>
                        </wps:cNvSpPr>
                        <wps:spPr bwMode="auto">
                          <a:xfrm>
                            <a:off x="5323" y="1203"/>
                            <a:ext cx="75" cy="75"/>
                          </a:xfrm>
                          <a:custGeom>
                            <a:avLst/>
                            <a:gdLst>
                              <a:gd name="T0" fmla="+- 0 5323 5323"/>
                              <a:gd name="T1" fmla="*/ T0 w 75"/>
                              <a:gd name="T2" fmla="+- 0 1241 1203"/>
                              <a:gd name="T3" fmla="*/ 1241 h 75"/>
                              <a:gd name="T4" fmla="+- 0 5326 5323"/>
                              <a:gd name="T5" fmla="*/ T4 w 75"/>
                              <a:gd name="T6" fmla="+- 0 1226 1203"/>
                              <a:gd name="T7" fmla="*/ 1226 h 75"/>
                              <a:gd name="T8" fmla="+- 0 5334 5323"/>
                              <a:gd name="T9" fmla="*/ T8 w 75"/>
                              <a:gd name="T10" fmla="+- 0 1214 1203"/>
                              <a:gd name="T11" fmla="*/ 1214 h 75"/>
                              <a:gd name="T12" fmla="+- 0 5346 5323"/>
                              <a:gd name="T13" fmla="*/ T12 w 75"/>
                              <a:gd name="T14" fmla="+- 0 1206 1203"/>
                              <a:gd name="T15" fmla="*/ 1206 h 75"/>
                              <a:gd name="T16" fmla="+- 0 5361 5323"/>
                              <a:gd name="T17" fmla="*/ T16 w 75"/>
                              <a:gd name="T18" fmla="+- 0 1203 1203"/>
                              <a:gd name="T19" fmla="*/ 1203 h 75"/>
                              <a:gd name="T20" fmla="+- 0 5375 5323"/>
                              <a:gd name="T21" fmla="*/ T20 w 75"/>
                              <a:gd name="T22" fmla="+- 0 1206 1203"/>
                              <a:gd name="T23" fmla="*/ 1206 h 75"/>
                              <a:gd name="T24" fmla="+- 0 5387 5323"/>
                              <a:gd name="T25" fmla="*/ T24 w 75"/>
                              <a:gd name="T26" fmla="+- 0 1214 1203"/>
                              <a:gd name="T27" fmla="*/ 1214 h 75"/>
                              <a:gd name="T28" fmla="+- 0 5395 5323"/>
                              <a:gd name="T29" fmla="*/ T28 w 75"/>
                              <a:gd name="T30" fmla="+- 0 1226 1203"/>
                              <a:gd name="T31" fmla="*/ 1226 h 75"/>
                              <a:gd name="T32" fmla="+- 0 5398 5323"/>
                              <a:gd name="T33" fmla="*/ T32 w 75"/>
                              <a:gd name="T34" fmla="+- 0 1241 1203"/>
                              <a:gd name="T35" fmla="*/ 1241 h 75"/>
                              <a:gd name="T36" fmla="+- 0 5395 5323"/>
                              <a:gd name="T37" fmla="*/ T36 w 75"/>
                              <a:gd name="T38" fmla="+- 0 1255 1203"/>
                              <a:gd name="T39" fmla="*/ 1255 h 75"/>
                              <a:gd name="T40" fmla="+- 0 5387 5323"/>
                              <a:gd name="T41" fmla="*/ T40 w 75"/>
                              <a:gd name="T42" fmla="+- 0 1267 1203"/>
                              <a:gd name="T43" fmla="*/ 1267 h 75"/>
                              <a:gd name="T44" fmla="+- 0 5375 5323"/>
                              <a:gd name="T45" fmla="*/ T44 w 75"/>
                              <a:gd name="T46" fmla="+- 0 1275 1203"/>
                              <a:gd name="T47" fmla="*/ 1275 h 75"/>
                              <a:gd name="T48" fmla="+- 0 5361 5323"/>
                              <a:gd name="T49" fmla="*/ T48 w 75"/>
                              <a:gd name="T50" fmla="+- 0 1278 1203"/>
                              <a:gd name="T51" fmla="*/ 1278 h 75"/>
                              <a:gd name="T52" fmla="+- 0 5346 5323"/>
                              <a:gd name="T53" fmla="*/ T52 w 75"/>
                              <a:gd name="T54" fmla="+- 0 1275 1203"/>
                              <a:gd name="T55" fmla="*/ 1275 h 75"/>
                              <a:gd name="T56" fmla="+- 0 5334 5323"/>
                              <a:gd name="T57" fmla="*/ T56 w 75"/>
                              <a:gd name="T58" fmla="+- 0 1267 1203"/>
                              <a:gd name="T59" fmla="*/ 1267 h 75"/>
                              <a:gd name="T60" fmla="+- 0 5326 5323"/>
                              <a:gd name="T61" fmla="*/ T60 w 75"/>
                              <a:gd name="T62" fmla="+- 0 1255 1203"/>
                              <a:gd name="T63" fmla="*/ 1255 h 75"/>
                              <a:gd name="T64" fmla="+- 0 5323 5323"/>
                              <a:gd name="T65" fmla="*/ T64 w 75"/>
                              <a:gd name="T66" fmla="+- 0 1241 1203"/>
                              <a:gd name="T67" fmla="*/ 124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0" y="38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DE49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65"/>
                        <wps:cNvSpPr>
                          <a:spLocks/>
                        </wps:cNvSpPr>
                        <wps:spPr bwMode="auto">
                          <a:xfrm>
                            <a:off x="4836" y="217"/>
                            <a:ext cx="86" cy="86"/>
                          </a:xfrm>
                          <a:custGeom>
                            <a:avLst/>
                            <a:gdLst>
                              <a:gd name="T0" fmla="+- 0 4879 4836"/>
                              <a:gd name="T1" fmla="*/ T0 w 86"/>
                              <a:gd name="T2" fmla="+- 0 218 218"/>
                              <a:gd name="T3" fmla="*/ 218 h 86"/>
                              <a:gd name="T4" fmla="+- 0 4862 4836"/>
                              <a:gd name="T5" fmla="*/ T4 w 86"/>
                              <a:gd name="T6" fmla="+- 0 221 218"/>
                              <a:gd name="T7" fmla="*/ 221 h 86"/>
                              <a:gd name="T8" fmla="+- 0 4849 4836"/>
                              <a:gd name="T9" fmla="*/ T8 w 86"/>
                              <a:gd name="T10" fmla="+- 0 230 218"/>
                              <a:gd name="T11" fmla="*/ 230 h 86"/>
                              <a:gd name="T12" fmla="+- 0 4839 4836"/>
                              <a:gd name="T13" fmla="*/ T12 w 86"/>
                              <a:gd name="T14" fmla="+- 0 244 218"/>
                              <a:gd name="T15" fmla="*/ 244 h 86"/>
                              <a:gd name="T16" fmla="+- 0 4836 4836"/>
                              <a:gd name="T17" fmla="*/ T16 w 86"/>
                              <a:gd name="T18" fmla="+- 0 260 218"/>
                              <a:gd name="T19" fmla="*/ 260 h 86"/>
                              <a:gd name="T20" fmla="+- 0 4839 4836"/>
                              <a:gd name="T21" fmla="*/ T20 w 86"/>
                              <a:gd name="T22" fmla="+- 0 277 218"/>
                              <a:gd name="T23" fmla="*/ 277 h 86"/>
                              <a:gd name="T24" fmla="+- 0 4849 4836"/>
                              <a:gd name="T25" fmla="*/ T24 w 86"/>
                              <a:gd name="T26" fmla="+- 0 291 218"/>
                              <a:gd name="T27" fmla="*/ 291 h 86"/>
                              <a:gd name="T28" fmla="+- 0 4862 4836"/>
                              <a:gd name="T29" fmla="*/ T28 w 86"/>
                              <a:gd name="T30" fmla="+- 0 300 218"/>
                              <a:gd name="T31" fmla="*/ 300 h 86"/>
                              <a:gd name="T32" fmla="+- 0 4879 4836"/>
                              <a:gd name="T33" fmla="*/ T32 w 86"/>
                              <a:gd name="T34" fmla="+- 0 303 218"/>
                              <a:gd name="T35" fmla="*/ 303 h 86"/>
                              <a:gd name="T36" fmla="+- 0 4896 4836"/>
                              <a:gd name="T37" fmla="*/ T36 w 86"/>
                              <a:gd name="T38" fmla="+- 0 300 218"/>
                              <a:gd name="T39" fmla="*/ 300 h 86"/>
                              <a:gd name="T40" fmla="+- 0 4909 4836"/>
                              <a:gd name="T41" fmla="*/ T40 w 86"/>
                              <a:gd name="T42" fmla="+- 0 291 218"/>
                              <a:gd name="T43" fmla="*/ 291 h 86"/>
                              <a:gd name="T44" fmla="+- 0 4918 4836"/>
                              <a:gd name="T45" fmla="*/ T44 w 86"/>
                              <a:gd name="T46" fmla="+- 0 277 218"/>
                              <a:gd name="T47" fmla="*/ 277 h 86"/>
                              <a:gd name="T48" fmla="+- 0 4922 4836"/>
                              <a:gd name="T49" fmla="*/ T48 w 86"/>
                              <a:gd name="T50" fmla="+- 0 260 218"/>
                              <a:gd name="T51" fmla="*/ 260 h 86"/>
                              <a:gd name="T52" fmla="+- 0 4918 4836"/>
                              <a:gd name="T53" fmla="*/ T52 w 86"/>
                              <a:gd name="T54" fmla="+- 0 244 218"/>
                              <a:gd name="T55" fmla="*/ 244 h 86"/>
                              <a:gd name="T56" fmla="+- 0 4909 4836"/>
                              <a:gd name="T57" fmla="*/ T56 w 86"/>
                              <a:gd name="T58" fmla="+- 0 230 218"/>
                              <a:gd name="T59" fmla="*/ 230 h 86"/>
                              <a:gd name="T60" fmla="+- 0 4896 4836"/>
                              <a:gd name="T61" fmla="*/ T60 w 86"/>
                              <a:gd name="T62" fmla="+- 0 221 218"/>
                              <a:gd name="T63" fmla="*/ 221 h 86"/>
                              <a:gd name="T64" fmla="+- 0 4879 4836"/>
                              <a:gd name="T65" fmla="*/ T64 w 86"/>
                              <a:gd name="T66" fmla="+- 0 218 218"/>
                              <a:gd name="T67" fmla="*/ 218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3" y="26"/>
                                </a:lnTo>
                                <a:lnTo>
                                  <a:pt x="0" y="42"/>
                                </a:lnTo>
                                <a:lnTo>
                                  <a:pt x="3" y="59"/>
                                </a:lnTo>
                                <a:lnTo>
                                  <a:pt x="13" y="73"/>
                                </a:lnTo>
                                <a:lnTo>
                                  <a:pt x="26" y="82"/>
                                </a:lnTo>
                                <a:lnTo>
                                  <a:pt x="43" y="85"/>
                                </a:lnTo>
                                <a:lnTo>
                                  <a:pt x="60" y="82"/>
                                </a:lnTo>
                                <a:lnTo>
                                  <a:pt x="73" y="73"/>
                                </a:lnTo>
                                <a:lnTo>
                                  <a:pt x="82" y="59"/>
                                </a:lnTo>
                                <a:lnTo>
                                  <a:pt x="86" y="42"/>
                                </a:lnTo>
                                <a:lnTo>
                                  <a:pt x="82" y="26"/>
                                </a:lnTo>
                                <a:lnTo>
                                  <a:pt x="73" y="12"/>
                                </a:lnTo>
                                <a:lnTo>
                                  <a:pt x="60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6F5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64"/>
                        <wps:cNvSpPr>
                          <a:spLocks/>
                        </wps:cNvSpPr>
                        <wps:spPr bwMode="auto">
                          <a:xfrm>
                            <a:off x="4836" y="217"/>
                            <a:ext cx="86" cy="86"/>
                          </a:xfrm>
                          <a:custGeom>
                            <a:avLst/>
                            <a:gdLst>
                              <a:gd name="T0" fmla="+- 0 4836 4836"/>
                              <a:gd name="T1" fmla="*/ T0 w 86"/>
                              <a:gd name="T2" fmla="+- 0 260 218"/>
                              <a:gd name="T3" fmla="*/ 260 h 86"/>
                              <a:gd name="T4" fmla="+- 0 4839 4836"/>
                              <a:gd name="T5" fmla="*/ T4 w 86"/>
                              <a:gd name="T6" fmla="+- 0 244 218"/>
                              <a:gd name="T7" fmla="*/ 244 h 86"/>
                              <a:gd name="T8" fmla="+- 0 4849 4836"/>
                              <a:gd name="T9" fmla="*/ T8 w 86"/>
                              <a:gd name="T10" fmla="+- 0 230 218"/>
                              <a:gd name="T11" fmla="*/ 230 h 86"/>
                              <a:gd name="T12" fmla="+- 0 4862 4836"/>
                              <a:gd name="T13" fmla="*/ T12 w 86"/>
                              <a:gd name="T14" fmla="+- 0 221 218"/>
                              <a:gd name="T15" fmla="*/ 221 h 86"/>
                              <a:gd name="T16" fmla="+- 0 4879 4836"/>
                              <a:gd name="T17" fmla="*/ T16 w 86"/>
                              <a:gd name="T18" fmla="+- 0 218 218"/>
                              <a:gd name="T19" fmla="*/ 218 h 86"/>
                              <a:gd name="T20" fmla="+- 0 4896 4836"/>
                              <a:gd name="T21" fmla="*/ T20 w 86"/>
                              <a:gd name="T22" fmla="+- 0 221 218"/>
                              <a:gd name="T23" fmla="*/ 221 h 86"/>
                              <a:gd name="T24" fmla="+- 0 4909 4836"/>
                              <a:gd name="T25" fmla="*/ T24 w 86"/>
                              <a:gd name="T26" fmla="+- 0 230 218"/>
                              <a:gd name="T27" fmla="*/ 230 h 86"/>
                              <a:gd name="T28" fmla="+- 0 4918 4836"/>
                              <a:gd name="T29" fmla="*/ T28 w 86"/>
                              <a:gd name="T30" fmla="+- 0 244 218"/>
                              <a:gd name="T31" fmla="*/ 244 h 86"/>
                              <a:gd name="T32" fmla="+- 0 4922 4836"/>
                              <a:gd name="T33" fmla="*/ T32 w 86"/>
                              <a:gd name="T34" fmla="+- 0 260 218"/>
                              <a:gd name="T35" fmla="*/ 260 h 86"/>
                              <a:gd name="T36" fmla="+- 0 4918 4836"/>
                              <a:gd name="T37" fmla="*/ T36 w 86"/>
                              <a:gd name="T38" fmla="+- 0 277 218"/>
                              <a:gd name="T39" fmla="*/ 277 h 86"/>
                              <a:gd name="T40" fmla="+- 0 4909 4836"/>
                              <a:gd name="T41" fmla="*/ T40 w 86"/>
                              <a:gd name="T42" fmla="+- 0 291 218"/>
                              <a:gd name="T43" fmla="*/ 291 h 86"/>
                              <a:gd name="T44" fmla="+- 0 4896 4836"/>
                              <a:gd name="T45" fmla="*/ T44 w 86"/>
                              <a:gd name="T46" fmla="+- 0 300 218"/>
                              <a:gd name="T47" fmla="*/ 300 h 86"/>
                              <a:gd name="T48" fmla="+- 0 4879 4836"/>
                              <a:gd name="T49" fmla="*/ T48 w 86"/>
                              <a:gd name="T50" fmla="+- 0 303 218"/>
                              <a:gd name="T51" fmla="*/ 303 h 86"/>
                              <a:gd name="T52" fmla="+- 0 4862 4836"/>
                              <a:gd name="T53" fmla="*/ T52 w 86"/>
                              <a:gd name="T54" fmla="+- 0 300 218"/>
                              <a:gd name="T55" fmla="*/ 300 h 86"/>
                              <a:gd name="T56" fmla="+- 0 4849 4836"/>
                              <a:gd name="T57" fmla="*/ T56 w 86"/>
                              <a:gd name="T58" fmla="+- 0 291 218"/>
                              <a:gd name="T59" fmla="*/ 291 h 86"/>
                              <a:gd name="T60" fmla="+- 0 4839 4836"/>
                              <a:gd name="T61" fmla="*/ T60 w 86"/>
                              <a:gd name="T62" fmla="+- 0 277 218"/>
                              <a:gd name="T63" fmla="*/ 277 h 86"/>
                              <a:gd name="T64" fmla="+- 0 4836 4836"/>
                              <a:gd name="T65" fmla="*/ T64 w 86"/>
                              <a:gd name="T66" fmla="+- 0 260 218"/>
                              <a:gd name="T67" fmla="*/ 260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0" y="42"/>
                                </a:moveTo>
                                <a:lnTo>
                                  <a:pt x="3" y="26"/>
                                </a:lnTo>
                                <a:lnTo>
                                  <a:pt x="13" y="12"/>
                                </a:lnTo>
                                <a:lnTo>
                                  <a:pt x="26" y="3"/>
                                </a:lnTo>
                                <a:lnTo>
                                  <a:pt x="43" y="0"/>
                                </a:lnTo>
                                <a:lnTo>
                                  <a:pt x="60" y="3"/>
                                </a:lnTo>
                                <a:lnTo>
                                  <a:pt x="73" y="12"/>
                                </a:lnTo>
                                <a:lnTo>
                                  <a:pt x="82" y="26"/>
                                </a:lnTo>
                                <a:lnTo>
                                  <a:pt x="86" y="42"/>
                                </a:lnTo>
                                <a:lnTo>
                                  <a:pt x="82" y="59"/>
                                </a:lnTo>
                                <a:lnTo>
                                  <a:pt x="73" y="73"/>
                                </a:lnTo>
                                <a:lnTo>
                                  <a:pt x="60" y="82"/>
                                </a:lnTo>
                                <a:lnTo>
                                  <a:pt x="43" y="85"/>
                                </a:lnTo>
                                <a:lnTo>
                                  <a:pt x="26" y="82"/>
                                </a:lnTo>
                                <a:lnTo>
                                  <a:pt x="13" y="73"/>
                                </a:lnTo>
                                <a:lnTo>
                                  <a:pt x="3" y="59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76F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63"/>
                        <wps:cNvSpPr>
                          <a:spLocks/>
                        </wps:cNvSpPr>
                        <wps:spPr bwMode="auto">
                          <a:xfrm>
                            <a:off x="5680" y="808"/>
                            <a:ext cx="75" cy="75"/>
                          </a:xfrm>
                          <a:custGeom>
                            <a:avLst/>
                            <a:gdLst>
                              <a:gd name="T0" fmla="+- 0 5718 5681"/>
                              <a:gd name="T1" fmla="*/ T0 w 75"/>
                              <a:gd name="T2" fmla="+- 0 808 808"/>
                              <a:gd name="T3" fmla="*/ 808 h 75"/>
                              <a:gd name="T4" fmla="+- 0 5704 5681"/>
                              <a:gd name="T5" fmla="*/ T4 w 75"/>
                              <a:gd name="T6" fmla="+- 0 811 808"/>
                              <a:gd name="T7" fmla="*/ 811 h 75"/>
                              <a:gd name="T8" fmla="+- 0 5692 5681"/>
                              <a:gd name="T9" fmla="*/ T8 w 75"/>
                              <a:gd name="T10" fmla="+- 0 819 808"/>
                              <a:gd name="T11" fmla="*/ 819 h 75"/>
                              <a:gd name="T12" fmla="+- 0 5684 5681"/>
                              <a:gd name="T13" fmla="*/ T12 w 75"/>
                              <a:gd name="T14" fmla="+- 0 831 808"/>
                              <a:gd name="T15" fmla="*/ 831 h 75"/>
                              <a:gd name="T16" fmla="+- 0 5681 5681"/>
                              <a:gd name="T17" fmla="*/ T16 w 75"/>
                              <a:gd name="T18" fmla="+- 0 846 808"/>
                              <a:gd name="T19" fmla="*/ 846 h 75"/>
                              <a:gd name="T20" fmla="+- 0 5684 5681"/>
                              <a:gd name="T21" fmla="*/ T20 w 75"/>
                              <a:gd name="T22" fmla="+- 0 860 808"/>
                              <a:gd name="T23" fmla="*/ 860 h 75"/>
                              <a:gd name="T24" fmla="+- 0 5692 5681"/>
                              <a:gd name="T25" fmla="*/ T24 w 75"/>
                              <a:gd name="T26" fmla="+- 0 872 808"/>
                              <a:gd name="T27" fmla="*/ 872 h 75"/>
                              <a:gd name="T28" fmla="+- 0 5704 5681"/>
                              <a:gd name="T29" fmla="*/ T28 w 75"/>
                              <a:gd name="T30" fmla="+- 0 880 808"/>
                              <a:gd name="T31" fmla="*/ 880 h 75"/>
                              <a:gd name="T32" fmla="+- 0 5718 5681"/>
                              <a:gd name="T33" fmla="*/ T32 w 75"/>
                              <a:gd name="T34" fmla="+- 0 883 808"/>
                              <a:gd name="T35" fmla="*/ 883 h 75"/>
                              <a:gd name="T36" fmla="+- 0 5733 5681"/>
                              <a:gd name="T37" fmla="*/ T36 w 75"/>
                              <a:gd name="T38" fmla="+- 0 880 808"/>
                              <a:gd name="T39" fmla="*/ 880 h 75"/>
                              <a:gd name="T40" fmla="+- 0 5745 5681"/>
                              <a:gd name="T41" fmla="*/ T40 w 75"/>
                              <a:gd name="T42" fmla="+- 0 872 808"/>
                              <a:gd name="T43" fmla="*/ 872 h 75"/>
                              <a:gd name="T44" fmla="+- 0 5753 5681"/>
                              <a:gd name="T45" fmla="*/ T44 w 75"/>
                              <a:gd name="T46" fmla="+- 0 860 808"/>
                              <a:gd name="T47" fmla="*/ 860 h 75"/>
                              <a:gd name="T48" fmla="+- 0 5756 5681"/>
                              <a:gd name="T49" fmla="*/ T48 w 75"/>
                              <a:gd name="T50" fmla="+- 0 846 808"/>
                              <a:gd name="T51" fmla="*/ 846 h 75"/>
                              <a:gd name="T52" fmla="+- 0 5753 5681"/>
                              <a:gd name="T53" fmla="*/ T52 w 75"/>
                              <a:gd name="T54" fmla="+- 0 831 808"/>
                              <a:gd name="T55" fmla="*/ 831 h 75"/>
                              <a:gd name="T56" fmla="+- 0 5745 5681"/>
                              <a:gd name="T57" fmla="*/ T56 w 75"/>
                              <a:gd name="T58" fmla="+- 0 819 808"/>
                              <a:gd name="T59" fmla="*/ 819 h 75"/>
                              <a:gd name="T60" fmla="+- 0 5733 5681"/>
                              <a:gd name="T61" fmla="*/ T60 w 75"/>
                              <a:gd name="T62" fmla="+- 0 811 808"/>
                              <a:gd name="T63" fmla="*/ 811 h 75"/>
                              <a:gd name="T64" fmla="+- 0 5718 5681"/>
                              <a:gd name="T65" fmla="*/ T64 w 75"/>
                              <a:gd name="T66" fmla="+- 0 808 808"/>
                              <a:gd name="T67" fmla="*/ 8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7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2"/>
                                </a:lnTo>
                                <a:lnTo>
                                  <a:pt x="11" y="64"/>
                                </a:lnTo>
                                <a:lnTo>
                                  <a:pt x="23" y="72"/>
                                </a:lnTo>
                                <a:lnTo>
                                  <a:pt x="37" y="75"/>
                                </a:lnTo>
                                <a:lnTo>
                                  <a:pt x="52" y="72"/>
                                </a:lnTo>
                                <a:lnTo>
                                  <a:pt x="64" y="64"/>
                                </a:lnTo>
                                <a:lnTo>
                                  <a:pt x="72" y="52"/>
                                </a:lnTo>
                                <a:lnTo>
                                  <a:pt x="75" y="38"/>
                                </a:lnTo>
                                <a:lnTo>
                                  <a:pt x="72" y="23"/>
                                </a:lnTo>
                                <a:lnTo>
                                  <a:pt x="64" y="11"/>
                                </a:lnTo>
                                <a:lnTo>
                                  <a:pt x="52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9F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62"/>
                        <wps:cNvSpPr>
                          <a:spLocks/>
                        </wps:cNvSpPr>
                        <wps:spPr bwMode="auto">
                          <a:xfrm>
                            <a:off x="5680" y="808"/>
                            <a:ext cx="75" cy="75"/>
                          </a:xfrm>
                          <a:custGeom>
                            <a:avLst/>
                            <a:gdLst>
                              <a:gd name="T0" fmla="+- 0 5681 5681"/>
                              <a:gd name="T1" fmla="*/ T0 w 75"/>
                              <a:gd name="T2" fmla="+- 0 846 808"/>
                              <a:gd name="T3" fmla="*/ 846 h 75"/>
                              <a:gd name="T4" fmla="+- 0 5684 5681"/>
                              <a:gd name="T5" fmla="*/ T4 w 75"/>
                              <a:gd name="T6" fmla="+- 0 831 808"/>
                              <a:gd name="T7" fmla="*/ 831 h 75"/>
                              <a:gd name="T8" fmla="+- 0 5692 5681"/>
                              <a:gd name="T9" fmla="*/ T8 w 75"/>
                              <a:gd name="T10" fmla="+- 0 819 808"/>
                              <a:gd name="T11" fmla="*/ 819 h 75"/>
                              <a:gd name="T12" fmla="+- 0 5704 5681"/>
                              <a:gd name="T13" fmla="*/ T12 w 75"/>
                              <a:gd name="T14" fmla="+- 0 811 808"/>
                              <a:gd name="T15" fmla="*/ 811 h 75"/>
                              <a:gd name="T16" fmla="+- 0 5718 5681"/>
                              <a:gd name="T17" fmla="*/ T16 w 75"/>
                              <a:gd name="T18" fmla="+- 0 808 808"/>
                              <a:gd name="T19" fmla="*/ 808 h 75"/>
                              <a:gd name="T20" fmla="+- 0 5733 5681"/>
                              <a:gd name="T21" fmla="*/ T20 w 75"/>
                              <a:gd name="T22" fmla="+- 0 811 808"/>
                              <a:gd name="T23" fmla="*/ 811 h 75"/>
                              <a:gd name="T24" fmla="+- 0 5745 5681"/>
                              <a:gd name="T25" fmla="*/ T24 w 75"/>
                              <a:gd name="T26" fmla="+- 0 819 808"/>
                              <a:gd name="T27" fmla="*/ 819 h 75"/>
                              <a:gd name="T28" fmla="+- 0 5753 5681"/>
                              <a:gd name="T29" fmla="*/ T28 w 75"/>
                              <a:gd name="T30" fmla="+- 0 831 808"/>
                              <a:gd name="T31" fmla="*/ 831 h 75"/>
                              <a:gd name="T32" fmla="+- 0 5756 5681"/>
                              <a:gd name="T33" fmla="*/ T32 w 75"/>
                              <a:gd name="T34" fmla="+- 0 846 808"/>
                              <a:gd name="T35" fmla="*/ 846 h 75"/>
                              <a:gd name="T36" fmla="+- 0 5753 5681"/>
                              <a:gd name="T37" fmla="*/ T36 w 75"/>
                              <a:gd name="T38" fmla="+- 0 860 808"/>
                              <a:gd name="T39" fmla="*/ 860 h 75"/>
                              <a:gd name="T40" fmla="+- 0 5745 5681"/>
                              <a:gd name="T41" fmla="*/ T40 w 75"/>
                              <a:gd name="T42" fmla="+- 0 872 808"/>
                              <a:gd name="T43" fmla="*/ 872 h 75"/>
                              <a:gd name="T44" fmla="+- 0 5733 5681"/>
                              <a:gd name="T45" fmla="*/ T44 w 75"/>
                              <a:gd name="T46" fmla="+- 0 880 808"/>
                              <a:gd name="T47" fmla="*/ 880 h 75"/>
                              <a:gd name="T48" fmla="+- 0 5718 5681"/>
                              <a:gd name="T49" fmla="*/ T48 w 75"/>
                              <a:gd name="T50" fmla="+- 0 883 808"/>
                              <a:gd name="T51" fmla="*/ 883 h 75"/>
                              <a:gd name="T52" fmla="+- 0 5704 5681"/>
                              <a:gd name="T53" fmla="*/ T52 w 75"/>
                              <a:gd name="T54" fmla="+- 0 880 808"/>
                              <a:gd name="T55" fmla="*/ 880 h 75"/>
                              <a:gd name="T56" fmla="+- 0 5692 5681"/>
                              <a:gd name="T57" fmla="*/ T56 w 75"/>
                              <a:gd name="T58" fmla="+- 0 872 808"/>
                              <a:gd name="T59" fmla="*/ 872 h 75"/>
                              <a:gd name="T60" fmla="+- 0 5684 5681"/>
                              <a:gd name="T61" fmla="*/ T60 w 75"/>
                              <a:gd name="T62" fmla="+- 0 860 808"/>
                              <a:gd name="T63" fmla="*/ 860 h 75"/>
                              <a:gd name="T64" fmla="+- 0 5681 5681"/>
                              <a:gd name="T65" fmla="*/ T64 w 75"/>
                              <a:gd name="T66" fmla="+- 0 846 808"/>
                              <a:gd name="T67" fmla="*/ 84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0" y="38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7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7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3" y="528"/>
                            <a:ext cx="129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Freeform 60"/>
                        <wps:cNvSpPr>
                          <a:spLocks/>
                        </wps:cNvSpPr>
                        <wps:spPr bwMode="auto">
                          <a:xfrm>
                            <a:off x="5477" y="804"/>
                            <a:ext cx="83" cy="83"/>
                          </a:xfrm>
                          <a:custGeom>
                            <a:avLst/>
                            <a:gdLst>
                              <a:gd name="T0" fmla="+- 0 5519 5478"/>
                              <a:gd name="T1" fmla="*/ T0 w 83"/>
                              <a:gd name="T2" fmla="+- 0 805 805"/>
                              <a:gd name="T3" fmla="*/ 805 h 83"/>
                              <a:gd name="T4" fmla="+- 0 5503 5478"/>
                              <a:gd name="T5" fmla="*/ T4 w 83"/>
                              <a:gd name="T6" fmla="+- 0 808 805"/>
                              <a:gd name="T7" fmla="*/ 808 h 83"/>
                              <a:gd name="T8" fmla="+- 0 5490 5478"/>
                              <a:gd name="T9" fmla="*/ T8 w 83"/>
                              <a:gd name="T10" fmla="+- 0 817 805"/>
                              <a:gd name="T11" fmla="*/ 817 h 83"/>
                              <a:gd name="T12" fmla="+- 0 5481 5478"/>
                              <a:gd name="T13" fmla="*/ T12 w 83"/>
                              <a:gd name="T14" fmla="+- 0 830 805"/>
                              <a:gd name="T15" fmla="*/ 830 h 83"/>
                              <a:gd name="T16" fmla="+- 0 5478 5478"/>
                              <a:gd name="T17" fmla="*/ T16 w 83"/>
                              <a:gd name="T18" fmla="+- 0 846 805"/>
                              <a:gd name="T19" fmla="*/ 846 h 83"/>
                              <a:gd name="T20" fmla="+- 0 5481 5478"/>
                              <a:gd name="T21" fmla="*/ T20 w 83"/>
                              <a:gd name="T22" fmla="+- 0 862 805"/>
                              <a:gd name="T23" fmla="*/ 862 h 83"/>
                              <a:gd name="T24" fmla="+- 0 5490 5478"/>
                              <a:gd name="T25" fmla="*/ T24 w 83"/>
                              <a:gd name="T26" fmla="+- 0 875 805"/>
                              <a:gd name="T27" fmla="*/ 875 h 83"/>
                              <a:gd name="T28" fmla="+- 0 5503 5478"/>
                              <a:gd name="T29" fmla="*/ T28 w 83"/>
                              <a:gd name="T30" fmla="+- 0 884 805"/>
                              <a:gd name="T31" fmla="*/ 884 h 83"/>
                              <a:gd name="T32" fmla="+- 0 5519 5478"/>
                              <a:gd name="T33" fmla="*/ T32 w 83"/>
                              <a:gd name="T34" fmla="+- 0 887 805"/>
                              <a:gd name="T35" fmla="*/ 887 h 83"/>
                              <a:gd name="T36" fmla="+- 0 5535 5478"/>
                              <a:gd name="T37" fmla="*/ T36 w 83"/>
                              <a:gd name="T38" fmla="+- 0 884 805"/>
                              <a:gd name="T39" fmla="*/ 884 h 83"/>
                              <a:gd name="T40" fmla="+- 0 5548 5478"/>
                              <a:gd name="T41" fmla="*/ T40 w 83"/>
                              <a:gd name="T42" fmla="+- 0 875 805"/>
                              <a:gd name="T43" fmla="*/ 875 h 83"/>
                              <a:gd name="T44" fmla="+- 0 5557 5478"/>
                              <a:gd name="T45" fmla="*/ T44 w 83"/>
                              <a:gd name="T46" fmla="+- 0 862 805"/>
                              <a:gd name="T47" fmla="*/ 862 h 83"/>
                              <a:gd name="T48" fmla="+- 0 5560 5478"/>
                              <a:gd name="T49" fmla="*/ T48 w 83"/>
                              <a:gd name="T50" fmla="+- 0 846 805"/>
                              <a:gd name="T51" fmla="*/ 846 h 83"/>
                              <a:gd name="T52" fmla="+- 0 5557 5478"/>
                              <a:gd name="T53" fmla="*/ T52 w 83"/>
                              <a:gd name="T54" fmla="+- 0 830 805"/>
                              <a:gd name="T55" fmla="*/ 830 h 83"/>
                              <a:gd name="T56" fmla="+- 0 5548 5478"/>
                              <a:gd name="T57" fmla="*/ T56 w 83"/>
                              <a:gd name="T58" fmla="+- 0 817 805"/>
                              <a:gd name="T59" fmla="*/ 817 h 83"/>
                              <a:gd name="T60" fmla="+- 0 5535 5478"/>
                              <a:gd name="T61" fmla="*/ T60 w 83"/>
                              <a:gd name="T62" fmla="+- 0 808 805"/>
                              <a:gd name="T63" fmla="*/ 808 h 83"/>
                              <a:gd name="T64" fmla="+- 0 5519 5478"/>
                              <a:gd name="T65" fmla="*/ T64 w 83"/>
                              <a:gd name="T66" fmla="+- 0 805 805"/>
                              <a:gd name="T67" fmla="*/ 805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2" y="70"/>
                                </a:lnTo>
                                <a:lnTo>
                                  <a:pt x="25" y="79"/>
                                </a:lnTo>
                                <a:lnTo>
                                  <a:pt x="41" y="82"/>
                                </a:lnTo>
                                <a:lnTo>
                                  <a:pt x="57" y="79"/>
                                </a:lnTo>
                                <a:lnTo>
                                  <a:pt x="70" y="70"/>
                                </a:lnTo>
                                <a:lnTo>
                                  <a:pt x="79" y="57"/>
                                </a:lnTo>
                                <a:lnTo>
                                  <a:pt x="82" y="41"/>
                                </a:lnTo>
                                <a:lnTo>
                                  <a:pt x="79" y="25"/>
                                </a:lnTo>
                                <a:lnTo>
                                  <a:pt x="70" y="12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59"/>
                        <wps:cNvSpPr>
                          <a:spLocks/>
                        </wps:cNvSpPr>
                        <wps:spPr bwMode="auto">
                          <a:xfrm>
                            <a:off x="5477" y="804"/>
                            <a:ext cx="83" cy="83"/>
                          </a:xfrm>
                          <a:custGeom>
                            <a:avLst/>
                            <a:gdLst>
                              <a:gd name="T0" fmla="+- 0 5478 5478"/>
                              <a:gd name="T1" fmla="*/ T0 w 83"/>
                              <a:gd name="T2" fmla="+- 0 846 805"/>
                              <a:gd name="T3" fmla="*/ 846 h 83"/>
                              <a:gd name="T4" fmla="+- 0 5481 5478"/>
                              <a:gd name="T5" fmla="*/ T4 w 83"/>
                              <a:gd name="T6" fmla="+- 0 830 805"/>
                              <a:gd name="T7" fmla="*/ 830 h 83"/>
                              <a:gd name="T8" fmla="+- 0 5490 5478"/>
                              <a:gd name="T9" fmla="*/ T8 w 83"/>
                              <a:gd name="T10" fmla="+- 0 817 805"/>
                              <a:gd name="T11" fmla="*/ 817 h 83"/>
                              <a:gd name="T12" fmla="+- 0 5503 5478"/>
                              <a:gd name="T13" fmla="*/ T12 w 83"/>
                              <a:gd name="T14" fmla="+- 0 808 805"/>
                              <a:gd name="T15" fmla="*/ 808 h 83"/>
                              <a:gd name="T16" fmla="+- 0 5519 5478"/>
                              <a:gd name="T17" fmla="*/ T16 w 83"/>
                              <a:gd name="T18" fmla="+- 0 805 805"/>
                              <a:gd name="T19" fmla="*/ 805 h 83"/>
                              <a:gd name="T20" fmla="+- 0 5535 5478"/>
                              <a:gd name="T21" fmla="*/ T20 w 83"/>
                              <a:gd name="T22" fmla="+- 0 808 805"/>
                              <a:gd name="T23" fmla="*/ 808 h 83"/>
                              <a:gd name="T24" fmla="+- 0 5548 5478"/>
                              <a:gd name="T25" fmla="*/ T24 w 83"/>
                              <a:gd name="T26" fmla="+- 0 817 805"/>
                              <a:gd name="T27" fmla="*/ 817 h 83"/>
                              <a:gd name="T28" fmla="+- 0 5557 5478"/>
                              <a:gd name="T29" fmla="*/ T28 w 83"/>
                              <a:gd name="T30" fmla="+- 0 830 805"/>
                              <a:gd name="T31" fmla="*/ 830 h 83"/>
                              <a:gd name="T32" fmla="+- 0 5560 5478"/>
                              <a:gd name="T33" fmla="*/ T32 w 83"/>
                              <a:gd name="T34" fmla="+- 0 846 805"/>
                              <a:gd name="T35" fmla="*/ 846 h 83"/>
                              <a:gd name="T36" fmla="+- 0 5557 5478"/>
                              <a:gd name="T37" fmla="*/ T36 w 83"/>
                              <a:gd name="T38" fmla="+- 0 862 805"/>
                              <a:gd name="T39" fmla="*/ 862 h 83"/>
                              <a:gd name="T40" fmla="+- 0 5548 5478"/>
                              <a:gd name="T41" fmla="*/ T40 w 83"/>
                              <a:gd name="T42" fmla="+- 0 875 805"/>
                              <a:gd name="T43" fmla="*/ 875 h 83"/>
                              <a:gd name="T44" fmla="+- 0 5535 5478"/>
                              <a:gd name="T45" fmla="*/ T44 w 83"/>
                              <a:gd name="T46" fmla="+- 0 884 805"/>
                              <a:gd name="T47" fmla="*/ 884 h 83"/>
                              <a:gd name="T48" fmla="+- 0 5519 5478"/>
                              <a:gd name="T49" fmla="*/ T48 w 83"/>
                              <a:gd name="T50" fmla="+- 0 887 805"/>
                              <a:gd name="T51" fmla="*/ 887 h 83"/>
                              <a:gd name="T52" fmla="+- 0 5503 5478"/>
                              <a:gd name="T53" fmla="*/ T52 w 83"/>
                              <a:gd name="T54" fmla="+- 0 884 805"/>
                              <a:gd name="T55" fmla="*/ 884 h 83"/>
                              <a:gd name="T56" fmla="+- 0 5490 5478"/>
                              <a:gd name="T57" fmla="*/ T56 w 83"/>
                              <a:gd name="T58" fmla="+- 0 875 805"/>
                              <a:gd name="T59" fmla="*/ 875 h 83"/>
                              <a:gd name="T60" fmla="+- 0 5481 5478"/>
                              <a:gd name="T61" fmla="*/ T60 w 83"/>
                              <a:gd name="T62" fmla="+- 0 862 805"/>
                              <a:gd name="T63" fmla="*/ 862 h 83"/>
                              <a:gd name="T64" fmla="+- 0 5478 5478"/>
                              <a:gd name="T65" fmla="*/ T64 w 83"/>
                              <a:gd name="T66" fmla="+- 0 846 805"/>
                              <a:gd name="T67" fmla="*/ 846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7" y="3"/>
                                </a:lnTo>
                                <a:lnTo>
                                  <a:pt x="70" y="12"/>
                                </a:lnTo>
                                <a:lnTo>
                                  <a:pt x="79" y="25"/>
                                </a:lnTo>
                                <a:lnTo>
                                  <a:pt x="82" y="41"/>
                                </a:lnTo>
                                <a:lnTo>
                                  <a:pt x="79" y="57"/>
                                </a:lnTo>
                                <a:lnTo>
                                  <a:pt x="70" y="70"/>
                                </a:lnTo>
                                <a:lnTo>
                                  <a:pt x="57" y="79"/>
                                </a:lnTo>
                                <a:lnTo>
                                  <a:pt x="41" y="82"/>
                                </a:lnTo>
                                <a:lnTo>
                                  <a:pt x="25" y="79"/>
                                </a:lnTo>
                                <a:lnTo>
                                  <a:pt x="12" y="70"/>
                                </a:lnTo>
                                <a:lnTo>
                                  <a:pt x="3" y="57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736240" id="Group 58" o:spid="_x0000_s1026" style="position:absolute;margin-left:212.55pt;margin-top:-9.25pt;width:89.75pt;height:89.75pt;z-index:-18052096;mso-position-horizontal-relative:page" coordorigin="4251,-185" coordsize="1795,1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">
                <v:shape id="AutoShape 79" o:spid="_x0000_s1027" style="position:absolute;left:4251;top:-186;width:1795;height:1795;visibility:visible;mso-wrap-style:square;v-text-anchor:top" coordsize="1795,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" path="m,1712r1794,m,1169r1794,m,625r1794,m,81r1794,m82,1794l82,m626,1794l626,t543,1794l1169,t544,1794l1713,e" filled="f" strokecolor="#ebebeb" strokeweight=".1301mm">
                  <v:path arrowok="t" o:connecttype="custom" o:connectlocs="0,1527;1794,1527;0,984;1794,984;0,440;1794,440;0,-104;1794,-104;82,1609;82,-185;626,1609;626,-185;1169,1609;1169,-185;1713,1609;1713,-185" o:connectangles="0,0,0,0,0,0,0,0,0,0,0,0,0,0,0,0"/>
                </v:shape>
                <v:shape id="AutoShape 78" o:spid="_x0000_s1028" style="position:absolute;left:4251;top:-186;width:1795;height:1795;visibility:visible;mso-wrap-style:square;v-text-anchor:top" coordsize="1795,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" path="m,1441r1794,m,897r1794,m,353r1794,m354,1794l354,m897,1794l897,t544,1794l1441,e" filled="f" strokecolor="#ebebeb" strokeweight=".26286mm">
                  <v:path arrowok="t" o:connecttype="custom" o:connectlocs="0,1256;1794,1256;0,712;1794,712;0,168;1794,168;354,1609;354,-185;897,1609;897,-185;1441,1609;1441,-185" o:connectangles="0,0,0,0,0,0,0,0,0,0,0,0"/>
                </v:shape>
                <v:shape id="Freeform 77" o:spid="_x0000_s1029" style="position:absolute;left:5322;top:1147;width:77;height:77;visibility:visible;mso-wrap-style:square;v-text-anchor:top" coordsize="7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" path="m38,l23,3,11,11,3,23,,38,3,52r8,12l23,73r15,3l53,73,65,64,73,52,76,38,73,23,65,11,53,3,38,xe" fillcolor="#000004" stroked="f">
                  <v:path arrowok="t" o:connecttype="custom" o:connectlocs="38,1148;23,1151;11,1159;3,1171;0,1186;3,1200;11,1212;23,1221;38,1224;53,1221;65,1212;73,1200;76,1186;73,1171;65,1159;53,1151;38,1148" o:connectangles="0,0,0,0,0,0,0,0,0,0,0,0,0,0,0,0,0"/>
                </v:shape>
                <v:shape id="Freeform 76" o:spid="_x0000_s1030" style="position:absolute;left:5322;top:1147;width:77;height:77;visibility:visible;mso-wrap-style:square;v-text-anchor:top" coordsize="7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" path="m,38l3,23,11,11,23,3,38,,53,3r12,8l73,23r3,15l73,52,65,64,53,73,38,76,23,73,11,64,3,52,,38e" filled="f" strokecolor="#000004" strokeweight=".19242mm">
                  <v:path arrowok="t" o:connecttype="custom" o:connectlocs="0,1186;3,1171;11,1159;23,1151;38,1148;53,1151;65,1159;73,1171;76,1186;73,1200;65,1212;53,1221;38,1224;23,1221;11,1212;3,1200;0,1186" o:connectangles="0,0,0,0,0,0,0,0,0,0,0,0,0,0,0,0,0"/>
                </v:shape>
                <v:shape id="Picture 75" o:spid="_x0000_s1031" type="#_x0000_t75" style="position:absolute;left:4853;top:385;width:104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">
                  <v:imagedata r:id="rId229" o:title=""/>
                </v:shape>
                <v:shape id="Freeform 74" o:spid="_x0000_s1032" style="position:absolute;left:4673;top:647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" path="m41,l25,3,12,12,3,25,,41,3,57r9,13l25,79r16,3l57,79,70,70,79,57,82,41,79,25,70,12,57,3,41,xe" fillcolor="#3b0f70" stroked="f">
                  <v:path arrowok="t" o:connecttype="custom" o:connectlocs="41,648;25,651;12,660;3,673;0,689;3,705;12,718;25,727;41,730;57,727;70,718;79,705;82,689;79,673;70,660;57,651;41,648" o:connectangles="0,0,0,0,0,0,0,0,0,0,0,0,0,0,0,0,0"/>
                </v:shape>
                <v:shape id="Freeform 73" o:spid="_x0000_s1033" style="position:absolute;left:4673;top:647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" path="m,41l3,25,12,12,25,3,41,,57,3r13,9l79,25r3,16l79,57,70,70,57,79,41,82,25,79,12,70,3,57,,41e" filled="f" strokecolor="#3b0f70" strokeweight=".19242mm">
                  <v:path arrowok="t" o:connecttype="custom" o:connectlocs="0,689;3,673;12,660;25,651;41,648;57,651;70,660;79,673;82,689;79,705;70,718;57,727;41,730;25,727;12,718;3,705;0,689" o:connectangles="0,0,0,0,0,0,0,0,0,0,0,0,0,0,0,0,0"/>
                </v:shape>
                <v:shape id="Picture 72" o:spid="_x0000_s1034" type="#_x0000_t75" style="position:absolute;left:5170;top:925;width:122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">
                  <v:imagedata r:id="rId230" o:title=""/>
                </v:shape>
                <v:shape id="Freeform 71" o:spid="_x0000_s1035" style="position:absolute;left:4516;top:648;width:67;height:68;visibility:visible;mso-wrap-style:square;v-text-anchor:top" coordsize="6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" path="m33,l20,3,9,10,2,21,,34,2,47,9,58r11,7l33,67,46,65,57,58,64,47,67,34,64,21,57,10,46,3,33,xe" fillcolor="#8c2981" stroked="f">
                  <v:path arrowok="t" o:connecttype="custom" o:connectlocs="33,648;20,651;9,658;2,669;0,682;2,695;9,706;20,713;33,715;46,713;57,706;64,695;67,682;64,669;57,658;46,651;33,648" o:connectangles="0,0,0,0,0,0,0,0,0,0,0,0,0,0,0,0,0"/>
                </v:shape>
                <v:shape id="Freeform 70" o:spid="_x0000_s1036" style="position:absolute;left:4516;top:648;width:67;height:68;visibility:visible;mso-wrap-style:square;v-text-anchor:top" coordsize="6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" path="m,34l2,21,9,10,20,3,33,,46,3r11,7l64,21r3,13l64,47,57,58,46,65,33,67,20,65,9,58,2,47,,34e" filled="f" strokecolor="#8c2981" strokeweight=".19242mm">
                  <v:path arrowok="t" o:connecttype="custom" o:connectlocs="0,682;2,669;9,658;20,651;33,648;46,651;57,658;64,669;67,682;64,695;57,706;46,713;33,715;20,713;9,706;2,695;0,682" o:connectangles="0,0,0,0,0,0,0,0,0,0,0,0,0,0,0,0,0"/>
                </v:shape>
                <v:shape id="Freeform 69" o:spid="_x0000_s1037" style="position:absolute;left:5406;top:78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" path="m40,l24,3,12,12,3,24,,40,3,55r9,13l24,77r16,3l56,77,68,68,77,55,80,40,77,24,68,12,56,3,40,xe" fillcolor="#b63679" stroked="f">
                  <v:path arrowok="t" o:connecttype="custom" o:connectlocs="40,789;24,792;12,801;3,813;0,829;3,844;12,857;24,866;40,869;56,866;68,857;77,844;80,829;77,813;68,801;56,792;40,789" o:connectangles="0,0,0,0,0,0,0,0,0,0,0,0,0,0,0,0,0"/>
                </v:shape>
                <v:shape id="Freeform 68" o:spid="_x0000_s1038" style="position:absolute;left:5406;top:78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" path="m,40l3,24,12,12,24,3,40,,56,3r12,9l77,24r3,16l77,55,68,68,56,77,40,80,24,77,12,68,3,55,,40e" filled="f" strokecolor="#b63679" strokeweight=".19242mm">
                  <v:path arrowok="t" o:connecttype="custom" o:connectlocs="0,829;3,813;12,801;24,792;40,789;56,792;68,801;77,813;80,829;77,844;68,857;56,866;40,869;24,866;12,857;3,844;0,829" o:connectangles="0,0,0,0,0,0,0,0,0,0,0,0,0,0,0,0,0"/>
                </v:shape>
                <v:shape id="Freeform 67" o:spid="_x0000_s1039" style="position:absolute;left:5323;top:120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" path="m38,l23,3,11,11,3,23,,38,3,52r8,12l23,72r15,3l52,72,64,64,72,52,75,38,72,23,64,11,52,3,38,xe" fillcolor="#de4968" stroked="f">
                  <v:path arrowok="t" o:connecttype="custom" o:connectlocs="38,1203;23,1206;11,1214;3,1226;0,1241;3,1255;11,1267;23,1275;38,1278;52,1275;64,1267;72,1255;75,1241;72,1226;64,1214;52,1206;38,1203" o:connectangles="0,0,0,0,0,0,0,0,0,0,0,0,0,0,0,0,0"/>
                </v:shape>
                <v:shape id="Freeform 66" o:spid="_x0000_s1040" style="position:absolute;left:5323;top:1203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" path="m,38l3,23,11,11,23,3,38,,52,3r12,8l72,23r3,15l72,52,64,64,52,72,38,75,23,72,11,64,3,52,,38e" filled="f" strokecolor="#de4968" strokeweight=".19242mm">
                  <v:path arrowok="t" o:connecttype="custom" o:connectlocs="0,1241;3,1226;11,1214;23,1206;38,1203;52,1206;64,1214;72,1226;75,1241;72,1255;64,1267;52,1275;38,1278;23,1275;11,1267;3,1255;0,1241" o:connectangles="0,0,0,0,0,0,0,0,0,0,0,0,0,0,0,0,0"/>
                </v:shape>
                <v:shape id="Freeform 65" o:spid="_x0000_s1041" style="position:absolute;left:4836;top:217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" path="m43,l26,3,13,12,3,26,,42,3,59,13,73r13,9l43,85,60,82,73,73,82,59,86,42,82,26,73,12,60,3,43,xe" fillcolor="#f76f5c" stroked="f">
                  <v:path arrowok="t" o:connecttype="custom" o:connectlocs="43,218;26,221;13,230;3,244;0,260;3,277;13,291;26,300;43,303;60,300;73,291;82,277;86,260;82,244;73,230;60,221;43,218" o:connectangles="0,0,0,0,0,0,0,0,0,0,0,0,0,0,0,0,0"/>
                </v:shape>
                <v:shape id="Freeform 64" o:spid="_x0000_s1042" style="position:absolute;left:4836;top:217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" path="m,42l3,26,13,12,26,3,43,,60,3r13,9l82,26r4,16l82,59,73,73,60,82,43,85,26,82,13,73,3,59,,42e" filled="f" strokecolor="#f76f5c" strokeweight=".19242mm">
                  <v:path arrowok="t" o:connecttype="custom" o:connectlocs="0,260;3,244;13,230;26,221;43,218;60,221;73,230;82,244;86,260;82,277;73,291;60,300;43,303;26,300;13,291;3,277;0,260" o:connectangles="0,0,0,0,0,0,0,0,0,0,0,0,0,0,0,0,0"/>
                </v:shape>
                <v:shape id="Freeform 63" o:spid="_x0000_s1043" style="position:absolute;left:5680;top:80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" path="m37,l23,3,11,11,3,23,,38,3,52r8,12l23,72r14,3l52,72,64,64,72,52,75,38,72,23,64,11,52,3,37,xe" fillcolor="#fe9f6d" stroked="f">
                  <v:path arrowok="t" o:connecttype="custom" o:connectlocs="37,808;23,811;11,819;3,831;0,846;3,860;11,872;23,880;37,883;52,880;64,872;72,860;75,846;72,831;64,819;52,811;37,808" o:connectangles="0,0,0,0,0,0,0,0,0,0,0,0,0,0,0,0,0"/>
                </v:shape>
                <v:shape id="Freeform 62" o:spid="_x0000_s1044" style="position:absolute;left:5680;top:808;width:75;height:75;visibility:visible;mso-wrap-style:square;v-text-anchor:top" coordsize="7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" path="m,38l3,23,11,11,23,3,37,,52,3r12,8l72,23r3,15l72,52,64,64,52,72,37,75,23,72,11,64,3,52,,38e" filled="f" strokecolor="#fe9f6d" strokeweight=".19242mm">
                  <v:path arrowok="t" o:connecttype="custom" o:connectlocs="0,846;3,831;11,819;23,811;37,808;52,811;64,819;72,831;75,846;72,860;64,872;52,880;37,883;23,880;11,872;3,860;0,846" o:connectangles="0,0,0,0,0,0,0,0,0,0,0,0,0,0,0,0,0"/>
                </v:shape>
                <v:shape id="Picture 61" o:spid="_x0000_s1045" type="#_x0000_t75" style="position:absolute;left:4993;top:528;width:129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">
                  <v:imagedata r:id="rId231" o:title=""/>
                </v:shape>
                <v:shape id="Freeform 60" o:spid="_x0000_s1046" style="position:absolute;left:5477;top:804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" path="m41,l25,3,12,12,3,25,,41,3,57r9,13l25,79r16,3l57,79,70,70,79,57,82,41,79,25,70,12,57,3,41,xe" fillcolor="#fcfdbf" stroked="f">
                  <v:path arrowok="t" o:connecttype="custom" o:connectlocs="41,805;25,808;12,817;3,830;0,846;3,862;12,875;25,884;41,887;57,884;70,875;79,862;82,846;79,830;70,817;57,808;41,805" o:connectangles="0,0,0,0,0,0,0,0,0,0,0,0,0,0,0,0,0"/>
                </v:shape>
                <v:shape id="Freeform 59" o:spid="_x0000_s1047" style="position:absolute;left:5477;top:804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" path="m,41l3,25,12,12,25,3,41,,57,3r13,9l79,25r3,16l79,57,70,70,57,79,41,82,25,79,12,70,3,57,,41e" filled="f" strokecolor="#fcfdbf" strokeweight=".19242mm">
                  <v:path arrowok="t" o:connecttype="custom" o:connectlocs="0,846;3,830;12,817;25,808;41,805;57,808;70,817;79,830;82,846;79,862;70,875;57,884;41,887;25,884;12,875;3,862;0,84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264896" behindDoc="1" locked="0" layoutInCell="1" allowOverlap="1" wp14:anchorId="37849DD1" wp14:editId="03E10793">
                <wp:simplePos x="0" y="0"/>
                <wp:positionH relativeFrom="page">
                  <wp:posOffset>4343400</wp:posOffset>
                </wp:positionH>
                <wp:positionV relativeFrom="paragraph">
                  <wp:posOffset>-117475</wp:posOffset>
                </wp:positionV>
                <wp:extent cx="1139825" cy="1139825"/>
                <wp:effectExtent l="0" t="0" r="0" b="0"/>
                <wp:wrapNone/>
                <wp:docPr id="4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9825" cy="1139825"/>
                          <a:chOff x="6840" y="-185"/>
                          <a:chExt cx="1795" cy="1795"/>
                        </a:xfrm>
                      </wpg:grpSpPr>
                      <wps:wsp>
                        <wps:cNvPr id="49" name="AutoShape 57"/>
                        <wps:cNvSpPr>
                          <a:spLocks/>
                        </wps:cNvSpPr>
                        <wps:spPr bwMode="auto">
                          <a:xfrm>
                            <a:off x="6840" y="-186"/>
                            <a:ext cx="1795" cy="1795"/>
                          </a:xfrm>
                          <a:custGeom>
                            <a:avLst/>
                            <a:gdLst>
                              <a:gd name="T0" fmla="+- 0 6840 6840"/>
                              <a:gd name="T1" fmla="*/ T0 w 1795"/>
                              <a:gd name="T2" fmla="+- 0 1527 -185"/>
                              <a:gd name="T3" fmla="*/ 1527 h 1795"/>
                              <a:gd name="T4" fmla="+- 0 8635 6840"/>
                              <a:gd name="T5" fmla="*/ T4 w 1795"/>
                              <a:gd name="T6" fmla="+- 0 1527 -185"/>
                              <a:gd name="T7" fmla="*/ 1527 h 1795"/>
                              <a:gd name="T8" fmla="+- 0 6840 6840"/>
                              <a:gd name="T9" fmla="*/ T8 w 1795"/>
                              <a:gd name="T10" fmla="+- 0 984 -185"/>
                              <a:gd name="T11" fmla="*/ 984 h 1795"/>
                              <a:gd name="T12" fmla="+- 0 8635 6840"/>
                              <a:gd name="T13" fmla="*/ T12 w 1795"/>
                              <a:gd name="T14" fmla="+- 0 984 -185"/>
                              <a:gd name="T15" fmla="*/ 984 h 1795"/>
                              <a:gd name="T16" fmla="+- 0 6840 6840"/>
                              <a:gd name="T17" fmla="*/ T16 w 1795"/>
                              <a:gd name="T18" fmla="+- 0 440 -185"/>
                              <a:gd name="T19" fmla="*/ 440 h 1795"/>
                              <a:gd name="T20" fmla="+- 0 8635 6840"/>
                              <a:gd name="T21" fmla="*/ T20 w 1795"/>
                              <a:gd name="T22" fmla="+- 0 440 -185"/>
                              <a:gd name="T23" fmla="*/ 440 h 1795"/>
                              <a:gd name="T24" fmla="+- 0 6840 6840"/>
                              <a:gd name="T25" fmla="*/ T24 w 1795"/>
                              <a:gd name="T26" fmla="+- 0 -104 -185"/>
                              <a:gd name="T27" fmla="*/ -104 h 1795"/>
                              <a:gd name="T28" fmla="+- 0 8635 6840"/>
                              <a:gd name="T29" fmla="*/ T28 w 1795"/>
                              <a:gd name="T30" fmla="+- 0 -104 -185"/>
                              <a:gd name="T31" fmla="*/ -104 h 1795"/>
                              <a:gd name="T32" fmla="+- 0 6922 6840"/>
                              <a:gd name="T33" fmla="*/ T32 w 1795"/>
                              <a:gd name="T34" fmla="+- 0 1609 -185"/>
                              <a:gd name="T35" fmla="*/ 1609 h 1795"/>
                              <a:gd name="T36" fmla="+- 0 6922 6840"/>
                              <a:gd name="T37" fmla="*/ T36 w 1795"/>
                              <a:gd name="T38" fmla="+- 0 -185 -185"/>
                              <a:gd name="T39" fmla="*/ -185 h 1795"/>
                              <a:gd name="T40" fmla="+- 0 7466 6840"/>
                              <a:gd name="T41" fmla="*/ T40 w 1795"/>
                              <a:gd name="T42" fmla="+- 0 1609 -185"/>
                              <a:gd name="T43" fmla="*/ 1609 h 1795"/>
                              <a:gd name="T44" fmla="+- 0 7466 6840"/>
                              <a:gd name="T45" fmla="*/ T44 w 1795"/>
                              <a:gd name="T46" fmla="+- 0 -185 -185"/>
                              <a:gd name="T47" fmla="*/ -185 h 1795"/>
                              <a:gd name="T48" fmla="+- 0 8009 6840"/>
                              <a:gd name="T49" fmla="*/ T48 w 1795"/>
                              <a:gd name="T50" fmla="+- 0 1609 -185"/>
                              <a:gd name="T51" fmla="*/ 1609 h 1795"/>
                              <a:gd name="T52" fmla="+- 0 8009 6840"/>
                              <a:gd name="T53" fmla="*/ T52 w 1795"/>
                              <a:gd name="T54" fmla="+- 0 -185 -185"/>
                              <a:gd name="T55" fmla="*/ -185 h 1795"/>
                              <a:gd name="T56" fmla="+- 0 8553 6840"/>
                              <a:gd name="T57" fmla="*/ T56 w 1795"/>
                              <a:gd name="T58" fmla="+- 0 1609 -185"/>
                              <a:gd name="T59" fmla="*/ 1609 h 1795"/>
                              <a:gd name="T60" fmla="+- 0 8553 6840"/>
                              <a:gd name="T61" fmla="*/ T60 w 1795"/>
                              <a:gd name="T62" fmla="+- 0 -185 -185"/>
                              <a:gd name="T63" fmla="*/ -185 h 1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95" h="1795">
                                <a:moveTo>
                                  <a:pt x="0" y="1712"/>
                                </a:moveTo>
                                <a:lnTo>
                                  <a:pt x="1795" y="1712"/>
                                </a:lnTo>
                                <a:moveTo>
                                  <a:pt x="0" y="1169"/>
                                </a:moveTo>
                                <a:lnTo>
                                  <a:pt x="1795" y="1169"/>
                                </a:lnTo>
                                <a:moveTo>
                                  <a:pt x="0" y="625"/>
                                </a:moveTo>
                                <a:lnTo>
                                  <a:pt x="1795" y="625"/>
                                </a:lnTo>
                                <a:moveTo>
                                  <a:pt x="0" y="81"/>
                                </a:moveTo>
                                <a:lnTo>
                                  <a:pt x="1795" y="81"/>
                                </a:lnTo>
                                <a:moveTo>
                                  <a:pt x="82" y="1794"/>
                                </a:moveTo>
                                <a:lnTo>
                                  <a:pt x="82" y="0"/>
                                </a:lnTo>
                                <a:moveTo>
                                  <a:pt x="626" y="1794"/>
                                </a:moveTo>
                                <a:lnTo>
                                  <a:pt x="626" y="0"/>
                                </a:lnTo>
                                <a:moveTo>
                                  <a:pt x="1169" y="1794"/>
                                </a:moveTo>
                                <a:lnTo>
                                  <a:pt x="1169" y="0"/>
                                </a:lnTo>
                                <a:moveTo>
                                  <a:pt x="1713" y="1794"/>
                                </a:moveTo>
                                <a:lnTo>
                                  <a:pt x="1713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56"/>
                        <wps:cNvSpPr>
                          <a:spLocks/>
                        </wps:cNvSpPr>
                        <wps:spPr bwMode="auto">
                          <a:xfrm>
                            <a:off x="6840" y="-186"/>
                            <a:ext cx="1795" cy="1795"/>
                          </a:xfrm>
                          <a:custGeom>
                            <a:avLst/>
                            <a:gdLst>
                              <a:gd name="T0" fmla="+- 0 6840 6840"/>
                              <a:gd name="T1" fmla="*/ T0 w 1795"/>
                              <a:gd name="T2" fmla="+- 0 1256 -185"/>
                              <a:gd name="T3" fmla="*/ 1256 h 1795"/>
                              <a:gd name="T4" fmla="+- 0 8635 6840"/>
                              <a:gd name="T5" fmla="*/ T4 w 1795"/>
                              <a:gd name="T6" fmla="+- 0 1256 -185"/>
                              <a:gd name="T7" fmla="*/ 1256 h 1795"/>
                              <a:gd name="T8" fmla="+- 0 6840 6840"/>
                              <a:gd name="T9" fmla="*/ T8 w 1795"/>
                              <a:gd name="T10" fmla="+- 0 712 -185"/>
                              <a:gd name="T11" fmla="*/ 712 h 1795"/>
                              <a:gd name="T12" fmla="+- 0 8635 6840"/>
                              <a:gd name="T13" fmla="*/ T12 w 1795"/>
                              <a:gd name="T14" fmla="+- 0 712 -185"/>
                              <a:gd name="T15" fmla="*/ 712 h 1795"/>
                              <a:gd name="T16" fmla="+- 0 6840 6840"/>
                              <a:gd name="T17" fmla="*/ T16 w 1795"/>
                              <a:gd name="T18" fmla="+- 0 168 -185"/>
                              <a:gd name="T19" fmla="*/ 168 h 1795"/>
                              <a:gd name="T20" fmla="+- 0 8635 6840"/>
                              <a:gd name="T21" fmla="*/ T20 w 1795"/>
                              <a:gd name="T22" fmla="+- 0 168 -185"/>
                              <a:gd name="T23" fmla="*/ 168 h 1795"/>
                              <a:gd name="T24" fmla="+- 0 7194 6840"/>
                              <a:gd name="T25" fmla="*/ T24 w 1795"/>
                              <a:gd name="T26" fmla="+- 0 1609 -185"/>
                              <a:gd name="T27" fmla="*/ 1609 h 1795"/>
                              <a:gd name="T28" fmla="+- 0 7194 6840"/>
                              <a:gd name="T29" fmla="*/ T28 w 1795"/>
                              <a:gd name="T30" fmla="+- 0 -185 -185"/>
                              <a:gd name="T31" fmla="*/ -185 h 1795"/>
                              <a:gd name="T32" fmla="+- 0 7737 6840"/>
                              <a:gd name="T33" fmla="*/ T32 w 1795"/>
                              <a:gd name="T34" fmla="+- 0 1609 -185"/>
                              <a:gd name="T35" fmla="*/ 1609 h 1795"/>
                              <a:gd name="T36" fmla="+- 0 7737 6840"/>
                              <a:gd name="T37" fmla="*/ T36 w 1795"/>
                              <a:gd name="T38" fmla="+- 0 -185 -185"/>
                              <a:gd name="T39" fmla="*/ -185 h 1795"/>
                              <a:gd name="T40" fmla="+- 0 8281 6840"/>
                              <a:gd name="T41" fmla="*/ T40 w 1795"/>
                              <a:gd name="T42" fmla="+- 0 1609 -185"/>
                              <a:gd name="T43" fmla="*/ 1609 h 1795"/>
                              <a:gd name="T44" fmla="+- 0 8281 6840"/>
                              <a:gd name="T45" fmla="*/ T44 w 1795"/>
                              <a:gd name="T46" fmla="+- 0 -185 -185"/>
                              <a:gd name="T47" fmla="*/ -185 h 1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95" h="1795">
                                <a:moveTo>
                                  <a:pt x="0" y="1441"/>
                                </a:moveTo>
                                <a:lnTo>
                                  <a:pt x="1795" y="1441"/>
                                </a:lnTo>
                                <a:moveTo>
                                  <a:pt x="0" y="897"/>
                                </a:moveTo>
                                <a:lnTo>
                                  <a:pt x="1795" y="897"/>
                                </a:lnTo>
                                <a:moveTo>
                                  <a:pt x="0" y="353"/>
                                </a:moveTo>
                                <a:lnTo>
                                  <a:pt x="1795" y="353"/>
                                </a:lnTo>
                                <a:moveTo>
                                  <a:pt x="354" y="1794"/>
                                </a:moveTo>
                                <a:lnTo>
                                  <a:pt x="354" y="0"/>
                                </a:lnTo>
                                <a:moveTo>
                                  <a:pt x="897" y="1794"/>
                                </a:moveTo>
                                <a:lnTo>
                                  <a:pt x="897" y="0"/>
                                </a:lnTo>
                                <a:moveTo>
                                  <a:pt x="1441" y="1794"/>
                                </a:moveTo>
                                <a:lnTo>
                                  <a:pt x="1441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36" y="232"/>
                            <a:ext cx="115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Freeform 54"/>
                        <wps:cNvSpPr>
                          <a:spLocks/>
                        </wps:cNvSpPr>
                        <wps:spPr bwMode="auto">
                          <a:xfrm>
                            <a:off x="7407" y="715"/>
                            <a:ext cx="83" cy="83"/>
                          </a:xfrm>
                          <a:custGeom>
                            <a:avLst/>
                            <a:gdLst>
                              <a:gd name="T0" fmla="+- 0 7449 7407"/>
                              <a:gd name="T1" fmla="*/ T0 w 83"/>
                              <a:gd name="T2" fmla="+- 0 716 716"/>
                              <a:gd name="T3" fmla="*/ 716 h 83"/>
                              <a:gd name="T4" fmla="+- 0 7433 7407"/>
                              <a:gd name="T5" fmla="*/ T4 w 83"/>
                              <a:gd name="T6" fmla="+- 0 719 716"/>
                              <a:gd name="T7" fmla="*/ 719 h 83"/>
                              <a:gd name="T8" fmla="+- 0 7420 7407"/>
                              <a:gd name="T9" fmla="*/ T8 w 83"/>
                              <a:gd name="T10" fmla="+- 0 728 716"/>
                              <a:gd name="T11" fmla="*/ 728 h 83"/>
                              <a:gd name="T12" fmla="+- 0 7411 7407"/>
                              <a:gd name="T13" fmla="*/ T12 w 83"/>
                              <a:gd name="T14" fmla="+- 0 741 716"/>
                              <a:gd name="T15" fmla="*/ 741 h 83"/>
                              <a:gd name="T16" fmla="+- 0 7407 7407"/>
                              <a:gd name="T17" fmla="*/ T16 w 83"/>
                              <a:gd name="T18" fmla="+- 0 757 716"/>
                              <a:gd name="T19" fmla="*/ 757 h 83"/>
                              <a:gd name="T20" fmla="+- 0 7411 7407"/>
                              <a:gd name="T21" fmla="*/ T20 w 83"/>
                              <a:gd name="T22" fmla="+- 0 773 716"/>
                              <a:gd name="T23" fmla="*/ 773 h 83"/>
                              <a:gd name="T24" fmla="+- 0 7420 7407"/>
                              <a:gd name="T25" fmla="*/ T24 w 83"/>
                              <a:gd name="T26" fmla="+- 0 786 716"/>
                              <a:gd name="T27" fmla="*/ 786 h 83"/>
                              <a:gd name="T28" fmla="+- 0 7433 7407"/>
                              <a:gd name="T29" fmla="*/ T28 w 83"/>
                              <a:gd name="T30" fmla="+- 0 795 716"/>
                              <a:gd name="T31" fmla="*/ 795 h 83"/>
                              <a:gd name="T32" fmla="+- 0 7449 7407"/>
                              <a:gd name="T33" fmla="*/ T32 w 83"/>
                              <a:gd name="T34" fmla="+- 0 799 716"/>
                              <a:gd name="T35" fmla="*/ 799 h 83"/>
                              <a:gd name="T36" fmla="+- 0 7465 7407"/>
                              <a:gd name="T37" fmla="*/ T36 w 83"/>
                              <a:gd name="T38" fmla="+- 0 795 716"/>
                              <a:gd name="T39" fmla="*/ 795 h 83"/>
                              <a:gd name="T40" fmla="+- 0 7478 7407"/>
                              <a:gd name="T41" fmla="*/ T40 w 83"/>
                              <a:gd name="T42" fmla="+- 0 786 716"/>
                              <a:gd name="T43" fmla="*/ 786 h 83"/>
                              <a:gd name="T44" fmla="+- 0 7487 7407"/>
                              <a:gd name="T45" fmla="*/ T44 w 83"/>
                              <a:gd name="T46" fmla="+- 0 773 716"/>
                              <a:gd name="T47" fmla="*/ 773 h 83"/>
                              <a:gd name="T48" fmla="+- 0 7490 7407"/>
                              <a:gd name="T49" fmla="*/ T48 w 83"/>
                              <a:gd name="T50" fmla="+- 0 757 716"/>
                              <a:gd name="T51" fmla="*/ 757 h 83"/>
                              <a:gd name="T52" fmla="+- 0 7487 7407"/>
                              <a:gd name="T53" fmla="*/ T52 w 83"/>
                              <a:gd name="T54" fmla="+- 0 741 716"/>
                              <a:gd name="T55" fmla="*/ 741 h 83"/>
                              <a:gd name="T56" fmla="+- 0 7478 7407"/>
                              <a:gd name="T57" fmla="*/ T56 w 83"/>
                              <a:gd name="T58" fmla="+- 0 728 716"/>
                              <a:gd name="T59" fmla="*/ 728 h 83"/>
                              <a:gd name="T60" fmla="+- 0 7465 7407"/>
                              <a:gd name="T61" fmla="*/ T60 w 83"/>
                              <a:gd name="T62" fmla="+- 0 719 716"/>
                              <a:gd name="T63" fmla="*/ 719 h 83"/>
                              <a:gd name="T64" fmla="+- 0 7449 7407"/>
                              <a:gd name="T65" fmla="*/ T64 w 83"/>
                              <a:gd name="T66" fmla="+- 0 716 716"/>
                              <a:gd name="T67" fmla="*/ 716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42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5"/>
                                </a:lnTo>
                                <a:lnTo>
                                  <a:pt x="0" y="41"/>
                                </a:lnTo>
                                <a:lnTo>
                                  <a:pt x="4" y="57"/>
                                </a:lnTo>
                                <a:lnTo>
                                  <a:pt x="13" y="70"/>
                                </a:lnTo>
                                <a:lnTo>
                                  <a:pt x="26" y="79"/>
                                </a:lnTo>
                                <a:lnTo>
                                  <a:pt x="42" y="83"/>
                                </a:lnTo>
                                <a:lnTo>
                                  <a:pt x="58" y="79"/>
                                </a:lnTo>
                                <a:lnTo>
                                  <a:pt x="71" y="70"/>
                                </a:lnTo>
                                <a:lnTo>
                                  <a:pt x="80" y="57"/>
                                </a:lnTo>
                                <a:lnTo>
                                  <a:pt x="83" y="41"/>
                                </a:lnTo>
                                <a:lnTo>
                                  <a:pt x="80" y="25"/>
                                </a:lnTo>
                                <a:lnTo>
                                  <a:pt x="71" y="12"/>
                                </a:lnTo>
                                <a:lnTo>
                                  <a:pt x="58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0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/>
                        </wps:cNvSpPr>
                        <wps:spPr bwMode="auto">
                          <a:xfrm>
                            <a:off x="7407" y="715"/>
                            <a:ext cx="83" cy="83"/>
                          </a:xfrm>
                          <a:custGeom>
                            <a:avLst/>
                            <a:gdLst>
                              <a:gd name="T0" fmla="+- 0 7407 7407"/>
                              <a:gd name="T1" fmla="*/ T0 w 83"/>
                              <a:gd name="T2" fmla="+- 0 757 716"/>
                              <a:gd name="T3" fmla="*/ 757 h 83"/>
                              <a:gd name="T4" fmla="+- 0 7411 7407"/>
                              <a:gd name="T5" fmla="*/ T4 w 83"/>
                              <a:gd name="T6" fmla="+- 0 741 716"/>
                              <a:gd name="T7" fmla="*/ 741 h 83"/>
                              <a:gd name="T8" fmla="+- 0 7420 7407"/>
                              <a:gd name="T9" fmla="*/ T8 w 83"/>
                              <a:gd name="T10" fmla="+- 0 728 716"/>
                              <a:gd name="T11" fmla="*/ 728 h 83"/>
                              <a:gd name="T12" fmla="+- 0 7433 7407"/>
                              <a:gd name="T13" fmla="*/ T12 w 83"/>
                              <a:gd name="T14" fmla="+- 0 719 716"/>
                              <a:gd name="T15" fmla="*/ 719 h 83"/>
                              <a:gd name="T16" fmla="+- 0 7449 7407"/>
                              <a:gd name="T17" fmla="*/ T16 w 83"/>
                              <a:gd name="T18" fmla="+- 0 716 716"/>
                              <a:gd name="T19" fmla="*/ 716 h 83"/>
                              <a:gd name="T20" fmla="+- 0 7465 7407"/>
                              <a:gd name="T21" fmla="*/ T20 w 83"/>
                              <a:gd name="T22" fmla="+- 0 719 716"/>
                              <a:gd name="T23" fmla="*/ 719 h 83"/>
                              <a:gd name="T24" fmla="+- 0 7478 7407"/>
                              <a:gd name="T25" fmla="*/ T24 w 83"/>
                              <a:gd name="T26" fmla="+- 0 728 716"/>
                              <a:gd name="T27" fmla="*/ 728 h 83"/>
                              <a:gd name="T28" fmla="+- 0 7487 7407"/>
                              <a:gd name="T29" fmla="*/ T28 w 83"/>
                              <a:gd name="T30" fmla="+- 0 741 716"/>
                              <a:gd name="T31" fmla="*/ 741 h 83"/>
                              <a:gd name="T32" fmla="+- 0 7490 7407"/>
                              <a:gd name="T33" fmla="*/ T32 w 83"/>
                              <a:gd name="T34" fmla="+- 0 757 716"/>
                              <a:gd name="T35" fmla="*/ 757 h 83"/>
                              <a:gd name="T36" fmla="+- 0 7487 7407"/>
                              <a:gd name="T37" fmla="*/ T36 w 83"/>
                              <a:gd name="T38" fmla="+- 0 773 716"/>
                              <a:gd name="T39" fmla="*/ 773 h 83"/>
                              <a:gd name="T40" fmla="+- 0 7478 7407"/>
                              <a:gd name="T41" fmla="*/ T40 w 83"/>
                              <a:gd name="T42" fmla="+- 0 786 716"/>
                              <a:gd name="T43" fmla="*/ 786 h 83"/>
                              <a:gd name="T44" fmla="+- 0 7465 7407"/>
                              <a:gd name="T45" fmla="*/ T44 w 83"/>
                              <a:gd name="T46" fmla="+- 0 795 716"/>
                              <a:gd name="T47" fmla="*/ 795 h 83"/>
                              <a:gd name="T48" fmla="+- 0 7449 7407"/>
                              <a:gd name="T49" fmla="*/ T48 w 83"/>
                              <a:gd name="T50" fmla="+- 0 799 716"/>
                              <a:gd name="T51" fmla="*/ 799 h 83"/>
                              <a:gd name="T52" fmla="+- 0 7433 7407"/>
                              <a:gd name="T53" fmla="*/ T52 w 83"/>
                              <a:gd name="T54" fmla="+- 0 795 716"/>
                              <a:gd name="T55" fmla="*/ 795 h 83"/>
                              <a:gd name="T56" fmla="+- 0 7420 7407"/>
                              <a:gd name="T57" fmla="*/ T56 w 83"/>
                              <a:gd name="T58" fmla="+- 0 786 716"/>
                              <a:gd name="T59" fmla="*/ 786 h 83"/>
                              <a:gd name="T60" fmla="+- 0 7411 7407"/>
                              <a:gd name="T61" fmla="*/ T60 w 83"/>
                              <a:gd name="T62" fmla="+- 0 773 716"/>
                              <a:gd name="T63" fmla="*/ 773 h 83"/>
                              <a:gd name="T64" fmla="+- 0 7407 7407"/>
                              <a:gd name="T65" fmla="*/ T64 w 83"/>
                              <a:gd name="T66" fmla="+- 0 757 716"/>
                              <a:gd name="T67" fmla="*/ 757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0" y="41"/>
                                </a:moveTo>
                                <a:lnTo>
                                  <a:pt x="4" y="25"/>
                                </a:lnTo>
                                <a:lnTo>
                                  <a:pt x="13" y="12"/>
                                </a:lnTo>
                                <a:lnTo>
                                  <a:pt x="26" y="3"/>
                                </a:lnTo>
                                <a:lnTo>
                                  <a:pt x="42" y="0"/>
                                </a:lnTo>
                                <a:lnTo>
                                  <a:pt x="58" y="3"/>
                                </a:lnTo>
                                <a:lnTo>
                                  <a:pt x="71" y="12"/>
                                </a:lnTo>
                                <a:lnTo>
                                  <a:pt x="80" y="25"/>
                                </a:lnTo>
                                <a:lnTo>
                                  <a:pt x="83" y="41"/>
                                </a:lnTo>
                                <a:lnTo>
                                  <a:pt x="80" y="57"/>
                                </a:lnTo>
                                <a:lnTo>
                                  <a:pt x="71" y="70"/>
                                </a:lnTo>
                                <a:lnTo>
                                  <a:pt x="58" y="79"/>
                                </a:lnTo>
                                <a:lnTo>
                                  <a:pt x="42" y="83"/>
                                </a:lnTo>
                                <a:lnTo>
                                  <a:pt x="26" y="79"/>
                                </a:lnTo>
                                <a:lnTo>
                                  <a:pt x="13" y="70"/>
                                </a:lnTo>
                                <a:lnTo>
                                  <a:pt x="4" y="57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180F3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2"/>
                        <wps:cNvSpPr>
                          <a:spLocks/>
                        </wps:cNvSpPr>
                        <wps:spPr bwMode="auto">
                          <a:xfrm>
                            <a:off x="7587" y="660"/>
                            <a:ext cx="84" cy="84"/>
                          </a:xfrm>
                          <a:custGeom>
                            <a:avLst/>
                            <a:gdLst>
                              <a:gd name="T0" fmla="+- 0 7629 7587"/>
                              <a:gd name="T1" fmla="*/ T0 w 84"/>
                              <a:gd name="T2" fmla="+- 0 660 660"/>
                              <a:gd name="T3" fmla="*/ 660 h 84"/>
                              <a:gd name="T4" fmla="+- 0 7613 7587"/>
                              <a:gd name="T5" fmla="*/ T4 w 84"/>
                              <a:gd name="T6" fmla="+- 0 664 660"/>
                              <a:gd name="T7" fmla="*/ 664 h 84"/>
                              <a:gd name="T8" fmla="+- 0 7600 7587"/>
                              <a:gd name="T9" fmla="*/ T8 w 84"/>
                              <a:gd name="T10" fmla="+- 0 673 660"/>
                              <a:gd name="T11" fmla="*/ 673 h 84"/>
                              <a:gd name="T12" fmla="+- 0 7591 7587"/>
                              <a:gd name="T13" fmla="*/ T12 w 84"/>
                              <a:gd name="T14" fmla="+- 0 686 660"/>
                              <a:gd name="T15" fmla="*/ 686 h 84"/>
                              <a:gd name="T16" fmla="+- 0 7587 7587"/>
                              <a:gd name="T17" fmla="*/ T16 w 84"/>
                              <a:gd name="T18" fmla="+- 0 702 660"/>
                              <a:gd name="T19" fmla="*/ 702 h 84"/>
                              <a:gd name="T20" fmla="+- 0 7591 7587"/>
                              <a:gd name="T21" fmla="*/ T20 w 84"/>
                              <a:gd name="T22" fmla="+- 0 718 660"/>
                              <a:gd name="T23" fmla="*/ 718 h 84"/>
                              <a:gd name="T24" fmla="+- 0 7600 7587"/>
                              <a:gd name="T25" fmla="*/ T24 w 84"/>
                              <a:gd name="T26" fmla="+- 0 732 660"/>
                              <a:gd name="T27" fmla="*/ 732 h 84"/>
                              <a:gd name="T28" fmla="+- 0 7613 7587"/>
                              <a:gd name="T29" fmla="*/ T28 w 84"/>
                              <a:gd name="T30" fmla="+- 0 740 660"/>
                              <a:gd name="T31" fmla="*/ 740 h 84"/>
                              <a:gd name="T32" fmla="+- 0 7629 7587"/>
                              <a:gd name="T33" fmla="*/ T32 w 84"/>
                              <a:gd name="T34" fmla="+- 0 744 660"/>
                              <a:gd name="T35" fmla="*/ 744 h 84"/>
                              <a:gd name="T36" fmla="+- 0 7645 7587"/>
                              <a:gd name="T37" fmla="*/ T36 w 84"/>
                              <a:gd name="T38" fmla="+- 0 740 660"/>
                              <a:gd name="T39" fmla="*/ 740 h 84"/>
                              <a:gd name="T40" fmla="+- 0 7659 7587"/>
                              <a:gd name="T41" fmla="*/ T40 w 84"/>
                              <a:gd name="T42" fmla="+- 0 732 660"/>
                              <a:gd name="T43" fmla="*/ 732 h 84"/>
                              <a:gd name="T44" fmla="+- 0 7668 7587"/>
                              <a:gd name="T45" fmla="*/ T44 w 84"/>
                              <a:gd name="T46" fmla="+- 0 718 660"/>
                              <a:gd name="T47" fmla="*/ 718 h 84"/>
                              <a:gd name="T48" fmla="+- 0 7671 7587"/>
                              <a:gd name="T49" fmla="*/ T48 w 84"/>
                              <a:gd name="T50" fmla="+- 0 702 660"/>
                              <a:gd name="T51" fmla="*/ 702 h 84"/>
                              <a:gd name="T52" fmla="+- 0 7668 7587"/>
                              <a:gd name="T53" fmla="*/ T52 w 84"/>
                              <a:gd name="T54" fmla="+- 0 686 660"/>
                              <a:gd name="T55" fmla="*/ 686 h 84"/>
                              <a:gd name="T56" fmla="+- 0 7659 7587"/>
                              <a:gd name="T57" fmla="*/ T56 w 84"/>
                              <a:gd name="T58" fmla="+- 0 673 660"/>
                              <a:gd name="T59" fmla="*/ 673 h 84"/>
                              <a:gd name="T60" fmla="+- 0 7645 7587"/>
                              <a:gd name="T61" fmla="*/ T60 w 84"/>
                              <a:gd name="T62" fmla="+- 0 664 660"/>
                              <a:gd name="T63" fmla="*/ 664 h 84"/>
                              <a:gd name="T64" fmla="+- 0 7629 7587"/>
                              <a:gd name="T65" fmla="*/ T64 w 84"/>
                              <a:gd name="T66" fmla="+- 0 660 660"/>
                              <a:gd name="T67" fmla="*/ 660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42" y="0"/>
                                </a:moveTo>
                                <a:lnTo>
                                  <a:pt x="26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8"/>
                                </a:lnTo>
                                <a:lnTo>
                                  <a:pt x="13" y="72"/>
                                </a:lnTo>
                                <a:lnTo>
                                  <a:pt x="26" y="80"/>
                                </a:lnTo>
                                <a:lnTo>
                                  <a:pt x="42" y="84"/>
                                </a:lnTo>
                                <a:lnTo>
                                  <a:pt x="58" y="80"/>
                                </a:lnTo>
                                <a:lnTo>
                                  <a:pt x="72" y="72"/>
                                </a:lnTo>
                                <a:lnTo>
                                  <a:pt x="81" y="58"/>
                                </a:lnTo>
                                <a:lnTo>
                                  <a:pt x="84" y="42"/>
                                </a:lnTo>
                                <a:lnTo>
                                  <a:pt x="81" y="26"/>
                                </a:lnTo>
                                <a:lnTo>
                                  <a:pt x="72" y="13"/>
                                </a:lnTo>
                                <a:lnTo>
                                  <a:pt x="58" y="4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10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1"/>
                        <wps:cNvSpPr>
                          <a:spLocks/>
                        </wps:cNvSpPr>
                        <wps:spPr bwMode="auto">
                          <a:xfrm>
                            <a:off x="7587" y="660"/>
                            <a:ext cx="84" cy="84"/>
                          </a:xfrm>
                          <a:custGeom>
                            <a:avLst/>
                            <a:gdLst>
                              <a:gd name="T0" fmla="+- 0 7587 7587"/>
                              <a:gd name="T1" fmla="*/ T0 w 84"/>
                              <a:gd name="T2" fmla="+- 0 702 660"/>
                              <a:gd name="T3" fmla="*/ 702 h 84"/>
                              <a:gd name="T4" fmla="+- 0 7591 7587"/>
                              <a:gd name="T5" fmla="*/ T4 w 84"/>
                              <a:gd name="T6" fmla="+- 0 686 660"/>
                              <a:gd name="T7" fmla="*/ 686 h 84"/>
                              <a:gd name="T8" fmla="+- 0 7600 7587"/>
                              <a:gd name="T9" fmla="*/ T8 w 84"/>
                              <a:gd name="T10" fmla="+- 0 673 660"/>
                              <a:gd name="T11" fmla="*/ 673 h 84"/>
                              <a:gd name="T12" fmla="+- 0 7613 7587"/>
                              <a:gd name="T13" fmla="*/ T12 w 84"/>
                              <a:gd name="T14" fmla="+- 0 664 660"/>
                              <a:gd name="T15" fmla="*/ 664 h 84"/>
                              <a:gd name="T16" fmla="+- 0 7629 7587"/>
                              <a:gd name="T17" fmla="*/ T16 w 84"/>
                              <a:gd name="T18" fmla="+- 0 660 660"/>
                              <a:gd name="T19" fmla="*/ 660 h 84"/>
                              <a:gd name="T20" fmla="+- 0 7645 7587"/>
                              <a:gd name="T21" fmla="*/ T20 w 84"/>
                              <a:gd name="T22" fmla="+- 0 664 660"/>
                              <a:gd name="T23" fmla="*/ 664 h 84"/>
                              <a:gd name="T24" fmla="+- 0 7659 7587"/>
                              <a:gd name="T25" fmla="*/ T24 w 84"/>
                              <a:gd name="T26" fmla="+- 0 673 660"/>
                              <a:gd name="T27" fmla="*/ 673 h 84"/>
                              <a:gd name="T28" fmla="+- 0 7668 7587"/>
                              <a:gd name="T29" fmla="*/ T28 w 84"/>
                              <a:gd name="T30" fmla="+- 0 686 660"/>
                              <a:gd name="T31" fmla="*/ 686 h 84"/>
                              <a:gd name="T32" fmla="+- 0 7671 7587"/>
                              <a:gd name="T33" fmla="*/ T32 w 84"/>
                              <a:gd name="T34" fmla="+- 0 702 660"/>
                              <a:gd name="T35" fmla="*/ 702 h 84"/>
                              <a:gd name="T36" fmla="+- 0 7668 7587"/>
                              <a:gd name="T37" fmla="*/ T36 w 84"/>
                              <a:gd name="T38" fmla="+- 0 718 660"/>
                              <a:gd name="T39" fmla="*/ 718 h 84"/>
                              <a:gd name="T40" fmla="+- 0 7659 7587"/>
                              <a:gd name="T41" fmla="*/ T40 w 84"/>
                              <a:gd name="T42" fmla="+- 0 732 660"/>
                              <a:gd name="T43" fmla="*/ 732 h 84"/>
                              <a:gd name="T44" fmla="+- 0 7645 7587"/>
                              <a:gd name="T45" fmla="*/ T44 w 84"/>
                              <a:gd name="T46" fmla="+- 0 740 660"/>
                              <a:gd name="T47" fmla="*/ 740 h 84"/>
                              <a:gd name="T48" fmla="+- 0 7629 7587"/>
                              <a:gd name="T49" fmla="*/ T48 w 84"/>
                              <a:gd name="T50" fmla="+- 0 744 660"/>
                              <a:gd name="T51" fmla="*/ 744 h 84"/>
                              <a:gd name="T52" fmla="+- 0 7613 7587"/>
                              <a:gd name="T53" fmla="*/ T52 w 84"/>
                              <a:gd name="T54" fmla="+- 0 740 660"/>
                              <a:gd name="T55" fmla="*/ 740 h 84"/>
                              <a:gd name="T56" fmla="+- 0 7600 7587"/>
                              <a:gd name="T57" fmla="*/ T56 w 84"/>
                              <a:gd name="T58" fmla="+- 0 732 660"/>
                              <a:gd name="T59" fmla="*/ 732 h 84"/>
                              <a:gd name="T60" fmla="+- 0 7591 7587"/>
                              <a:gd name="T61" fmla="*/ T60 w 84"/>
                              <a:gd name="T62" fmla="+- 0 718 660"/>
                              <a:gd name="T63" fmla="*/ 718 h 84"/>
                              <a:gd name="T64" fmla="+- 0 7587 7587"/>
                              <a:gd name="T65" fmla="*/ T64 w 84"/>
                              <a:gd name="T66" fmla="+- 0 702 660"/>
                              <a:gd name="T67" fmla="*/ 702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4" h="84">
                                <a:moveTo>
                                  <a:pt x="0" y="42"/>
                                </a:moveTo>
                                <a:lnTo>
                                  <a:pt x="4" y="26"/>
                                </a:lnTo>
                                <a:lnTo>
                                  <a:pt x="13" y="13"/>
                                </a:lnTo>
                                <a:lnTo>
                                  <a:pt x="26" y="4"/>
                                </a:lnTo>
                                <a:lnTo>
                                  <a:pt x="42" y="0"/>
                                </a:lnTo>
                                <a:lnTo>
                                  <a:pt x="58" y="4"/>
                                </a:lnTo>
                                <a:lnTo>
                                  <a:pt x="72" y="13"/>
                                </a:lnTo>
                                <a:lnTo>
                                  <a:pt x="81" y="26"/>
                                </a:lnTo>
                                <a:lnTo>
                                  <a:pt x="84" y="42"/>
                                </a:lnTo>
                                <a:lnTo>
                                  <a:pt x="81" y="58"/>
                                </a:lnTo>
                                <a:lnTo>
                                  <a:pt x="72" y="72"/>
                                </a:lnTo>
                                <a:lnTo>
                                  <a:pt x="58" y="80"/>
                                </a:lnTo>
                                <a:lnTo>
                                  <a:pt x="42" y="84"/>
                                </a:lnTo>
                                <a:lnTo>
                                  <a:pt x="26" y="80"/>
                                </a:lnTo>
                                <a:lnTo>
                                  <a:pt x="13" y="72"/>
                                </a:lnTo>
                                <a:lnTo>
                                  <a:pt x="4" y="58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4510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2" y="382"/>
                            <a:ext cx="117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2" y="28"/>
                            <a:ext cx="122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Freeform 48"/>
                        <wps:cNvSpPr>
                          <a:spLocks/>
                        </wps:cNvSpPr>
                        <wps:spPr bwMode="auto">
                          <a:xfrm>
                            <a:off x="7874" y="1155"/>
                            <a:ext cx="83" cy="83"/>
                          </a:xfrm>
                          <a:custGeom>
                            <a:avLst/>
                            <a:gdLst>
                              <a:gd name="T0" fmla="+- 0 7915 7874"/>
                              <a:gd name="T1" fmla="*/ T0 w 83"/>
                              <a:gd name="T2" fmla="+- 0 1155 1155"/>
                              <a:gd name="T3" fmla="*/ 1155 h 83"/>
                              <a:gd name="T4" fmla="+- 0 7899 7874"/>
                              <a:gd name="T5" fmla="*/ T4 w 83"/>
                              <a:gd name="T6" fmla="+- 0 1159 1155"/>
                              <a:gd name="T7" fmla="*/ 1159 h 83"/>
                              <a:gd name="T8" fmla="+- 0 7886 7874"/>
                              <a:gd name="T9" fmla="*/ T8 w 83"/>
                              <a:gd name="T10" fmla="+- 0 1167 1155"/>
                              <a:gd name="T11" fmla="*/ 1167 h 83"/>
                              <a:gd name="T12" fmla="+- 0 7878 7874"/>
                              <a:gd name="T13" fmla="*/ T12 w 83"/>
                              <a:gd name="T14" fmla="+- 0 1180 1155"/>
                              <a:gd name="T15" fmla="*/ 1180 h 83"/>
                              <a:gd name="T16" fmla="+- 0 7874 7874"/>
                              <a:gd name="T17" fmla="*/ T16 w 83"/>
                              <a:gd name="T18" fmla="+- 0 1197 1155"/>
                              <a:gd name="T19" fmla="*/ 1197 h 83"/>
                              <a:gd name="T20" fmla="+- 0 7878 7874"/>
                              <a:gd name="T21" fmla="*/ T20 w 83"/>
                              <a:gd name="T22" fmla="+- 0 1212 1155"/>
                              <a:gd name="T23" fmla="*/ 1212 h 83"/>
                              <a:gd name="T24" fmla="+- 0 7886 7874"/>
                              <a:gd name="T25" fmla="*/ T24 w 83"/>
                              <a:gd name="T26" fmla="+- 0 1225 1155"/>
                              <a:gd name="T27" fmla="*/ 1225 h 83"/>
                              <a:gd name="T28" fmla="+- 0 7899 7874"/>
                              <a:gd name="T29" fmla="*/ T28 w 83"/>
                              <a:gd name="T30" fmla="+- 0 1234 1155"/>
                              <a:gd name="T31" fmla="*/ 1234 h 83"/>
                              <a:gd name="T32" fmla="+- 0 7915 7874"/>
                              <a:gd name="T33" fmla="*/ T32 w 83"/>
                              <a:gd name="T34" fmla="+- 0 1238 1155"/>
                              <a:gd name="T35" fmla="*/ 1238 h 83"/>
                              <a:gd name="T36" fmla="+- 0 7931 7874"/>
                              <a:gd name="T37" fmla="*/ T36 w 83"/>
                              <a:gd name="T38" fmla="+- 0 1234 1155"/>
                              <a:gd name="T39" fmla="*/ 1234 h 83"/>
                              <a:gd name="T40" fmla="+- 0 7945 7874"/>
                              <a:gd name="T41" fmla="*/ T40 w 83"/>
                              <a:gd name="T42" fmla="+- 0 1225 1155"/>
                              <a:gd name="T43" fmla="*/ 1225 h 83"/>
                              <a:gd name="T44" fmla="+- 0 7953 7874"/>
                              <a:gd name="T45" fmla="*/ T44 w 83"/>
                              <a:gd name="T46" fmla="+- 0 1212 1155"/>
                              <a:gd name="T47" fmla="*/ 1212 h 83"/>
                              <a:gd name="T48" fmla="+- 0 7957 7874"/>
                              <a:gd name="T49" fmla="*/ T48 w 83"/>
                              <a:gd name="T50" fmla="+- 0 1197 1155"/>
                              <a:gd name="T51" fmla="*/ 1197 h 83"/>
                              <a:gd name="T52" fmla="+- 0 7953 7874"/>
                              <a:gd name="T53" fmla="*/ T52 w 83"/>
                              <a:gd name="T54" fmla="+- 0 1180 1155"/>
                              <a:gd name="T55" fmla="*/ 1180 h 83"/>
                              <a:gd name="T56" fmla="+- 0 7945 7874"/>
                              <a:gd name="T57" fmla="*/ T56 w 83"/>
                              <a:gd name="T58" fmla="+- 0 1167 1155"/>
                              <a:gd name="T59" fmla="*/ 1167 h 83"/>
                              <a:gd name="T60" fmla="+- 0 7931 7874"/>
                              <a:gd name="T61" fmla="*/ T60 w 83"/>
                              <a:gd name="T62" fmla="+- 0 1159 1155"/>
                              <a:gd name="T63" fmla="*/ 1159 h 83"/>
                              <a:gd name="T64" fmla="+- 0 7915 7874"/>
                              <a:gd name="T65" fmla="*/ T64 w 83"/>
                              <a:gd name="T66" fmla="+- 0 1155 1155"/>
                              <a:gd name="T67" fmla="*/ 1155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41" y="0"/>
                                </a:moveTo>
                                <a:lnTo>
                                  <a:pt x="25" y="4"/>
                                </a:lnTo>
                                <a:lnTo>
                                  <a:pt x="12" y="12"/>
                                </a:lnTo>
                                <a:lnTo>
                                  <a:pt x="4" y="25"/>
                                </a:lnTo>
                                <a:lnTo>
                                  <a:pt x="0" y="42"/>
                                </a:lnTo>
                                <a:lnTo>
                                  <a:pt x="4" y="57"/>
                                </a:lnTo>
                                <a:lnTo>
                                  <a:pt x="12" y="70"/>
                                </a:lnTo>
                                <a:lnTo>
                                  <a:pt x="25" y="79"/>
                                </a:lnTo>
                                <a:lnTo>
                                  <a:pt x="41" y="83"/>
                                </a:lnTo>
                                <a:lnTo>
                                  <a:pt x="57" y="79"/>
                                </a:lnTo>
                                <a:lnTo>
                                  <a:pt x="71" y="70"/>
                                </a:lnTo>
                                <a:lnTo>
                                  <a:pt x="79" y="57"/>
                                </a:lnTo>
                                <a:lnTo>
                                  <a:pt x="83" y="42"/>
                                </a:lnTo>
                                <a:lnTo>
                                  <a:pt x="79" y="25"/>
                                </a:lnTo>
                                <a:lnTo>
                                  <a:pt x="71" y="12"/>
                                </a:lnTo>
                                <a:lnTo>
                                  <a:pt x="57" y="4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40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47"/>
                        <wps:cNvSpPr>
                          <a:spLocks/>
                        </wps:cNvSpPr>
                        <wps:spPr bwMode="auto">
                          <a:xfrm>
                            <a:off x="7874" y="1155"/>
                            <a:ext cx="83" cy="83"/>
                          </a:xfrm>
                          <a:custGeom>
                            <a:avLst/>
                            <a:gdLst>
                              <a:gd name="T0" fmla="+- 0 7874 7874"/>
                              <a:gd name="T1" fmla="*/ T0 w 83"/>
                              <a:gd name="T2" fmla="+- 0 1197 1155"/>
                              <a:gd name="T3" fmla="*/ 1197 h 83"/>
                              <a:gd name="T4" fmla="+- 0 7878 7874"/>
                              <a:gd name="T5" fmla="*/ T4 w 83"/>
                              <a:gd name="T6" fmla="+- 0 1180 1155"/>
                              <a:gd name="T7" fmla="*/ 1180 h 83"/>
                              <a:gd name="T8" fmla="+- 0 7886 7874"/>
                              <a:gd name="T9" fmla="*/ T8 w 83"/>
                              <a:gd name="T10" fmla="+- 0 1167 1155"/>
                              <a:gd name="T11" fmla="*/ 1167 h 83"/>
                              <a:gd name="T12" fmla="+- 0 7899 7874"/>
                              <a:gd name="T13" fmla="*/ T12 w 83"/>
                              <a:gd name="T14" fmla="+- 0 1159 1155"/>
                              <a:gd name="T15" fmla="*/ 1159 h 83"/>
                              <a:gd name="T16" fmla="+- 0 7915 7874"/>
                              <a:gd name="T17" fmla="*/ T16 w 83"/>
                              <a:gd name="T18" fmla="+- 0 1155 1155"/>
                              <a:gd name="T19" fmla="*/ 1155 h 83"/>
                              <a:gd name="T20" fmla="+- 0 7931 7874"/>
                              <a:gd name="T21" fmla="*/ T20 w 83"/>
                              <a:gd name="T22" fmla="+- 0 1159 1155"/>
                              <a:gd name="T23" fmla="*/ 1159 h 83"/>
                              <a:gd name="T24" fmla="+- 0 7945 7874"/>
                              <a:gd name="T25" fmla="*/ T24 w 83"/>
                              <a:gd name="T26" fmla="+- 0 1167 1155"/>
                              <a:gd name="T27" fmla="*/ 1167 h 83"/>
                              <a:gd name="T28" fmla="+- 0 7953 7874"/>
                              <a:gd name="T29" fmla="*/ T28 w 83"/>
                              <a:gd name="T30" fmla="+- 0 1180 1155"/>
                              <a:gd name="T31" fmla="*/ 1180 h 83"/>
                              <a:gd name="T32" fmla="+- 0 7957 7874"/>
                              <a:gd name="T33" fmla="*/ T32 w 83"/>
                              <a:gd name="T34" fmla="+- 0 1197 1155"/>
                              <a:gd name="T35" fmla="*/ 1197 h 83"/>
                              <a:gd name="T36" fmla="+- 0 7953 7874"/>
                              <a:gd name="T37" fmla="*/ T36 w 83"/>
                              <a:gd name="T38" fmla="+- 0 1212 1155"/>
                              <a:gd name="T39" fmla="*/ 1212 h 83"/>
                              <a:gd name="T40" fmla="+- 0 7945 7874"/>
                              <a:gd name="T41" fmla="*/ T40 w 83"/>
                              <a:gd name="T42" fmla="+- 0 1225 1155"/>
                              <a:gd name="T43" fmla="*/ 1225 h 83"/>
                              <a:gd name="T44" fmla="+- 0 7931 7874"/>
                              <a:gd name="T45" fmla="*/ T44 w 83"/>
                              <a:gd name="T46" fmla="+- 0 1234 1155"/>
                              <a:gd name="T47" fmla="*/ 1234 h 83"/>
                              <a:gd name="T48" fmla="+- 0 7915 7874"/>
                              <a:gd name="T49" fmla="*/ T48 w 83"/>
                              <a:gd name="T50" fmla="+- 0 1238 1155"/>
                              <a:gd name="T51" fmla="*/ 1238 h 83"/>
                              <a:gd name="T52" fmla="+- 0 7899 7874"/>
                              <a:gd name="T53" fmla="*/ T52 w 83"/>
                              <a:gd name="T54" fmla="+- 0 1234 1155"/>
                              <a:gd name="T55" fmla="*/ 1234 h 83"/>
                              <a:gd name="T56" fmla="+- 0 7886 7874"/>
                              <a:gd name="T57" fmla="*/ T56 w 83"/>
                              <a:gd name="T58" fmla="+- 0 1225 1155"/>
                              <a:gd name="T59" fmla="*/ 1225 h 83"/>
                              <a:gd name="T60" fmla="+- 0 7878 7874"/>
                              <a:gd name="T61" fmla="*/ T60 w 83"/>
                              <a:gd name="T62" fmla="+- 0 1212 1155"/>
                              <a:gd name="T63" fmla="*/ 1212 h 83"/>
                              <a:gd name="T64" fmla="+- 0 7874 7874"/>
                              <a:gd name="T65" fmla="*/ T64 w 83"/>
                              <a:gd name="T66" fmla="+- 0 1197 1155"/>
                              <a:gd name="T67" fmla="*/ 1197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0" y="42"/>
                                </a:moveTo>
                                <a:lnTo>
                                  <a:pt x="4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4"/>
                                </a:lnTo>
                                <a:lnTo>
                                  <a:pt x="41" y="0"/>
                                </a:lnTo>
                                <a:lnTo>
                                  <a:pt x="57" y="4"/>
                                </a:lnTo>
                                <a:lnTo>
                                  <a:pt x="71" y="12"/>
                                </a:lnTo>
                                <a:lnTo>
                                  <a:pt x="79" y="25"/>
                                </a:lnTo>
                                <a:lnTo>
                                  <a:pt x="83" y="42"/>
                                </a:lnTo>
                                <a:lnTo>
                                  <a:pt x="79" y="57"/>
                                </a:lnTo>
                                <a:lnTo>
                                  <a:pt x="71" y="70"/>
                                </a:lnTo>
                                <a:lnTo>
                                  <a:pt x="57" y="79"/>
                                </a:lnTo>
                                <a:lnTo>
                                  <a:pt x="41" y="83"/>
                                </a:lnTo>
                                <a:lnTo>
                                  <a:pt x="25" y="79"/>
                                </a:lnTo>
                                <a:lnTo>
                                  <a:pt x="12" y="70"/>
                                </a:lnTo>
                                <a:lnTo>
                                  <a:pt x="4" y="57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CD40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46"/>
                        <wps:cNvSpPr>
                          <a:spLocks/>
                        </wps:cNvSpPr>
                        <wps:spPr bwMode="auto">
                          <a:xfrm>
                            <a:off x="7876" y="944"/>
                            <a:ext cx="89" cy="89"/>
                          </a:xfrm>
                          <a:custGeom>
                            <a:avLst/>
                            <a:gdLst>
                              <a:gd name="T0" fmla="+- 0 7920 7876"/>
                              <a:gd name="T1" fmla="*/ T0 w 89"/>
                              <a:gd name="T2" fmla="+- 0 945 945"/>
                              <a:gd name="T3" fmla="*/ 945 h 89"/>
                              <a:gd name="T4" fmla="+- 0 7903 7876"/>
                              <a:gd name="T5" fmla="*/ T4 w 89"/>
                              <a:gd name="T6" fmla="+- 0 948 945"/>
                              <a:gd name="T7" fmla="*/ 948 h 89"/>
                              <a:gd name="T8" fmla="+- 0 7889 7876"/>
                              <a:gd name="T9" fmla="*/ T8 w 89"/>
                              <a:gd name="T10" fmla="+- 0 958 945"/>
                              <a:gd name="T11" fmla="*/ 958 h 89"/>
                              <a:gd name="T12" fmla="+- 0 7880 7876"/>
                              <a:gd name="T13" fmla="*/ T12 w 89"/>
                              <a:gd name="T14" fmla="+- 0 972 945"/>
                              <a:gd name="T15" fmla="*/ 972 h 89"/>
                              <a:gd name="T16" fmla="+- 0 7876 7876"/>
                              <a:gd name="T17" fmla="*/ T16 w 89"/>
                              <a:gd name="T18" fmla="+- 0 989 945"/>
                              <a:gd name="T19" fmla="*/ 989 h 89"/>
                              <a:gd name="T20" fmla="+- 0 7880 7876"/>
                              <a:gd name="T21" fmla="*/ T20 w 89"/>
                              <a:gd name="T22" fmla="+- 0 1006 945"/>
                              <a:gd name="T23" fmla="*/ 1006 h 89"/>
                              <a:gd name="T24" fmla="+- 0 7889 7876"/>
                              <a:gd name="T25" fmla="*/ T24 w 89"/>
                              <a:gd name="T26" fmla="+- 0 1020 945"/>
                              <a:gd name="T27" fmla="*/ 1020 h 89"/>
                              <a:gd name="T28" fmla="+- 0 7903 7876"/>
                              <a:gd name="T29" fmla="*/ T28 w 89"/>
                              <a:gd name="T30" fmla="+- 0 1029 945"/>
                              <a:gd name="T31" fmla="*/ 1029 h 89"/>
                              <a:gd name="T32" fmla="+- 0 7920 7876"/>
                              <a:gd name="T33" fmla="*/ T32 w 89"/>
                              <a:gd name="T34" fmla="+- 0 1033 945"/>
                              <a:gd name="T35" fmla="*/ 1033 h 89"/>
                              <a:gd name="T36" fmla="+- 0 7937 7876"/>
                              <a:gd name="T37" fmla="*/ T36 w 89"/>
                              <a:gd name="T38" fmla="+- 0 1029 945"/>
                              <a:gd name="T39" fmla="*/ 1029 h 89"/>
                              <a:gd name="T40" fmla="+- 0 7951 7876"/>
                              <a:gd name="T41" fmla="*/ T40 w 89"/>
                              <a:gd name="T42" fmla="+- 0 1020 945"/>
                              <a:gd name="T43" fmla="*/ 1020 h 89"/>
                              <a:gd name="T44" fmla="+- 0 7961 7876"/>
                              <a:gd name="T45" fmla="*/ T44 w 89"/>
                              <a:gd name="T46" fmla="+- 0 1006 945"/>
                              <a:gd name="T47" fmla="*/ 1006 h 89"/>
                              <a:gd name="T48" fmla="+- 0 7964 7876"/>
                              <a:gd name="T49" fmla="*/ T48 w 89"/>
                              <a:gd name="T50" fmla="+- 0 989 945"/>
                              <a:gd name="T51" fmla="*/ 989 h 89"/>
                              <a:gd name="T52" fmla="+- 0 7961 7876"/>
                              <a:gd name="T53" fmla="*/ T52 w 89"/>
                              <a:gd name="T54" fmla="+- 0 972 945"/>
                              <a:gd name="T55" fmla="*/ 972 h 89"/>
                              <a:gd name="T56" fmla="+- 0 7951 7876"/>
                              <a:gd name="T57" fmla="*/ T56 w 89"/>
                              <a:gd name="T58" fmla="+- 0 958 945"/>
                              <a:gd name="T59" fmla="*/ 958 h 89"/>
                              <a:gd name="T60" fmla="+- 0 7937 7876"/>
                              <a:gd name="T61" fmla="*/ T60 w 89"/>
                              <a:gd name="T62" fmla="+- 0 948 945"/>
                              <a:gd name="T63" fmla="*/ 948 h 89"/>
                              <a:gd name="T64" fmla="+- 0 7920 7876"/>
                              <a:gd name="T65" fmla="*/ T64 w 89"/>
                              <a:gd name="T66" fmla="+- 0 945 945"/>
                              <a:gd name="T67" fmla="*/ 945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44" y="0"/>
                                </a:moveTo>
                                <a:lnTo>
                                  <a:pt x="27" y="3"/>
                                </a:lnTo>
                                <a:lnTo>
                                  <a:pt x="13" y="13"/>
                                </a:lnTo>
                                <a:lnTo>
                                  <a:pt x="4" y="27"/>
                                </a:lnTo>
                                <a:lnTo>
                                  <a:pt x="0" y="44"/>
                                </a:lnTo>
                                <a:lnTo>
                                  <a:pt x="4" y="61"/>
                                </a:lnTo>
                                <a:lnTo>
                                  <a:pt x="13" y="75"/>
                                </a:lnTo>
                                <a:lnTo>
                                  <a:pt x="27" y="84"/>
                                </a:lnTo>
                                <a:lnTo>
                                  <a:pt x="44" y="88"/>
                                </a:lnTo>
                                <a:lnTo>
                                  <a:pt x="61" y="84"/>
                                </a:lnTo>
                                <a:lnTo>
                                  <a:pt x="75" y="75"/>
                                </a:lnTo>
                                <a:lnTo>
                                  <a:pt x="85" y="61"/>
                                </a:lnTo>
                                <a:lnTo>
                                  <a:pt x="88" y="44"/>
                                </a:lnTo>
                                <a:lnTo>
                                  <a:pt x="85" y="27"/>
                                </a:lnTo>
                                <a:lnTo>
                                  <a:pt x="75" y="13"/>
                                </a:lnTo>
                                <a:lnTo>
                                  <a:pt x="61" y="3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60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45"/>
                        <wps:cNvSpPr>
                          <a:spLocks/>
                        </wps:cNvSpPr>
                        <wps:spPr bwMode="auto">
                          <a:xfrm>
                            <a:off x="7876" y="944"/>
                            <a:ext cx="89" cy="89"/>
                          </a:xfrm>
                          <a:custGeom>
                            <a:avLst/>
                            <a:gdLst>
                              <a:gd name="T0" fmla="+- 0 7876 7876"/>
                              <a:gd name="T1" fmla="*/ T0 w 89"/>
                              <a:gd name="T2" fmla="+- 0 989 945"/>
                              <a:gd name="T3" fmla="*/ 989 h 89"/>
                              <a:gd name="T4" fmla="+- 0 7880 7876"/>
                              <a:gd name="T5" fmla="*/ T4 w 89"/>
                              <a:gd name="T6" fmla="+- 0 972 945"/>
                              <a:gd name="T7" fmla="*/ 972 h 89"/>
                              <a:gd name="T8" fmla="+- 0 7889 7876"/>
                              <a:gd name="T9" fmla="*/ T8 w 89"/>
                              <a:gd name="T10" fmla="+- 0 958 945"/>
                              <a:gd name="T11" fmla="*/ 958 h 89"/>
                              <a:gd name="T12" fmla="+- 0 7903 7876"/>
                              <a:gd name="T13" fmla="*/ T12 w 89"/>
                              <a:gd name="T14" fmla="+- 0 948 945"/>
                              <a:gd name="T15" fmla="*/ 948 h 89"/>
                              <a:gd name="T16" fmla="+- 0 7920 7876"/>
                              <a:gd name="T17" fmla="*/ T16 w 89"/>
                              <a:gd name="T18" fmla="+- 0 945 945"/>
                              <a:gd name="T19" fmla="*/ 945 h 89"/>
                              <a:gd name="T20" fmla="+- 0 7937 7876"/>
                              <a:gd name="T21" fmla="*/ T20 w 89"/>
                              <a:gd name="T22" fmla="+- 0 948 945"/>
                              <a:gd name="T23" fmla="*/ 948 h 89"/>
                              <a:gd name="T24" fmla="+- 0 7951 7876"/>
                              <a:gd name="T25" fmla="*/ T24 w 89"/>
                              <a:gd name="T26" fmla="+- 0 958 945"/>
                              <a:gd name="T27" fmla="*/ 958 h 89"/>
                              <a:gd name="T28" fmla="+- 0 7961 7876"/>
                              <a:gd name="T29" fmla="*/ T28 w 89"/>
                              <a:gd name="T30" fmla="+- 0 972 945"/>
                              <a:gd name="T31" fmla="*/ 972 h 89"/>
                              <a:gd name="T32" fmla="+- 0 7964 7876"/>
                              <a:gd name="T33" fmla="*/ T32 w 89"/>
                              <a:gd name="T34" fmla="+- 0 989 945"/>
                              <a:gd name="T35" fmla="*/ 989 h 89"/>
                              <a:gd name="T36" fmla="+- 0 7961 7876"/>
                              <a:gd name="T37" fmla="*/ T36 w 89"/>
                              <a:gd name="T38" fmla="+- 0 1006 945"/>
                              <a:gd name="T39" fmla="*/ 1006 h 89"/>
                              <a:gd name="T40" fmla="+- 0 7951 7876"/>
                              <a:gd name="T41" fmla="*/ T40 w 89"/>
                              <a:gd name="T42" fmla="+- 0 1020 945"/>
                              <a:gd name="T43" fmla="*/ 1020 h 89"/>
                              <a:gd name="T44" fmla="+- 0 7937 7876"/>
                              <a:gd name="T45" fmla="*/ T44 w 89"/>
                              <a:gd name="T46" fmla="+- 0 1029 945"/>
                              <a:gd name="T47" fmla="*/ 1029 h 89"/>
                              <a:gd name="T48" fmla="+- 0 7920 7876"/>
                              <a:gd name="T49" fmla="*/ T48 w 89"/>
                              <a:gd name="T50" fmla="+- 0 1033 945"/>
                              <a:gd name="T51" fmla="*/ 1033 h 89"/>
                              <a:gd name="T52" fmla="+- 0 7903 7876"/>
                              <a:gd name="T53" fmla="*/ T52 w 89"/>
                              <a:gd name="T54" fmla="+- 0 1029 945"/>
                              <a:gd name="T55" fmla="*/ 1029 h 89"/>
                              <a:gd name="T56" fmla="+- 0 7889 7876"/>
                              <a:gd name="T57" fmla="*/ T56 w 89"/>
                              <a:gd name="T58" fmla="+- 0 1020 945"/>
                              <a:gd name="T59" fmla="*/ 1020 h 89"/>
                              <a:gd name="T60" fmla="+- 0 7880 7876"/>
                              <a:gd name="T61" fmla="*/ T60 w 89"/>
                              <a:gd name="T62" fmla="+- 0 1006 945"/>
                              <a:gd name="T63" fmla="*/ 1006 h 89"/>
                              <a:gd name="T64" fmla="+- 0 7876 7876"/>
                              <a:gd name="T65" fmla="*/ T64 w 89"/>
                              <a:gd name="T66" fmla="+- 0 989 945"/>
                              <a:gd name="T67" fmla="*/ 98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0" y="44"/>
                                </a:moveTo>
                                <a:lnTo>
                                  <a:pt x="4" y="27"/>
                                </a:lnTo>
                                <a:lnTo>
                                  <a:pt x="13" y="13"/>
                                </a:lnTo>
                                <a:lnTo>
                                  <a:pt x="27" y="3"/>
                                </a:lnTo>
                                <a:lnTo>
                                  <a:pt x="44" y="0"/>
                                </a:lnTo>
                                <a:lnTo>
                                  <a:pt x="61" y="3"/>
                                </a:lnTo>
                                <a:lnTo>
                                  <a:pt x="75" y="13"/>
                                </a:lnTo>
                                <a:lnTo>
                                  <a:pt x="85" y="27"/>
                                </a:lnTo>
                                <a:lnTo>
                                  <a:pt x="88" y="44"/>
                                </a:lnTo>
                                <a:lnTo>
                                  <a:pt x="85" y="61"/>
                                </a:lnTo>
                                <a:lnTo>
                                  <a:pt x="75" y="75"/>
                                </a:lnTo>
                                <a:lnTo>
                                  <a:pt x="61" y="84"/>
                                </a:lnTo>
                                <a:lnTo>
                                  <a:pt x="44" y="88"/>
                                </a:lnTo>
                                <a:lnTo>
                                  <a:pt x="27" y="84"/>
                                </a:lnTo>
                                <a:lnTo>
                                  <a:pt x="13" y="75"/>
                                </a:lnTo>
                                <a:lnTo>
                                  <a:pt x="4" y="61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160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44"/>
                        <wps:cNvSpPr>
                          <a:spLocks/>
                        </wps:cNvSpPr>
                        <wps:spPr bwMode="auto">
                          <a:xfrm>
                            <a:off x="7105" y="654"/>
                            <a:ext cx="65" cy="65"/>
                          </a:xfrm>
                          <a:custGeom>
                            <a:avLst/>
                            <a:gdLst>
                              <a:gd name="T0" fmla="+- 0 7137 7105"/>
                              <a:gd name="T1" fmla="*/ T0 w 65"/>
                              <a:gd name="T2" fmla="+- 0 655 655"/>
                              <a:gd name="T3" fmla="*/ 655 h 65"/>
                              <a:gd name="T4" fmla="+- 0 7125 7105"/>
                              <a:gd name="T5" fmla="*/ T4 w 65"/>
                              <a:gd name="T6" fmla="+- 0 657 655"/>
                              <a:gd name="T7" fmla="*/ 657 h 65"/>
                              <a:gd name="T8" fmla="+- 0 7115 7105"/>
                              <a:gd name="T9" fmla="*/ T8 w 65"/>
                              <a:gd name="T10" fmla="+- 0 664 655"/>
                              <a:gd name="T11" fmla="*/ 664 h 65"/>
                              <a:gd name="T12" fmla="+- 0 7108 7105"/>
                              <a:gd name="T13" fmla="*/ T12 w 65"/>
                              <a:gd name="T14" fmla="+- 0 675 655"/>
                              <a:gd name="T15" fmla="*/ 675 h 65"/>
                              <a:gd name="T16" fmla="+- 0 7105 7105"/>
                              <a:gd name="T17" fmla="*/ T16 w 65"/>
                              <a:gd name="T18" fmla="+- 0 687 655"/>
                              <a:gd name="T19" fmla="*/ 687 h 65"/>
                              <a:gd name="T20" fmla="+- 0 7108 7105"/>
                              <a:gd name="T21" fmla="*/ T20 w 65"/>
                              <a:gd name="T22" fmla="+- 0 700 655"/>
                              <a:gd name="T23" fmla="*/ 700 h 65"/>
                              <a:gd name="T24" fmla="+- 0 7115 7105"/>
                              <a:gd name="T25" fmla="*/ T24 w 65"/>
                              <a:gd name="T26" fmla="+- 0 710 655"/>
                              <a:gd name="T27" fmla="*/ 710 h 65"/>
                              <a:gd name="T28" fmla="+- 0 7125 7105"/>
                              <a:gd name="T29" fmla="*/ T28 w 65"/>
                              <a:gd name="T30" fmla="+- 0 717 655"/>
                              <a:gd name="T31" fmla="*/ 717 h 65"/>
                              <a:gd name="T32" fmla="+- 0 7137 7105"/>
                              <a:gd name="T33" fmla="*/ T32 w 65"/>
                              <a:gd name="T34" fmla="+- 0 719 655"/>
                              <a:gd name="T35" fmla="*/ 719 h 65"/>
                              <a:gd name="T36" fmla="+- 0 7150 7105"/>
                              <a:gd name="T37" fmla="*/ T36 w 65"/>
                              <a:gd name="T38" fmla="+- 0 717 655"/>
                              <a:gd name="T39" fmla="*/ 717 h 65"/>
                              <a:gd name="T40" fmla="+- 0 7160 7105"/>
                              <a:gd name="T41" fmla="*/ T40 w 65"/>
                              <a:gd name="T42" fmla="+- 0 710 655"/>
                              <a:gd name="T43" fmla="*/ 710 h 65"/>
                              <a:gd name="T44" fmla="+- 0 7167 7105"/>
                              <a:gd name="T45" fmla="*/ T44 w 65"/>
                              <a:gd name="T46" fmla="+- 0 700 655"/>
                              <a:gd name="T47" fmla="*/ 700 h 65"/>
                              <a:gd name="T48" fmla="+- 0 7169 7105"/>
                              <a:gd name="T49" fmla="*/ T48 w 65"/>
                              <a:gd name="T50" fmla="+- 0 687 655"/>
                              <a:gd name="T51" fmla="*/ 687 h 65"/>
                              <a:gd name="T52" fmla="+- 0 7167 7105"/>
                              <a:gd name="T53" fmla="*/ T52 w 65"/>
                              <a:gd name="T54" fmla="+- 0 675 655"/>
                              <a:gd name="T55" fmla="*/ 675 h 65"/>
                              <a:gd name="T56" fmla="+- 0 7160 7105"/>
                              <a:gd name="T57" fmla="*/ T56 w 65"/>
                              <a:gd name="T58" fmla="+- 0 664 655"/>
                              <a:gd name="T59" fmla="*/ 664 h 65"/>
                              <a:gd name="T60" fmla="+- 0 7150 7105"/>
                              <a:gd name="T61" fmla="*/ T60 w 65"/>
                              <a:gd name="T62" fmla="+- 0 657 655"/>
                              <a:gd name="T63" fmla="*/ 657 h 65"/>
                              <a:gd name="T64" fmla="+- 0 7137 7105"/>
                              <a:gd name="T65" fmla="*/ T64 w 65"/>
                              <a:gd name="T66" fmla="+- 0 655 655"/>
                              <a:gd name="T67" fmla="*/ 65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2" y="64"/>
                                </a:lnTo>
                                <a:lnTo>
                                  <a:pt x="45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2"/>
                                </a:lnTo>
                                <a:lnTo>
                                  <a:pt x="62" y="20"/>
                                </a:lnTo>
                                <a:lnTo>
                                  <a:pt x="55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56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43"/>
                        <wps:cNvSpPr>
                          <a:spLocks/>
                        </wps:cNvSpPr>
                        <wps:spPr bwMode="auto">
                          <a:xfrm>
                            <a:off x="7105" y="654"/>
                            <a:ext cx="65" cy="65"/>
                          </a:xfrm>
                          <a:custGeom>
                            <a:avLst/>
                            <a:gdLst>
                              <a:gd name="T0" fmla="+- 0 7105 7105"/>
                              <a:gd name="T1" fmla="*/ T0 w 65"/>
                              <a:gd name="T2" fmla="+- 0 687 655"/>
                              <a:gd name="T3" fmla="*/ 687 h 65"/>
                              <a:gd name="T4" fmla="+- 0 7108 7105"/>
                              <a:gd name="T5" fmla="*/ T4 w 65"/>
                              <a:gd name="T6" fmla="+- 0 675 655"/>
                              <a:gd name="T7" fmla="*/ 675 h 65"/>
                              <a:gd name="T8" fmla="+- 0 7115 7105"/>
                              <a:gd name="T9" fmla="*/ T8 w 65"/>
                              <a:gd name="T10" fmla="+- 0 664 655"/>
                              <a:gd name="T11" fmla="*/ 664 h 65"/>
                              <a:gd name="T12" fmla="+- 0 7125 7105"/>
                              <a:gd name="T13" fmla="*/ T12 w 65"/>
                              <a:gd name="T14" fmla="+- 0 657 655"/>
                              <a:gd name="T15" fmla="*/ 657 h 65"/>
                              <a:gd name="T16" fmla="+- 0 7137 7105"/>
                              <a:gd name="T17" fmla="*/ T16 w 65"/>
                              <a:gd name="T18" fmla="+- 0 655 655"/>
                              <a:gd name="T19" fmla="*/ 655 h 65"/>
                              <a:gd name="T20" fmla="+- 0 7150 7105"/>
                              <a:gd name="T21" fmla="*/ T20 w 65"/>
                              <a:gd name="T22" fmla="+- 0 657 655"/>
                              <a:gd name="T23" fmla="*/ 657 h 65"/>
                              <a:gd name="T24" fmla="+- 0 7160 7105"/>
                              <a:gd name="T25" fmla="*/ T24 w 65"/>
                              <a:gd name="T26" fmla="+- 0 664 655"/>
                              <a:gd name="T27" fmla="*/ 664 h 65"/>
                              <a:gd name="T28" fmla="+- 0 7167 7105"/>
                              <a:gd name="T29" fmla="*/ T28 w 65"/>
                              <a:gd name="T30" fmla="+- 0 675 655"/>
                              <a:gd name="T31" fmla="*/ 675 h 65"/>
                              <a:gd name="T32" fmla="+- 0 7169 7105"/>
                              <a:gd name="T33" fmla="*/ T32 w 65"/>
                              <a:gd name="T34" fmla="+- 0 687 655"/>
                              <a:gd name="T35" fmla="*/ 687 h 65"/>
                              <a:gd name="T36" fmla="+- 0 7167 7105"/>
                              <a:gd name="T37" fmla="*/ T36 w 65"/>
                              <a:gd name="T38" fmla="+- 0 700 655"/>
                              <a:gd name="T39" fmla="*/ 700 h 65"/>
                              <a:gd name="T40" fmla="+- 0 7160 7105"/>
                              <a:gd name="T41" fmla="*/ T40 w 65"/>
                              <a:gd name="T42" fmla="+- 0 710 655"/>
                              <a:gd name="T43" fmla="*/ 710 h 65"/>
                              <a:gd name="T44" fmla="+- 0 7150 7105"/>
                              <a:gd name="T45" fmla="*/ T44 w 65"/>
                              <a:gd name="T46" fmla="+- 0 717 655"/>
                              <a:gd name="T47" fmla="*/ 717 h 65"/>
                              <a:gd name="T48" fmla="+- 0 7137 7105"/>
                              <a:gd name="T49" fmla="*/ T48 w 65"/>
                              <a:gd name="T50" fmla="+- 0 719 655"/>
                              <a:gd name="T51" fmla="*/ 719 h 65"/>
                              <a:gd name="T52" fmla="+- 0 7125 7105"/>
                              <a:gd name="T53" fmla="*/ T52 w 65"/>
                              <a:gd name="T54" fmla="+- 0 717 655"/>
                              <a:gd name="T55" fmla="*/ 717 h 65"/>
                              <a:gd name="T56" fmla="+- 0 7115 7105"/>
                              <a:gd name="T57" fmla="*/ T56 w 65"/>
                              <a:gd name="T58" fmla="+- 0 710 655"/>
                              <a:gd name="T59" fmla="*/ 710 h 65"/>
                              <a:gd name="T60" fmla="+- 0 7108 7105"/>
                              <a:gd name="T61" fmla="*/ T60 w 65"/>
                              <a:gd name="T62" fmla="+- 0 700 655"/>
                              <a:gd name="T63" fmla="*/ 700 h 65"/>
                              <a:gd name="T64" fmla="+- 0 7105 7105"/>
                              <a:gd name="T65" fmla="*/ T64 w 65"/>
                              <a:gd name="T66" fmla="+- 0 687 655"/>
                              <a:gd name="T67" fmla="*/ 68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0" y="32"/>
                                </a:moveTo>
                                <a:lnTo>
                                  <a:pt x="3" y="20"/>
                                </a:lnTo>
                                <a:lnTo>
                                  <a:pt x="10" y="9"/>
                                </a:lnTo>
                                <a:lnTo>
                                  <a:pt x="20" y="2"/>
                                </a:lnTo>
                                <a:lnTo>
                                  <a:pt x="32" y="0"/>
                                </a:lnTo>
                                <a:lnTo>
                                  <a:pt x="45" y="2"/>
                                </a:lnTo>
                                <a:lnTo>
                                  <a:pt x="55" y="9"/>
                                </a:lnTo>
                                <a:lnTo>
                                  <a:pt x="62" y="20"/>
                                </a:lnTo>
                                <a:lnTo>
                                  <a:pt x="64" y="32"/>
                                </a:lnTo>
                                <a:lnTo>
                                  <a:pt x="62" y="45"/>
                                </a:lnTo>
                                <a:lnTo>
                                  <a:pt x="55" y="55"/>
                                </a:lnTo>
                                <a:lnTo>
                                  <a:pt x="45" y="62"/>
                                </a:lnTo>
                                <a:lnTo>
                                  <a:pt x="32" y="64"/>
                                </a:lnTo>
                                <a:lnTo>
                                  <a:pt x="20" y="62"/>
                                </a:lnTo>
                                <a:lnTo>
                                  <a:pt x="10" y="55"/>
                                </a:lnTo>
                                <a:lnTo>
                                  <a:pt x="3" y="45"/>
                                </a:ln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D95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42"/>
                        <wps:cNvSpPr>
                          <a:spLocks/>
                        </wps:cNvSpPr>
                        <wps:spPr bwMode="auto">
                          <a:xfrm>
                            <a:off x="7715" y="720"/>
                            <a:ext cx="85" cy="85"/>
                          </a:xfrm>
                          <a:custGeom>
                            <a:avLst/>
                            <a:gdLst>
                              <a:gd name="T0" fmla="+- 0 7758 7716"/>
                              <a:gd name="T1" fmla="*/ T0 w 85"/>
                              <a:gd name="T2" fmla="+- 0 721 721"/>
                              <a:gd name="T3" fmla="*/ 721 h 85"/>
                              <a:gd name="T4" fmla="+- 0 7741 7716"/>
                              <a:gd name="T5" fmla="*/ T4 w 85"/>
                              <a:gd name="T6" fmla="+- 0 724 721"/>
                              <a:gd name="T7" fmla="*/ 724 h 85"/>
                              <a:gd name="T8" fmla="+- 0 7728 7716"/>
                              <a:gd name="T9" fmla="*/ T8 w 85"/>
                              <a:gd name="T10" fmla="+- 0 733 721"/>
                              <a:gd name="T11" fmla="*/ 733 h 85"/>
                              <a:gd name="T12" fmla="+- 0 7719 7716"/>
                              <a:gd name="T13" fmla="*/ T12 w 85"/>
                              <a:gd name="T14" fmla="+- 0 747 721"/>
                              <a:gd name="T15" fmla="*/ 747 h 85"/>
                              <a:gd name="T16" fmla="+- 0 7716 7716"/>
                              <a:gd name="T17" fmla="*/ T16 w 85"/>
                              <a:gd name="T18" fmla="+- 0 763 721"/>
                              <a:gd name="T19" fmla="*/ 763 h 85"/>
                              <a:gd name="T20" fmla="+- 0 7719 7716"/>
                              <a:gd name="T21" fmla="*/ T20 w 85"/>
                              <a:gd name="T22" fmla="+- 0 780 721"/>
                              <a:gd name="T23" fmla="*/ 780 h 85"/>
                              <a:gd name="T24" fmla="+- 0 7728 7716"/>
                              <a:gd name="T25" fmla="*/ T24 w 85"/>
                              <a:gd name="T26" fmla="+- 0 793 721"/>
                              <a:gd name="T27" fmla="*/ 793 h 85"/>
                              <a:gd name="T28" fmla="+- 0 7741 7716"/>
                              <a:gd name="T29" fmla="*/ T28 w 85"/>
                              <a:gd name="T30" fmla="+- 0 802 721"/>
                              <a:gd name="T31" fmla="*/ 802 h 85"/>
                              <a:gd name="T32" fmla="+- 0 7758 7716"/>
                              <a:gd name="T33" fmla="*/ T32 w 85"/>
                              <a:gd name="T34" fmla="+- 0 806 721"/>
                              <a:gd name="T35" fmla="*/ 806 h 85"/>
                              <a:gd name="T36" fmla="+- 0 7774 7716"/>
                              <a:gd name="T37" fmla="*/ T36 w 85"/>
                              <a:gd name="T38" fmla="+- 0 802 721"/>
                              <a:gd name="T39" fmla="*/ 802 h 85"/>
                              <a:gd name="T40" fmla="+- 0 7788 7716"/>
                              <a:gd name="T41" fmla="*/ T40 w 85"/>
                              <a:gd name="T42" fmla="+- 0 793 721"/>
                              <a:gd name="T43" fmla="*/ 793 h 85"/>
                              <a:gd name="T44" fmla="+- 0 7797 7716"/>
                              <a:gd name="T45" fmla="*/ T44 w 85"/>
                              <a:gd name="T46" fmla="+- 0 780 721"/>
                              <a:gd name="T47" fmla="*/ 780 h 85"/>
                              <a:gd name="T48" fmla="+- 0 7800 7716"/>
                              <a:gd name="T49" fmla="*/ T48 w 85"/>
                              <a:gd name="T50" fmla="+- 0 763 721"/>
                              <a:gd name="T51" fmla="*/ 763 h 85"/>
                              <a:gd name="T52" fmla="+- 0 7797 7716"/>
                              <a:gd name="T53" fmla="*/ T52 w 85"/>
                              <a:gd name="T54" fmla="+- 0 747 721"/>
                              <a:gd name="T55" fmla="*/ 747 h 85"/>
                              <a:gd name="T56" fmla="+- 0 7788 7716"/>
                              <a:gd name="T57" fmla="*/ T56 w 85"/>
                              <a:gd name="T58" fmla="+- 0 733 721"/>
                              <a:gd name="T59" fmla="*/ 733 h 85"/>
                              <a:gd name="T60" fmla="+- 0 7774 7716"/>
                              <a:gd name="T61" fmla="*/ T60 w 85"/>
                              <a:gd name="T62" fmla="+- 0 724 721"/>
                              <a:gd name="T63" fmla="*/ 724 h 85"/>
                              <a:gd name="T64" fmla="+- 0 7758 7716"/>
                              <a:gd name="T65" fmla="*/ T64 w 85"/>
                              <a:gd name="T66" fmla="+- 0 721 721"/>
                              <a:gd name="T67" fmla="*/ 721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42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6"/>
                                </a:lnTo>
                                <a:lnTo>
                                  <a:pt x="0" y="42"/>
                                </a:lnTo>
                                <a:lnTo>
                                  <a:pt x="3" y="59"/>
                                </a:lnTo>
                                <a:lnTo>
                                  <a:pt x="12" y="72"/>
                                </a:lnTo>
                                <a:lnTo>
                                  <a:pt x="25" y="81"/>
                                </a:lnTo>
                                <a:lnTo>
                                  <a:pt x="42" y="85"/>
                                </a:lnTo>
                                <a:lnTo>
                                  <a:pt x="58" y="81"/>
                                </a:lnTo>
                                <a:lnTo>
                                  <a:pt x="72" y="72"/>
                                </a:lnTo>
                                <a:lnTo>
                                  <a:pt x="81" y="59"/>
                                </a:lnTo>
                                <a:lnTo>
                                  <a:pt x="84" y="42"/>
                                </a:lnTo>
                                <a:lnTo>
                                  <a:pt x="81" y="26"/>
                                </a:lnTo>
                                <a:lnTo>
                                  <a:pt x="72" y="12"/>
                                </a:lnTo>
                                <a:lnTo>
                                  <a:pt x="58" y="3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9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41"/>
                        <wps:cNvSpPr>
                          <a:spLocks/>
                        </wps:cNvSpPr>
                        <wps:spPr bwMode="auto">
                          <a:xfrm>
                            <a:off x="7715" y="720"/>
                            <a:ext cx="85" cy="85"/>
                          </a:xfrm>
                          <a:custGeom>
                            <a:avLst/>
                            <a:gdLst>
                              <a:gd name="T0" fmla="+- 0 7716 7716"/>
                              <a:gd name="T1" fmla="*/ T0 w 85"/>
                              <a:gd name="T2" fmla="+- 0 763 721"/>
                              <a:gd name="T3" fmla="*/ 763 h 85"/>
                              <a:gd name="T4" fmla="+- 0 7719 7716"/>
                              <a:gd name="T5" fmla="*/ T4 w 85"/>
                              <a:gd name="T6" fmla="+- 0 747 721"/>
                              <a:gd name="T7" fmla="*/ 747 h 85"/>
                              <a:gd name="T8" fmla="+- 0 7728 7716"/>
                              <a:gd name="T9" fmla="*/ T8 w 85"/>
                              <a:gd name="T10" fmla="+- 0 733 721"/>
                              <a:gd name="T11" fmla="*/ 733 h 85"/>
                              <a:gd name="T12" fmla="+- 0 7741 7716"/>
                              <a:gd name="T13" fmla="*/ T12 w 85"/>
                              <a:gd name="T14" fmla="+- 0 724 721"/>
                              <a:gd name="T15" fmla="*/ 724 h 85"/>
                              <a:gd name="T16" fmla="+- 0 7758 7716"/>
                              <a:gd name="T17" fmla="*/ T16 w 85"/>
                              <a:gd name="T18" fmla="+- 0 721 721"/>
                              <a:gd name="T19" fmla="*/ 721 h 85"/>
                              <a:gd name="T20" fmla="+- 0 7774 7716"/>
                              <a:gd name="T21" fmla="*/ T20 w 85"/>
                              <a:gd name="T22" fmla="+- 0 724 721"/>
                              <a:gd name="T23" fmla="*/ 724 h 85"/>
                              <a:gd name="T24" fmla="+- 0 7788 7716"/>
                              <a:gd name="T25" fmla="*/ T24 w 85"/>
                              <a:gd name="T26" fmla="+- 0 733 721"/>
                              <a:gd name="T27" fmla="*/ 733 h 85"/>
                              <a:gd name="T28" fmla="+- 0 7797 7716"/>
                              <a:gd name="T29" fmla="*/ T28 w 85"/>
                              <a:gd name="T30" fmla="+- 0 747 721"/>
                              <a:gd name="T31" fmla="*/ 747 h 85"/>
                              <a:gd name="T32" fmla="+- 0 7800 7716"/>
                              <a:gd name="T33" fmla="*/ T32 w 85"/>
                              <a:gd name="T34" fmla="+- 0 763 721"/>
                              <a:gd name="T35" fmla="*/ 763 h 85"/>
                              <a:gd name="T36" fmla="+- 0 7797 7716"/>
                              <a:gd name="T37" fmla="*/ T36 w 85"/>
                              <a:gd name="T38" fmla="+- 0 780 721"/>
                              <a:gd name="T39" fmla="*/ 780 h 85"/>
                              <a:gd name="T40" fmla="+- 0 7788 7716"/>
                              <a:gd name="T41" fmla="*/ T40 w 85"/>
                              <a:gd name="T42" fmla="+- 0 793 721"/>
                              <a:gd name="T43" fmla="*/ 793 h 85"/>
                              <a:gd name="T44" fmla="+- 0 7774 7716"/>
                              <a:gd name="T45" fmla="*/ T44 w 85"/>
                              <a:gd name="T46" fmla="+- 0 802 721"/>
                              <a:gd name="T47" fmla="*/ 802 h 85"/>
                              <a:gd name="T48" fmla="+- 0 7758 7716"/>
                              <a:gd name="T49" fmla="*/ T48 w 85"/>
                              <a:gd name="T50" fmla="+- 0 806 721"/>
                              <a:gd name="T51" fmla="*/ 806 h 85"/>
                              <a:gd name="T52" fmla="+- 0 7741 7716"/>
                              <a:gd name="T53" fmla="*/ T52 w 85"/>
                              <a:gd name="T54" fmla="+- 0 802 721"/>
                              <a:gd name="T55" fmla="*/ 802 h 85"/>
                              <a:gd name="T56" fmla="+- 0 7728 7716"/>
                              <a:gd name="T57" fmla="*/ T56 w 85"/>
                              <a:gd name="T58" fmla="+- 0 793 721"/>
                              <a:gd name="T59" fmla="*/ 793 h 85"/>
                              <a:gd name="T60" fmla="+- 0 7719 7716"/>
                              <a:gd name="T61" fmla="*/ T60 w 85"/>
                              <a:gd name="T62" fmla="+- 0 780 721"/>
                              <a:gd name="T63" fmla="*/ 780 h 85"/>
                              <a:gd name="T64" fmla="+- 0 7716 7716"/>
                              <a:gd name="T65" fmla="*/ T64 w 85"/>
                              <a:gd name="T66" fmla="+- 0 763 721"/>
                              <a:gd name="T67" fmla="*/ 763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0" y="42"/>
                                </a:moveTo>
                                <a:lnTo>
                                  <a:pt x="3" y="26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2" y="0"/>
                                </a:lnTo>
                                <a:lnTo>
                                  <a:pt x="58" y="3"/>
                                </a:lnTo>
                                <a:lnTo>
                                  <a:pt x="72" y="12"/>
                                </a:lnTo>
                                <a:lnTo>
                                  <a:pt x="81" y="26"/>
                                </a:lnTo>
                                <a:lnTo>
                                  <a:pt x="84" y="42"/>
                                </a:lnTo>
                                <a:lnTo>
                                  <a:pt x="81" y="59"/>
                                </a:lnTo>
                                <a:lnTo>
                                  <a:pt x="72" y="72"/>
                                </a:lnTo>
                                <a:lnTo>
                                  <a:pt x="58" y="81"/>
                                </a:lnTo>
                                <a:lnTo>
                                  <a:pt x="42" y="85"/>
                                </a:lnTo>
                                <a:lnTo>
                                  <a:pt x="25" y="81"/>
                                </a:lnTo>
                                <a:lnTo>
                                  <a:pt x="12" y="72"/>
                                </a:lnTo>
                                <a:lnTo>
                                  <a:pt x="3" y="59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C9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0"/>
                        <wps:cNvSpPr>
                          <a:spLocks/>
                        </wps:cNvSpPr>
                        <wps:spPr bwMode="auto">
                          <a:xfrm>
                            <a:off x="7235" y="607"/>
                            <a:ext cx="77" cy="77"/>
                          </a:xfrm>
                          <a:custGeom>
                            <a:avLst/>
                            <a:gdLst>
                              <a:gd name="T0" fmla="+- 0 7274 7236"/>
                              <a:gd name="T1" fmla="*/ T0 w 77"/>
                              <a:gd name="T2" fmla="+- 0 607 607"/>
                              <a:gd name="T3" fmla="*/ 607 h 77"/>
                              <a:gd name="T4" fmla="+- 0 7259 7236"/>
                              <a:gd name="T5" fmla="*/ T4 w 77"/>
                              <a:gd name="T6" fmla="+- 0 610 607"/>
                              <a:gd name="T7" fmla="*/ 610 h 77"/>
                              <a:gd name="T8" fmla="+- 0 7247 7236"/>
                              <a:gd name="T9" fmla="*/ T8 w 77"/>
                              <a:gd name="T10" fmla="+- 0 619 607"/>
                              <a:gd name="T11" fmla="*/ 619 h 77"/>
                              <a:gd name="T12" fmla="+- 0 7239 7236"/>
                              <a:gd name="T13" fmla="*/ T12 w 77"/>
                              <a:gd name="T14" fmla="+- 0 631 607"/>
                              <a:gd name="T15" fmla="*/ 631 h 77"/>
                              <a:gd name="T16" fmla="+- 0 7236 7236"/>
                              <a:gd name="T17" fmla="*/ T16 w 77"/>
                              <a:gd name="T18" fmla="+- 0 646 607"/>
                              <a:gd name="T19" fmla="*/ 646 h 77"/>
                              <a:gd name="T20" fmla="+- 0 7239 7236"/>
                              <a:gd name="T21" fmla="*/ T20 w 77"/>
                              <a:gd name="T22" fmla="+- 0 661 607"/>
                              <a:gd name="T23" fmla="*/ 661 h 77"/>
                              <a:gd name="T24" fmla="+- 0 7247 7236"/>
                              <a:gd name="T25" fmla="*/ T24 w 77"/>
                              <a:gd name="T26" fmla="+- 0 673 607"/>
                              <a:gd name="T27" fmla="*/ 673 h 77"/>
                              <a:gd name="T28" fmla="+- 0 7259 7236"/>
                              <a:gd name="T29" fmla="*/ T28 w 77"/>
                              <a:gd name="T30" fmla="+- 0 681 607"/>
                              <a:gd name="T31" fmla="*/ 681 h 77"/>
                              <a:gd name="T32" fmla="+- 0 7274 7236"/>
                              <a:gd name="T33" fmla="*/ T32 w 77"/>
                              <a:gd name="T34" fmla="+- 0 684 607"/>
                              <a:gd name="T35" fmla="*/ 684 h 77"/>
                              <a:gd name="T36" fmla="+- 0 7289 7236"/>
                              <a:gd name="T37" fmla="*/ T36 w 77"/>
                              <a:gd name="T38" fmla="+- 0 681 607"/>
                              <a:gd name="T39" fmla="*/ 681 h 77"/>
                              <a:gd name="T40" fmla="+- 0 7301 7236"/>
                              <a:gd name="T41" fmla="*/ T40 w 77"/>
                              <a:gd name="T42" fmla="+- 0 673 607"/>
                              <a:gd name="T43" fmla="*/ 673 h 77"/>
                              <a:gd name="T44" fmla="+- 0 7309 7236"/>
                              <a:gd name="T45" fmla="*/ T44 w 77"/>
                              <a:gd name="T46" fmla="+- 0 661 607"/>
                              <a:gd name="T47" fmla="*/ 661 h 77"/>
                              <a:gd name="T48" fmla="+- 0 7312 7236"/>
                              <a:gd name="T49" fmla="*/ T48 w 77"/>
                              <a:gd name="T50" fmla="+- 0 646 607"/>
                              <a:gd name="T51" fmla="*/ 646 h 77"/>
                              <a:gd name="T52" fmla="+- 0 7309 7236"/>
                              <a:gd name="T53" fmla="*/ T52 w 77"/>
                              <a:gd name="T54" fmla="+- 0 631 607"/>
                              <a:gd name="T55" fmla="*/ 631 h 77"/>
                              <a:gd name="T56" fmla="+- 0 7301 7236"/>
                              <a:gd name="T57" fmla="*/ T56 w 77"/>
                              <a:gd name="T58" fmla="+- 0 619 607"/>
                              <a:gd name="T59" fmla="*/ 619 h 77"/>
                              <a:gd name="T60" fmla="+- 0 7289 7236"/>
                              <a:gd name="T61" fmla="*/ T60 w 77"/>
                              <a:gd name="T62" fmla="+- 0 610 607"/>
                              <a:gd name="T63" fmla="*/ 610 h 77"/>
                              <a:gd name="T64" fmla="+- 0 7274 7236"/>
                              <a:gd name="T65" fmla="*/ T64 w 77"/>
                              <a:gd name="T66" fmla="+- 0 607 607"/>
                              <a:gd name="T67" fmla="*/ 607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38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6"/>
                                </a:lnTo>
                                <a:lnTo>
                                  <a:pt x="23" y="74"/>
                                </a:lnTo>
                                <a:lnTo>
                                  <a:pt x="38" y="77"/>
                                </a:lnTo>
                                <a:lnTo>
                                  <a:pt x="53" y="74"/>
                                </a:lnTo>
                                <a:lnTo>
                                  <a:pt x="65" y="66"/>
                                </a:lnTo>
                                <a:lnTo>
                                  <a:pt x="73" y="54"/>
                                </a:lnTo>
                                <a:lnTo>
                                  <a:pt x="76" y="39"/>
                                </a:lnTo>
                                <a:lnTo>
                                  <a:pt x="73" y="24"/>
                                </a:lnTo>
                                <a:lnTo>
                                  <a:pt x="65" y="12"/>
                                </a:lnTo>
                                <a:lnTo>
                                  <a:pt x="53" y="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39"/>
                        <wps:cNvSpPr>
                          <a:spLocks/>
                        </wps:cNvSpPr>
                        <wps:spPr bwMode="auto">
                          <a:xfrm>
                            <a:off x="7235" y="607"/>
                            <a:ext cx="77" cy="77"/>
                          </a:xfrm>
                          <a:custGeom>
                            <a:avLst/>
                            <a:gdLst>
                              <a:gd name="T0" fmla="+- 0 7236 7236"/>
                              <a:gd name="T1" fmla="*/ T0 w 77"/>
                              <a:gd name="T2" fmla="+- 0 646 607"/>
                              <a:gd name="T3" fmla="*/ 646 h 77"/>
                              <a:gd name="T4" fmla="+- 0 7239 7236"/>
                              <a:gd name="T5" fmla="*/ T4 w 77"/>
                              <a:gd name="T6" fmla="+- 0 631 607"/>
                              <a:gd name="T7" fmla="*/ 631 h 77"/>
                              <a:gd name="T8" fmla="+- 0 7247 7236"/>
                              <a:gd name="T9" fmla="*/ T8 w 77"/>
                              <a:gd name="T10" fmla="+- 0 619 607"/>
                              <a:gd name="T11" fmla="*/ 619 h 77"/>
                              <a:gd name="T12" fmla="+- 0 7259 7236"/>
                              <a:gd name="T13" fmla="*/ T12 w 77"/>
                              <a:gd name="T14" fmla="+- 0 610 607"/>
                              <a:gd name="T15" fmla="*/ 610 h 77"/>
                              <a:gd name="T16" fmla="+- 0 7274 7236"/>
                              <a:gd name="T17" fmla="*/ T16 w 77"/>
                              <a:gd name="T18" fmla="+- 0 607 607"/>
                              <a:gd name="T19" fmla="*/ 607 h 77"/>
                              <a:gd name="T20" fmla="+- 0 7289 7236"/>
                              <a:gd name="T21" fmla="*/ T20 w 77"/>
                              <a:gd name="T22" fmla="+- 0 610 607"/>
                              <a:gd name="T23" fmla="*/ 610 h 77"/>
                              <a:gd name="T24" fmla="+- 0 7301 7236"/>
                              <a:gd name="T25" fmla="*/ T24 w 77"/>
                              <a:gd name="T26" fmla="+- 0 619 607"/>
                              <a:gd name="T27" fmla="*/ 619 h 77"/>
                              <a:gd name="T28" fmla="+- 0 7309 7236"/>
                              <a:gd name="T29" fmla="*/ T28 w 77"/>
                              <a:gd name="T30" fmla="+- 0 631 607"/>
                              <a:gd name="T31" fmla="*/ 631 h 77"/>
                              <a:gd name="T32" fmla="+- 0 7312 7236"/>
                              <a:gd name="T33" fmla="*/ T32 w 77"/>
                              <a:gd name="T34" fmla="+- 0 646 607"/>
                              <a:gd name="T35" fmla="*/ 646 h 77"/>
                              <a:gd name="T36" fmla="+- 0 7309 7236"/>
                              <a:gd name="T37" fmla="*/ T36 w 77"/>
                              <a:gd name="T38" fmla="+- 0 661 607"/>
                              <a:gd name="T39" fmla="*/ 661 h 77"/>
                              <a:gd name="T40" fmla="+- 0 7301 7236"/>
                              <a:gd name="T41" fmla="*/ T40 w 77"/>
                              <a:gd name="T42" fmla="+- 0 673 607"/>
                              <a:gd name="T43" fmla="*/ 673 h 77"/>
                              <a:gd name="T44" fmla="+- 0 7289 7236"/>
                              <a:gd name="T45" fmla="*/ T44 w 77"/>
                              <a:gd name="T46" fmla="+- 0 681 607"/>
                              <a:gd name="T47" fmla="*/ 681 h 77"/>
                              <a:gd name="T48" fmla="+- 0 7274 7236"/>
                              <a:gd name="T49" fmla="*/ T48 w 77"/>
                              <a:gd name="T50" fmla="+- 0 684 607"/>
                              <a:gd name="T51" fmla="*/ 684 h 77"/>
                              <a:gd name="T52" fmla="+- 0 7259 7236"/>
                              <a:gd name="T53" fmla="*/ T52 w 77"/>
                              <a:gd name="T54" fmla="+- 0 681 607"/>
                              <a:gd name="T55" fmla="*/ 681 h 77"/>
                              <a:gd name="T56" fmla="+- 0 7247 7236"/>
                              <a:gd name="T57" fmla="*/ T56 w 77"/>
                              <a:gd name="T58" fmla="+- 0 673 607"/>
                              <a:gd name="T59" fmla="*/ 673 h 77"/>
                              <a:gd name="T60" fmla="+- 0 7239 7236"/>
                              <a:gd name="T61" fmla="*/ T60 w 77"/>
                              <a:gd name="T62" fmla="+- 0 661 607"/>
                              <a:gd name="T63" fmla="*/ 661 h 77"/>
                              <a:gd name="T64" fmla="+- 0 7236 7236"/>
                              <a:gd name="T65" fmla="*/ T64 w 77"/>
                              <a:gd name="T66" fmla="+- 0 646 607"/>
                              <a:gd name="T67" fmla="*/ 646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3" y="3"/>
                                </a:lnTo>
                                <a:lnTo>
                                  <a:pt x="65" y="12"/>
                                </a:lnTo>
                                <a:lnTo>
                                  <a:pt x="73" y="24"/>
                                </a:lnTo>
                                <a:lnTo>
                                  <a:pt x="76" y="39"/>
                                </a:lnTo>
                                <a:lnTo>
                                  <a:pt x="73" y="54"/>
                                </a:lnTo>
                                <a:lnTo>
                                  <a:pt x="65" y="66"/>
                                </a:lnTo>
                                <a:lnTo>
                                  <a:pt x="53" y="74"/>
                                </a:lnTo>
                                <a:lnTo>
                                  <a:pt x="38" y="77"/>
                                </a:lnTo>
                                <a:lnTo>
                                  <a:pt x="23" y="74"/>
                                </a:lnTo>
                                <a:lnTo>
                                  <a:pt x="11" y="66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716F7D" id="Group 38" o:spid="_x0000_s1026" style="position:absolute;margin-left:342pt;margin-top:-9.25pt;width:89.75pt;height:89.75pt;z-index:-18051584;mso-position-horizontal-relative:page" coordorigin="6840,-185" coordsize="1795,1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">
                <v:shape id="AutoShape 57" o:spid="_x0000_s1027" style="position:absolute;left:6840;top:-186;width:1795;height:1795;visibility:visible;mso-wrap-style:square;v-text-anchor:top" coordsize="1795,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" path="m,1712r1795,m,1169r1795,m,625r1795,m,81r1795,m82,1794l82,m626,1794l626,t543,1794l1169,t544,1794l1713,e" filled="f" strokecolor="#ebebeb" strokeweight=".1301mm">
                  <v:path arrowok="t" o:connecttype="custom" o:connectlocs="0,1527;1795,1527;0,984;1795,984;0,440;1795,440;0,-104;1795,-104;82,1609;82,-185;626,1609;626,-185;1169,1609;1169,-185;1713,1609;1713,-185" o:connectangles="0,0,0,0,0,0,0,0,0,0,0,0,0,0,0,0"/>
                </v:shape>
                <v:shape id="AutoShape 56" o:spid="_x0000_s1028" style="position:absolute;left:6840;top:-186;width:1795;height:1795;visibility:visible;mso-wrap-style:square;v-text-anchor:top" coordsize="1795,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" path="m,1441r1795,m,897r1795,m,353r1795,m354,1794l354,m897,1794l897,t544,1794l1441,e" filled="f" strokecolor="#ebebeb" strokeweight=".26286mm">
                  <v:path arrowok="t" o:connecttype="custom" o:connectlocs="0,1256;1795,1256;0,712;1795,712;0,168;1795,168;354,1609;354,-185;897,1609;897,-185;1441,1609;1441,-185" o:connectangles="0,0,0,0,0,0,0,0,0,0,0,0"/>
                </v:shape>
                <v:shape id="Picture 55" o:spid="_x0000_s1029" type="#_x0000_t75" style="position:absolute;left:8336;top:232;width:115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">
                  <v:imagedata r:id="rId235" o:title=""/>
                </v:shape>
                <v:shape id="Freeform 54" o:spid="_x0000_s1030" style="position:absolute;left:7407;top:715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" path="m42,l26,3,13,12,4,25,,41,4,57r9,13l26,79r16,4l58,79,71,70,80,57,83,41,80,25,71,12,58,3,42,xe" fillcolor="#180f3e" stroked="f">
                  <v:path arrowok="t" o:connecttype="custom" o:connectlocs="42,716;26,719;13,728;4,741;0,757;4,773;13,786;26,795;42,799;58,795;71,786;80,773;83,757;80,741;71,728;58,719;42,716" o:connectangles="0,0,0,0,0,0,0,0,0,0,0,0,0,0,0,0,0"/>
                </v:shape>
                <v:shape id="Freeform 53" o:spid="_x0000_s1031" style="position:absolute;left:7407;top:715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" path="m,41l4,25,13,12,26,3,42,,58,3r13,9l80,25r3,16l80,57,71,70,58,79,42,83,26,79,13,70,4,57,,41e" filled="f" strokecolor="#180f3e" strokeweight=".19242mm">
                  <v:path arrowok="t" o:connecttype="custom" o:connectlocs="0,757;4,741;13,728;26,719;42,716;58,719;71,728;80,741;83,757;80,773;71,786;58,795;42,799;26,795;13,786;4,773;0,757" o:connectangles="0,0,0,0,0,0,0,0,0,0,0,0,0,0,0,0,0"/>
                </v:shape>
                <v:shape id="Freeform 52" o:spid="_x0000_s1032" style="position:absolute;left:7587;top:660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" path="m42,l26,4,13,13,4,26,,42,4,58r9,14l26,80r16,4l58,80,72,72,81,58,84,42,81,26,72,13,58,4,42,xe" fillcolor="#451077" stroked="f">
                  <v:path arrowok="t" o:connecttype="custom" o:connectlocs="42,660;26,664;13,673;4,686;0,702;4,718;13,732;26,740;42,744;58,740;72,732;81,718;84,702;81,686;72,673;58,664;42,660" o:connectangles="0,0,0,0,0,0,0,0,0,0,0,0,0,0,0,0,0"/>
                </v:shape>
                <v:shape id="Freeform 51" o:spid="_x0000_s1033" style="position:absolute;left:7587;top:660;width:84;height:84;visibility:visible;mso-wrap-style:square;v-text-anchor:top" coordsize="8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" path="m,42l4,26,13,13,26,4,42,,58,4r14,9l81,26r3,16l81,58,72,72,58,80,42,84,26,80,13,72,4,58,,42e" filled="f" strokecolor="#451077" strokeweight=".19242mm">
                  <v:path arrowok="t" o:connecttype="custom" o:connectlocs="0,702;4,686;13,673;26,664;42,660;58,664;72,673;81,686;84,702;81,718;72,732;58,740;42,744;26,740;13,732;4,718;0,702" o:connectangles="0,0,0,0,0,0,0,0,0,0,0,0,0,0,0,0,0"/>
                </v:shape>
                <v:shape id="Picture 50" o:spid="_x0000_s1034" type="#_x0000_t75" style="position:absolute;left:8042;top:382;width:117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">
                  <v:imagedata r:id="rId236" o:title=""/>
                </v:shape>
                <v:shape id="Picture 49" o:spid="_x0000_s1035" type="#_x0000_t75" style="position:absolute;left:8202;top:28;width:122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">
                  <v:imagedata r:id="rId237" o:title=""/>
                </v:shape>
                <v:shape id="Freeform 48" o:spid="_x0000_s1036" style="position:absolute;left:7874;top:1155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" path="m41,l25,4,12,12,4,25,,42,4,57r8,13l25,79r16,4l57,79,71,70,79,57,83,42,79,25,71,12,57,4,41,xe" fillcolor="#cd4071" stroked="f">
                  <v:path arrowok="t" o:connecttype="custom" o:connectlocs="41,1155;25,1159;12,1167;4,1180;0,1197;4,1212;12,1225;25,1234;41,1238;57,1234;71,1225;79,1212;83,1197;79,1180;71,1167;57,1159;41,1155" o:connectangles="0,0,0,0,0,0,0,0,0,0,0,0,0,0,0,0,0"/>
                </v:shape>
                <v:shape id="Freeform 47" o:spid="_x0000_s1037" style="position:absolute;left:7874;top:1155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" path="m,42l4,25,12,12,25,4,41,,57,4r14,8l79,25r4,17l79,57,71,70,57,79,41,83,25,79,12,70,4,57,,42e" filled="f" strokecolor="#cd4071" strokeweight=".19242mm">
                  <v:path arrowok="t" o:connecttype="custom" o:connectlocs="0,1197;4,1180;12,1167;25,1159;41,1155;57,1159;71,1167;79,1180;83,1197;79,1212;71,1225;57,1234;41,1238;25,1234;12,1225;4,1212;0,1197" o:connectangles="0,0,0,0,0,0,0,0,0,0,0,0,0,0,0,0,0"/>
                </v:shape>
                <v:shape id="Freeform 46" o:spid="_x0000_s1038" style="position:absolute;left:7876;top:944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" path="m44,l27,3,13,13,4,27,,44,4,61r9,14l27,84r17,4l61,84,75,75,85,61,88,44,85,27,75,13,61,3,44,xe" fillcolor="#f1605d" stroked="f">
                  <v:path arrowok="t" o:connecttype="custom" o:connectlocs="44,945;27,948;13,958;4,972;0,989;4,1006;13,1020;27,1029;44,1033;61,1029;75,1020;85,1006;88,989;85,972;75,958;61,948;44,945" o:connectangles="0,0,0,0,0,0,0,0,0,0,0,0,0,0,0,0,0"/>
                </v:shape>
                <v:shape id="Freeform 45" o:spid="_x0000_s1039" style="position:absolute;left:7876;top:944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" path="m,44l4,27,13,13,27,3,44,,61,3,75,13,85,27r3,17l85,61,75,75,61,84,44,88,27,84,13,75,4,61,,44e" filled="f" strokecolor="#f1605d" strokeweight=".19242mm">
                  <v:path arrowok="t" o:connecttype="custom" o:connectlocs="0,989;4,972;13,958;27,948;44,945;61,948;75,958;85,972;88,989;85,1006;75,1020;61,1029;44,1033;27,1029;13,1020;4,1006;0,989" o:connectangles="0,0,0,0,0,0,0,0,0,0,0,0,0,0,0,0,0"/>
                </v:shape>
                <v:shape id="Freeform 44" o:spid="_x0000_s1040" style="position:absolute;left:7105;top:654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" path="m32,l20,2,10,9,3,20,,32,3,45r7,10l20,62r12,2l45,62,55,55,62,45,64,32,62,20,55,9,45,2,32,xe" fillcolor="#fd9567" stroked="f">
                  <v:path arrowok="t" o:connecttype="custom" o:connectlocs="32,655;20,657;10,664;3,675;0,687;3,700;10,710;20,717;32,719;45,717;55,710;62,700;64,687;62,675;55,664;45,657;32,655" o:connectangles="0,0,0,0,0,0,0,0,0,0,0,0,0,0,0,0,0"/>
                </v:shape>
                <v:shape id="Freeform 43" o:spid="_x0000_s1041" style="position:absolute;left:7105;top:654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" path="m,32l3,20,10,9,20,2,32,,45,2,55,9r7,11l64,32,62,45,55,55,45,62,32,64,20,62,10,55,3,45,,32e" filled="f" strokecolor="#fd9567" strokeweight=".19242mm">
                  <v:path arrowok="t" o:connecttype="custom" o:connectlocs="0,687;3,675;10,664;20,657;32,655;45,657;55,664;62,675;64,687;62,700;55,710;45,717;32,719;20,717;10,710;3,700;0,687" o:connectangles="0,0,0,0,0,0,0,0,0,0,0,0,0,0,0,0,0"/>
                </v:shape>
                <v:shape id="Freeform 42" o:spid="_x0000_s1042" style="position:absolute;left:7715;top:720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" path="m42,l25,3,12,12,3,26,,42,3,59r9,13l25,81r17,4l58,81,72,72,81,59,84,42,81,26,72,12,58,3,42,xe" fillcolor="#fec98d" stroked="f">
                  <v:path arrowok="t" o:connecttype="custom" o:connectlocs="42,721;25,724;12,733;3,747;0,763;3,780;12,793;25,802;42,806;58,802;72,793;81,780;84,763;81,747;72,733;58,724;42,721" o:connectangles="0,0,0,0,0,0,0,0,0,0,0,0,0,0,0,0,0"/>
                </v:shape>
                <v:shape id="Freeform 41" o:spid="_x0000_s1043" style="position:absolute;left:7715;top:720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" path="m,42l3,26,12,12,25,3,42,,58,3r14,9l81,26r3,16l81,59,72,72,58,81,42,85,25,81,12,72,3,59,,42e" filled="f" strokecolor="#fec98d" strokeweight=".19242mm">
                  <v:path arrowok="t" o:connecttype="custom" o:connectlocs="0,763;3,747;12,733;25,724;42,721;58,724;72,733;81,747;84,763;81,780;72,793;58,802;42,806;25,802;12,793;3,780;0,763" o:connectangles="0,0,0,0,0,0,0,0,0,0,0,0,0,0,0,0,0"/>
                </v:shape>
                <v:shape id="Freeform 40" o:spid="_x0000_s1044" style="position:absolute;left:7235;top:607;width:77;height:77;visibility:visible;mso-wrap-style:square;v-text-anchor:top" coordsize="7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" path="m38,l23,3,11,12,3,24,,39,3,54r8,12l23,74r15,3l53,74,65,66,73,54,76,39,73,24,65,12,53,3,38,xe" fillcolor="#fcfdbf" stroked="f">
                  <v:path arrowok="t" o:connecttype="custom" o:connectlocs="38,607;23,610;11,619;3,631;0,646;3,661;11,673;23,681;38,684;53,681;65,673;73,661;76,646;73,631;65,619;53,610;38,607" o:connectangles="0,0,0,0,0,0,0,0,0,0,0,0,0,0,0,0,0"/>
                </v:shape>
                <v:shape id="Freeform 39" o:spid="_x0000_s1045" style="position:absolute;left:7235;top:607;width:77;height:77;visibility:visible;mso-wrap-style:square;v-text-anchor:top" coordsize="7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" path="m,39l3,24,11,12,23,3,38,,53,3r12,9l73,24r3,15l73,54,65,66,53,74,38,77,23,74,11,66,3,54,,39e" filled="f" strokecolor="#fcfdbf" strokeweight=".19242mm">
                  <v:path arrowok="t" o:connecttype="custom" o:connectlocs="0,646;3,631;11,619;23,610;38,607;53,610;65,619;73,631;76,646;73,661;65,673;53,681;38,684;23,681;11,673;3,661;0,64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5472" behindDoc="0" locked="0" layoutInCell="1" allowOverlap="1" wp14:anchorId="75A71C1C" wp14:editId="1CD40B6E">
                <wp:simplePos x="0" y="0"/>
                <wp:positionH relativeFrom="page">
                  <wp:posOffset>5993765</wp:posOffset>
                </wp:positionH>
                <wp:positionV relativeFrom="paragraph">
                  <wp:posOffset>-117475</wp:posOffset>
                </wp:positionV>
                <wp:extent cx="1139825" cy="1139825"/>
                <wp:effectExtent l="0" t="0" r="0" b="0"/>
                <wp:wrapNone/>
                <wp:docPr id="2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9825" cy="1139825"/>
                          <a:chOff x="9439" y="-185"/>
                          <a:chExt cx="1795" cy="1795"/>
                        </a:xfrm>
                      </wpg:grpSpPr>
                      <wps:wsp>
                        <wps:cNvPr id="28" name="AutoShape 37"/>
                        <wps:cNvSpPr>
                          <a:spLocks/>
                        </wps:cNvSpPr>
                        <wps:spPr bwMode="auto">
                          <a:xfrm>
                            <a:off x="9438" y="-186"/>
                            <a:ext cx="1795" cy="1795"/>
                          </a:xfrm>
                          <a:custGeom>
                            <a:avLst/>
                            <a:gdLst>
                              <a:gd name="T0" fmla="+- 0 9439 9439"/>
                              <a:gd name="T1" fmla="*/ T0 w 1795"/>
                              <a:gd name="T2" fmla="+- 0 1527 -185"/>
                              <a:gd name="T3" fmla="*/ 1527 h 1795"/>
                              <a:gd name="T4" fmla="+- 0 11233 9439"/>
                              <a:gd name="T5" fmla="*/ T4 w 1795"/>
                              <a:gd name="T6" fmla="+- 0 1527 -185"/>
                              <a:gd name="T7" fmla="*/ 1527 h 1795"/>
                              <a:gd name="T8" fmla="+- 0 9439 9439"/>
                              <a:gd name="T9" fmla="*/ T8 w 1795"/>
                              <a:gd name="T10" fmla="+- 0 984 -185"/>
                              <a:gd name="T11" fmla="*/ 984 h 1795"/>
                              <a:gd name="T12" fmla="+- 0 11233 9439"/>
                              <a:gd name="T13" fmla="*/ T12 w 1795"/>
                              <a:gd name="T14" fmla="+- 0 984 -185"/>
                              <a:gd name="T15" fmla="*/ 984 h 1795"/>
                              <a:gd name="T16" fmla="+- 0 9439 9439"/>
                              <a:gd name="T17" fmla="*/ T16 w 1795"/>
                              <a:gd name="T18" fmla="+- 0 440 -185"/>
                              <a:gd name="T19" fmla="*/ 440 h 1795"/>
                              <a:gd name="T20" fmla="+- 0 11233 9439"/>
                              <a:gd name="T21" fmla="*/ T20 w 1795"/>
                              <a:gd name="T22" fmla="+- 0 440 -185"/>
                              <a:gd name="T23" fmla="*/ 440 h 1795"/>
                              <a:gd name="T24" fmla="+- 0 9439 9439"/>
                              <a:gd name="T25" fmla="*/ T24 w 1795"/>
                              <a:gd name="T26" fmla="+- 0 -104 -185"/>
                              <a:gd name="T27" fmla="*/ -104 h 1795"/>
                              <a:gd name="T28" fmla="+- 0 11233 9439"/>
                              <a:gd name="T29" fmla="*/ T28 w 1795"/>
                              <a:gd name="T30" fmla="+- 0 -104 -185"/>
                              <a:gd name="T31" fmla="*/ -104 h 1795"/>
                              <a:gd name="T32" fmla="+- 0 9520 9439"/>
                              <a:gd name="T33" fmla="*/ T32 w 1795"/>
                              <a:gd name="T34" fmla="+- 0 1609 -185"/>
                              <a:gd name="T35" fmla="*/ 1609 h 1795"/>
                              <a:gd name="T36" fmla="+- 0 9520 9439"/>
                              <a:gd name="T37" fmla="*/ T36 w 1795"/>
                              <a:gd name="T38" fmla="+- 0 -185 -185"/>
                              <a:gd name="T39" fmla="*/ -185 h 1795"/>
                              <a:gd name="T40" fmla="+- 0 10064 9439"/>
                              <a:gd name="T41" fmla="*/ T40 w 1795"/>
                              <a:gd name="T42" fmla="+- 0 1609 -185"/>
                              <a:gd name="T43" fmla="*/ 1609 h 1795"/>
                              <a:gd name="T44" fmla="+- 0 10064 9439"/>
                              <a:gd name="T45" fmla="*/ T44 w 1795"/>
                              <a:gd name="T46" fmla="+- 0 -185 -185"/>
                              <a:gd name="T47" fmla="*/ -185 h 1795"/>
                              <a:gd name="T48" fmla="+- 0 10608 9439"/>
                              <a:gd name="T49" fmla="*/ T48 w 1795"/>
                              <a:gd name="T50" fmla="+- 0 1609 -185"/>
                              <a:gd name="T51" fmla="*/ 1609 h 1795"/>
                              <a:gd name="T52" fmla="+- 0 10608 9439"/>
                              <a:gd name="T53" fmla="*/ T52 w 1795"/>
                              <a:gd name="T54" fmla="+- 0 -185 -185"/>
                              <a:gd name="T55" fmla="*/ -185 h 1795"/>
                              <a:gd name="T56" fmla="+- 0 11151 9439"/>
                              <a:gd name="T57" fmla="*/ T56 w 1795"/>
                              <a:gd name="T58" fmla="+- 0 1609 -185"/>
                              <a:gd name="T59" fmla="*/ 1609 h 1795"/>
                              <a:gd name="T60" fmla="+- 0 11151 9439"/>
                              <a:gd name="T61" fmla="*/ T60 w 1795"/>
                              <a:gd name="T62" fmla="+- 0 -185 -185"/>
                              <a:gd name="T63" fmla="*/ -185 h 1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95" h="1795">
                                <a:moveTo>
                                  <a:pt x="0" y="1712"/>
                                </a:moveTo>
                                <a:lnTo>
                                  <a:pt x="1794" y="1712"/>
                                </a:lnTo>
                                <a:moveTo>
                                  <a:pt x="0" y="1169"/>
                                </a:moveTo>
                                <a:lnTo>
                                  <a:pt x="1794" y="1169"/>
                                </a:lnTo>
                                <a:moveTo>
                                  <a:pt x="0" y="625"/>
                                </a:moveTo>
                                <a:lnTo>
                                  <a:pt x="1794" y="625"/>
                                </a:lnTo>
                                <a:moveTo>
                                  <a:pt x="0" y="81"/>
                                </a:moveTo>
                                <a:lnTo>
                                  <a:pt x="1794" y="81"/>
                                </a:lnTo>
                                <a:moveTo>
                                  <a:pt x="81" y="1794"/>
                                </a:moveTo>
                                <a:lnTo>
                                  <a:pt x="81" y="0"/>
                                </a:lnTo>
                                <a:moveTo>
                                  <a:pt x="625" y="1794"/>
                                </a:moveTo>
                                <a:lnTo>
                                  <a:pt x="625" y="0"/>
                                </a:lnTo>
                                <a:moveTo>
                                  <a:pt x="1169" y="1794"/>
                                </a:moveTo>
                                <a:lnTo>
                                  <a:pt x="1169" y="0"/>
                                </a:lnTo>
                                <a:moveTo>
                                  <a:pt x="1712" y="1794"/>
                                </a:moveTo>
                                <a:lnTo>
                                  <a:pt x="1712" y="0"/>
                                </a:lnTo>
                              </a:path>
                            </a:pathLst>
                          </a:custGeom>
                          <a:noFill/>
                          <a:ln w="468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36"/>
                        <wps:cNvSpPr>
                          <a:spLocks/>
                        </wps:cNvSpPr>
                        <wps:spPr bwMode="auto">
                          <a:xfrm>
                            <a:off x="9438" y="-186"/>
                            <a:ext cx="1795" cy="1795"/>
                          </a:xfrm>
                          <a:custGeom>
                            <a:avLst/>
                            <a:gdLst>
                              <a:gd name="T0" fmla="+- 0 9439 9439"/>
                              <a:gd name="T1" fmla="*/ T0 w 1795"/>
                              <a:gd name="T2" fmla="+- 0 1256 -185"/>
                              <a:gd name="T3" fmla="*/ 1256 h 1795"/>
                              <a:gd name="T4" fmla="+- 0 11233 9439"/>
                              <a:gd name="T5" fmla="*/ T4 w 1795"/>
                              <a:gd name="T6" fmla="+- 0 1256 -185"/>
                              <a:gd name="T7" fmla="*/ 1256 h 1795"/>
                              <a:gd name="T8" fmla="+- 0 9439 9439"/>
                              <a:gd name="T9" fmla="*/ T8 w 1795"/>
                              <a:gd name="T10" fmla="+- 0 712 -185"/>
                              <a:gd name="T11" fmla="*/ 712 h 1795"/>
                              <a:gd name="T12" fmla="+- 0 11233 9439"/>
                              <a:gd name="T13" fmla="*/ T12 w 1795"/>
                              <a:gd name="T14" fmla="+- 0 712 -185"/>
                              <a:gd name="T15" fmla="*/ 712 h 1795"/>
                              <a:gd name="T16" fmla="+- 0 9439 9439"/>
                              <a:gd name="T17" fmla="*/ T16 w 1795"/>
                              <a:gd name="T18" fmla="+- 0 168 -185"/>
                              <a:gd name="T19" fmla="*/ 168 h 1795"/>
                              <a:gd name="T20" fmla="+- 0 11233 9439"/>
                              <a:gd name="T21" fmla="*/ T20 w 1795"/>
                              <a:gd name="T22" fmla="+- 0 168 -185"/>
                              <a:gd name="T23" fmla="*/ 168 h 1795"/>
                              <a:gd name="T24" fmla="+- 0 9792 9439"/>
                              <a:gd name="T25" fmla="*/ T24 w 1795"/>
                              <a:gd name="T26" fmla="+- 0 1609 -185"/>
                              <a:gd name="T27" fmla="*/ 1609 h 1795"/>
                              <a:gd name="T28" fmla="+- 0 9792 9439"/>
                              <a:gd name="T29" fmla="*/ T28 w 1795"/>
                              <a:gd name="T30" fmla="+- 0 -185 -185"/>
                              <a:gd name="T31" fmla="*/ -185 h 1795"/>
                              <a:gd name="T32" fmla="+- 0 10336 9439"/>
                              <a:gd name="T33" fmla="*/ T32 w 1795"/>
                              <a:gd name="T34" fmla="+- 0 1609 -185"/>
                              <a:gd name="T35" fmla="*/ 1609 h 1795"/>
                              <a:gd name="T36" fmla="+- 0 10336 9439"/>
                              <a:gd name="T37" fmla="*/ T36 w 1795"/>
                              <a:gd name="T38" fmla="+- 0 -185 -185"/>
                              <a:gd name="T39" fmla="*/ -185 h 1795"/>
                              <a:gd name="T40" fmla="+- 0 10879 9439"/>
                              <a:gd name="T41" fmla="*/ T40 w 1795"/>
                              <a:gd name="T42" fmla="+- 0 1609 -185"/>
                              <a:gd name="T43" fmla="*/ 1609 h 1795"/>
                              <a:gd name="T44" fmla="+- 0 10879 9439"/>
                              <a:gd name="T45" fmla="*/ T44 w 1795"/>
                              <a:gd name="T46" fmla="+- 0 -185 -185"/>
                              <a:gd name="T47" fmla="*/ -185 h 1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95" h="1795">
                                <a:moveTo>
                                  <a:pt x="0" y="1441"/>
                                </a:moveTo>
                                <a:lnTo>
                                  <a:pt x="1794" y="1441"/>
                                </a:lnTo>
                                <a:moveTo>
                                  <a:pt x="0" y="897"/>
                                </a:moveTo>
                                <a:lnTo>
                                  <a:pt x="1794" y="897"/>
                                </a:lnTo>
                                <a:moveTo>
                                  <a:pt x="0" y="353"/>
                                </a:moveTo>
                                <a:lnTo>
                                  <a:pt x="1794" y="353"/>
                                </a:lnTo>
                                <a:moveTo>
                                  <a:pt x="353" y="1794"/>
                                </a:moveTo>
                                <a:lnTo>
                                  <a:pt x="353" y="0"/>
                                </a:lnTo>
                                <a:moveTo>
                                  <a:pt x="897" y="1794"/>
                                </a:moveTo>
                                <a:lnTo>
                                  <a:pt x="897" y="0"/>
                                </a:lnTo>
                                <a:moveTo>
                                  <a:pt x="1440" y="1794"/>
                                </a:moveTo>
                                <a:lnTo>
                                  <a:pt x="1440" y="0"/>
                                </a:lnTo>
                              </a:path>
                            </a:pathLst>
                          </a:custGeom>
                          <a:noFill/>
                          <a:ln w="9463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5"/>
                        <wps:cNvSpPr>
                          <a:spLocks/>
                        </wps:cNvSpPr>
                        <wps:spPr bwMode="auto">
                          <a:xfrm>
                            <a:off x="9774" y="444"/>
                            <a:ext cx="71" cy="71"/>
                          </a:xfrm>
                          <a:custGeom>
                            <a:avLst/>
                            <a:gdLst>
                              <a:gd name="T0" fmla="+- 0 9810 9775"/>
                              <a:gd name="T1" fmla="*/ T0 w 71"/>
                              <a:gd name="T2" fmla="+- 0 445 445"/>
                              <a:gd name="T3" fmla="*/ 445 h 71"/>
                              <a:gd name="T4" fmla="+- 0 9796 9775"/>
                              <a:gd name="T5" fmla="*/ T4 w 71"/>
                              <a:gd name="T6" fmla="+- 0 448 445"/>
                              <a:gd name="T7" fmla="*/ 448 h 71"/>
                              <a:gd name="T8" fmla="+- 0 9785 9775"/>
                              <a:gd name="T9" fmla="*/ T8 w 71"/>
                              <a:gd name="T10" fmla="+- 0 455 445"/>
                              <a:gd name="T11" fmla="*/ 455 h 71"/>
                              <a:gd name="T12" fmla="+- 0 9778 9775"/>
                              <a:gd name="T13" fmla="*/ T12 w 71"/>
                              <a:gd name="T14" fmla="+- 0 466 445"/>
                              <a:gd name="T15" fmla="*/ 466 h 71"/>
                              <a:gd name="T16" fmla="+- 0 9775 9775"/>
                              <a:gd name="T17" fmla="*/ T16 w 71"/>
                              <a:gd name="T18" fmla="+- 0 480 445"/>
                              <a:gd name="T19" fmla="*/ 480 h 71"/>
                              <a:gd name="T20" fmla="+- 0 9778 9775"/>
                              <a:gd name="T21" fmla="*/ T20 w 71"/>
                              <a:gd name="T22" fmla="+- 0 494 445"/>
                              <a:gd name="T23" fmla="*/ 494 h 71"/>
                              <a:gd name="T24" fmla="+- 0 9785 9775"/>
                              <a:gd name="T25" fmla="*/ T24 w 71"/>
                              <a:gd name="T26" fmla="+- 0 505 445"/>
                              <a:gd name="T27" fmla="*/ 505 h 71"/>
                              <a:gd name="T28" fmla="+- 0 9796 9775"/>
                              <a:gd name="T29" fmla="*/ T28 w 71"/>
                              <a:gd name="T30" fmla="+- 0 513 445"/>
                              <a:gd name="T31" fmla="*/ 513 h 71"/>
                              <a:gd name="T32" fmla="+- 0 9810 9775"/>
                              <a:gd name="T33" fmla="*/ T32 w 71"/>
                              <a:gd name="T34" fmla="+- 0 515 445"/>
                              <a:gd name="T35" fmla="*/ 515 h 71"/>
                              <a:gd name="T36" fmla="+- 0 9824 9775"/>
                              <a:gd name="T37" fmla="*/ T36 w 71"/>
                              <a:gd name="T38" fmla="+- 0 513 445"/>
                              <a:gd name="T39" fmla="*/ 513 h 71"/>
                              <a:gd name="T40" fmla="+- 0 9835 9775"/>
                              <a:gd name="T41" fmla="*/ T40 w 71"/>
                              <a:gd name="T42" fmla="+- 0 505 445"/>
                              <a:gd name="T43" fmla="*/ 505 h 71"/>
                              <a:gd name="T44" fmla="+- 0 9842 9775"/>
                              <a:gd name="T45" fmla="*/ T44 w 71"/>
                              <a:gd name="T46" fmla="+- 0 494 445"/>
                              <a:gd name="T47" fmla="*/ 494 h 71"/>
                              <a:gd name="T48" fmla="+- 0 9845 9775"/>
                              <a:gd name="T49" fmla="*/ T48 w 71"/>
                              <a:gd name="T50" fmla="+- 0 480 445"/>
                              <a:gd name="T51" fmla="*/ 480 h 71"/>
                              <a:gd name="T52" fmla="+- 0 9842 9775"/>
                              <a:gd name="T53" fmla="*/ T52 w 71"/>
                              <a:gd name="T54" fmla="+- 0 466 445"/>
                              <a:gd name="T55" fmla="*/ 466 h 71"/>
                              <a:gd name="T56" fmla="+- 0 9835 9775"/>
                              <a:gd name="T57" fmla="*/ T56 w 71"/>
                              <a:gd name="T58" fmla="+- 0 455 445"/>
                              <a:gd name="T59" fmla="*/ 455 h 71"/>
                              <a:gd name="T60" fmla="+- 0 9824 9775"/>
                              <a:gd name="T61" fmla="*/ T60 w 71"/>
                              <a:gd name="T62" fmla="+- 0 448 445"/>
                              <a:gd name="T63" fmla="*/ 448 h 71"/>
                              <a:gd name="T64" fmla="+- 0 9810 9775"/>
                              <a:gd name="T65" fmla="*/ T64 w 71"/>
                              <a:gd name="T66" fmla="+- 0 445 445"/>
                              <a:gd name="T67" fmla="*/ 445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1" h="71">
                                <a:moveTo>
                                  <a:pt x="35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5"/>
                                </a:lnTo>
                                <a:lnTo>
                                  <a:pt x="3" y="49"/>
                                </a:lnTo>
                                <a:lnTo>
                                  <a:pt x="10" y="60"/>
                                </a:lnTo>
                                <a:lnTo>
                                  <a:pt x="21" y="68"/>
                                </a:lnTo>
                                <a:lnTo>
                                  <a:pt x="35" y="70"/>
                                </a:lnTo>
                                <a:lnTo>
                                  <a:pt x="49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5"/>
                                </a:ln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4"/>
                        <wps:cNvSpPr>
                          <a:spLocks/>
                        </wps:cNvSpPr>
                        <wps:spPr bwMode="auto">
                          <a:xfrm>
                            <a:off x="9774" y="444"/>
                            <a:ext cx="71" cy="71"/>
                          </a:xfrm>
                          <a:custGeom>
                            <a:avLst/>
                            <a:gdLst>
                              <a:gd name="T0" fmla="+- 0 9775 9775"/>
                              <a:gd name="T1" fmla="*/ T0 w 71"/>
                              <a:gd name="T2" fmla="+- 0 480 445"/>
                              <a:gd name="T3" fmla="*/ 480 h 71"/>
                              <a:gd name="T4" fmla="+- 0 9778 9775"/>
                              <a:gd name="T5" fmla="*/ T4 w 71"/>
                              <a:gd name="T6" fmla="+- 0 466 445"/>
                              <a:gd name="T7" fmla="*/ 466 h 71"/>
                              <a:gd name="T8" fmla="+- 0 9785 9775"/>
                              <a:gd name="T9" fmla="*/ T8 w 71"/>
                              <a:gd name="T10" fmla="+- 0 455 445"/>
                              <a:gd name="T11" fmla="*/ 455 h 71"/>
                              <a:gd name="T12" fmla="+- 0 9796 9775"/>
                              <a:gd name="T13" fmla="*/ T12 w 71"/>
                              <a:gd name="T14" fmla="+- 0 448 445"/>
                              <a:gd name="T15" fmla="*/ 448 h 71"/>
                              <a:gd name="T16" fmla="+- 0 9810 9775"/>
                              <a:gd name="T17" fmla="*/ T16 w 71"/>
                              <a:gd name="T18" fmla="+- 0 445 445"/>
                              <a:gd name="T19" fmla="*/ 445 h 71"/>
                              <a:gd name="T20" fmla="+- 0 9824 9775"/>
                              <a:gd name="T21" fmla="*/ T20 w 71"/>
                              <a:gd name="T22" fmla="+- 0 448 445"/>
                              <a:gd name="T23" fmla="*/ 448 h 71"/>
                              <a:gd name="T24" fmla="+- 0 9835 9775"/>
                              <a:gd name="T25" fmla="*/ T24 w 71"/>
                              <a:gd name="T26" fmla="+- 0 455 445"/>
                              <a:gd name="T27" fmla="*/ 455 h 71"/>
                              <a:gd name="T28" fmla="+- 0 9842 9775"/>
                              <a:gd name="T29" fmla="*/ T28 w 71"/>
                              <a:gd name="T30" fmla="+- 0 466 445"/>
                              <a:gd name="T31" fmla="*/ 466 h 71"/>
                              <a:gd name="T32" fmla="+- 0 9845 9775"/>
                              <a:gd name="T33" fmla="*/ T32 w 71"/>
                              <a:gd name="T34" fmla="+- 0 480 445"/>
                              <a:gd name="T35" fmla="*/ 480 h 71"/>
                              <a:gd name="T36" fmla="+- 0 9842 9775"/>
                              <a:gd name="T37" fmla="*/ T36 w 71"/>
                              <a:gd name="T38" fmla="+- 0 494 445"/>
                              <a:gd name="T39" fmla="*/ 494 h 71"/>
                              <a:gd name="T40" fmla="+- 0 9835 9775"/>
                              <a:gd name="T41" fmla="*/ T40 w 71"/>
                              <a:gd name="T42" fmla="+- 0 505 445"/>
                              <a:gd name="T43" fmla="*/ 505 h 71"/>
                              <a:gd name="T44" fmla="+- 0 9824 9775"/>
                              <a:gd name="T45" fmla="*/ T44 w 71"/>
                              <a:gd name="T46" fmla="+- 0 513 445"/>
                              <a:gd name="T47" fmla="*/ 513 h 71"/>
                              <a:gd name="T48" fmla="+- 0 9810 9775"/>
                              <a:gd name="T49" fmla="*/ T48 w 71"/>
                              <a:gd name="T50" fmla="+- 0 515 445"/>
                              <a:gd name="T51" fmla="*/ 515 h 71"/>
                              <a:gd name="T52" fmla="+- 0 9796 9775"/>
                              <a:gd name="T53" fmla="*/ T52 w 71"/>
                              <a:gd name="T54" fmla="+- 0 513 445"/>
                              <a:gd name="T55" fmla="*/ 513 h 71"/>
                              <a:gd name="T56" fmla="+- 0 9785 9775"/>
                              <a:gd name="T57" fmla="*/ T56 w 71"/>
                              <a:gd name="T58" fmla="+- 0 505 445"/>
                              <a:gd name="T59" fmla="*/ 505 h 71"/>
                              <a:gd name="T60" fmla="+- 0 9778 9775"/>
                              <a:gd name="T61" fmla="*/ T60 w 71"/>
                              <a:gd name="T62" fmla="+- 0 494 445"/>
                              <a:gd name="T63" fmla="*/ 494 h 71"/>
                              <a:gd name="T64" fmla="+- 0 9775 9775"/>
                              <a:gd name="T65" fmla="*/ T64 w 71"/>
                              <a:gd name="T66" fmla="+- 0 480 445"/>
                              <a:gd name="T67" fmla="*/ 480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1" h="71">
                                <a:moveTo>
                                  <a:pt x="0" y="35"/>
                                </a:move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5" y="0"/>
                                </a:lnTo>
                                <a:lnTo>
                                  <a:pt x="49" y="3"/>
                                </a:lnTo>
                                <a:lnTo>
                                  <a:pt x="60" y="10"/>
                                </a:lnTo>
                                <a:lnTo>
                                  <a:pt x="67" y="21"/>
                                </a:lnTo>
                                <a:lnTo>
                                  <a:pt x="70" y="35"/>
                                </a:lnTo>
                                <a:lnTo>
                                  <a:pt x="67" y="49"/>
                                </a:lnTo>
                                <a:lnTo>
                                  <a:pt x="60" y="60"/>
                                </a:lnTo>
                                <a:lnTo>
                                  <a:pt x="49" y="68"/>
                                </a:lnTo>
                                <a:lnTo>
                                  <a:pt x="35" y="70"/>
                                </a:lnTo>
                                <a:lnTo>
                                  <a:pt x="21" y="68"/>
                                </a:lnTo>
                                <a:lnTo>
                                  <a:pt x="10" y="60"/>
                                </a:lnTo>
                                <a:lnTo>
                                  <a:pt x="3" y="49"/>
                                </a:lnTo>
                                <a:lnTo>
                                  <a:pt x="0" y="35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00000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428" y="995"/>
                            <a:ext cx="82" cy="82"/>
                          </a:xfrm>
                          <a:custGeom>
                            <a:avLst/>
                            <a:gdLst>
                              <a:gd name="T0" fmla="+- 0 10470 10429"/>
                              <a:gd name="T1" fmla="*/ T0 w 82"/>
                              <a:gd name="T2" fmla="+- 0 996 996"/>
                              <a:gd name="T3" fmla="*/ 996 h 82"/>
                              <a:gd name="T4" fmla="+- 0 10454 10429"/>
                              <a:gd name="T5" fmla="*/ T4 w 82"/>
                              <a:gd name="T6" fmla="+- 0 999 996"/>
                              <a:gd name="T7" fmla="*/ 999 h 82"/>
                              <a:gd name="T8" fmla="+- 0 10441 10429"/>
                              <a:gd name="T9" fmla="*/ T8 w 82"/>
                              <a:gd name="T10" fmla="+- 0 1008 996"/>
                              <a:gd name="T11" fmla="*/ 1008 h 82"/>
                              <a:gd name="T12" fmla="+- 0 10432 10429"/>
                              <a:gd name="T13" fmla="*/ T12 w 82"/>
                              <a:gd name="T14" fmla="+- 0 1021 996"/>
                              <a:gd name="T15" fmla="*/ 1021 h 82"/>
                              <a:gd name="T16" fmla="+- 0 10429 10429"/>
                              <a:gd name="T17" fmla="*/ T16 w 82"/>
                              <a:gd name="T18" fmla="+- 0 1037 996"/>
                              <a:gd name="T19" fmla="*/ 1037 h 82"/>
                              <a:gd name="T20" fmla="+- 0 10432 10429"/>
                              <a:gd name="T21" fmla="*/ T20 w 82"/>
                              <a:gd name="T22" fmla="+- 0 1053 996"/>
                              <a:gd name="T23" fmla="*/ 1053 h 82"/>
                              <a:gd name="T24" fmla="+- 0 10441 10429"/>
                              <a:gd name="T25" fmla="*/ T24 w 82"/>
                              <a:gd name="T26" fmla="+- 0 1066 996"/>
                              <a:gd name="T27" fmla="*/ 1066 h 82"/>
                              <a:gd name="T28" fmla="+- 0 10454 10429"/>
                              <a:gd name="T29" fmla="*/ T28 w 82"/>
                              <a:gd name="T30" fmla="+- 0 1074 996"/>
                              <a:gd name="T31" fmla="*/ 1074 h 82"/>
                              <a:gd name="T32" fmla="+- 0 10470 10429"/>
                              <a:gd name="T33" fmla="*/ T32 w 82"/>
                              <a:gd name="T34" fmla="+- 0 1078 996"/>
                              <a:gd name="T35" fmla="*/ 1078 h 82"/>
                              <a:gd name="T36" fmla="+- 0 10485 10429"/>
                              <a:gd name="T37" fmla="*/ T36 w 82"/>
                              <a:gd name="T38" fmla="+- 0 1074 996"/>
                              <a:gd name="T39" fmla="*/ 1074 h 82"/>
                              <a:gd name="T40" fmla="+- 0 10498 10429"/>
                              <a:gd name="T41" fmla="*/ T40 w 82"/>
                              <a:gd name="T42" fmla="+- 0 1066 996"/>
                              <a:gd name="T43" fmla="*/ 1066 h 82"/>
                              <a:gd name="T44" fmla="+- 0 10507 10429"/>
                              <a:gd name="T45" fmla="*/ T44 w 82"/>
                              <a:gd name="T46" fmla="+- 0 1053 996"/>
                              <a:gd name="T47" fmla="*/ 1053 h 82"/>
                              <a:gd name="T48" fmla="+- 0 10510 10429"/>
                              <a:gd name="T49" fmla="*/ T48 w 82"/>
                              <a:gd name="T50" fmla="+- 0 1037 996"/>
                              <a:gd name="T51" fmla="*/ 1037 h 82"/>
                              <a:gd name="T52" fmla="+- 0 10507 10429"/>
                              <a:gd name="T53" fmla="*/ T52 w 82"/>
                              <a:gd name="T54" fmla="+- 0 1021 996"/>
                              <a:gd name="T55" fmla="*/ 1021 h 82"/>
                              <a:gd name="T56" fmla="+- 0 10498 10429"/>
                              <a:gd name="T57" fmla="*/ T56 w 82"/>
                              <a:gd name="T58" fmla="+- 0 1008 996"/>
                              <a:gd name="T59" fmla="*/ 1008 h 82"/>
                              <a:gd name="T60" fmla="+- 0 10485 10429"/>
                              <a:gd name="T61" fmla="*/ T60 w 82"/>
                              <a:gd name="T62" fmla="+- 0 999 996"/>
                              <a:gd name="T63" fmla="*/ 999 h 82"/>
                              <a:gd name="T64" fmla="+- 0 10470 10429"/>
                              <a:gd name="T65" fmla="*/ T64 w 82"/>
                              <a:gd name="T66" fmla="+- 0 996 996"/>
                              <a:gd name="T67" fmla="*/ 996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2" y="70"/>
                                </a:lnTo>
                                <a:lnTo>
                                  <a:pt x="25" y="78"/>
                                </a:lnTo>
                                <a:lnTo>
                                  <a:pt x="41" y="82"/>
                                </a:lnTo>
                                <a:lnTo>
                                  <a:pt x="56" y="78"/>
                                </a:lnTo>
                                <a:lnTo>
                                  <a:pt x="69" y="70"/>
                                </a:lnTo>
                                <a:lnTo>
                                  <a:pt x="78" y="57"/>
                                </a:lnTo>
                                <a:lnTo>
                                  <a:pt x="81" y="41"/>
                                </a:lnTo>
                                <a:lnTo>
                                  <a:pt x="78" y="25"/>
                                </a:lnTo>
                                <a:lnTo>
                                  <a:pt x="69" y="12"/>
                                </a:lnTo>
                                <a:lnTo>
                                  <a:pt x="56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0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10428" y="995"/>
                            <a:ext cx="82" cy="82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82"/>
                              <a:gd name="T2" fmla="+- 0 1037 996"/>
                              <a:gd name="T3" fmla="*/ 1037 h 82"/>
                              <a:gd name="T4" fmla="+- 0 10432 10429"/>
                              <a:gd name="T5" fmla="*/ T4 w 82"/>
                              <a:gd name="T6" fmla="+- 0 1021 996"/>
                              <a:gd name="T7" fmla="*/ 1021 h 82"/>
                              <a:gd name="T8" fmla="+- 0 10441 10429"/>
                              <a:gd name="T9" fmla="*/ T8 w 82"/>
                              <a:gd name="T10" fmla="+- 0 1008 996"/>
                              <a:gd name="T11" fmla="*/ 1008 h 82"/>
                              <a:gd name="T12" fmla="+- 0 10454 10429"/>
                              <a:gd name="T13" fmla="*/ T12 w 82"/>
                              <a:gd name="T14" fmla="+- 0 999 996"/>
                              <a:gd name="T15" fmla="*/ 999 h 82"/>
                              <a:gd name="T16" fmla="+- 0 10470 10429"/>
                              <a:gd name="T17" fmla="*/ T16 w 82"/>
                              <a:gd name="T18" fmla="+- 0 996 996"/>
                              <a:gd name="T19" fmla="*/ 996 h 82"/>
                              <a:gd name="T20" fmla="+- 0 10485 10429"/>
                              <a:gd name="T21" fmla="*/ T20 w 82"/>
                              <a:gd name="T22" fmla="+- 0 999 996"/>
                              <a:gd name="T23" fmla="*/ 999 h 82"/>
                              <a:gd name="T24" fmla="+- 0 10498 10429"/>
                              <a:gd name="T25" fmla="*/ T24 w 82"/>
                              <a:gd name="T26" fmla="+- 0 1008 996"/>
                              <a:gd name="T27" fmla="*/ 1008 h 82"/>
                              <a:gd name="T28" fmla="+- 0 10507 10429"/>
                              <a:gd name="T29" fmla="*/ T28 w 82"/>
                              <a:gd name="T30" fmla="+- 0 1021 996"/>
                              <a:gd name="T31" fmla="*/ 1021 h 82"/>
                              <a:gd name="T32" fmla="+- 0 10510 10429"/>
                              <a:gd name="T33" fmla="*/ T32 w 82"/>
                              <a:gd name="T34" fmla="+- 0 1037 996"/>
                              <a:gd name="T35" fmla="*/ 1037 h 82"/>
                              <a:gd name="T36" fmla="+- 0 10507 10429"/>
                              <a:gd name="T37" fmla="*/ T36 w 82"/>
                              <a:gd name="T38" fmla="+- 0 1053 996"/>
                              <a:gd name="T39" fmla="*/ 1053 h 82"/>
                              <a:gd name="T40" fmla="+- 0 10498 10429"/>
                              <a:gd name="T41" fmla="*/ T40 w 82"/>
                              <a:gd name="T42" fmla="+- 0 1066 996"/>
                              <a:gd name="T43" fmla="*/ 1066 h 82"/>
                              <a:gd name="T44" fmla="+- 0 10485 10429"/>
                              <a:gd name="T45" fmla="*/ T44 w 82"/>
                              <a:gd name="T46" fmla="+- 0 1074 996"/>
                              <a:gd name="T47" fmla="*/ 1074 h 82"/>
                              <a:gd name="T48" fmla="+- 0 10470 10429"/>
                              <a:gd name="T49" fmla="*/ T48 w 82"/>
                              <a:gd name="T50" fmla="+- 0 1078 996"/>
                              <a:gd name="T51" fmla="*/ 1078 h 82"/>
                              <a:gd name="T52" fmla="+- 0 10454 10429"/>
                              <a:gd name="T53" fmla="*/ T52 w 82"/>
                              <a:gd name="T54" fmla="+- 0 1074 996"/>
                              <a:gd name="T55" fmla="*/ 1074 h 82"/>
                              <a:gd name="T56" fmla="+- 0 10441 10429"/>
                              <a:gd name="T57" fmla="*/ T56 w 82"/>
                              <a:gd name="T58" fmla="+- 0 1066 996"/>
                              <a:gd name="T59" fmla="*/ 1066 h 82"/>
                              <a:gd name="T60" fmla="+- 0 10432 10429"/>
                              <a:gd name="T61" fmla="*/ T60 w 82"/>
                              <a:gd name="T62" fmla="+- 0 1053 996"/>
                              <a:gd name="T63" fmla="*/ 1053 h 82"/>
                              <a:gd name="T64" fmla="+- 0 10429 10429"/>
                              <a:gd name="T65" fmla="*/ T64 w 82"/>
                              <a:gd name="T66" fmla="+- 0 1037 996"/>
                              <a:gd name="T67" fmla="*/ 1037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0" y="41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6" y="3"/>
                                </a:lnTo>
                                <a:lnTo>
                                  <a:pt x="69" y="12"/>
                                </a:lnTo>
                                <a:lnTo>
                                  <a:pt x="78" y="25"/>
                                </a:lnTo>
                                <a:lnTo>
                                  <a:pt x="81" y="41"/>
                                </a:lnTo>
                                <a:lnTo>
                                  <a:pt x="78" y="57"/>
                                </a:lnTo>
                                <a:lnTo>
                                  <a:pt x="69" y="70"/>
                                </a:lnTo>
                                <a:lnTo>
                                  <a:pt x="56" y="78"/>
                                </a:lnTo>
                                <a:lnTo>
                                  <a:pt x="41" y="82"/>
                                </a:lnTo>
                                <a:lnTo>
                                  <a:pt x="25" y="78"/>
                                </a:lnTo>
                                <a:lnTo>
                                  <a:pt x="12" y="70"/>
                                </a:lnTo>
                                <a:lnTo>
                                  <a:pt x="3" y="57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180F3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58" y="1098"/>
                            <a:ext cx="12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Freeform 30"/>
                        <wps:cNvSpPr>
                          <a:spLocks/>
                        </wps:cNvSpPr>
                        <wps:spPr bwMode="auto">
                          <a:xfrm>
                            <a:off x="10011" y="205"/>
                            <a:ext cx="97" cy="97"/>
                          </a:xfrm>
                          <a:custGeom>
                            <a:avLst/>
                            <a:gdLst>
                              <a:gd name="T0" fmla="+- 0 10060 10011"/>
                              <a:gd name="T1" fmla="*/ T0 w 97"/>
                              <a:gd name="T2" fmla="+- 0 205 205"/>
                              <a:gd name="T3" fmla="*/ 205 h 97"/>
                              <a:gd name="T4" fmla="+- 0 10041 10011"/>
                              <a:gd name="T5" fmla="*/ T4 w 97"/>
                              <a:gd name="T6" fmla="+- 0 209 205"/>
                              <a:gd name="T7" fmla="*/ 209 h 97"/>
                              <a:gd name="T8" fmla="+- 0 10026 10011"/>
                              <a:gd name="T9" fmla="*/ T8 w 97"/>
                              <a:gd name="T10" fmla="+- 0 219 205"/>
                              <a:gd name="T11" fmla="*/ 219 h 97"/>
                              <a:gd name="T12" fmla="+- 0 10015 10011"/>
                              <a:gd name="T13" fmla="*/ T12 w 97"/>
                              <a:gd name="T14" fmla="+- 0 235 205"/>
                              <a:gd name="T15" fmla="*/ 235 h 97"/>
                              <a:gd name="T16" fmla="+- 0 10011 10011"/>
                              <a:gd name="T17" fmla="*/ T16 w 97"/>
                              <a:gd name="T18" fmla="+- 0 254 205"/>
                              <a:gd name="T19" fmla="*/ 254 h 97"/>
                              <a:gd name="T20" fmla="+- 0 10015 10011"/>
                              <a:gd name="T21" fmla="*/ T20 w 97"/>
                              <a:gd name="T22" fmla="+- 0 272 205"/>
                              <a:gd name="T23" fmla="*/ 272 h 97"/>
                              <a:gd name="T24" fmla="+- 0 10026 10011"/>
                              <a:gd name="T25" fmla="*/ T24 w 97"/>
                              <a:gd name="T26" fmla="+- 0 288 205"/>
                              <a:gd name="T27" fmla="*/ 288 h 97"/>
                              <a:gd name="T28" fmla="+- 0 10041 10011"/>
                              <a:gd name="T29" fmla="*/ T28 w 97"/>
                              <a:gd name="T30" fmla="+- 0 298 205"/>
                              <a:gd name="T31" fmla="*/ 298 h 97"/>
                              <a:gd name="T32" fmla="+- 0 10060 10011"/>
                              <a:gd name="T33" fmla="*/ T32 w 97"/>
                              <a:gd name="T34" fmla="+- 0 302 205"/>
                              <a:gd name="T35" fmla="*/ 302 h 97"/>
                              <a:gd name="T36" fmla="+- 0 10079 10011"/>
                              <a:gd name="T37" fmla="*/ T36 w 97"/>
                              <a:gd name="T38" fmla="+- 0 298 205"/>
                              <a:gd name="T39" fmla="*/ 298 h 97"/>
                              <a:gd name="T40" fmla="+- 0 10094 10011"/>
                              <a:gd name="T41" fmla="*/ T40 w 97"/>
                              <a:gd name="T42" fmla="+- 0 288 205"/>
                              <a:gd name="T43" fmla="*/ 288 h 97"/>
                              <a:gd name="T44" fmla="+- 0 10105 10011"/>
                              <a:gd name="T45" fmla="*/ T44 w 97"/>
                              <a:gd name="T46" fmla="+- 0 272 205"/>
                              <a:gd name="T47" fmla="*/ 272 h 97"/>
                              <a:gd name="T48" fmla="+- 0 10108 10011"/>
                              <a:gd name="T49" fmla="*/ T48 w 97"/>
                              <a:gd name="T50" fmla="+- 0 254 205"/>
                              <a:gd name="T51" fmla="*/ 254 h 97"/>
                              <a:gd name="T52" fmla="+- 0 10105 10011"/>
                              <a:gd name="T53" fmla="*/ T52 w 97"/>
                              <a:gd name="T54" fmla="+- 0 235 205"/>
                              <a:gd name="T55" fmla="*/ 235 h 97"/>
                              <a:gd name="T56" fmla="+- 0 10094 10011"/>
                              <a:gd name="T57" fmla="*/ T56 w 97"/>
                              <a:gd name="T58" fmla="+- 0 219 205"/>
                              <a:gd name="T59" fmla="*/ 219 h 97"/>
                              <a:gd name="T60" fmla="+- 0 10079 10011"/>
                              <a:gd name="T61" fmla="*/ T60 w 97"/>
                              <a:gd name="T62" fmla="+- 0 209 205"/>
                              <a:gd name="T63" fmla="*/ 209 h 97"/>
                              <a:gd name="T64" fmla="+- 0 10060 10011"/>
                              <a:gd name="T65" fmla="*/ T64 w 97"/>
                              <a:gd name="T66" fmla="+- 0 205 205"/>
                              <a:gd name="T67" fmla="*/ 205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49" y="0"/>
                                </a:moveTo>
                                <a:lnTo>
                                  <a:pt x="30" y="4"/>
                                </a:lnTo>
                                <a:lnTo>
                                  <a:pt x="15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9"/>
                                </a:lnTo>
                                <a:lnTo>
                                  <a:pt x="4" y="67"/>
                                </a:lnTo>
                                <a:lnTo>
                                  <a:pt x="15" y="83"/>
                                </a:lnTo>
                                <a:lnTo>
                                  <a:pt x="30" y="93"/>
                                </a:lnTo>
                                <a:lnTo>
                                  <a:pt x="49" y="97"/>
                                </a:lnTo>
                                <a:lnTo>
                                  <a:pt x="68" y="93"/>
                                </a:lnTo>
                                <a:lnTo>
                                  <a:pt x="83" y="83"/>
                                </a:lnTo>
                                <a:lnTo>
                                  <a:pt x="94" y="67"/>
                                </a:lnTo>
                                <a:lnTo>
                                  <a:pt x="97" y="49"/>
                                </a:lnTo>
                                <a:lnTo>
                                  <a:pt x="94" y="30"/>
                                </a:lnTo>
                                <a:lnTo>
                                  <a:pt x="83" y="14"/>
                                </a:lnTo>
                                <a:lnTo>
                                  <a:pt x="68" y="4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F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29"/>
                        <wps:cNvSpPr>
                          <a:spLocks/>
                        </wps:cNvSpPr>
                        <wps:spPr bwMode="auto">
                          <a:xfrm>
                            <a:off x="10011" y="205"/>
                            <a:ext cx="97" cy="97"/>
                          </a:xfrm>
                          <a:custGeom>
                            <a:avLst/>
                            <a:gdLst>
                              <a:gd name="T0" fmla="+- 0 10011 10011"/>
                              <a:gd name="T1" fmla="*/ T0 w 97"/>
                              <a:gd name="T2" fmla="+- 0 254 205"/>
                              <a:gd name="T3" fmla="*/ 254 h 97"/>
                              <a:gd name="T4" fmla="+- 0 10015 10011"/>
                              <a:gd name="T5" fmla="*/ T4 w 97"/>
                              <a:gd name="T6" fmla="+- 0 235 205"/>
                              <a:gd name="T7" fmla="*/ 235 h 97"/>
                              <a:gd name="T8" fmla="+- 0 10026 10011"/>
                              <a:gd name="T9" fmla="*/ T8 w 97"/>
                              <a:gd name="T10" fmla="+- 0 219 205"/>
                              <a:gd name="T11" fmla="*/ 219 h 97"/>
                              <a:gd name="T12" fmla="+- 0 10041 10011"/>
                              <a:gd name="T13" fmla="*/ T12 w 97"/>
                              <a:gd name="T14" fmla="+- 0 209 205"/>
                              <a:gd name="T15" fmla="*/ 209 h 97"/>
                              <a:gd name="T16" fmla="+- 0 10060 10011"/>
                              <a:gd name="T17" fmla="*/ T16 w 97"/>
                              <a:gd name="T18" fmla="+- 0 205 205"/>
                              <a:gd name="T19" fmla="*/ 205 h 97"/>
                              <a:gd name="T20" fmla="+- 0 10079 10011"/>
                              <a:gd name="T21" fmla="*/ T20 w 97"/>
                              <a:gd name="T22" fmla="+- 0 209 205"/>
                              <a:gd name="T23" fmla="*/ 209 h 97"/>
                              <a:gd name="T24" fmla="+- 0 10094 10011"/>
                              <a:gd name="T25" fmla="*/ T24 w 97"/>
                              <a:gd name="T26" fmla="+- 0 219 205"/>
                              <a:gd name="T27" fmla="*/ 219 h 97"/>
                              <a:gd name="T28" fmla="+- 0 10105 10011"/>
                              <a:gd name="T29" fmla="*/ T28 w 97"/>
                              <a:gd name="T30" fmla="+- 0 235 205"/>
                              <a:gd name="T31" fmla="*/ 235 h 97"/>
                              <a:gd name="T32" fmla="+- 0 10108 10011"/>
                              <a:gd name="T33" fmla="*/ T32 w 97"/>
                              <a:gd name="T34" fmla="+- 0 254 205"/>
                              <a:gd name="T35" fmla="*/ 254 h 97"/>
                              <a:gd name="T36" fmla="+- 0 10105 10011"/>
                              <a:gd name="T37" fmla="*/ T36 w 97"/>
                              <a:gd name="T38" fmla="+- 0 272 205"/>
                              <a:gd name="T39" fmla="*/ 272 h 97"/>
                              <a:gd name="T40" fmla="+- 0 10094 10011"/>
                              <a:gd name="T41" fmla="*/ T40 w 97"/>
                              <a:gd name="T42" fmla="+- 0 288 205"/>
                              <a:gd name="T43" fmla="*/ 288 h 97"/>
                              <a:gd name="T44" fmla="+- 0 10079 10011"/>
                              <a:gd name="T45" fmla="*/ T44 w 97"/>
                              <a:gd name="T46" fmla="+- 0 298 205"/>
                              <a:gd name="T47" fmla="*/ 298 h 97"/>
                              <a:gd name="T48" fmla="+- 0 10060 10011"/>
                              <a:gd name="T49" fmla="*/ T48 w 97"/>
                              <a:gd name="T50" fmla="+- 0 302 205"/>
                              <a:gd name="T51" fmla="*/ 302 h 97"/>
                              <a:gd name="T52" fmla="+- 0 10041 10011"/>
                              <a:gd name="T53" fmla="*/ T52 w 97"/>
                              <a:gd name="T54" fmla="+- 0 298 205"/>
                              <a:gd name="T55" fmla="*/ 298 h 97"/>
                              <a:gd name="T56" fmla="+- 0 10026 10011"/>
                              <a:gd name="T57" fmla="*/ T56 w 97"/>
                              <a:gd name="T58" fmla="+- 0 288 205"/>
                              <a:gd name="T59" fmla="*/ 288 h 97"/>
                              <a:gd name="T60" fmla="+- 0 10015 10011"/>
                              <a:gd name="T61" fmla="*/ T60 w 97"/>
                              <a:gd name="T62" fmla="+- 0 272 205"/>
                              <a:gd name="T63" fmla="*/ 272 h 97"/>
                              <a:gd name="T64" fmla="+- 0 10011 10011"/>
                              <a:gd name="T65" fmla="*/ T64 w 97"/>
                              <a:gd name="T66" fmla="+- 0 254 205"/>
                              <a:gd name="T67" fmla="*/ 254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0" y="49"/>
                                </a:moveTo>
                                <a:lnTo>
                                  <a:pt x="4" y="30"/>
                                </a:lnTo>
                                <a:lnTo>
                                  <a:pt x="15" y="14"/>
                                </a:lnTo>
                                <a:lnTo>
                                  <a:pt x="30" y="4"/>
                                </a:lnTo>
                                <a:lnTo>
                                  <a:pt x="49" y="0"/>
                                </a:lnTo>
                                <a:lnTo>
                                  <a:pt x="68" y="4"/>
                                </a:lnTo>
                                <a:lnTo>
                                  <a:pt x="83" y="14"/>
                                </a:lnTo>
                                <a:lnTo>
                                  <a:pt x="94" y="30"/>
                                </a:lnTo>
                                <a:lnTo>
                                  <a:pt x="97" y="49"/>
                                </a:lnTo>
                                <a:lnTo>
                                  <a:pt x="94" y="67"/>
                                </a:lnTo>
                                <a:lnTo>
                                  <a:pt x="83" y="83"/>
                                </a:lnTo>
                                <a:lnTo>
                                  <a:pt x="68" y="93"/>
                                </a:lnTo>
                                <a:lnTo>
                                  <a:pt x="49" y="97"/>
                                </a:lnTo>
                                <a:lnTo>
                                  <a:pt x="30" y="93"/>
                                </a:lnTo>
                                <a:lnTo>
                                  <a:pt x="15" y="83"/>
                                </a:lnTo>
                                <a:lnTo>
                                  <a:pt x="4" y="67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721F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8"/>
                        <wps:cNvSpPr>
                          <a:spLocks/>
                        </wps:cNvSpPr>
                        <wps:spPr bwMode="auto">
                          <a:xfrm>
                            <a:off x="10147" y="309"/>
                            <a:ext cx="87" cy="87"/>
                          </a:xfrm>
                          <a:custGeom>
                            <a:avLst/>
                            <a:gdLst>
                              <a:gd name="T0" fmla="+- 0 10190 10147"/>
                              <a:gd name="T1" fmla="*/ T0 w 87"/>
                              <a:gd name="T2" fmla="+- 0 309 309"/>
                              <a:gd name="T3" fmla="*/ 309 h 87"/>
                              <a:gd name="T4" fmla="+- 0 10174 10147"/>
                              <a:gd name="T5" fmla="*/ T4 w 87"/>
                              <a:gd name="T6" fmla="+- 0 313 309"/>
                              <a:gd name="T7" fmla="*/ 313 h 87"/>
                              <a:gd name="T8" fmla="+- 0 10160 10147"/>
                              <a:gd name="T9" fmla="*/ T8 w 87"/>
                              <a:gd name="T10" fmla="+- 0 322 309"/>
                              <a:gd name="T11" fmla="*/ 322 h 87"/>
                              <a:gd name="T12" fmla="+- 0 10151 10147"/>
                              <a:gd name="T13" fmla="*/ T12 w 87"/>
                              <a:gd name="T14" fmla="+- 0 335 309"/>
                              <a:gd name="T15" fmla="*/ 335 h 87"/>
                              <a:gd name="T16" fmla="+- 0 10147 10147"/>
                              <a:gd name="T17" fmla="*/ T16 w 87"/>
                              <a:gd name="T18" fmla="+- 0 352 309"/>
                              <a:gd name="T19" fmla="*/ 352 h 87"/>
                              <a:gd name="T20" fmla="+- 0 10151 10147"/>
                              <a:gd name="T21" fmla="*/ T20 w 87"/>
                              <a:gd name="T22" fmla="+- 0 369 309"/>
                              <a:gd name="T23" fmla="*/ 369 h 87"/>
                              <a:gd name="T24" fmla="+- 0 10160 10147"/>
                              <a:gd name="T25" fmla="*/ T24 w 87"/>
                              <a:gd name="T26" fmla="+- 0 383 309"/>
                              <a:gd name="T27" fmla="*/ 383 h 87"/>
                              <a:gd name="T28" fmla="+- 0 10174 10147"/>
                              <a:gd name="T29" fmla="*/ T28 w 87"/>
                              <a:gd name="T30" fmla="+- 0 392 309"/>
                              <a:gd name="T31" fmla="*/ 392 h 87"/>
                              <a:gd name="T32" fmla="+- 0 10190 10147"/>
                              <a:gd name="T33" fmla="*/ T32 w 87"/>
                              <a:gd name="T34" fmla="+- 0 395 309"/>
                              <a:gd name="T35" fmla="*/ 395 h 87"/>
                              <a:gd name="T36" fmla="+- 0 10207 10147"/>
                              <a:gd name="T37" fmla="*/ T36 w 87"/>
                              <a:gd name="T38" fmla="+- 0 392 309"/>
                              <a:gd name="T39" fmla="*/ 392 h 87"/>
                              <a:gd name="T40" fmla="+- 0 10221 10147"/>
                              <a:gd name="T41" fmla="*/ T40 w 87"/>
                              <a:gd name="T42" fmla="+- 0 383 309"/>
                              <a:gd name="T43" fmla="*/ 383 h 87"/>
                              <a:gd name="T44" fmla="+- 0 10230 10147"/>
                              <a:gd name="T45" fmla="*/ T44 w 87"/>
                              <a:gd name="T46" fmla="+- 0 369 309"/>
                              <a:gd name="T47" fmla="*/ 369 h 87"/>
                              <a:gd name="T48" fmla="+- 0 10233 10147"/>
                              <a:gd name="T49" fmla="*/ T48 w 87"/>
                              <a:gd name="T50" fmla="+- 0 352 309"/>
                              <a:gd name="T51" fmla="*/ 352 h 87"/>
                              <a:gd name="T52" fmla="+- 0 10230 10147"/>
                              <a:gd name="T53" fmla="*/ T52 w 87"/>
                              <a:gd name="T54" fmla="+- 0 335 309"/>
                              <a:gd name="T55" fmla="*/ 335 h 87"/>
                              <a:gd name="T56" fmla="+- 0 10221 10147"/>
                              <a:gd name="T57" fmla="*/ T56 w 87"/>
                              <a:gd name="T58" fmla="+- 0 322 309"/>
                              <a:gd name="T59" fmla="*/ 322 h 87"/>
                              <a:gd name="T60" fmla="+- 0 10207 10147"/>
                              <a:gd name="T61" fmla="*/ T60 w 87"/>
                              <a:gd name="T62" fmla="+- 0 313 309"/>
                              <a:gd name="T63" fmla="*/ 313 h 87"/>
                              <a:gd name="T64" fmla="+- 0 10190 10147"/>
                              <a:gd name="T65" fmla="*/ T64 w 87"/>
                              <a:gd name="T66" fmla="+- 0 309 309"/>
                              <a:gd name="T67" fmla="*/ 30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43" y="0"/>
                                </a:moveTo>
                                <a:lnTo>
                                  <a:pt x="27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6"/>
                                </a:lnTo>
                                <a:lnTo>
                                  <a:pt x="0" y="43"/>
                                </a:lnTo>
                                <a:lnTo>
                                  <a:pt x="4" y="60"/>
                                </a:lnTo>
                                <a:lnTo>
                                  <a:pt x="13" y="74"/>
                                </a:lnTo>
                                <a:lnTo>
                                  <a:pt x="27" y="83"/>
                                </a:lnTo>
                                <a:lnTo>
                                  <a:pt x="43" y="86"/>
                                </a:lnTo>
                                <a:lnTo>
                                  <a:pt x="60" y="83"/>
                                </a:lnTo>
                                <a:lnTo>
                                  <a:pt x="74" y="74"/>
                                </a:lnTo>
                                <a:lnTo>
                                  <a:pt x="83" y="60"/>
                                </a:lnTo>
                                <a:lnTo>
                                  <a:pt x="86" y="43"/>
                                </a:lnTo>
                                <a:lnTo>
                                  <a:pt x="83" y="26"/>
                                </a:lnTo>
                                <a:lnTo>
                                  <a:pt x="74" y="13"/>
                                </a:lnTo>
                                <a:lnTo>
                                  <a:pt x="60" y="4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2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7"/>
                        <wps:cNvSpPr>
                          <a:spLocks/>
                        </wps:cNvSpPr>
                        <wps:spPr bwMode="auto">
                          <a:xfrm>
                            <a:off x="10147" y="309"/>
                            <a:ext cx="87" cy="87"/>
                          </a:xfrm>
                          <a:custGeom>
                            <a:avLst/>
                            <a:gdLst>
                              <a:gd name="T0" fmla="+- 0 10147 10147"/>
                              <a:gd name="T1" fmla="*/ T0 w 87"/>
                              <a:gd name="T2" fmla="+- 0 352 309"/>
                              <a:gd name="T3" fmla="*/ 352 h 87"/>
                              <a:gd name="T4" fmla="+- 0 10151 10147"/>
                              <a:gd name="T5" fmla="*/ T4 w 87"/>
                              <a:gd name="T6" fmla="+- 0 335 309"/>
                              <a:gd name="T7" fmla="*/ 335 h 87"/>
                              <a:gd name="T8" fmla="+- 0 10160 10147"/>
                              <a:gd name="T9" fmla="*/ T8 w 87"/>
                              <a:gd name="T10" fmla="+- 0 322 309"/>
                              <a:gd name="T11" fmla="*/ 322 h 87"/>
                              <a:gd name="T12" fmla="+- 0 10174 10147"/>
                              <a:gd name="T13" fmla="*/ T12 w 87"/>
                              <a:gd name="T14" fmla="+- 0 313 309"/>
                              <a:gd name="T15" fmla="*/ 313 h 87"/>
                              <a:gd name="T16" fmla="+- 0 10190 10147"/>
                              <a:gd name="T17" fmla="*/ T16 w 87"/>
                              <a:gd name="T18" fmla="+- 0 309 309"/>
                              <a:gd name="T19" fmla="*/ 309 h 87"/>
                              <a:gd name="T20" fmla="+- 0 10207 10147"/>
                              <a:gd name="T21" fmla="*/ T20 w 87"/>
                              <a:gd name="T22" fmla="+- 0 313 309"/>
                              <a:gd name="T23" fmla="*/ 313 h 87"/>
                              <a:gd name="T24" fmla="+- 0 10221 10147"/>
                              <a:gd name="T25" fmla="*/ T24 w 87"/>
                              <a:gd name="T26" fmla="+- 0 322 309"/>
                              <a:gd name="T27" fmla="*/ 322 h 87"/>
                              <a:gd name="T28" fmla="+- 0 10230 10147"/>
                              <a:gd name="T29" fmla="*/ T28 w 87"/>
                              <a:gd name="T30" fmla="+- 0 335 309"/>
                              <a:gd name="T31" fmla="*/ 335 h 87"/>
                              <a:gd name="T32" fmla="+- 0 10233 10147"/>
                              <a:gd name="T33" fmla="*/ T32 w 87"/>
                              <a:gd name="T34" fmla="+- 0 352 309"/>
                              <a:gd name="T35" fmla="*/ 352 h 87"/>
                              <a:gd name="T36" fmla="+- 0 10230 10147"/>
                              <a:gd name="T37" fmla="*/ T36 w 87"/>
                              <a:gd name="T38" fmla="+- 0 369 309"/>
                              <a:gd name="T39" fmla="*/ 369 h 87"/>
                              <a:gd name="T40" fmla="+- 0 10221 10147"/>
                              <a:gd name="T41" fmla="*/ T40 w 87"/>
                              <a:gd name="T42" fmla="+- 0 383 309"/>
                              <a:gd name="T43" fmla="*/ 383 h 87"/>
                              <a:gd name="T44" fmla="+- 0 10207 10147"/>
                              <a:gd name="T45" fmla="*/ T44 w 87"/>
                              <a:gd name="T46" fmla="+- 0 392 309"/>
                              <a:gd name="T47" fmla="*/ 392 h 87"/>
                              <a:gd name="T48" fmla="+- 0 10190 10147"/>
                              <a:gd name="T49" fmla="*/ T48 w 87"/>
                              <a:gd name="T50" fmla="+- 0 395 309"/>
                              <a:gd name="T51" fmla="*/ 395 h 87"/>
                              <a:gd name="T52" fmla="+- 0 10174 10147"/>
                              <a:gd name="T53" fmla="*/ T52 w 87"/>
                              <a:gd name="T54" fmla="+- 0 392 309"/>
                              <a:gd name="T55" fmla="*/ 392 h 87"/>
                              <a:gd name="T56" fmla="+- 0 10160 10147"/>
                              <a:gd name="T57" fmla="*/ T56 w 87"/>
                              <a:gd name="T58" fmla="+- 0 383 309"/>
                              <a:gd name="T59" fmla="*/ 383 h 87"/>
                              <a:gd name="T60" fmla="+- 0 10151 10147"/>
                              <a:gd name="T61" fmla="*/ T60 w 87"/>
                              <a:gd name="T62" fmla="+- 0 369 309"/>
                              <a:gd name="T63" fmla="*/ 369 h 87"/>
                              <a:gd name="T64" fmla="+- 0 10147 10147"/>
                              <a:gd name="T65" fmla="*/ T64 w 87"/>
                              <a:gd name="T66" fmla="+- 0 352 309"/>
                              <a:gd name="T67" fmla="*/ 35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0" y="43"/>
                                </a:moveTo>
                                <a:lnTo>
                                  <a:pt x="4" y="26"/>
                                </a:lnTo>
                                <a:lnTo>
                                  <a:pt x="13" y="13"/>
                                </a:lnTo>
                                <a:lnTo>
                                  <a:pt x="27" y="4"/>
                                </a:lnTo>
                                <a:lnTo>
                                  <a:pt x="43" y="0"/>
                                </a:lnTo>
                                <a:lnTo>
                                  <a:pt x="60" y="4"/>
                                </a:lnTo>
                                <a:lnTo>
                                  <a:pt x="74" y="13"/>
                                </a:lnTo>
                                <a:lnTo>
                                  <a:pt x="83" y="26"/>
                                </a:lnTo>
                                <a:lnTo>
                                  <a:pt x="86" y="43"/>
                                </a:lnTo>
                                <a:lnTo>
                                  <a:pt x="83" y="60"/>
                                </a:lnTo>
                                <a:lnTo>
                                  <a:pt x="74" y="74"/>
                                </a:lnTo>
                                <a:lnTo>
                                  <a:pt x="60" y="83"/>
                                </a:lnTo>
                                <a:lnTo>
                                  <a:pt x="43" y="86"/>
                                </a:lnTo>
                                <a:lnTo>
                                  <a:pt x="27" y="83"/>
                                </a:lnTo>
                                <a:lnTo>
                                  <a:pt x="13" y="74"/>
                                </a:lnTo>
                                <a:lnTo>
                                  <a:pt x="4" y="60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9F2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26"/>
                        <wps:cNvSpPr>
                          <a:spLocks/>
                        </wps:cNvSpPr>
                        <wps:spPr bwMode="auto">
                          <a:xfrm>
                            <a:off x="9702" y="446"/>
                            <a:ext cx="68" cy="68"/>
                          </a:xfrm>
                          <a:custGeom>
                            <a:avLst/>
                            <a:gdLst>
                              <a:gd name="T0" fmla="+- 0 9736 9702"/>
                              <a:gd name="T1" fmla="*/ T0 w 68"/>
                              <a:gd name="T2" fmla="+- 0 446 446"/>
                              <a:gd name="T3" fmla="*/ 446 h 68"/>
                              <a:gd name="T4" fmla="+- 0 9723 9702"/>
                              <a:gd name="T5" fmla="*/ T4 w 68"/>
                              <a:gd name="T6" fmla="+- 0 449 446"/>
                              <a:gd name="T7" fmla="*/ 449 h 68"/>
                              <a:gd name="T8" fmla="+- 0 9712 9702"/>
                              <a:gd name="T9" fmla="*/ T8 w 68"/>
                              <a:gd name="T10" fmla="+- 0 456 446"/>
                              <a:gd name="T11" fmla="*/ 456 h 68"/>
                              <a:gd name="T12" fmla="+- 0 9705 9702"/>
                              <a:gd name="T13" fmla="*/ T12 w 68"/>
                              <a:gd name="T14" fmla="+- 0 467 446"/>
                              <a:gd name="T15" fmla="*/ 467 h 68"/>
                              <a:gd name="T16" fmla="+- 0 9702 9702"/>
                              <a:gd name="T17" fmla="*/ T16 w 68"/>
                              <a:gd name="T18" fmla="+- 0 480 446"/>
                              <a:gd name="T19" fmla="*/ 480 h 68"/>
                              <a:gd name="T20" fmla="+- 0 9705 9702"/>
                              <a:gd name="T21" fmla="*/ T20 w 68"/>
                              <a:gd name="T22" fmla="+- 0 493 446"/>
                              <a:gd name="T23" fmla="*/ 493 h 68"/>
                              <a:gd name="T24" fmla="+- 0 9712 9702"/>
                              <a:gd name="T25" fmla="*/ T24 w 68"/>
                              <a:gd name="T26" fmla="+- 0 504 446"/>
                              <a:gd name="T27" fmla="*/ 504 h 68"/>
                              <a:gd name="T28" fmla="+- 0 9723 9702"/>
                              <a:gd name="T29" fmla="*/ T28 w 68"/>
                              <a:gd name="T30" fmla="+- 0 511 446"/>
                              <a:gd name="T31" fmla="*/ 511 h 68"/>
                              <a:gd name="T32" fmla="+- 0 9736 9702"/>
                              <a:gd name="T33" fmla="*/ T32 w 68"/>
                              <a:gd name="T34" fmla="+- 0 514 446"/>
                              <a:gd name="T35" fmla="*/ 514 h 68"/>
                              <a:gd name="T36" fmla="+- 0 9749 9702"/>
                              <a:gd name="T37" fmla="*/ T36 w 68"/>
                              <a:gd name="T38" fmla="+- 0 511 446"/>
                              <a:gd name="T39" fmla="*/ 511 h 68"/>
                              <a:gd name="T40" fmla="+- 0 9760 9702"/>
                              <a:gd name="T41" fmla="*/ T40 w 68"/>
                              <a:gd name="T42" fmla="+- 0 504 446"/>
                              <a:gd name="T43" fmla="*/ 504 h 68"/>
                              <a:gd name="T44" fmla="+- 0 9767 9702"/>
                              <a:gd name="T45" fmla="*/ T44 w 68"/>
                              <a:gd name="T46" fmla="+- 0 493 446"/>
                              <a:gd name="T47" fmla="*/ 493 h 68"/>
                              <a:gd name="T48" fmla="+- 0 9770 9702"/>
                              <a:gd name="T49" fmla="*/ T48 w 68"/>
                              <a:gd name="T50" fmla="+- 0 480 446"/>
                              <a:gd name="T51" fmla="*/ 480 h 68"/>
                              <a:gd name="T52" fmla="+- 0 9767 9702"/>
                              <a:gd name="T53" fmla="*/ T52 w 68"/>
                              <a:gd name="T54" fmla="+- 0 467 446"/>
                              <a:gd name="T55" fmla="*/ 467 h 68"/>
                              <a:gd name="T56" fmla="+- 0 9760 9702"/>
                              <a:gd name="T57" fmla="*/ T56 w 68"/>
                              <a:gd name="T58" fmla="+- 0 456 446"/>
                              <a:gd name="T59" fmla="*/ 456 h 68"/>
                              <a:gd name="T60" fmla="+- 0 9749 9702"/>
                              <a:gd name="T61" fmla="*/ T60 w 68"/>
                              <a:gd name="T62" fmla="+- 0 449 446"/>
                              <a:gd name="T63" fmla="*/ 449 h 68"/>
                              <a:gd name="T64" fmla="+- 0 9736 9702"/>
                              <a:gd name="T65" fmla="*/ T64 w 68"/>
                              <a:gd name="T66" fmla="+- 0 446 446"/>
                              <a:gd name="T67" fmla="*/ 446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4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1" y="65"/>
                                </a:lnTo>
                                <a:lnTo>
                                  <a:pt x="34" y="68"/>
                                </a:lnTo>
                                <a:lnTo>
                                  <a:pt x="47" y="65"/>
                                </a:lnTo>
                                <a:lnTo>
                                  <a:pt x="58" y="58"/>
                                </a:lnTo>
                                <a:lnTo>
                                  <a:pt x="65" y="47"/>
                                </a:lnTo>
                                <a:lnTo>
                                  <a:pt x="68" y="34"/>
                                </a:lnTo>
                                <a:lnTo>
                                  <a:pt x="65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40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5"/>
                        <wps:cNvSpPr>
                          <a:spLocks/>
                        </wps:cNvSpPr>
                        <wps:spPr bwMode="auto">
                          <a:xfrm>
                            <a:off x="9702" y="446"/>
                            <a:ext cx="68" cy="68"/>
                          </a:xfrm>
                          <a:custGeom>
                            <a:avLst/>
                            <a:gdLst>
                              <a:gd name="T0" fmla="+- 0 9702 9702"/>
                              <a:gd name="T1" fmla="*/ T0 w 68"/>
                              <a:gd name="T2" fmla="+- 0 480 446"/>
                              <a:gd name="T3" fmla="*/ 480 h 68"/>
                              <a:gd name="T4" fmla="+- 0 9705 9702"/>
                              <a:gd name="T5" fmla="*/ T4 w 68"/>
                              <a:gd name="T6" fmla="+- 0 467 446"/>
                              <a:gd name="T7" fmla="*/ 467 h 68"/>
                              <a:gd name="T8" fmla="+- 0 9712 9702"/>
                              <a:gd name="T9" fmla="*/ T8 w 68"/>
                              <a:gd name="T10" fmla="+- 0 456 446"/>
                              <a:gd name="T11" fmla="*/ 456 h 68"/>
                              <a:gd name="T12" fmla="+- 0 9723 9702"/>
                              <a:gd name="T13" fmla="*/ T12 w 68"/>
                              <a:gd name="T14" fmla="+- 0 449 446"/>
                              <a:gd name="T15" fmla="*/ 449 h 68"/>
                              <a:gd name="T16" fmla="+- 0 9736 9702"/>
                              <a:gd name="T17" fmla="*/ T16 w 68"/>
                              <a:gd name="T18" fmla="+- 0 446 446"/>
                              <a:gd name="T19" fmla="*/ 446 h 68"/>
                              <a:gd name="T20" fmla="+- 0 9749 9702"/>
                              <a:gd name="T21" fmla="*/ T20 w 68"/>
                              <a:gd name="T22" fmla="+- 0 449 446"/>
                              <a:gd name="T23" fmla="*/ 449 h 68"/>
                              <a:gd name="T24" fmla="+- 0 9760 9702"/>
                              <a:gd name="T25" fmla="*/ T24 w 68"/>
                              <a:gd name="T26" fmla="+- 0 456 446"/>
                              <a:gd name="T27" fmla="*/ 456 h 68"/>
                              <a:gd name="T28" fmla="+- 0 9767 9702"/>
                              <a:gd name="T29" fmla="*/ T28 w 68"/>
                              <a:gd name="T30" fmla="+- 0 467 446"/>
                              <a:gd name="T31" fmla="*/ 467 h 68"/>
                              <a:gd name="T32" fmla="+- 0 9770 9702"/>
                              <a:gd name="T33" fmla="*/ T32 w 68"/>
                              <a:gd name="T34" fmla="+- 0 480 446"/>
                              <a:gd name="T35" fmla="*/ 480 h 68"/>
                              <a:gd name="T36" fmla="+- 0 9767 9702"/>
                              <a:gd name="T37" fmla="*/ T36 w 68"/>
                              <a:gd name="T38" fmla="+- 0 493 446"/>
                              <a:gd name="T39" fmla="*/ 493 h 68"/>
                              <a:gd name="T40" fmla="+- 0 9760 9702"/>
                              <a:gd name="T41" fmla="*/ T40 w 68"/>
                              <a:gd name="T42" fmla="+- 0 504 446"/>
                              <a:gd name="T43" fmla="*/ 504 h 68"/>
                              <a:gd name="T44" fmla="+- 0 9749 9702"/>
                              <a:gd name="T45" fmla="*/ T44 w 68"/>
                              <a:gd name="T46" fmla="+- 0 511 446"/>
                              <a:gd name="T47" fmla="*/ 511 h 68"/>
                              <a:gd name="T48" fmla="+- 0 9736 9702"/>
                              <a:gd name="T49" fmla="*/ T48 w 68"/>
                              <a:gd name="T50" fmla="+- 0 514 446"/>
                              <a:gd name="T51" fmla="*/ 514 h 68"/>
                              <a:gd name="T52" fmla="+- 0 9723 9702"/>
                              <a:gd name="T53" fmla="*/ T52 w 68"/>
                              <a:gd name="T54" fmla="+- 0 511 446"/>
                              <a:gd name="T55" fmla="*/ 511 h 68"/>
                              <a:gd name="T56" fmla="+- 0 9712 9702"/>
                              <a:gd name="T57" fmla="*/ T56 w 68"/>
                              <a:gd name="T58" fmla="+- 0 504 446"/>
                              <a:gd name="T59" fmla="*/ 504 h 68"/>
                              <a:gd name="T60" fmla="+- 0 9705 9702"/>
                              <a:gd name="T61" fmla="*/ T60 w 68"/>
                              <a:gd name="T62" fmla="+- 0 493 446"/>
                              <a:gd name="T63" fmla="*/ 493 h 68"/>
                              <a:gd name="T64" fmla="+- 0 9702 9702"/>
                              <a:gd name="T65" fmla="*/ T64 w 68"/>
                              <a:gd name="T66" fmla="+- 0 480 446"/>
                              <a:gd name="T67" fmla="*/ 480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0" y="34"/>
                                </a:moveTo>
                                <a:lnTo>
                                  <a:pt x="3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4" y="0"/>
                                </a:lnTo>
                                <a:lnTo>
                                  <a:pt x="47" y="3"/>
                                </a:lnTo>
                                <a:lnTo>
                                  <a:pt x="58" y="10"/>
                                </a:lnTo>
                                <a:lnTo>
                                  <a:pt x="65" y="21"/>
                                </a:lnTo>
                                <a:lnTo>
                                  <a:pt x="68" y="34"/>
                                </a:lnTo>
                                <a:lnTo>
                                  <a:pt x="65" y="47"/>
                                </a:lnTo>
                                <a:lnTo>
                                  <a:pt x="58" y="58"/>
                                </a:lnTo>
                                <a:lnTo>
                                  <a:pt x="47" y="65"/>
                                </a:lnTo>
                                <a:lnTo>
                                  <a:pt x="34" y="68"/>
                                </a:lnTo>
                                <a:lnTo>
                                  <a:pt x="21" y="65"/>
                                </a:lnTo>
                                <a:lnTo>
                                  <a:pt x="10" y="58"/>
                                </a:lnTo>
                                <a:lnTo>
                                  <a:pt x="3" y="47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CD40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24"/>
                        <wps:cNvSpPr>
                          <a:spLocks/>
                        </wps:cNvSpPr>
                        <wps:spPr bwMode="auto">
                          <a:xfrm>
                            <a:off x="9994" y="157"/>
                            <a:ext cx="83" cy="83"/>
                          </a:xfrm>
                          <a:custGeom>
                            <a:avLst/>
                            <a:gdLst>
                              <a:gd name="T0" fmla="+- 0 10036 9995"/>
                              <a:gd name="T1" fmla="*/ T0 w 83"/>
                              <a:gd name="T2" fmla="+- 0 157 157"/>
                              <a:gd name="T3" fmla="*/ 157 h 83"/>
                              <a:gd name="T4" fmla="+- 0 10020 9995"/>
                              <a:gd name="T5" fmla="*/ T4 w 83"/>
                              <a:gd name="T6" fmla="+- 0 160 157"/>
                              <a:gd name="T7" fmla="*/ 160 h 83"/>
                              <a:gd name="T8" fmla="+- 0 10007 9995"/>
                              <a:gd name="T9" fmla="*/ T8 w 83"/>
                              <a:gd name="T10" fmla="+- 0 169 157"/>
                              <a:gd name="T11" fmla="*/ 169 h 83"/>
                              <a:gd name="T12" fmla="+- 0 9998 9995"/>
                              <a:gd name="T13" fmla="*/ T12 w 83"/>
                              <a:gd name="T14" fmla="+- 0 182 157"/>
                              <a:gd name="T15" fmla="*/ 182 h 83"/>
                              <a:gd name="T16" fmla="+- 0 9995 9995"/>
                              <a:gd name="T17" fmla="*/ T16 w 83"/>
                              <a:gd name="T18" fmla="+- 0 199 157"/>
                              <a:gd name="T19" fmla="*/ 199 h 83"/>
                              <a:gd name="T20" fmla="+- 0 9998 9995"/>
                              <a:gd name="T21" fmla="*/ T20 w 83"/>
                              <a:gd name="T22" fmla="+- 0 215 157"/>
                              <a:gd name="T23" fmla="*/ 215 h 83"/>
                              <a:gd name="T24" fmla="+- 0 10007 9995"/>
                              <a:gd name="T25" fmla="*/ T24 w 83"/>
                              <a:gd name="T26" fmla="+- 0 228 157"/>
                              <a:gd name="T27" fmla="*/ 228 h 83"/>
                              <a:gd name="T28" fmla="+- 0 10020 9995"/>
                              <a:gd name="T29" fmla="*/ T28 w 83"/>
                              <a:gd name="T30" fmla="+- 0 237 157"/>
                              <a:gd name="T31" fmla="*/ 237 h 83"/>
                              <a:gd name="T32" fmla="+- 0 10036 9995"/>
                              <a:gd name="T33" fmla="*/ T32 w 83"/>
                              <a:gd name="T34" fmla="+- 0 240 157"/>
                              <a:gd name="T35" fmla="*/ 240 h 83"/>
                              <a:gd name="T36" fmla="+- 0 10052 9995"/>
                              <a:gd name="T37" fmla="*/ T36 w 83"/>
                              <a:gd name="T38" fmla="+- 0 237 157"/>
                              <a:gd name="T39" fmla="*/ 237 h 83"/>
                              <a:gd name="T40" fmla="+- 0 10065 9995"/>
                              <a:gd name="T41" fmla="*/ T40 w 83"/>
                              <a:gd name="T42" fmla="+- 0 228 157"/>
                              <a:gd name="T43" fmla="*/ 228 h 83"/>
                              <a:gd name="T44" fmla="+- 0 10074 9995"/>
                              <a:gd name="T45" fmla="*/ T44 w 83"/>
                              <a:gd name="T46" fmla="+- 0 215 157"/>
                              <a:gd name="T47" fmla="*/ 215 h 83"/>
                              <a:gd name="T48" fmla="+- 0 10077 9995"/>
                              <a:gd name="T49" fmla="*/ T48 w 83"/>
                              <a:gd name="T50" fmla="+- 0 199 157"/>
                              <a:gd name="T51" fmla="*/ 199 h 83"/>
                              <a:gd name="T52" fmla="+- 0 10074 9995"/>
                              <a:gd name="T53" fmla="*/ T52 w 83"/>
                              <a:gd name="T54" fmla="+- 0 182 157"/>
                              <a:gd name="T55" fmla="*/ 182 h 83"/>
                              <a:gd name="T56" fmla="+- 0 10065 9995"/>
                              <a:gd name="T57" fmla="*/ T56 w 83"/>
                              <a:gd name="T58" fmla="+- 0 169 157"/>
                              <a:gd name="T59" fmla="*/ 169 h 83"/>
                              <a:gd name="T60" fmla="+- 0 10052 9995"/>
                              <a:gd name="T61" fmla="*/ T60 w 83"/>
                              <a:gd name="T62" fmla="+- 0 160 157"/>
                              <a:gd name="T63" fmla="*/ 160 h 83"/>
                              <a:gd name="T64" fmla="+- 0 10036 9995"/>
                              <a:gd name="T65" fmla="*/ T64 w 83"/>
                              <a:gd name="T66" fmla="+- 0 157 157"/>
                              <a:gd name="T67" fmla="*/ 157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2"/>
                                </a:lnTo>
                                <a:lnTo>
                                  <a:pt x="3" y="58"/>
                                </a:lnTo>
                                <a:lnTo>
                                  <a:pt x="12" y="71"/>
                                </a:lnTo>
                                <a:lnTo>
                                  <a:pt x="25" y="80"/>
                                </a:lnTo>
                                <a:lnTo>
                                  <a:pt x="41" y="83"/>
                                </a:lnTo>
                                <a:lnTo>
                                  <a:pt x="57" y="80"/>
                                </a:lnTo>
                                <a:lnTo>
                                  <a:pt x="70" y="71"/>
                                </a:lnTo>
                                <a:lnTo>
                                  <a:pt x="79" y="58"/>
                                </a:lnTo>
                                <a:lnTo>
                                  <a:pt x="82" y="42"/>
                                </a:lnTo>
                                <a:lnTo>
                                  <a:pt x="79" y="25"/>
                                </a:lnTo>
                                <a:lnTo>
                                  <a:pt x="70" y="12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60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23"/>
                        <wps:cNvSpPr>
                          <a:spLocks/>
                        </wps:cNvSpPr>
                        <wps:spPr bwMode="auto">
                          <a:xfrm>
                            <a:off x="9994" y="157"/>
                            <a:ext cx="83" cy="83"/>
                          </a:xfrm>
                          <a:custGeom>
                            <a:avLst/>
                            <a:gdLst>
                              <a:gd name="T0" fmla="+- 0 9995 9995"/>
                              <a:gd name="T1" fmla="*/ T0 w 83"/>
                              <a:gd name="T2" fmla="+- 0 199 157"/>
                              <a:gd name="T3" fmla="*/ 199 h 83"/>
                              <a:gd name="T4" fmla="+- 0 9998 9995"/>
                              <a:gd name="T5" fmla="*/ T4 w 83"/>
                              <a:gd name="T6" fmla="+- 0 182 157"/>
                              <a:gd name="T7" fmla="*/ 182 h 83"/>
                              <a:gd name="T8" fmla="+- 0 10007 9995"/>
                              <a:gd name="T9" fmla="*/ T8 w 83"/>
                              <a:gd name="T10" fmla="+- 0 169 157"/>
                              <a:gd name="T11" fmla="*/ 169 h 83"/>
                              <a:gd name="T12" fmla="+- 0 10020 9995"/>
                              <a:gd name="T13" fmla="*/ T12 w 83"/>
                              <a:gd name="T14" fmla="+- 0 160 157"/>
                              <a:gd name="T15" fmla="*/ 160 h 83"/>
                              <a:gd name="T16" fmla="+- 0 10036 9995"/>
                              <a:gd name="T17" fmla="*/ T16 w 83"/>
                              <a:gd name="T18" fmla="+- 0 157 157"/>
                              <a:gd name="T19" fmla="*/ 157 h 83"/>
                              <a:gd name="T20" fmla="+- 0 10052 9995"/>
                              <a:gd name="T21" fmla="*/ T20 w 83"/>
                              <a:gd name="T22" fmla="+- 0 160 157"/>
                              <a:gd name="T23" fmla="*/ 160 h 83"/>
                              <a:gd name="T24" fmla="+- 0 10065 9995"/>
                              <a:gd name="T25" fmla="*/ T24 w 83"/>
                              <a:gd name="T26" fmla="+- 0 169 157"/>
                              <a:gd name="T27" fmla="*/ 169 h 83"/>
                              <a:gd name="T28" fmla="+- 0 10074 9995"/>
                              <a:gd name="T29" fmla="*/ T28 w 83"/>
                              <a:gd name="T30" fmla="+- 0 182 157"/>
                              <a:gd name="T31" fmla="*/ 182 h 83"/>
                              <a:gd name="T32" fmla="+- 0 10077 9995"/>
                              <a:gd name="T33" fmla="*/ T32 w 83"/>
                              <a:gd name="T34" fmla="+- 0 199 157"/>
                              <a:gd name="T35" fmla="*/ 199 h 83"/>
                              <a:gd name="T36" fmla="+- 0 10074 9995"/>
                              <a:gd name="T37" fmla="*/ T36 w 83"/>
                              <a:gd name="T38" fmla="+- 0 215 157"/>
                              <a:gd name="T39" fmla="*/ 215 h 83"/>
                              <a:gd name="T40" fmla="+- 0 10065 9995"/>
                              <a:gd name="T41" fmla="*/ T40 w 83"/>
                              <a:gd name="T42" fmla="+- 0 228 157"/>
                              <a:gd name="T43" fmla="*/ 228 h 83"/>
                              <a:gd name="T44" fmla="+- 0 10052 9995"/>
                              <a:gd name="T45" fmla="*/ T44 w 83"/>
                              <a:gd name="T46" fmla="+- 0 237 157"/>
                              <a:gd name="T47" fmla="*/ 237 h 83"/>
                              <a:gd name="T48" fmla="+- 0 10036 9995"/>
                              <a:gd name="T49" fmla="*/ T48 w 83"/>
                              <a:gd name="T50" fmla="+- 0 240 157"/>
                              <a:gd name="T51" fmla="*/ 240 h 83"/>
                              <a:gd name="T52" fmla="+- 0 10020 9995"/>
                              <a:gd name="T53" fmla="*/ T52 w 83"/>
                              <a:gd name="T54" fmla="+- 0 237 157"/>
                              <a:gd name="T55" fmla="*/ 237 h 83"/>
                              <a:gd name="T56" fmla="+- 0 10007 9995"/>
                              <a:gd name="T57" fmla="*/ T56 w 83"/>
                              <a:gd name="T58" fmla="+- 0 228 157"/>
                              <a:gd name="T59" fmla="*/ 228 h 83"/>
                              <a:gd name="T60" fmla="+- 0 9998 9995"/>
                              <a:gd name="T61" fmla="*/ T60 w 83"/>
                              <a:gd name="T62" fmla="+- 0 215 157"/>
                              <a:gd name="T63" fmla="*/ 215 h 83"/>
                              <a:gd name="T64" fmla="+- 0 9995 9995"/>
                              <a:gd name="T65" fmla="*/ T64 w 83"/>
                              <a:gd name="T66" fmla="+- 0 199 157"/>
                              <a:gd name="T67" fmla="*/ 199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0" y="42"/>
                                </a:move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1" y="0"/>
                                </a:lnTo>
                                <a:lnTo>
                                  <a:pt x="57" y="3"/>
                                </a:lnTo>
                                <a:lnTo>
                                  <a:pt x="70" y="12"/>
                                </a:lnTo>
                                <a:lnTo>
                                  <a:pt x="79" y="25"/>
                                </a:lnTo>
                                <a:lnTo>
                                  <a:pt x="82" y="42"/>
                                </a:lnTo>
                                <a:lnTo>
                                  <a:pt x="79" y="58"/>
                                </a:lnTo>
                                <a:lnTo>
                                  <a:pt x="70" y="71"/>
                                </a:lnTo>
                                <a:lnTo>
                                  <a:pt x="57" y="80"/>
                                </a:lnTo>
                                <a:lnTo>
                                  <a:pt x="41" y="83"/>
                                </a:lnTo>
                                <a:lnTo>
                                  <a:pt x="25" y="80"/>
                                </a:lnTo>
                                <a:lnTo>
                                  <a:pt x="12" y="71"/>
                                </a:lnTo>
                                <a:lnTo>
                                  <a:pt x="3" y="58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160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10" y="871"/>
                            <a:ext cx="11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Freeform 21"/>
                        <wps:cNvSpPr>
                          <a:spLocks/>
                        </wps:cNvSpPr>
                        <wps:spPr bwMode="auto">
                          <a:xfrm>
                            <a:off x="9860" y="420"/>
                            <a:ext cx="105" cy="105"/>
                          </a:xfrm>
                          <a:custGeom>
                            <a:avLst/>
                            <a:gdLst>
                              <a:gd name="T0" fmla="+- 0 9913 9860"/>
                              <a:gd name="T1" fmla="*/ T0 w 105"/>
                              <a:gd name="T2" fmla="+- 0 420 420"/>
                              <a:gd name="T3" fmla="*/ 420 h 105"/>
                              <a:gd name="T4" fmla="+- 0 9892 9860"/>
                              <a:gd name="T5" fmla="*/ T4 w 105"/>
                              <a:gd name="T6" fmla="+- 0 424 420"/>
                              <a:gd name="T7" fmla="*/ 424 h 105"/>
                              <a:gd name="T8" fmla="+- 0 9876 9860"/>
                              <a:gd name="T9" fmla="*/ T8 w 105"/>
                              <a:gd name="T10" fmla="+- 0 436 420"/>
                              <a:gd name="T11" fmla="*/ 436 h 105"/>
                              <a:gd name="T12" fmla="+- 0 9865 9860"/>
                              <a:gd name="T13" fmla="*/ T12 w 105"/>
                              <a:gd name="T14" fmla="+- 0 452 420"/>
                              <a:gd name="T15" fmla="*/ 452 h 105"/>
                              <a:gd name="T16" fmla="+- 0 9860 9860"/>
                              <a:gd name="T17" fmla="*/ T16 w 105"/>
                              <a:gd name="T18" fmla="+- 0 473 420"/>
                              <a:gd name="T19" fmla="*/ 473 h 105"/>
                              <a:gd name="T20" fmla="+- 0 9865 9860"/>
                              <a:gd name="T21" fmla="*/ T20 w 105"/>
                              <a:gd name="T22" fmla="+- 0 493 420"/>
                              <a:gd name="T23" fmla="*/ 493 h 105"/>
                              <a:gd name="T24" fmla="+- 0 9876 9860"/>
                              <a:gd name="T25" fmla="*/ T24 w 105"/>
                              <a:gd name="T26" fmla="+- 0 509 420"/>
                              <a:gd name="T27" fmla="*/ 509 h 105"/>
                              <a:gd name="T28" fmla="+- 0 9892 9860"/>
                              <a:gd name="T29" fmla="*/ T28 w 105"/>
                              <a:gd name="T30" fmla="+- 0 521 420"/>
                              <a:gd name="T31" fmla="*/ 521 h 105"/>
                              <a:gd name="T32" fmla="+- 0 9913 9860"/>
                              <a:gd name="T33" fmla="*/ T32 w 105"/>
                              <a:gd name="T34" fmla="+- 0 525 420"/>
                              <a:gd name="T35" fmla="*/ 525 h 105"/>
                              <a:gd name="T36" fmla="+- 0 9933 9860"/>
                              <a:gd name="T37" fmla="*/ T36 w 105"/>
                              <a:gd name="T38" fmla="+- 0 521 420"/>
                              <a:gd name="T39" fmla="*/ 521 h 105"/>
                              <a:gd name="T40" fmla="+- 0 9950 9860"/>
                              <a:gd name="T41" fmla="*/ T40 w 105"/>
                              <a:gd name="T42" fmla="+- 0 509 420"/>
                              <a:gd name="T43" fmla="*/ 509 h 105"/>
                              <a:gd name="T44" fmla="+- 0 9961 9860"/>
                              <a:gd name="T45" fmla="*/ T44 w 105"/>
                              <a:gd name="T46" fmla="+- 0 493 420"/>
                              <a:gd name="T47" fmla="*/ 493 h 105"/>
                              <a:gd name="T48" fmla="+- 0 9965 9860"/>
                              <a:gd name="T49" fmla="*/ T48 w 105"/>
                              <a:gd name="T50" fmla="+- 0 473 420"/>
                              <a:gd name="T51" fmla="*/ 473 h 105"/>
                              <a:gd name="T52" fmla="+- 0 9961 9860"/>
                              <a:gd name="T53" fmla="*/ T52 w 105"/>
                              <a:gd name="T54" fmla="+- 0 452 420"/>
                              <a:gd name="T55" fmla="*/ 452 h 105"/>
                              <a:gd name="T56" fmla="+- 0 9950 9860"/>
                              <a:gd name="T57" fmla="*/ T56 w 105"/>
                              <a:gd name="T58" fmla="+- 0 436 420"/>
                              <a:gd name="T59" fmla="*/ 436 h 105"/>
                              <a:gd name="T60" fmla="+- 0 9933 9860"/>
                              <a:gd name="T61" fmla="*/ T60 w 105"/>
                              <a:gd name="T62" fmla="+- 0 424 420"/>
                              <a:gd name="T63" fmla="*/ 424 h 105"/>
                              <a:gd name="T64" fmla="+- 0 9913 9860"/>
                              <a:gd name="T65" fmla="*/ T64 w 105"/>
                              <a:gd name="T66" fmla="+- 0 420 420"/>
                              <a:gd name="T67" fmla="*/ 420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53" y="0"/>
                                </a:moveTo>
                                <a:lnTo>
                                  <a:pt x="32" y="4"/>
                                </a:lnTo>
                                <a:lnTo>
                                  <a:pt x="16" y="16"/>
                                </a:lnTo>
                                <a:lnTo>
                                  <a:pt x="5" y="32"/>
                                </a:lnTo>
                                <a:lnTo>
                                  <a:pt x="0" y="53"/>
                                </a:lnTo>
                                <a:lnTo>
                                  <a:pt x="5" y="73"/>
                                </a:lnTo>
                                <a:lnTo>
                                  <a:pt x="16" y="89"/>
                                </a:lnTo>
                                <a:lnTo>
                                  <a:pt x="32" y="101"/>
                                </a:lnTo>
                                <a:lnTo>
                                  <a:pt x="53" y="105"/>
                                </a:lnTo>
                                <a:lnTo>
                                  <a:pt x="73" y="101"/>
                                </a:lnTo>
                                <a:lnTo>
                                  <a:pt x="90" y="89"/>
                                </a:lnTo>
                                <a:lnTo>
                                  <a:pt x="101" y="73"/>
                                </a:lnTo>
                                <a:lnTo>
                                  <a:pt x="105" y="53"/>
                                </a:lnTo>
                                <a:lnTo>
                                  <a:pt x="101" y="32"/>
                                </a:lnTo>
                                <a:lnTo>
                                  <a:pt x="90" y="16"/>
                                </a:lnTo>
                                <a:lnTo>
                                  <a:pt x="73" y="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9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0"/>
                        <wps:cNvSpPr>
                          <a:spLocks/>
                        </wps:cNvSpPr>
                        <wps:spPr bwMode="auto">
                          <a:xfrm>
                            <a:off x="9860" y="420"/>
                            <a:ext cx="105" cy="105"/>
                          </a:xfrm>
                          <a:custGeom>
                            <a:avLst/>
                            <a:gdLst>
                              <a:gd name="T0" fmla="+- 0 9860 9860"/>
                              <a:gd name="T1" fmla="*/ T0 w 105"/>
                              <a:gd name="T2" fmla="+- 0 473 420"/>
                              <a:gd name="T3" fmla="*/ 473 h 105"/>
                              <a:gd name="T4" fmla="+- 0 9865 9860"/>
                              <a:gd name="T5" fmla="*/ T4 w 105"/>
                              <a:gd name="T6" fmla="+- 0 452 420"/>
                              <a:gd name="T7" fmla="*/ 452 h 105"/>
                              <a:gd name="T8" fmla="+- 0 9876 9860"/>
                              <a:gd name="T9" fmla="*/ T8 w 105"/>
                              <a:gd name="T10" fmla="+- 0 436 420"/>
                              <a:gd name="T11" fmla="*/ 436 h 105"/>
                              <a:gd name="T12" fmla="+- 0 9892 9860"/>
                              <a:gd name="T13" fmla="*/ T12 w 105"/>
                              <a:gd name="T14" fmla="+- 0 424 420"/>
                              <a:gd name="T15" fmla="*/ 424 h 105"/>
                              <a:gd name="T16" fmla="+- 0 9913 9860"/>
                              <a:gd name="T17" fmla="*/ T16 w 105"/>
                              <a:gd name="T18" fmla="+- 0 420 420"/>
                              <a:gd name="T19" fmla="*/ 420 h 105"/>
                              <a:gd name="T20" fmla="+- 0 9933 9860"/>
                              <a:gd name="T21" fmla="*/ T20 w 105"/>
                              <a:gd name="T22" fmla="+- 0 424 420"/>
                              <a:gd name="T23" fmla="*/ 424 h 105"/>
                              <a:gd name="T24" fmla="+- 0 9950 9860"/>
                              <a:gd name="T25" fmla="*/ T24 w 105"/>
                              <a:gd name="T26" fmla="+- 0 436 420"/>
                              <a:gd name="T27" fmla="*/ 436 h 105"/>
                              <a:gd name="T28" fmla="+- 0 9961 9860"/>
                              <a:gd name="T29" fmla="*/ T28 w 105"/>
                              <a:gd name="T30" fmla="+- 0 452 420"/>
                              <a:gd name="T31" fmla="*/ 452 h 105"/>
                              <a:gd name="T32" fmla="+- 0 9965 9860"/>
                              <a:gd name="T33" fmla="*/ T32 w 105"/>
                              <a:gd name="T34" fmla="+- 0 473 420"/>
                              <a:gd name="T35" fmla="*/ 473 h 105"/>
                              <a:gd name="T36" fmla="+- 0 9961 9860"/>
                              <a:gd name="T37" fmla="*/ T36 w 105"/>
                              <a:gd name="T38" fmla="+- 0 493 420"/>
                              <a:gd name="T39" fmla="*/ 493 h 105"/>
                              <a:gd name="T40" fmla="+- 0 9950 9860"/>
                              <a:gd name="T41" fmla="*/ T40 w 105"/>
                              <a:gd name="T42" fmla="+- 0 509 420"/>
                              <a:gd name="T43" fmla="*/ 509 h 105"/>
                              <a:gd name="T44" fmla="+- 0 9933 9860"/>
                              <a:gd name="T45" fmla="*/ T44 w 105"/>
                              <a:gd name="T46" fmla="+- 0 521 420"/>
                              <a:gd name="T47" fmla="*/ 521 h 105"/>
                              <a:gd name="T48" fmla="+- 0 9913 9860"/>
                              <a:gd name="T49" fmla="*/ T48 w 105"/>
                              <a:gd name="T50" fmla="+- 0 525 420"/>
                              <a:gd name="T51" fmla="*/ 525 h 105"/>
                              <a:gd name="T52" fmla="+- 0 9892 9860"/>
                              <a:gd name="T53" fmla="*/ T52 w 105"/>
                              <a:gd name="T54" fmla="+- 0 521 420"/>
                              <a:gd name="T55" fmla="*/ 521 h 105"/>
                              <a:gd name="T56" fmla="+- 0 9876 9860"/>
                              <a:gd name="T57" fmla="*/ T56 w 105"/>
                              <a:gd name="T58" fmla="+- 0 509 420"/>
                              <a:gd name="T59" fmla="*/ 509 h 105"/>
                              <a:gd name="T60" fmla="+- 0 9865 9860"/>
                              <a:gd name="T61" fmla="*/ T60 w 105"/>
                              <a:gd name="T62" fmla="+- 0 493 420"/>
                              <a:gd name="T63" fmla="*/ 493 h 105"/>
                              <a:gd name="T64" fmla="+- 0 9860 9860"/>
                              <a:gd name="T65" fmla="*/ T64 w 105"/>
                              <a:gd name="T66" fmla="+- 0 473 420"/>
                              <a:gd name="T67" fmla="*/ 473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0" y="53"/>
                                </a:moveTo>
                                <a:lnTo>
                                  <a:pt x="5" y="32"/>
                                </a:lnTo>
                                <a:lnTo>
                                  <a:pt x="16" y="16"/>
                                </a:lnTo>
                                <a:lnTo>
                                  <a:pt x="32" y="4"/>
                                </a:lnTo>
                                <a:lnTo>
                                  <a:pt x="53" y="0"/>
                                </a:lnTo>
                                <a:lnTo>
                                  <a:pt x="73" y="4"/>
                                </a:lnTo>
                                <a:lnTo>
                                  <a:pt x="90" y="16"/>
                                </a:lnTo>
                                <a:lnTo>
                                  <a:pt x="101" y="32"/>
                                </a:lnTo>
                                <a:lnTo>
                                  <a:pt x="105" y="53"/>
                                </a:lnTo>
                                <a:lnTo>
                                  <a:pt x="101" y="73"/>
                                </a:lnTo>
                                <a:lnTo>
                                  <a:pt x="90" y="89"/>
                                </a:lnTo>
                                <a:lnTo>
                                  <a:pt x="73" y="101"/>
                                </a:lnTo>
                                <a:lnTo>
                                  <a:pt x="53" y="105"/>
                                </a:lnTo>
                                <a:lnTo>
                                  <a:pt x="32" y="101"/>
                                </a:lnTo>
                                <a:lnTo>
                                  <a:pt x="16" y="89"/>
                                </a:lnTo>
                                <a:lnTo>
                                  <a:pt x="5" y="73"/>
                                </a:lnTo>
                                <a:lnTo>
                                  <a:pt x="0" y="53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EC9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9"/>
                        <wps:cNvSpPr>
                          <a:spLocks/>
                        </wps:cNvSpPr>
                        <wps:spPr bwMode="auto">
                          <a:xfrm>
                            <a:off x="10900" y="977"/>
                            <a:ext cx="76" cy="76"/>
                          </a:xfrm>
                          <a:custGeom>
                            <a:avLst/>
                            <a:gdLst>
                              <a:gd name="T0" fmla="+- 0 10939 10901"/>
                              <a:gd name="T1" fmla="*/ T0 w 76"/>
                              <a:gd name="T2" fmla="+- 0 978 978"/>
                              <a:gd name="T3" fmla="*/ 978 h 76"/>
                              <a:gd name="T4" fmla="+- 0 10924 10901"/>
                              <a:gd name="T5" fmla="*/ T4 w 76"/>
                              <a:gd name="T6" fmla="+- 0 981 978"/>
                              <a:gd name="T7" fmla="*/ 981 h 76"/>
                              <a:gd name="T8" fmla="+- 0 10912 10901"/>
                              <a:gd name="T9" fmla="*/ T8 w 76"/>
                              <a:gd name="T10" fmla="+- 0 989 978"/>
                              <a:gd name="T11" fmla="*/ 989 h 76"/>
                              <a:gd name="T12" fmla="+- 0 10904 10901"/>
                              <a:gd name="T13" fmla="*/ T12 w 76"/>
                              <a:gd name="T14" fmla="+- 0 1001 978"/>
                              <a:gd name="T15" fmla="*/ 1001 h 76"/>
                              <a:gd name="T16" fmla="+- 0 10901 10901"/>
                              <a:gd name="T17" fmla="*/ T16 w 76"/>
                              <a:gd name="T18" fmla="+- 0 1016 978"/>
                              <a:gd name="T19" fmla="*/ 1016 h 76"/>
                              <a:gd name="T20" fmla="+- 0 10904 10901"/>
                              <a:gd name="T21" fmla="*/ T20 w 76"/>
                              <a:gd name="T22" fmla="+- 0 1030 978"/>
                              <a:gd name="T23" fmla="*/ 1030 h 76"/>
                              <a:gd name="T24" fmla="+- 0 10912 10901"/>
                              <a:gd name="T25" fmla="*/ T24 w 76"/>
                              <a:gd name="T26" fmla="+- 0 1042 978"/>
                              <a:gd name="T27" fmla="*/ 1042 h 76"/>
                              <a:gd name="T28" fmla="+- 0 10924 10901"/>
                              <a:gd name="T29" fmla="*/ T28 w 76"/>
                              <a:gd name="T30" fmla="+- 0 1050 978"/>
                              <a:gd name="T31" fmla="*/ 1050 h 76"/>
                              <a:gd name="T32" fmla="+- 0 10939 10901"/>
                              <a:gd name="T33" fmla="*/ T32 w 76"/>
                              <a:gd name="T34" fmla="+- 0 1053 978"/>
                              <a:gd name="T35" fmla="*/ 1053 h 76"/>
                              <a:gd name="T36" fmla="+- 0 10954 10901"/>
                              <a:gd name="T37" fmla="*/ T36 w 76"/>
                              <a:gd name="T38" fmla="+- 0 1050 978"/>
                              <a:gd name="T39" fmla="*/ 1050 h 76"/>
                              <a:gd name="T40" fmla="+- 0 10966 10901"/>
                              <a:gd name="T41" fmla="*/ T40 w 76"/>
                              <a:gd name="T42" fmla="+- 0 1042 978"/>
                              <a:gd name="T43" fmla="*/ 1042 h 76"/>
                              <a:gd name="T44" fmla="+- 0 10974 10901"/>
                              <a:gd name="T45" fmla="*/ T44 w 76"/>
                              <a:gd name="T46" fmla="+- 0 1030 978"/>
                              <a:gd name="T47" fmla="*/ 1030 h 76"/>
                              <a:gd name="T48" fmla="+- 0 10977 10901"/>
                              <a:gd name="T49" fmla="*/ T48 w 76"/>
                              <a:gd name="T50" fmla="+- 0 1016 978"/>
                              <a:gd name="T51" fmla="*/ 1016 h 76"/>
                              <a:gd name="T52" fmla="+- 0 10974 10901"/>
                              <a:gd name="T53" fmla="*/ T52 w 76"/>
                              <a:gd name="T54" fmla="+- 0 1001 978"/>
                              <a:gd name="T55" fmla="*/ 1001 h 76"/>
                              <a:gd name="T56" fmla="+- 0 10966 10901"/>
                              <a:gd name="T57" fmla="*/ T56 w 76"/>
                              <a:gd name="T58" fmla="+- 0 989 978"/>
                              <a:gd name="T59" fmla="*/ 989 h 76"/>
                              <a:gd name="T60" fmla="+- 0 10954 10901"/>
                              <a:gd name="T61" fmla="*/ T60 w 76"/>
                              <a:gd name="T62" fmla="+- 0 981 978"/>
                              <a:gd name="T63" fmla="*/ 981 h 76"/>
                              <a:gd name="T64" fmla="+- 0 10939 10901"/>
                              <a:gd name="T65" fmla="*/ T64 w 76"/>
                              <a:gd name="T66" fmla="+- 0 978 978"/>
                              <a:gd name="T67" fmla="*/ 978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38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2"/>
                                </a:lnTo>
                                <a:lnTo>
                                  <a:pt x="11" y="64"/>
                                </a:lnTo>
                                <a:lnTo>
                                  <a:pt x="23" y="72"/>
                                </a:lnTo>
                                <a:lnTo>
                                  <a:pt x="38" y="75"/>
                                </a:lnTo>
                                <a:lnTo>
                                  <a:pt x="53" y="72"/>
                                </a:lnTo>
                                <a:lnTo>
                                  <a:pt x="65" y="64"/>
                                </a:lnTo>
                                <a:lnTo>
                                  <a:pt x="73" y="52"/>
                                </a:lnTo>
                                <a:lnTo>
                                  <a:pt x="76" y="38"/>
                                </a:lnTo>
                                <a:lnTo>
                                  <a:pt x="73" y="23"/>
                                </a:lnTo>
                                <a:lnTo>
                                  <a:pt x="65" y="11"/>
                                </a:lnTo>
                                <a:lnTo>
                                  <a:pt x="53" y="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D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18"/>
                        <wps:cNvSpPr>
                          <a:spLocks/>
                        </wps:cNvSpPr>
                        <wps:spPr bwMode="auto">
                          <a:xfrm>
                            <a:off x="10900" y="977"/>
                            <a:ext cx="76" cy="76"/>
                          </a:xfrm>
                          <a:custGeom>
                            <a:avLst/>
                            <a:gdLst>
                              <a:gd name="T0" fmla="+- 0 10901 10901"/>
                              <a:gd name="T1" fmla="*/ T0 w 76"/>
                              <a:gd name="T2" fmla="+- 0 1016 978"/>
                              <a:gd name="T3" fmla="*/ 1016 h 76"/>
                              <a:gd name="T4" fmla="+- 0 10904 10901"/>
                              <a:gd name="T5" fmla="*/ T4 w 76"/>
                              <a:gd name="T6" fmla="+- 0 1001 978"/>
                              <a:gd name="T7" fmla="*/ 1001 h 76"/>
                              <a:gd name="T8" fmla="+- 0 10912 10901"/>
                              <a:gd name="T9" fmla="*/ T8 w 76"/>
                              <a:gd name="T10" fmla="+- 0 989 978"/>
                              <a:gd name="T11" fmla="*/ 989 h 76"/>
                              <a:gd name="T12" fmla="+- 0 10924 10901"/>
                              <a:gd name="T13" fmla="*/ T12 w 76"/>
                              <a:gd name="T14" fmla="+- 0 981 978"/>
                              <a:gd name="T15" fmla="*/ 981 h 76"/>
                              <a:gd name="T16" fmla="+- 0 10939 10901"/>
                              <a:gd name="T17" fmla="*/ T16 w 76"/>
                              <a:gd name="T18" fmla="+- 0 978 978"/>
                              <a:gd name="T19" fmla="*/ 978 h 76"/>
                              <a:gd name="T20" fmla="+- 0 10954 10901"/>
                              <a:gd name="T21" fmla="*/ T20 w 76"/>
                              <a:gd name="T22" fmla="+- 0 981 978"/>
                              <a:gd name="T23" fmla="*/ 981 h 76"/>
                              <a:gd name="T24" fmla="+- 0 10966 10901"/>
                              <a:gd name="T25" fmla="*/ T24 w 76"/>
                              <a:gd name="T26" fmla="+- 0 989 978"/>
                              <a:gd name="T27" fmla="*/ 989 h 76"/>
                              <a:gd name="T28" fmla="+- 0 10974 10901"/>
                              <a:gd name="T29" fmla="*/ T28 w 76"/>
                              <a:gd name="T30" fmla="+- 0 1001 978"/>
                              <a:gd name="T31" fmla="*/ 1001 h 76"/>
                              <a:gd name="T32" fmla="+- 0 10977 10901"/>
                              <a:gd name="T33" fmla="*/ T32 w 76"/>
                              <a:gd name="T34" fmla="+- 0 1016 978"/>
                              <a:gd name="T35" fmla="*/ 1016 h 76"/>
                              <a:gd name="T36" fmla="+- 0 10974 10901"/>
                              <a:gd name="T37" fmla="*/ T36 w 76"/>
                              <a:gd name="T38" fmla="+- 0 1030 978"/>
                              <a:gd name="T39" fmla="*/ 1030 h 76"/>
                              <a:gd name="T40" fmla="+- 0 10966 10901"/>
                              <a:gd name="T41" fmla="*/ T40 w 76"/>
                              <a:gd name="T42" fmla="+- 0 1042 978"/>
                              <a:gd name="T43" fmla="*/ 1042 h 76"/>
                              <a:gd name="T44" fmla="+- 0 10954 10901"/>
                              <a:gd name="T45" fmla="*/ T44 w 76"/>
                              <a:gd name="T46" fmla="+- 0 1050 978"/>
                              <a:gd name="T47" fmla="*/ 1050 h 76"/>
                              <a:gd name="T48" fmla="+- 0 10939 10901"/>
                              <a:gd name="T49" fmla="*/ T48 w 76"/>
                              <a:gd name="T50" fmla="+- 0 1053 978"/>
                              <a:gd name="T51" fmla="*/ 1053 h 76"/>
                              <a:gd name="T52" fmla="+- 0 10924 10901"/>
                              <a:gd name="T53" fmla="*/ T52 w 76"/>
                              <a:gd name="T54" fmla="+- 0 1050 978"/>
                              <a:gd name="T55" fmla="*/ 1050 h 76"/>
                              <a:gd name="T56" fmla="+- 0 10912 10901"/>
                              <a:gd name="T57" fmla="*/ T56 w 76"/>
                              <a:gd name="T58" fmla="+- 0 1042 978"/>
                              <a:gd name="T59" fmla="*/ 1042 h 76"/>
                              <a:gd name="T60" fmla="+- 0 10904 10901"/>
                              <a:gd name="T61" fmla="*/ T60 w 76"/>
                              <a:gd name="T62" fmla="+- 0 1030 978"/>
                              <a:gd name="T63" fmla="*/ 1030 h 76"/>
                              <a:gd name="T64" fmla="+- 0 10901 10901"/>
                              <a:gd name="T65" fmla="*/ T64 w 76"/>
                              <a:gd name="T66" fmla="+- 0 1016 978"/>
                              <a:gd name="T67" fmla="*/ 1016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0" y="38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3" y="3"/>
                                </a:lnTo>
                                <a:lnTo>
                                  <a:pt x="65" y="11"/>
                                </a:lnTo>
                                <a:lnTo>
                                  <a:pt x="73" y="23"/>
                                </a:lnTo>
                                <a:lnTo>
                                  <a:pt x="76" y="38"/>
                                </a:lnTo>
                                <a:lnTo>
                                  <a:pt x="73" y="52"/>
                                </a:lnTo>
                                <a:lnTo>
                                  <a:pt x="65" y="64"/>
                                </a:lnTo>
                                <a:lnTo>
                                  <a:pt x="53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noFill/>
                          <a:ln w="6927">
                            <a:solidFill>
                              <a:srgbClr val="FCFD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A10A10" id="Group 17" o:spid="_x0000_s1026" style="position:absolute;margin-left:471.95pt;margin-top:-9.25pt;width:89.75pt;height:89.75pt;z-index:15785472;mso-position-horizontal-relative:page" coordorigin="9439,-185" coordsize="1795,1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">
                <v:shape id="AutoShape 37" o:spid="_x0000_s1027" style="position:absolute;left:9438;top:-186;width:1795;height:1795;visibility:visible;mso-wrap-style:square;v-text-anchor:top" coordsize="1795,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" path="m,1712r1794,m,1169r1794,m,625r1794,m,81r1794,m81,1794l81,m625,1794l625,t544,1794l1169,t543,1794l1712,e" filled="f" strokecolor="#ebebeb" strokeweight=".1301mm">
                  <v:path arrowok="t" o:connecttype="custom" o:connectlocs="0,1527;1794,1527;0,984;1794,984;0,440;1794,440;0,-104;1794,-104;81,1609;81,-185;625,1609;625,-185;1169,1609;1169,-185;1712,1609;1712,-185" o:connectangles="0,0,0,0,0,0,0,0,0,0,0,0,0,0,0,0"/>
                </v:shape>
                <v:shape id="AutoShape 36" o:spid="_x0000_s1028" style="position:absolute;left:9438;top:-186;width:1795;height:1795;visibility:visible;mso-wrap-style:square;v-text-anchor:top" coordsize="1795,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" path="m,1441r1794,m,897r1794,m,353r1794,m353,1794l353,m897,1794l897,t543,1794l1440,e" filled="f" strokecolor="#ebebeb" strokeweight=".26286mm">
                  <v:path arrowok="t" o:connecttype="custom" o:connectlocs="0,1256;1794,1256;0,712;1794,712;0,168;1794,168;353,1609;353,-185;897,1609;897,-185;1440,1609;1440,-185" o:connectangles="0,0,0,0,0,0,0,0,0,0,0,0"/>
                </v:shape>
                <v:shape id="Freeform 35" o:spid="_x0000_s1029" style="position:absolute;left:9774;top:444;width:71;height:71;visibility:visible;mso-wrap-style:square;v-text-anchor:top" coordsize="7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" path="m35,l21,3,10,10,3,21,,35,3,49r7,11l21,68r14,2l49,68,60,60,67,49,70,35,67,21,60,10,49,3,35,xe" fillcolor="#000004" stroked="f">
                  <v:path arrowok="t" o:connecttype="custom" o:connectlocs="35,445;21,448;10,455;3,466;0,480;3,494;10,505;21,513;35,515;49,513;60,505;67,494;70,480;67,466;60,455;49,448;35,445" o:connectangles="0,0,0,0,0,0,0,0,0,0,0,0,0,0,0,0,0"/>
                </v:shape>
                <v:shape id="Freeform 34" o:spid="_x0000_s1030" style="position:absolute;left:9774;top:444;width:71;height:71;visibility:visible;mso-wrap-style:square;v-text-anchor:top" coordsize="7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" path="m,35l3,21,10,10,21,3,35,,49,3r11,7l67,21r3,14l67,49,60,60,49,68,35,70,21,68,10,60,3,49,,35e" filled="f" strokecolor="#000004" strokeweight=".19242mm">
                  <v:path arrowok="t" o:connecttype="custom" o:connectlocs="0,480;3,466;10,455;21,448;35,445;49,448;60,455;67,466;70,480;67,494;60,505;49,513;35,515;21,513;10,505;3,494;0,480" o:connectangles="0,0,0,0,0,0,0,0,0,0,0,0,0,0,0,0,0"/>
                </v:shape>
                <v:shape id="Freeform 33" o:spid="_x0000_s1031" style="position:absolute;left:10428;top:995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" path="m41,l25,3,12,12,3,25,,41,3,57r9,13l25,78r16,4l56,78,69,70,78,57,81,41,78,25,69,12,56,3,41,xe" fillcolor="#180f3e" stroked="f">
                  <v:path arrowok="t" o:connecttype="custom" o:connectlocs="41,996;25,999;12,1008;3,1021;0,1037;3,1053;12,1066;25,1074;41,1078;56,1074;69,1066;78,1053;81,1037;78,1021;69,1008;56,999;41,996" o:connectangles="0,0,0,0,0,0,0,0,0,0,0,0,0,0,0,0,0"/>
                </v:shape>
                <v:shape id="Freeform 32" o:spid="_x0000_s1032" style="position:absolute;left:10428;top:995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" path="m,41l3,25,12,12,25,3,41,,56,3r13,9l78,25r3,16l78,57,69,70,56,78,41,82,25,78,12,70,3,57,,41e" filled="f" strokecolor="#180f3e" strokeweight=".19242mm">
                  <v:path arrowok="t" o:connecttype="custom" o:connectlocs="0,1037;3,1021;12,1008;25,999;41,996;56,999;69,1008;78,1021;81,1037;78,1053;69,1066;56,1074;41,1078;25,1074;12,1066;3,1053;0,1037" o:connectangles="0,0,0,0,0,0,0,0,0,0,0,0,0,0,0,0,0"/>
                </v:shape>
                <v:shape id="Picture 31" o:spid="_x0000_s1033" type="#_x0000_t75" style="position:absolute;left:10558;top:1098;width:124;height: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">
                  <v:imagedata r:id="rId240" o:title=""/>
                </v:shape>
                <v:shape id="Freeform 30" o:spid="_x0000_s1034" style="position:absolute;left:10011;top:205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" path="m49,l30,4,15,14,4,30,,49,4,67,15,83,30,93r19,4l68,93,83,83,94,67,97,49,94,30,83,14,68,4,49,xe" fillcolor="#721f81" stroked="f">
                  <v:path arrowok="t" o:connecttype="custom" o:connectlocs="49,205;30,209;15,219;4,235;0,254;4,272;15,288;30,298;49,302;68,298;83,288;94,272;97,254;94,235;83,219;68,209;49,205" o:connectangles="0,0,0,0,0,0,0,0,0,0,0,0,0,0,0,0,0"/>
                </v:shape>
                <v:shape id="Freeform 29" o:spid="_x0000_s1035" style="position:absolute;left:10011;top:205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" path="m,49l4,30,15,14,30,4,49,,68,4,83,14,94,30r3,19l94,67,83,83,68,93,49,97,30,93,15,83,4,67,,49e" filled="f" strokecolor="#721f81" strokeweight=".19242mm">
                  <v:path arrowok="t" o:connecttype="custom" o:connectlocs="0,254;4,235;15,219;30,209;49,205;68,209;83,219;94,235;97,254;94,272;83,288;68,298;49,302;30,298;15,288;4,272;0,254" o:connectangles="0,0,0,0,0,0,0,0,0,0,0,0,0,0,0,0,0"/>
                </v:shape>
                <v:shape id="Freeform 28" o:spid="_x0000_s1036" style="position:absolute;left:10147;top:309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" path="m43,l27,4,13,13,4,26,,43,4,60r9,14l27,83r16,3l60,83,74,74,83,60,86,43,83,26,74,13,60,4,43,xe" fillcolor="#9f2f7f" stroked="f">
                  <v:path arrowok="t" o:connecttype="custom" o:connectlocs="43,309;27,313;13,322;4,335;0,352;4,369;13,383;27,392;43,395;60,392;74,383;83,369;86,352;83,335;74,322;60,313;43,309" o:connectangles="0,0,0,0,0,0,0,0,0,0,0,0,0,0,0,0,0"/>
                </v:shape>
                <v:shape id="Freeform 27" o:spid="_x0000_s1037" style="position:absolute;left:10147;top:309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" path="m,43l4,26,13,13,27,4,43,,60,4r14,9l83,26r3,17l83,60,74,74,60,83,43,86,27,83,13,74,4,60,,43e" filled="f" strokecolor="#9f2f7f" strokeweight=".19242mm">
                  <v:path arrowok="t" o:connecttype="custom" o:connectlocs="0,352;4,335;13,322;27,313;43,309;60,313;74,322;83,335;86,352;83,369;74,383;60,392;43,395;27,392;13,383;4,369;0,352" o:connectangles="0,0,0,0,0,0,0,0,0,0,0,0,0,0,0,0,0"/>
                </v:shape>
                <v:shape id="Freeform 26" o:spid="_x0000_s1038" style="position:absolute;left:9702;top:446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" path="m34,l21,3,10,10,3,21,,34,3,47r7,11l21,65r13,3l47,65,58,58,65,47,68,34,65,21,58,10,47,3,34,xe" fillcolor="#cd4071" stroked="f">
                  <v:path arrowok="t" o:connecttype="custom" o:connectlocs="34,446;21,449;10,456;3,467;0,480;3,493;10,504;21,511;34,514;47,511;58,504;65,493;68,480;65,467;58,456;47,449;34,446" o:connectangles="0,0,0,0,0,0,0,0,0,0,0,0,0,0,0,0,0"/>
                </v:shape>
                <v:shape id="Freeform 25" o:spid="_x0000_s1039" style="position:absolute;left:9702;top:446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" path="m,34l3,21,10,10,21,3,34,,47,3r11,7l65,21r3,13l65,47,58,58,47,65,34,68,21,65,10,58,3,47,,34e" filled="f" strokecolor="#cd4071" strokeweight=".19242mm">
                  <v:path arrowok="t" o:connecttype="custom" o:connectlocs="0,480;3,467;10,456;21,449;34,446;47,449;58,456;65,467;68,480;65,493;58,504;47,511;34,514;21,511;10,504;3,493;0,480" o:connectangles="0,0,0,0,0,0,0,0,0,0,0,0,0,0,0,0,0"/>
                </v:shape>
                <v:shape id="Freeform 24" o:spid="_x0000_s1040" style="position:absolute;left:9994;top:157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" path="m41,l25,3,12,12,3,25,,42,3,58r9,13l25,80r16,3l57,80,70,71,79,58,82,42,79,25,70,12,57,3,41,xe" fillcolor="#f1605d" stroked="f">
                  <v:path arrowok="t" o:connecttype="custom" o:connectlocs="41,157;25,160;12,169;3,182;0,199;3,215;12,228;25,237;41,240;57,237;70,228;79,215;82,199;79,182;70,169;57,160;41,157" o:connectangles="0,0,0,0,0,0,0,0,0,0,0,0,0,0,0,0,0"/>
                </v:shape>
                <v:shape id="Freeform 23" o:spid="_x0000_s1041" style="position:absolute;left:9994;top:157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" path="m,42l3,25,12,12,25,3,41,,57,3r13,9l79,25r3,17l79,58,70,71,57,80,41,83,25,80,12,71,3,58,,42e" filled="f" strokecolor="#f1605d" strokeweight=".19242mm">
                  <v:path arrowok="t" o:connecttype="custom" o:connectlocs="0,199;3,182;12,169;25,160;41,157;57,160;70,169;79,182;82,199;79,215;70,228;57,237;41,240;25,237;12,228;3,215;0,199" o:connectangles="0,0,0,0,0,0,0,0,0,0,0,0,0,0,0,0,0"/>
                </v:shape>
                <v:shape id="Picture 22" o:spid="_x0000_s1042" type="#_x0000_t75" style="position:absolute;left:10710;top:871;width:11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">
                  <v:imagedata r:id="rId241" o:title=""/>
                </v:shape>
                <v:shape id="Freeform 21" o:spid="_x0000_s1043" style="position:absolute;left:9860;top:420;width:105;height:105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" path="m53,l32,4,16,16,5,32,,53,5,73,16,89r16,12l53,105r20,-4l90,89,101,73r4,-20l101,32,90,16,73,4,53,xe" fillcolor="#fec98d" stroked="f">
                  <v:path arrowok="t" o:connecttype="custom" o:connectlocs="53,420;32,424;16,436;5,452;0,473;5,493;16,509;32,521;53,525;73,521;90,509;101,493;105,473;101,452;90,436;73,424;53,420" o:connectangles="0,0,0,0,0,0,0,0,0,0,0,0,0,0,0,0,0"/>
                </v:shape>
                <v:shape id="Freeform 20" o:spid="_x0000_s1044" style="position:absolute;left:9860;top:420;width:105;height:105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" path="m,53l5,32,16,16,32,4,53,,73,4,90,16r11,16l105,53r-4,20l90,89,73,101r-20,4l32,101,16,89,5,73,,53e" filled="f" strokecolor="#fec98d" strokeweight=".19242mm">
                  <v:path arrowok="t" o:connecttype="custom" o:connectlocs="0,473;5,452;16,436;32,424;53,420;73,424;90,436;101,452;105,473;101,493;90,509;73,521;53,525;32,521;16,509;5,493;0,473" o:connectangles="0,0,0,0,0,0,0,0,0,0,0,0,0,0,0,0,0"/>
                </v:shape>
                <v:shape id="Freeform 19" o:spid="_x0000_s1045" style="position:absolute;left:10900;top:977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" path="m38,l23,3,11,11,3,23,,38,3,52r8,12l23,72r15,3l53,72,65,64,73,52,76,38,73,23,65,11,53,3,38,xe" fillcolor="#fcfdbf" stroked="f">
                  <v:path arrowok="t" o:connecttype="custom" o:connectlocs="38,978;23,981;11,989;3,1001;0,1016;3,1030;11,1042;23,1050;38,1053;53,1050;65,1042;73,1030;76,1016;73,1001;65,989;53,981;38,978" o:connectangles="0,0,0,0,0,0,0,0,0,0,0,0,0,0,0,0,0"/>
                </v:shape>
                <v:shape id="Freeform 18" o:spid="_x0000_s1046" style="position:absolute;left:10900;top:977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" path="m,38l3,23,11,11,23,3,38,,53,3r12,8l73,23r3,15l73,52,65,64,53,72,38,75,23,72,11,64,3,52,,38e" filled="f" strokecolor="#fcfdbf" strokeweight=".19242mm">
                  <v:path arrowok="t" o:connecttype="custom" o:connectlocs="0,1016;3,1001;11,989;23,981;38,978;53,981;65,989;73,1001;76,1016;73,1030;65,1042;53,1050;38,1053;23,1050;11,1042;3,1030;0,1016" o:connectangles="0,0,0,0,0,0,0,0,0,0,0,0,0,0,0,0,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12"/>
        </w:rPr>
        <w:t>2</w:t>
      </w:r>
      <w:r w:rsidR="005D3991">
        <w:rPr>
          <w:rFonts w:ascii="Times New Roman"/>
          <w:color w:val="4D4D4D"/>
          <w:sz w:val="12"/>
        </w:rPr>
        <w:tab/>
        <w:t>2</w:t>
      </w:r>
      <w:r w:rsidR="005D3991">
        <w:rPr>
          <w:rFonts w:ascii="Times New Roman"/>
          <w:color w:val="4D4D4D"/>
          <w:sz w:val="12"/>
        </w:rPr>
        <w:tab/>
        <w:t>2</w:t>
      </w:r>
      <w:r w:rsidR="005D3991">
        <w:rPr>
          <w:rFonts w:ascii="Times New Roman"/>
          <w:color w:val="4D4D4D"/>
          <w:sz w:val="12"/>
        </w:rPr>
        <w:tab/>
        <w:t>2</w:t>
      </w:r>
    </w:p>
    <w:p w14:paraId="653F137D" w14:textId="77777777" w:rsidR="006F1C89" w:rsidRDefault="006F1C89">
      <w:pPr>
        <w:pStyle w:val="BodyText"/>
        <w:spacing w:before="9"/>
        <w:rPr>
          <w:rFonts w:ascii="Times New Roman"/>
          <w:sz w:val="26"/>
        </w:rPr>
      </w:pPr>
    </w:p>
    <w:p w14:paraId="3FDB8444" w14:textId="5A13A967" w:rsidR="006F1C89" w:rsidRDefault="00C85944">
      <w:pPr>
        <w:tabs>
          <w:tab w:val="left" w:pos="3441"/>
          <w:tab w:val="left" w:pos="6030"/>
          <w:tab w:val="left" w:pos="8628"/>
        </w:tabs>
        <w:spacing w:before="98"/>
        <w:ind w:left="852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 wp14:anchorId="26EE5F6D" wp14:editId="529C87D4">
                <wp:simplePos x="0" y="0"/>
                <wp:positionH relativeFrom="page">
                  <wp:posOffset>777240</wp:posOffset>
                </wp:positionH>
                <wp:positionV relativeFrom="paragraph">
                  <wp:posOffset>-149860</wp:posOffset>
                </wp:positionV>
                <wp:extent cx="133985" cy="519430"/>
                <wp:effectExtent l="0" t="0" r="0" b="0"/>
                <wp:wrapNone/>
                <wp:docPr id="2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519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AF8F2" w14:textId="77777777" w:rsidR="006F1C89" w:rsidRDefault="005D3991">
                            <w:pPr>
                              <w:spacing w:before="17"/>
                              <w:ind w:left="20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z w:val="15"/>
                              </w:rPr>
                              <w:t xml:space="preserve">Adult  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5"/>
                              </w:rPr>
                              <w:t>Trait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E5F6D" id="Text Box 16" o:spid="_x0000_s1056" type="#_x0000_t202" style="position:absolute;left:0;text-align:left;margin-left:61.2pt;margin-top:-11.8pt;width:10.55pt;height:40.9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7EAAF8F2" w14:textId="77777777" w:rsidR="006F1C89" w:rsidRDefault="005D3991">
                      <w:pPr>
                        <w:spacing w:before="17"/>
                        <w:ind w:left="20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 xml:space="preserve">Adult  </w:t>
                      </w:r>
                      <w:r>
                        <w:rPr>
                          <w:rFonts w:ascii="Times New Roman"/>
                          <w:spacing w:val="11"/>
                          <w:sz w:val="15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5"/>
                        </w:rPr>
                        <w:t>Trait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66432" behindDoc="1" locked="0" layoutInCell="1" allowOverlap="1" wp14:anchorId="21CF98D0" wp14:editId="0AEB9BB1">
                <wp:simplePos x="0" y="0"/>
                <wp:positionH relativeFrom="page">
                  <wp:posOffset>2421890</wp:posOffset>
                </wp:positionH>
                <wp:positionV relativeFrom="paragraph">
                  <wp:posOffset>-149860</wp:posOffset>
                </wp:positionV>
                <wp:extent cx="133985" cy="519430"/>
                <wp:effectExtent l="0" t="0" r="0" b="0"/>
                <wp:wrapNone/>
                <wp:docPr id="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519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69D367" w14:textId="77777777" w:rsidR="006F1C89" w:rsidRDefault="005D3991">
                            <w:pPr>
                              <w:spacing w:before="17"/>
                              <w:ind w:left="20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z w:val="15"/>
                              </w:rPr>
                              <w:t xml:space="preserve">Adult  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5"/>
                              </w:rPr>
                              <w:t>Trait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F98D0" id="Text Box 15" o:spid="_x0000_s1057" type="#_x0000_t202" style="position:absolute;left:0;text-align:left;margin-left:190.7pt;margin-top:-11.8pt;width:10.55pt;height:40.9pt;z-index:-180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7F69D367" w14:textId="77777777" w:rsidR="006F1C89" w:rsidRDefault="005D3991">
                      <w:pPr>
                        <w:spacing w:before="17"/>
                        <w:ind w:left="20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 xml:space="preserve">Adult  </w:t>
                      </w:r>
                      <w:r>
                        <w:rPr>
                          <w:rFonts w:ascii="Times New Roman"/>
                          <w:spacing w:val="11"/>
                          <w:sz w:val="15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5"/>
                        </w:rPr>
                        <w:t>Trait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66944" behindDoc="1" locked="0" layoutInCell="1" allowOverlap="1" wp14:anchorId="34263097" wp14:editId="71CCAB23">
                <wp:simplePos x="0" y="0"/>
                <wp:positionH relativeFrom="page">
                  <wp:posOffset>4065905</wp:posOffset>
                </wp:positionH>
                <wp:positionV relativeFrom="paragraph">
                  <wp:posOffset>-149860</wp:posOffset>
                </wp:positionV>
                <wp:extent cx="133985" cy="519430"/>
                <wp:effectExtent l="0" t="0" r="0" b="0"/>
                <wp:wrapNone/>
                <wp:docPr id="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519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40CCC7" w14:textId="77777777" w:rsidR="006F1C89" w:rsidRDefault="005D3991">
                            <w:pPr>
                              <w:spacing w:before="17"/>
                              <w:ind w:left="20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z w:val="15"/>
                              </w:rPr>
                              <w:t xml:space="preserve">Adult  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5"/>
                              </w:rPr>
                              <w:t>Trait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63097" id="Text Box 14" o:spid="_x0000_s1058" type="#_x0000_t202" style="position:absolute;left:0;text-align:left;margin-left:320.15pt;margin-top:-11.8pt;width:10.55pt;height:40.9pt;z-index:-180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4540CCC7" w14:textId="77777777" w:rsidR="006F1C89" w:rsidRDefault="005D3991">
                      <w:pPr>
                        <w:spacing w:before="17"/>
                        <w:ind w:left="20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 xml:space="preserve">Adult  </w:t>
                      </w:r>
                      <w:r>
                        <w:rPr>
                          <w:rFonts w:ascii="Times New Roman"/>
                          <w:spacing w:val="11"/>
                          <w:sz w:val="15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5"/>
                        </w:rPr>
                        <w:t>Trait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267456" behindDoc="1" locked="0" layoutInCell="1" allowOverlap="1" wp14:anchorId="3822E035" wp14:editId="785B6628">
                <wp:simplePos x="0" y="0"/>
                <wp:positionH relativeFrom="page">
                  <wp:posOffset>5715635</wp:posOffset>
                </wp:positionH>
                <wp:positionV relativeFrom="paragraph">
                  <wp:posOffset>-149860</wp:posOffset>
                </wp:positionV>
                <wp:extent cx="133985" cy="519430"/>
                <wp:effectExtent l="0" t="0" r="0" b="0"/>
                <wp:wrapNone/>
                <wp:docPr id="2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519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B6879F" w14:textId="77777777" w:rsidR="006F1C89" w:rsidRDefault="005D3991">
                            <w:pPr>
                              <w:spacing w:before="17"/>
                              <w:ind w:left="20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sz w:val="15"/>
                              </w:rPr>
                              <w:t xml:space="preserve">Adult  </w:t>
                            </w:r>
                            <w:r>
                              <w:rPr>
                                <w:rFonts w:ascii="Times New Roman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5"/>
                              </w:rPr>
                              <w:t>Trait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2E035" id="Text Box 13" o:spid="_x0000_s1059" type="#_x0000_t202" style="position:absolute;left:0;text-align:left;margin-left:450.05pt;margin-top:-11.8pt;width:10.55pt;height:40.9pt;z-index:-180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37B6879F" w14:textId="77777777" w:rsidR="006F1C89" w:rsidRDefault="005D3991">
                      <w:pPr>
                        <w:spacing w:before="17"/>
                        <w:ind w:left="20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 xml:space="preserve">Adult  </w:t>
                      </w:r>
                      <w:r>
                        <w:rPr>
                          <w:rFonts w:ascii="Times New Roman"/>
                          <w:spacing w:val="11"/>
                          <w:sz w:val="15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5"/>
                        </w:rPr>
                        <w:t>Trait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12"/>
        </w:rPr>
        <w:t>0</w:t>
      </w:r>
      <w:r w:rsidR="005D3991">
        <w:rPr>
          <w:rFonts w:ascii="Times New Roman"/>
          <w:color w:val="4D4D4D"/>
          <w:sz w:val="12"/>
        </w:rPr>
        <w:tab/>
        <w:t>0</w:t>
      </w:r>
      <w:r w:rsidR="005D3991">
        <w:rPr>
          <w:rFonts w:ascii="Times New Roman"/>
          <w:color w:val="4D4D4D"/>
          <w:sz w:val="12"/>
        </w:rPr>
        <w:tab/>
        <w:t>0</w:t>
      </w:r>
      <w:r w:rsidR="005D3991">
        <w:rPr>
          <w:rFonts w:ascii="Times New Roman"/>
          <w:color w:val="4D4D4D"/>
          <w:sz w:val="12"/>
        </w:rPr>
        <w:tab/>
        <w:t>0</w:t>
      </w:r>
    </w:p>
    <w:p w14:paraId="636E0715" w14:textId="77777777" w:rsidR="006F1C89" w:rsidRDefault="006F1C89">
      <w:pPr>
        <w:pStyle w:val="BodyText"/>
        <w:spacing w:before="9"/>
        <w:rPr>
          <w:rFonts w:ascii="Times New Roman"/>
          <w:sz w:val="26"/>
        </w:rPr>
      </w:pPr>
    </w:p>
    <w:p w14:paraId="0F129D6E" w14:textId="77777777" w:rsidR="006F1C89" w:rsidRDefault="005D3991">
      <w:pPr>
        <w:tabs>
          <w:tab w:val="left" w:pos="3358"/>
          <w:tab w:val="left" w:pos="5947"/>
          <w:tab w:val="left" w:pos="8546"/>
        </w:tabs>
        <w:spacing w:before="97"/>
        <w:ind w:left="769"/>
        <w:rPr>
          <w:rFonts w:ascii="Times New Roman" w:hAnsi="Times New Roman"/>
          <w:sz w:val="12"/>
        </w:rPr>
      </w:pPr>
      <w:r>
        <w:rPr>
          <w:rFonts w:ascii="Times New Roman" w:hAnsi="Times New Roman"/>
          <w:color w:val="4D4D4D"/>
          <w:sz w:val="12"/>
        </w:rPr>
        <w:t>−</w:t>
      </w:r>
      <w:r>
        <w:rPr>
          <w:rFonts w:ascii="Times New Roman" w:hAnsi="Times New Roman"/>
          <w:color w:val="4D4D4D"/>
          <w:spacing w:val="-17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2</w:t>
      </w:r>
      <w:r>
        <w:rPr>
          <w:rFonts w:ascii="Times New Roman" w:hAnsi="Times New Roman"/>
          <w:color w:val="4D4D4D"/>
          <w:sz w:val="12"/>
        </w:rPr>
        <w:tab/>
        <w:t>−</w:t>
      </w:r>
      <w:r>
        <w:rPr>
          <w:rFonts w:ascii="Times New Roman" w:hAnsi="Times New Roman"/>
          <w:color w:val="4D4D4D"/>
          <w:spacing w:val="-17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2</w:t>
      </w:r>
      <w:r>
        <w:rPr>
          <w:rFonts w:ascii="Times New Roman" w:hAnsi="Times New Roman"/>
          <w:color w:val="4D4D4D"/>
          <w:sz w:val="12"/>
        </w:rPr>
        <w:tab/>
        <w:t>−</w:t>
      </w:r>
      <w:r>
        <w:rPr>
          <w:rFonts w:ascii="Times New Roman" w:hAnsi="Times New Roman"/>
          <w:color w:val="4D4D4D"/>
          <w:spacing w:val="-16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2</w:t>
      </w:r>
      <w:r>
        <w:rPr>
          <w:rFonts w:ascii="Times New Roman" w:hAnsi="Times New Roman"/>
          <w:color w:val="4D4D4D"/>
          <w:sz w:val="12"/>
        </w:rPr>
        <w:tab/>
        <w:t>−</w:t>
      </w:r>
      <w:r>
        <w:rPr>
          <w:rFonts w:ascii="Times New Roman" w:hAnsi="Times New Roman"/>
          <w:color w:val="4D4D4D"/>
          <w:spacing w:val="-14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2</w:t>
      </w:r>
    </w:p>
    <w:p w14:paraId="582E2E8C" w14:textId="77777777" w:rsidR="006F1C89" w:rsidRDefault="006F1C89">
      <w:pPr>
        <w:pStyle w:val="BodyText"/>
        <w:spacing w:before="10"/>
        <w:rPr>
          <w:rFonts w:ascii="Times New Roman"/>
          <w:sz w:val="20"/>
        </w:rPr>
      </w:pPr>
    </w:p>
    <w:p w14:paraId="7EBC836D" w14:textId="77777777" w:rsidR="006F1C89" w:rsidRDefault="006F1C89">
      <w:pPr>
        <w:rPr>
          <w:rFonts w:ascii="Times New Roman"/>
          <w:sz w:val="20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210AF33F" w14:textId="77777777" w:rsidR="006F1C89" w:rsidRDefault="005D3991">
      <w:pPr>
        <w:tabs>
          <w:tab w:val="left" w:pos="1788"/>
          <w:tab w:val="left" w:pos="2332"/>
        </w:tabs>
        <w:spacing w:before="98"/>
        <w:ind w:left="1210"/>
        <w:jc w:val="center"/>
        <w:rPr>
          <w:rFonts w:ascii="Times New Roman" w:hAnsi="Times New Roman"/>
          <w:sz w:val="12"/>
        </w:rPr>
      </w:pPr>
      <w:r>
        <w:rPr>
          <w:rFonts w:ascii="Times New Roman" w:hAnsi="Times New Roman"/>
          <w:color w:val="4D4D4D"/>
          <w:sz w:val="12"/>
        </w:rPr>
        <w:t>−</w:t>
      </w:r>
      <w:r>
        <w:rPr>
          <w:rFonts w:ascii="Times New Roman" w:hAnsi="Times New Roman"/>
          <w:color w:val="4D4D4D"/>
          <w:spacing w:val="-17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2</w:t>
      </w:r>
      <w:r>
        <w:rPr>
          <w:rFonts w:ascii="Times New Roman" w:hAnsi="Times New Roman"/>
          <w:color w:val="4D4D4D"/>
          <w:sz w:val="12"/>
        </w:rPr>
        <w:tab/>
        <w:t>0</w:t>
      </w:r>
      <w:r>
        <w:rPr>
          <w:rFonts w:ascii="Times New Roman" w:hAnsi="Times New Roman"/>
          <w:color w:val="4D4D4D"/>
          <w:sz w:val="12"/>
        </w:rPr>
        <w:tab/>
        <w:t>2</w:t>
      </w:r>
    </w:p>
    <w:p w14:paraId="3C227B19" w14:textId="77777777" w:rsidR="006F1C89" w:rsidRDefault="005D3991">
      <w:pPr>
        <w:spacing w:before="5"/>
        <w:ind w:left="1248"/>
        <w:jc w:val="center"/>
        <w:rPr>
          <w:rFonts w:ascii="Times New Roman"/>
          <w:sz w:val="15"/>
        </w:rPr>
      </w:pPr>
      <w:r>
        <w:rPr>
          <w:rFonts w:ascii="Times New Roman"/>
          <w:sz w:val="15"/>
        </w:rPr>
        <w:t>Juvenile</w:t>
      </w:r>
      <w:r>
        <w:rPr>
          <w:rFonts w:ascii="Times New Roman"/>
          <w:spacing w:val="72"/>
          <w:sz w:val="15"/>
        </w:rPr>
        <w:t xml:space="preserve"> </w:t>
      </w:r>
      <w:r>
        <w:rPr>
          <w:rFonts w:ascii="Times New Roman"/>
          <w:sz w:val="15"/>
        </w:rPr>
        <w:t>Trait</w:t>
      </w:r>
    </w:p>
    <w:p w14:paraId="11D9454D" w14:textId="77777777" w:rsidR="006F1C89" w:rsidRDefault="005D3991">
      <w:pPr>
        <w:tabs>
          <w:tab w:val="left" w:pos="1788"/>
          <w:tab w:val="left" w:pos="2332"/>
        </w:tabs>
        <w:spacing w:before="98"/>
        <w:ind w:left="1210"/>
        <w:jc w:val="center"/>
        <w:rPr>
          <w:rFonts w:ascii="Times New Roman" w:hAnsi="Times New Roman"/>
          <w:sz w:val="12"/>
        </w:rPr>
      </w:pPr>
      <w:r>
        <w:br w:type="column"/>
      </w:r>
      <w:r>
        <w:rPr>
          <w:rFonts w:ascii="Times New Roman" w:hAnsi="Times New Roman"/>
          <w:color w:val="4D4D4D"/>
          <w:sz w:val="12"/>
        </w:rPr>
        <w:t>−</w:t>
      </w:r>
      <w:r>
        <w:rPr>
          <w:rFonts w:ascii="Times New Roman" w:hAnsi="Times New Roman"/>
          <w:color w:val="4D4D4D"/>
          <w:spacing w:val="-17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2</w:t>
      </w:r>
      <w:r>
        <w:rPr>
          <w:rFonts w:ascii="Times New Roman" w:hAnsi="Times New Roman"/>
          <w:color w:val="4D4D4D"/>
          <w:sz w:val="12"/>
        </w:rPr>
        <w:tab/>
        <w:t>0</w:t>
      </w:r>
      <w:r>
        <w:rPr>
          <w:rFonts w:ascii="Times New Roman" w:hAnsi="Times New Roman"/>
          <w:color w:val="4D4D4D"/>
          <w:sz w:val="12"/>
        </w:rPr>
        <w:tab/>
        <w:t>2</w:t>
      </w:r>
    </w:p>
    <w:p w14:paraId="57445EEE" w14:textId="77777777" w:rsidR="006F1C89" w:rsidRDefault="005D3991">
      <w:pPr>
        <w:spacing w:before="5"/>
        <w:ind w:left="1248"/>
        <w:jc w:val="center"/>
        <w:rPr>
          <w:rFonts w:ascii="Times New Roman"/>
          <w:sz w:val="15"/>
        </w:rPr>
      </w:pPr>
      <w:r>
        <w:rPr>
          <w:rFonts w:ascii="Times New Roman"/>
          <w:sz w:val="15"/>
        </w:rPr>
        <w:t>Juvenile</w:t>
      </w:r>
      <w:r>
        <w:rPr>
          <w:rFonts w:ascii="Times New Roman"/>
          <w:spacing w:val="72"/>
          <w:sz w:val="15"/>
        </w:rPr>
        <w:t xml:space="preserve"> </w:t>
      </w:r>
      <w:r>
        <w:rPr>
          <w:rFonts w:ascii="Times New Roman"/>
          <w:sz w:val="15"/>
        </w:rPr>
        <w:t>Trait</w:t>
      </w:r>
    </w:p>
    <w:p w14:paraId="74FAC6FF" w14:textId="77777777" w:rsidR="006F1C89" w:rsidRDefault="005D3991">
      <w:pPr>
        <w:tabs>
          <w:tab w:val="left" w:pos="1788"/>
          <w:tab w:val="left" w:pos="2332"/>
        </w:tabs>
        <w:spacing w:before="98"/>
        <w:ind w:left="1210"/>
        <w:jc w:val="center"/>
        <w:rPr>
          <w:rFonts w:ascii="Times New Roman" w:hAnsi="Times New Roman"/>
          <w:sz w:val="12"/>
        </w:rPr>
      </w:pPr>
      <w:r>
        <w:br w:type="column"/>
      </w:r>
      <w:r>
        <w:rPr>
          <w:rFonts w:ascii="Times New Roman" w:hAnsi="Times New Roman"/>
          <w:color w:val="4D4D4D"/>
          <w:sz w:val="12"/>
        </w:rPr>
        <w:t>−</w:t>
      </w:r>
      <w:r>
        <w:rPr>
          <w:rFonts w:ascii="Times New Roman" w:hAnsi="Times New Roman"/>
          <w:color w:val="4D4D4D"/>
          <w:spacing w:val="-17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2</w:t>
      </w:r>
      <w:r>
        <w:rPr>
          <w:rFonts w:ascii="Times New Roman" w:hAnsi="Times New Roman"/>
          <w:color w:val="4D4D4D"/>
          <w:sz w:val="12"/>
        </w:rPr>
        <w:tab/>
        <w:t>0</w:t>
      </w:r>
      <w:r>
        <w:rPr>
          <w:rFonts w:ascii="Times New Roman" w:hAnsi="Times New Roman"/>
          <w:color w:val="4D4D4D"/>
          <w:sz w:val="12"/>
        </w:rPr>
        <w:tab/>
        <w:t>2</w:t>
      </w:r>
    </w:p>
    <w:p w14:paraId="53B10C1D" w14:textId="77777777" w:rsidR="006F1C89" w:rsidRDefault="005D3991">
      <w:pPr>
        <w:spacing w:before="5"/>
        <w:ind w:left="1390" w:right="142"/>
        <w:jc w:val="center"/>
        <w:rPr>
          <w:rFonts w:ascii="Times New Roman"/>
          <w:sz w:val="15"/>
        </w:rPr>
      </w:pPr>
      <w:r>
        <w:rPr>
          <w:rFonts w:ascii="Times New Roman"/>
          <w:sz w:val="15"/>
        </w:rPr>
        <w:t>Juvenile</w:t>
      </w:r>
      <w:r>
        <w:rPr>
          <w:rFonts w:ascii="Times New Roman"/>
          <w:spacing w:val="72"/>
          <w:sz w:val="15"/>
        </w:rPr>
        <w:t xml:space="preserve"> </w:t>
      </w:r>
      <w:r>
        <w:rPr>
          <w:rFonts w:ascii="Times New Roman"/>
          <w:sz w:val="15"/>
        </w:rPr>
        <w:t>Trait</w:t>
      </w:r>
    </w:p>
    <w:p w14:paraId="4A2A8888" w14:textId="77777777" w:rsidR="006F1C89" w:rsidRDefault="005D3991">
      <w:pPr>
        <w:tabs>
          <w:tab w:val="left" w:pos="1238"/>
          <w:tab w:val="left" w:pos="1782"/>
        </w:tabs>
        <w:spacing w:before="98"/>
        <w:ind w:left="660"/>
        <w:jc w:val="center"/>
        <w:rPr>
          <w:rFonts w:ascii="Times New Roman" w:hAnsi="Times New Roman"/>
          <w:sz w:val="12"/>
        </w:rPr>
      </w:pPr>
      <w:r>
        <w:br w:type="column"/>
      </w:r>
      <w:r>
        <w:rPr>
          <w:rFonts w:ascii="Times New Roman" w:hAnsi="Times New Roman"/>
          <w:color w:val="4D4D4D"/>
          <w:sz w:val="12"/>
        </w:rPr>
        <w:t>−</w:t>
      </w:r>
      <w:r>
        <w:rPr>
          <w:rFonts w:ascii="Times New Roman" w:hAnsi="Times New Roman"/>
          <w:color w:val="4D4D4D"/>
          <w:spacing w:val="-17"/>
          <w:sz w:val="12"/>
        </w:rPr>
        <w:t xml:space="preserve"> </w:t>
      </w:r>
      <w:r>
        <w:rPr>
          <w:rFonts w:ascii="Times New Roman" w:hAnsi="Times New Roman"/>
          <w:color w:val="4D4D4D"/>
          <w:sz w:val="12"/>
        </w:rPr>
        <w:t>2</w:t>
      </w:r>
      <w:r>
        <w:rPr>
          <w:rFonts w:ascii="Times New Roman" w:hAnsi="Times New Roman"/>
          <w:color w:val="4D4D4D"/>
          <w:sz w:val="12"/>
        </w:rPr>
        <w:tab/>
        <w:t>0</w:t>
      </w:r>
      <w:r>
        <w:rPr>
          <w:rFonts w:ascii="Times New Roman" w:hAnsi="Times New Roman"/>
          <w:color w:val="4D4D4D"/>
          <w:sz w:val="12"/>
        </w:rPr>
        <w:tab/>
        <w:t>2</w:t>
      </w:r>
    </w:p>
    <w:p w14:paraId="5CC494A2" w14:textId="77777777" w:rsidR="006F1C89" w:rsidRDefault="005D3991">
      <w:pPr>
        <w:spacing w:before="5"/>
        <w:ind w:left="698"/>
        <w:jc w:val="center"/>
        <w:rPr>
          <w:rFonts w:ascii="Times New Roman"/>
          <w:sz w:val="15"/>
        </w:rPr>
      </w:pPr>
      <w:r>
        <w:rPr>
          <w:rFonts w:ascii="Times New Roman"/>
          <w:sz w:val="15"/>
        </w:rPr>
        <w:t>Juvenile</w:t>
      </w:r>
      <w:r>
        <w:rPr>
          <w:rFonts w:ascii="Times New Roman"/>
          <w:spacing w:val="72"/>
          <w:sz w:val="15"/>
        </w:rPr>
        <w:t xml:space="preserve"> </w:t>
      </w:r>
      <w:r>
        <w:rPr>
          <w:rFonts w:ascii="Times New Roman"/>
          <w:sz w:val="15"/>
        </w:rPr>
        <w:t>Trait</w:t>
      </w:r>
    </w:p>
    <w:p w14:paraId="7C86F2C6" w14:textId="77777777" w:rsidR="006F1C89" w:rsidRDefault="006F1C89">
      <w:pPr>
        <w:jc w:val="center"/>
        <w:rPr>
          <w:rFonts w:ascii="Times New Roman"/>
          <w:sz w:val="15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num="4" w:space="720" w:equalWidth="0">
            <w:col w:w="2474" w:space="115"/>
            <w:col w:w="2474" w:space="115"/>
            <w:col w:w="2474" w:space="124"/>
            <w:col w:w="3024"/>
          </w:cols>
        </w:sectPr>
      </w:pPr>
    </w:p>
    <w:p w14:paraId="601C93A8" w14:textId="77777777" w:rsidR="006F1C89" w:rsidRDefault="006F1C89">
      <w:pPr>
        <w:pStyle w:val="BodyText"/>
        <w:rPr>
          <w:rFonts w:ascii="Times New Roman"/>
          <w:sz w:val="20"/>
        </w:rPr>
      </w:pPr>
    </w:p>
    <w:p w14:paraId="43598C71" w14:textId="77777777" w:rsidR="006F1C89" w:rsidRDefault="006F1C89">
      <w:pPr>
        <w:pStyle w:val="BodyText"/>
        <w:rPr>
          <w:rFonts w:ascii="Times New Roman"/>
          <w:sz w:val="20"/>
        </w:rPr>
      </w:pPr>
    </w:p>
    <w:p w14:paraId="5D6DA0EB" w14:textId="77777777" w:rsidR="006F1C89" w:rsidRDefault="006F1C89">
      <w:pPr>
        <w:pStyle w:val="BodyText"/>
        <w:rPr>
          <w:rFonts w:ascii="Times New Roman"/>
          <w:sz w:val="20"/>
        </w:rPr>
      </w:pPr>
    </w:p>
    <w:p w14:paraId="51C3375A" w14:textId="77777777" w:rsidR="006F1C89" w:rsidRDefault="006F1C89">
      <w:pPr>
        <w:pStyle w:val="BodyText"/>
        <w:spacing w:before="1"/>
        <w:rPr>
          <w:rFonts w:ascii="Times New Roman"/>
          <w:sz w:val="23"/>
        </w:rPr>
      </w:pPr>
    </w:p>
    <w:p w14:paraId="492F6BAF" w14:textId="77777777" w:rsidR="006F1C89" w:rsidRDefault="005D3991">
      <w:pPr>
        <w:spacing w:before="63"/>
        <w:ind w:left="150" w:right="105"/>
        <w:jc w:val="both"/>
        <w:rPr>
          <w:sz w:val="18"/>
        </w:rPr>
      </w:pPr>
      <w:r>
        <w:rPr>
          <w:b/>
          <w:w w:val="110"/>
          <w:sz w:val="18"/>
        </w:rPr>
        <w:t>Figure 10:</w:t>
      </w:r>
      <w:r>
        <w:rPr>
          <w:b/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Final community composition under gradual evolution for the four different resource distributions. (A) Even resource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distribution, (B) Normal Resource distribution, (C) Skewed Resource distribution, (D) and a Bimodal Normal Resource distribution.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Standard parameters </w:t>
      </w:r>
      <w:proofErr w:type="gramStart"/>
      <w:r>
        <w:rPr>
          <w:w w:val="110"/>
          <w:sz w:val="18"/>
        </w:rPr>
        <w:t>where</w:t>
      </w:r>
      <w:proofErr w:type="gramEnd"/>
      <w:r>
        <w:rPr>
          <w:w w:val="110"/>
          <w:sz w:val="18"/>
        </w:rPr>
        <w:t xml:space="preserve"> used and </w:t>
      </w:r>
      <w:r>
        <w:rPr>
          <w:rFonts w:ascii="Arial" w:hAnsi="Arial"/>
          <w:i/>
          <w:w w:val="110"/>
          <w:sz w:val="18"/>
        </w:rPr>
        <w:t xml:space="preserve">σ </w:t>
      </w:r>
      <w:r>
        <w:rPr>
          <w:w w:val="110"/>
          <w:sz w:val="18"/>
        </w:rPr>
        <w:t>= 0</w:t>
      </w:r>
      <w:r>
        <w:rPr>
          <w:rFonts w:ascii="Arial" w:hAnsi="Arial"/>
          <w:i/>
          <w:w w:val="110"/>
          <w:sz w:val="18"/>
        </w:rPr>
        <w:t>.</w:t>
      </w:r>
      <w:r>
        <w:rPr>
          <w:w w:val="110"/>
          <w:sz w:val="18"/>
        </w:rPr>
        <w:t xml:space="preserve">2. The </w:t>
      </w:r>
      <w:proofErr w:type="spellStart"/>
      <w:r>
        <w:rPr>
          <w:w w:val="110"/>
          <w:sz w:val="18"/>
        </w:rPr>
        <w:t>colours</w:t>
      </w:r>
      <w:proofErr w:type="spellEnd"/>
      <w:r>
        <w:rPr>
          <w:w w:val="110"/>
          <w:sz w:val="18"/>
        </w:rPr>
        <w:t xml:space="preserve"> of the dots differentiate species and the size of a dot corresponds to the</w:t>
      </w:r>
      <w:r>
        <w:rPr>
          <w:spacing w:val="-42"/>
          <w:w w:val="110"/>
          <w:sz w:val="18"/>
        </w:rPr>
        <w:t xml:space="preserve"> </w:t>
      </w:r>
      <w:r>
        <w:rPr>
          <w:w w:val="115"/>
          <w:sz w:val="18"/>
        </w:rPr>
        <w:t>abundance</w:t>
      </w:r>
      <w:r>
        <w:rPr>
          <w:spacing w:val="13"/>
          <w:w w:val="115"/>
          <w:sz w:val="18"/>
        </w:rPr>
        <w:t xml:space="preserve"> </w:t>
      </w:r>
      <w:r>
        <w:rPr>
          <w:w w:val="115"/>
          <w:sz w:val="18"/>
        </w:rPr>
        <w:t>of</w:t>
      </w:r>
      <w:r>
        <w:rPr>
          <w:spacing w:val="13"/>
          <w:w w:val="115"/>
          <w:sz w:val="18"/>
        </w:rPr>
        <w:t xml:space="preserve"> </w:t>
      </w:r>
      <w:r>
        <w:rPr>
          <w:w w:val="115"/>
          <w:sz w:val="18"/>
        </w:rPr>
        <w:t>that</w:t>
      </w:r>
      <w:r>
        <w:rPr>
          <w:spacing w:val="14"/>
          <w:w w:val="115"/>
          <w:sz w:val="18"/>
        </w:rPr>
        <w:t xml:space="preserve"> </w:t>
      </w:r>
      <w:r>
        <w:rPr>
          <w:w w:val="115"/>
          <w:sz w:val="18"/>
        </w:rPr>
        <w:t>species.</w:t>
      </w:r>
    </w:p>
    <w:p w14:paraId="3B42F94F" w14:textId="77777777" w:rsidR="006F1C89" w:rsidRDefault="006F1C89">
      <w:pPr>
        <w:rPr>
          <w:sz w:val="18"/>
        </w:rPr>
      </w:pPr>
    </w:p>
    <w:p w14:paraId="13631249" w14:textId="77777777" w:rsidR="006F1C89" w:rsidRDefault="006F1C89">
      <w:pPr>
        <w:spacing w:before="9"/>
        <w:rPr>
          <w:sz w:val="16"/>
        </w:rPr>
      </w:pPr>
    </w:p>
    <w:p w14:paraId="5AC1320A" w14:textId="4A4FA324" w:rsidR="006F1C89" w:rsidRDefault="005D3991">
      <w:pPr>
        <w:pStyle w:val="BodyText"/>
        <w:spacing w:line="242" w:lineRule="auto"/>
        <w:ind w:left="150" w:right="107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distributions.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There was a lack of </w:t>
      </w:r>
      <w:proofErr w:type="gramStart"/>
      <w:r>
        <w:rPr>
          <w:rFonts w:ascii="Calibri" w:hAnsi="Calibri"/>
          <w:w w:val="105"/>
        </w:rPr>
        <w:t>consistency in</w:t>
      </w:r>
      <w:proofErr w:type="gramEnd"/>
      <w:r>
        <w:rPr>
          <w:rFonts w:ascii="Calibri" w:hAnsi="Calibri"/>
          <w:w w:val="105"/>
        </w:rPr>
        <w:t xml:space="preserve"> when the trimorphic community arose, and it was therefore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hard to explore for which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w w:val="105"/>
        </w:rPr>
        <w:t>-values it was most common. This led me to also explore a simulation where four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were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placed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each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corner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phenotype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space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without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possibility</w:t>
      </w:r>
      <w:r>
        <w:rPr>
          <w:rFonts w:ascii="Calibri" w:hAnsi="Calibri"/>
          <w:spacing w:val="-4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mutations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arising.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Standard</w:t>
      </w:r>
      <w:ins w:id="104" w:author="Frank Johansson" w:date="2024-07-26T11:32:00Z">
        <w:r w:rsidR="00186B8B">
          <w:rPr>
            <w:rFonts w:ascii="Calibri" w:hAnsi="Calibri"/>
            <w:w w:val="105"/>
          </w:rPr>
          <w:t xml:space="preserve"> </w:t>
        </w:r>
      </w:ins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 xml:space="preserve">resource distribution </w:t>
      </w:r>
      <w:proofErr w:type="gramStart"/>
      <w:r>
        <w:rPr>
          <w:rFonts w:ascii="Calibri" w:hAnsi="Calibri"/>
          <w:w w:val="105"/>
        </w:rPr>
        <w:t>where</w:t>
      </w:r>
      <w:proofErr w:type="gramEnd"/>
      <w:r>
        <w:rPr>
          <w:rFonts w:ascii="Calibri" w:hAnsi="Calibri"/>
          <w:w w:val="105"/>
        </w:rPr>
        <w:t xml:space="preserve"> used for these simulations.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They revealed that a skewed distribution supported a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trimorphic community at higher niche widths than any other distribution. Even resource distributions supported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 xml:space="preserve">a trimorphic community until </w:t>
      </w:r>
      <w:r>
        <w:rPr>
          <w:rFonts w:ascii="Calibri" w:hAnsi="Calibri"/>
          <w:i/>
          <w:w w:val="105"/>
        </w:rPr>
        <w:t xml:space="preserve">σ </w:t>
      </w:r>
      <w:r>
        <w:rPr>
          <w:rFonts w:ascii="Calibri" w:hAnsi="Calibri"/>
          <w:w w:val="125"/>
        </w:rPr>
        <w:t xml:space="preserve">=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 xml:space="preserve">35, and normal and bimodal normal resource distributions until </w:t>
      </w:r>
      <w:r>
        <w:rPr>
          <w:rFonts w:ascii="Calibri" w:hAnsi="Calibri"/>
          <w:i/>
          <w:w w:val="105"/>
        </w:rPr>
        <w:t xml:space="preserve">σ </w:t>
      </w:r>
      <w:r>
        <w:rPr>
          <w:rFonts w:ascii="Calibri" w:hAnsi="Calibri"/>
          <w:w w:val="125"/>
        </w:rPr>
        <w:t xml:space="preserve">=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20.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Skewed resource distributions supported the </w:t>
      </w:r>
      <w:proofErr w:type="spellStart"/>
      <w:r>
        <w:rPr>
          <w:rFonts w:ascii="Calibri" w:hAnsi="Calibri"/>
          <w:w w:val="105"/>
        </w:rPr>
        <w:t>trimorphism</w:t>
      </w:r>
      <w:proofErr w:type="spellEnd"/>
      <w:r>
        <w:rPr>
          <w:rFonts w:ascii="Calibri" w:hAnsi="Calibri"/>
          <w:w w:val="105"/>
        </w:rPr>
        <w:t xml:space="preserve"> at even the highest niche width explored in these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simulations,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spacing w:val="16"/>
          <w:w w:val="105"/>
        </w:rPr>
        <w:t xml:space="preserve"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-1"/>
          <w:w w:val="125"/>
        </w:rPr>
        <w:t xml:space="preserve">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w w:val="105"/>
        </w:rPr>
        <w:t>8.</w:t>
      </w:r>
    </w:p>
    <w:p w14:paraId="40A99A53" w14:textId="77777777" w:rsidR="006F1C89" w:rsidRDefault="006F1C89">
      <w:pPr>
        <w:spacing w:before="3"/>
        <w:rPr>
          <w:sz w:val="29"/>
        </w:rPr>
      </w:pPr>
    </w:p>
    <w:p w14:paraId="4592432F" w14:textId="77777777" w:rsidR="006F1C89" w:rsidRDefault="005D3991">
      <w:pPr>
        <w:pStyle w:val="Heading1"/>
      </w:pPr>
      <w:r>
        <w:rPr>
          <w:w w:val="120"/>
        </w:rPr>
        <w:t>Discussion</w:t>
      </w:r>
    </w:p>
    <w:p w14:paraId="17284488" w14:textId="017B4356" w:rsidR="006F1C89" w:rsidRDefault="00C85944">
      <w:pPr>
        <w:spacing w:before="4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2D001271" wp14:editId="6D5F70E7">
                <wp:simplePos x="0" y="0"/>
                <wp:positionH relativeFrom="page">
                  <wp:posOffset>539750</wp:posOffset>
                </wp:positionH>
                <wp:positionV relativeFrom="paragraph">
                  <wp:posOffset>92710</wp:posOffset>
                </wp:positionV>
                <wp:extent cx="6692900" cy="1270"/>
                <wp:effectExtent l="0" t="0" r="0" b="0"/>
                <wp:wrapTopAndBottom/>
                <wp:docPr id="2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2900" cy="1270"/>
                        </a:xfrm>
                        <a:custGeom>
                          <a:avLst/>
                          <a:gdLst>
                            <a:gd name="T0" fmla="+- 0 850 850"/>
                            <a:gd name="T1" fmla="*/ T0 w 10540"/>
                            <a:gd name="T2" fmla="+- 0 11390 850"/>
                            <a:gd name="T3" fmla="*/ T2 w 105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40">
                              <a:moveTo>
                                <a:pt x="0" y="0"/>
                              </a:moveTo>
                              <a:lnTo>
                                <a:pt x="1054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A4EE0" id="Freeform 12" o:spid="_x0000_s1026" style="position:absolute;margin-left:42.5pt;margin-top:7.3pt;width:527pt;height:.1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" path="m,l10540,e" filled="f" strokeweight=".14042mm">
                <v:path arrowok="t" o:connecttype="custom" o:connectlocs="0,0;6692900,0" o:connectangles="0,0"/>
                <w10:wrap type="topAndBottom" anchorx="page"/>
              </v:shape>
            </w:pict>
          </mc:Fallback>
        </mc:AlternateContent>
      </w:r>
    </w:p>
    <w:p w14:paraId="7ED9E2CE" w14:textId="77777777" w:rsidR="006F1C89" w:rsidRDefault="005D3991">
      <w:pPr>
        <w:pStyle w:val="BodyText"/>
        <w:spacing w:before="72" w:line="242" w:lineRule="auto"/>
        <w:ind w:left="150" w:right="108"/>
        <w:jc w:val="both"/>
        <w:rPr>
          <w:rFonts w:ascii="Calibri"/>
        </w:rPr>
      </w:pPr>
      <w:r>
        <w:rPr>
          <w:rFonts w:ascii="Calibri"/>
          <w:w w:val="115"/>
        </w:rPr>
        <w:t xml:space="preserve">I </w:t>
      </w:r>
      <w:r>
        <w:rPr>
          <w:rFonts w:ascii="Calibri"/>
          <w:w w:val="105"/>
        </w:rPr>
        <w:t>used an individual based model to explore if community assembly of species with an ontogenetic niche shift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could allow more species to coexist.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To this end </w:t>
      </w:r>
      <w:r>
        <w:rPr>
          <w:rFonts w:ascii="Calibri"/>
          <w:w w:val="115"/>
        </w:rPr>
        <w:t xml:space="preserve">I </w:t>
      </w:r>
      <w:r>
        <w:rPr>
          <w:rFonts w:ascii="Calibri"/>
          <w:w w:val="105"/>
        </w:rPr>
        <w:t>simulate the creation of communities under both gradual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evolution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immigration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with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different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resource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distributions,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niche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widths</w:t>
      </w:r>
      <w:r>
        <w:rPr>
          <w:rFonts w:ascii="Calibri"/>
          <w:spacing w:val="15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mutation</w:t>
      </w:r>
      <w:r>
        <w:rPr>
          <w:rFonts w:ascii="Calibri"/>
          <w:spacing w:val="16"/>
          <w:w w:val="105"/>
        </w:rPr>
        <w:t xml:space="preserve"> </w:t>
      </w:r>
      <w:r>
        <w:rPr>
          <w:rFonts w:ascii="Calibri"/>
          <w:w w:val="105"/>
        </w:rPr>
        <w:t>probabilities.</w:t>
      </w:r>
    </w:p>
    <w:p w14:paraId="07DEEB08" w14:textId="0D73E960" w:rsidR="006F1C89" w:rsidRDefault="005D3991">
      <w:pPr>
        <w:pStyle w:val="BodyText"/>
        <w:spacing w:line="242" w:lineRule="auto"/>
        <w:ind w:left="150" w:right="106" w:firstLine="33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One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reasons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15"/>
        </w:rPr>
        <w:t>I</w:t>
      </w:r>
      <w:r>
        <w:rPr>
          <w:rFonts w:ascii="Calibri" w:hAnsi="Calibri"/>
          <w:spacing w:val="18"/>
          <w:w w:val="115"/>
        </w:rPr>
        <w:t xml:space="preserve"> </w:t>
      </w:r>
      <w:r>
        <w:rPr>
          <w:rFonts w:ascii="Calibri" w:hAnsi="Calibri"/>
          <w:w w:val="105"/>
        </w:rPr>
        <w:t>created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this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was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see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if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results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reached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by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Saltini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et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al.</w:t>
      </w:r>
      <w:r>
        <w:rPr>
          <w:rFonts w:ascii="Calibri" w:hAnsi="Calibri"/>
          <w:spacing w:val="23"/>
          <w:w w:val="105"/>
        </w:rPr>
        <w:t xml:space="preserve"> </w:t>
      </w:r>
      <w:r>
        <w:rPr>
          <w:rFonts w:ascii="Calibri" w:hAnsi="Calibri"/>
          <w:w w:val="105"/>
        </w:rPr>
        <w:t>(2023)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changed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if looking at other resource distributions.  The hypothesis is that a skewed resource distribution might change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results,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05"/>
        </w:rPr>
        <w:t>similarly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how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they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did</w:t>
      </w:r>
      <w:r>
        <w:rPr>
          <w:rFonts w:ascii="Calibri" w:hAnsi="Calibri"/>
          <w:spacing w:val="41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41"/>
          <w:w w:val="105"/>
        </w:rPr>
        <w:t xml:space="preserve">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by</w:t>
      </w:r>
      <w:r>
        <w:rPr>
          <w:rFonts w:ascii="Calibri" w:hAnsi="Calibri"/>
          <w:spacing w:val="41"/>
          <w:w w:val="105"/>
        </w:rPr>
        <w:t xml:space="preserve"> </w:t>
      </w:r>
      <w:r>
        <w:rPr>
          <w:rFonts w:ascii="Calibri" w:hAnsi="Calibri"/>
          <w:w w:val="105"/>
        </w:rPr>
        <w:t>Vasconcelos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et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al.</w:t>
      </w:r>
      <w:r>
        <w:rPr>
          <w:rFonts w:ascii="Calibri" w:hAnsi="Calibri"/>
          <w:spacing w:val="41"/>
          <w:w w:val="105"/>
        </w:rPr>
        <w:t xml:space="preserve"> </w:t>
      </w:r>
      <w:r>
        <w:rPr>
          <w:rFonts w:ascii="Calibri" w:hAnsi="Calibri"/>
          <w:w w:val="105"/>
        </w:rPr>
        <w:t>(2022).</w:t>
      </w:r>
      <w:r>
        <w:rPr>
          <w:rFonts w:ascii="Calibri" w:hAnsi="Calibri"/>
          <w:spacing w:val="4"/>
          <w:w w:val="105"/>
        </w:rPr>
        <w:t xml:space="preserve"> </w:t>
      </w:r>
      <w:r>
        <w:rPr>
          <w:rFonts w:ascii="Calibri" w:hAnsi="Calibri"/>
          <w:w w:val="105"/>
        </w:rPr>
        <w:t>Using</w:t>
      </w:r>
      <w:r>
        <w:rPr>
          <w:rFonts w:ascii="Calibri" w:hAnsi="Calibri"/>
          <w:spacing w:val="40"/>
          <w:w w:val="105"/>
        </w:rPr>
        <w:t xml:space="preserve"> </w:t>
      </w:r>
      <w:r>
        <w:rPr>
          <w:rFonts w:ascii="Calibri" w:hAnsi="Calibri"/>
          <w:w w:val="105"/>
        </w:rPr>
        <w:t>my</w:t>
      </w:r>
      <w:r>
        <w:rPr>
          <w:rFonts w:ascii="Calibri" w:hAnsi="Calibri"/>
          <w:spacing w:val="41"/>
          <w:w w:val="105"/>
        </w:rPr>
        <w:t xml:space="preserve"> </w:t>
      </w:r>
      <w:r>
        <w:rPr>
          <w:rFonts w:ascii="Calibri" w:hAnsi="Calibri"/>
          <w:w w:val="105"/>
        </w:rPr>
        <w:t>model,</w:t>
      </w:r>
      <w:r>
        <w:rPr>
          <w:rFonts w:ascii="Calibri" w:hAnsi="Calibri"/>
          <w:spacing w:val="45"/>
          <w:w w:val="105"/>
        </w:rPr>
        <w:t xml:space="preserve"> </w:t>
      </w:r>
      <w:r>
        <w:rPr>
          <w:rFonts w:ascii="Calibri" w:hAnsi="Calibri"/>
          <w:w w:val="115"/>
        </w:rPr>
        <w:t>I</w:t>
      </w:r>
      <w:r>
        <w:rPr>
          <w:rFonts w:ascii="Calibri" w:hAnsi="Calibri"/>
          <w:spacing w:val="34"/>
          <w:w w:val="115"/>
        </w:rPr>
        <w:t xml:space="preserve"> </w:t>
      </w:r>
      <w:r>
        <w:rPr>
          <w:rFonts w:ascii="Calibri" w:hAnsi="Calibri"/>
          <w:w w:val="105"/>
        </w:rPr>
        <w:t>could</w:t>
      </w:r>
      <w:ins w:id="105" w:author="Frank Johansson" w:date="2024-07-26T11:41:00Z">
        <w:r w:rsidR="00186B8B">
          <w:rPr>
            <w:rFonts w:ascii="Calibri" w:hAnsi="Calibri"/>
            <w:w w:val="105"/>
          </w:rPr>
          <w:t xml:space="preserve"> </w:t>
        </w:r>
      </w:ins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look at the effect of different resource distributions.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15"/>
        </w:rPr>
        <w:t xml:space="preserve">I </w:t>
      </w:r>
      <w:r>
        <w:rPr>
          <w:rFonts w:ascii="Calibri" w:hAnsi="Calibri"/>
          <w:w w:val="105"/>
        </w:rPr>
        <w:t>explored even-, normal-, skewed- and bimodal normal-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resource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distributions.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While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there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were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some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differences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between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both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number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evolved</w:t>
      </w:r>
      <w:ins w:id="106" w:author="Frank Johansson" w:date="2024-07-26T11:41:00Z">
        <w:r w:rsidR="003B5305">
          <w:rPr>
            <w:rFonts w:ascii="Calibri" w:hAnsi="Calibri"/>
            <w:w w:val="105"/>
          </w:rPr>
          <w:t xml:space="preserve"> </w:t>
        </w:r>
      </w:ins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to coexist and niche partitioning, these differences were slight and very similar patterns arose across all 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</w:rPr>
        <w:t xml:space="preserve">different </w:t>
      </w:r>
      <w:proofErr w:type="gramStart"/>
      <w:r>
        <w:rPr>
          <w:rFonts w:ascii="Calibri" w:hAnsi="Calibri"/>
        </w:rPr>
        <w:t>type</w:t>
      </w:r>
      <w:proofErr w:type="gramEnd"/>
      <w:r>
        <w:rPr>
          <w:rFonts w:ascii="Calibri" w:hAnsi="Calibri"/>
        </w:rPr>
        <w:t xml:space="preserve"> of distributions.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 differences were unsurprising, for example a skewed resource distribution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w w:val="105"/>
        </w:rPr>
        <w:t>having a higher proportion of the species within the niche space where the resources are more abundant.</w:t>
      </w:r>
      <w:r>
        <w:rPr>
          <w:rFonts w:ascii="Calibri" w:hAnsi="Calibri"/>
          <w:spacing w:val="1"/>
          <w:w w:val="105"/>
        </w:rPr>
        <w:t xml:space="preserve"> </w:t>
      </w:r>
      <w:proofErr w:type="gramStart"/>
      <w:r>
        <w:rPr>
          <w:rFonts w:ascii="Calibri" w:hAnsi="Calibri"/>
          <w:w w:val="105"/>
        </w:rPr>
        <w:t>So</w:t>
      </w:r>
      <w:proofErr w:type="gramEnd"/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using different resource distributions </w:t>
      </w:r>
      <w:r>
        <w:rPr>
          <w:rFonts w:ascii="Calibri" w:hAnsi="Calibri"/>
          <w:w w:val="115"/>
        </w:rPr>
        <w:t xml:space="preserve">I </w:t>
      </w:r>
      <w:r>
        <w:rPr>
          <w:rFonts w:ascii="Calibri" w:hAnsi="Calibri"/>
          <w:w w:val="105"/>
        </w:rPr>
        <w:t>could reach the same conclusions as Saltini et al.</w:t>
      </w:r>
      <w:ins w:id="107" w:author="Frank Johansson" w:date="2024-07-26T11:42:00Z">
        <w:r w:rsidR="003B5305">
          <w:rPr>
            <w:rFonts w:ascii="Calibri" w:hAnsi="Calibri"/>
            <w:w w:val="105"/>
          </w:rPr>
          <w:t xml:space="preserve"> (2023)</w:t>
        </w:r>
      </w:ins>
      <w:r>
        <w:rPr>
          <w:rFonts w:ascii="Calibri" w:hAnsi="Calibri"/>
          <w:w w:val="105"/>
        </w:rPr>
        <w:t>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Some of the major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conclusions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reached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by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Saltini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et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al.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(2023)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that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if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mutations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are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constrained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have</w:t>
      </w:r>
      <w:r>
        <w:rPr>
          <w:rFonts w:ascii="Calibri" w:hAnsi="Calibri"/>
          <w:spacing w:val="36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small</w:t>
      </w:r>
      <w:r>
        <w:rPr>
          <w:rFonts w:ascii="Calibri" w:hAnsi="Calibri"/>
          <w:spacing w:val="37"/>
          <w:w w:val="105"/>
        </w:rPr>
        <w:t xml:space="preserve"> </w:t>
      </w:r>
      <w:r>
        <w:rPr>
          <w:rFonts w:ascii="Calibri" w:hAnsi="Calibri"/>
          <w:w w:val="105"/>
        </w:rPr>
        <w:t>phenotypic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effect, a ”diagonal community” is formed, that is, a community where each species competes for a different set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of resources.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15"/>
        </w:rPr>
        <w:t xml:space="preserve">I </w:t>
      </w:r>
      <w:r>
        <w:rPr>
          <w:rFonts w:ascii="Calibri" w:hAnsi="Calibri"/>
          <w:w w:val="105"/>
        </w:rPr>
        <w:t>refer to this as a single axis community, as it is equivalent to the community reached by 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simple life cycle when comparing the number of species found.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Their results indicate that complex life cycles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only lead to higher species richness if the community is built up from sequential immigrations.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Essentially,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communities with complex life cycles could not reach higher species richness under gradual evolution, because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they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were</w:t>
      </w:r>
      <w:r>
        <w:rPr>
          <w:rFonts w:ascii="Calibri" w:hAnsi="Calibri"/>
          <w:spacing w:val="5"/>
          <w:w w:val="105"/>
        </w:rPr>
        <w:t xml:space="preserve"> </w:t>
      </w:r>
      <w:r>
        <w:rPr>
          <w:rFonts w:ascii="Calibri" w:hAnsi="Calibri"/>
          <w:w w:val="105"/>
        </w:rPr>
        <w:t>”trapped”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diagonal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community,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surrounded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by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fitness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valleys,</w:t>
      </w:r>
      <w:r>
        <w:rPr>
          <w:rFonts w:ascii="Calibri" w:hAnsi="Calibri"/>
          <w:spacing w:val="8"/>
          <w:w w:val="105"/>
        </w:rPr>
        <w:t xml:space="preserve"> </w:t>
      </w:r>
      <w:r>
        <w:rPr>
          <w:rFonts w:ascii="Calibri" w:hAnsi="Calibri"/>
          <w:w w:val="105"/>
        </w:rPr>
        <w:t>resulting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any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nearby</w:t>
      </w:r>
      <w:r>
        <w:rPr>
          <w:rFonts w:ascii="Calibri" w:hAnsi="Calibri"/>
          <w:spacing w:val="6"/>
          <w:w w:val="105"/>
        </w:rPr>
        <w:t xml:space="preserve"> </w:t>
      </w:r>
      <w:r>
        <w:rPr>
          <w:rFonts w:ascii="Calibri" w:hAnsi="Calibri"/>
          <w:w w:val="105"/>
        </w:rPr>
        <w:t>mutants</w:t>
      </w:r>
    </w:p>
    <w:p w14:paraId="0DEB3E7E" w14:textId="77777777" w:rsidR="006F1C89" w:rsidRDefault="006F1C89">
      <w:pPr>
        <w:spacing w:line="242" w:lineRule="auto"/>
        <w:jc w:val="both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14C91E2D" w14:textId="11838E15" w:rsidR="006F1C89" w:rsidRDefault="005D3991">
      <w:pPr>
        <w:pStyle w:val="BodyText"/>
        <w:spacing w:before="40"/>
        <w:ind w:left="150"/>
        <w:jc w:val="both"/>
        <w:rPr>
          <w:rFonts w:ascii="Calibri"/>
        </w:rPr>
      </w:pPr>
      <w:r>
        <w:rPr>
          <w:rFonts w:ascii="Calibri"/>
          <w:w w:val="105"/>
        </w:rPr>
        <w:lastRenderedPageBreak/>
        <w:t>having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negative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invasion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fitness.</w:t>
      </w:r>
      <w:r>
        <w:rPr>
          <w:rFonts w:ascii="Calibri"/>
          <w:spacing w:val="44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an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in-depth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explanation</w:t>
      </w:r>
      <w:r>
        <w:rPr>
          <w:rFonts w:ascii="Calibri"/>
          <w:spacing w:val="20"/>
          <w:w w:val="105"/>
        </w:rPr>
        <w:t xml:space="preserve"> </w:t>
      </w:r>
      <w:del w:id="108" w:author="Frank Johansson" w:date="2024-07-26T11:43:00Z">
        <w:r w:rsidDel="003B5305">
          <w:rPr>
            <w:rFonts w:ascii="Calibri"/>
            <w:w w:val="105"/>
          </w:rPr>
          <w:delText>consult</w:delText>
        </w:r>
        <w:r w:rsidDel="003B5305">
          <w:rPr>
            <w:rFonts w:ascii="Calibri"/>
            <w:spacing w:val="21"/>
            <w:w w:val="105"/>
          </w:rPr>
          <w:delText xml:space="preserve"> </w:delText>
        </w:r>
      </w:del>
      <w:ins w:id="109" w:author="Frank Johansson" w:date="2024-07-26T11:43:00Z">
        <w:r w:rsidR="003B5305">
          <w:rPr>
            <w:rFonts w:ascii="Calibri"/>
            <w:w w:val="105"/>
          </w:rPr>
          <w:t>see</w:t>
        </w:r>
        <w:r w:rsidR="003B5305">
          <w:rPr>
            <w:rFonts w:ascii="Calibri"/>
            <w:spacing w:val="21"/>
            <w:w w:val="105"/>
          </w:rPr>
          <w:t xml:space="preserve"> </w:t>
        </w:r>
      </w:ins>
      <w:r>
        <w:rPr>
          <w:rFonts w:ascii="Calibri"/>
          <w:w w:val="105"/>
        </w:rPr>
        <w:t>Saltini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et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al.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(2023).</w:t>
      </w:r>
    </w:p>
    <w:p w14:paraId="029752E2" w14:textId="525AAE88" w:rsidR="006F1C89" w:rsidRDefault="005D3991">
      <w:pPr>
        <w:pStyle w:val="BodyText"/>
        <w:spacing w:before="2" w:line="242" w:lineRule="auto"/>
        <w:ind w:left="150" w:right="107" w:firstLine="338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 xml:space="preserve">The differences in </w:t>
      </w:r>
      <w:del w:id="110" w:author="Frank Johansson" w:date="2024-07-26T11:45:00Z">
        <w:r w:rsidDel="0077448E">
          <w:rPr>
            <w:rFonts w:ascii="Calibri" w:hAnsi="Calibri"/>
            <w:w w:val="105"/>
          </w:rPr>
          <w:delText xml:space="preserve">our </w:delText>
        </w:r>
      </w:del>
      <w:ins w:id="111" w:author="Frank Johansson" w:date="2024-07-26T11:45:00Z">
        <w:r w:rsidR="0077448E">
          <w:rPr>
            <w:rFonts w:ascii="Calibri" w:hAnsi="Calibri"/>
            <w:w w:val="105"/>
          </w:rPr>
          <w:t xml:space="preserve">my </w:t>
        </w:r>
      </w:ins>
      <w:r>
        <w:rPr>
          <w:rFonts w:ascii="Calibri" w:hAnsi="Calibri"/>
          <w:w w:val="105"/>
        </w:rPr>
        <w:t>results instead arose when looking at the effect of mutational rate. My model showed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that having a complex life cycle could inherently lead to more species evolving under gradual evolution when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niche width was small.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However, the pervasiveness of this among the simulations depended on the mutation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probability. In Saltini et al.’s </w:t>
      </w:r>
      <w:ins w:id="112" w:author="Frank Johansson" w:date="2024-07-26T11:45:00Z">
        <w:r w:rsidR="0077448E">
          <w:rPr>
            <w:rFonts w:ascii="Calibri" w:hAnsi="Calibri"/>
            <w:w w:val="105"/>
          </w:rPr>
          <w:t xml:space="preserve">(2023) </w:t>
        </w:r>
      </w:ins>
      <w:r>
        <w:rPr>
          <w:rFonts w:ascii="Calibri" w:hAnsi="Calibri"/>
          <w:w w:val="105"/>
        </w:rPr>
        <w:t>model and most other similar models exploring this subject there is a separation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between ecological and evolutionary time scales. This means that the population dynamics reach an equilibrium</w:t>
      </w:r>
      <w:ins w:id="113" w:author="Frank Johansson" w:date="2024-07-26T11:45:00Z">
        <w:r w:rsidR="0077448E">
          <w:rPr>
            <w:rFonts w:ascii="Calibri" w:hAnsi="Calibri"/>
            <w:w w:val="105"/>
          </w:rPr>
          <w:t xml:space="preserve"> </w:t>
        </w:r>
      </w:ins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before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new</w:t>
      </w:r>
      <w:r>
        <w:rPr>
          <w:rFonts w:ascii="Calibri" w:hAnsi="Calibri"/>
          <w:spacing w:val="-8"/>
          <w:w w:val="105"/>
        </w:rPr>
        <w:t xml:space="preserve"> </w:t>
      </w:r>
      <w:r>
        <w:rPr>
          <w:rFonts w:ascii="Calibri" w:hAnsi="Calibri"/>
          <w:w w:val="105"/>
        </w:rPr>
        <w:t>mutant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-8"/>
          <w:w w:val="105"/>
        </w:rPr>
        <w:t xml:space="preserve"> </w:t>
      </w:r>
      <w:r>
        <w:rPr>
          <w:rFonts w:ascii="Calibri" w:hAnsi="Calibri"/>
          <w:w w:val="105"/>
        </w:rPr>
        <w:t>added.</w:t>
      </w:r>
      <w:r>
        <w:rPr>
          <w:rFonts w:ascii="Calibri" w:hAnsi="Calibri"/>
          <w:spacing w:val="24"/>
          <w:w w:val="105"/>
        </w:rPr>
        <w:t xml:space="preserve"> </w:t>
      </w:r>
      <w:r>
        <w:rPr>
          <w:rFonts w:ascii="Calibri" w:hAnsi="Calibri"/>
          <w:w w:val="105"/>
        </w:rPr>
        <w:t>This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-8"/>
          <w:w w:val="105"/>
        </w:rPr>
        <w:t xml:space="preserve"> </w:t>
      </w:r>
      <w:r>
        <w:rPr>
          <w:rFonts w:ascii="Calibri" w:hAnsi="Calibri"/>
          <w:w w:val="105"/>
        </w:rPr>
        <w:t>one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core</w:t>
      </w:r>
      <w:r>
        <w:rPr>
          <w:rFonts w:ascii="Calibri" w:hAnsi="Calibri"/>
          <w:spacing w:val="-8"/>
          <w:w w:val="105"/>
        </w:rPr>
        <w:t xml:space="preserve"> </w:t>
      </w:r>
      <w:r>
        <w:rPr>
          <w:rFonts w:ascii="Calibri" w:hAnsi="Calibri"/>
          <w:w w:val="105"/>
        </w:rPr>
        <w:t>assumptions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adaptive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dynamics,</w:t>
      </w:r>
      <w:r>
        <w:rPr>
          <w:rFonts w:ascii="Calibri" w:hAnsi="Calibri"/>
          <w:spacing w:val="-5"/>
          <w:w w:val="105"/>
        </w:rPr>
        <w:t xml:space="preserve"> </w:t>
      </w:r>
      <w:r>
        <w:rPr>
          <w:rFonts w:ascii="Calibri" w:hAnsi="Calibri"/>
          <w:w w:val="105"/>
        </w:rPr>
        <w:t>which</w:t>
      </w:r>
      <w:r>
        <w:rPr>
          <w:rFonts w:ascii="Calibri" w:hAnsi="Calibri"/>
          <w:spacing w:val="-8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-8"/>
          <w:w w:val="105"/>
        </w:rPr>
        <w:t xml:space="preserve"> </w:t>
      </w:r>
      <w:r>
        <w:rPr>
          <w:rFonts w:ascii="Calibri" w:hAnsi="Calibri"/>
          <w:w w:val="105"/>
        </w:rPr>
        <w:t>a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mathematical</w:t>
      </w:r>
      <w:ins w:id="114" w:author="Frank Johansson" w:date="2024-07-26T11:46:00Z">
        <w:r w:rsidR="0077448E">
          <w:rPr>
            <w:rFonts w:ascii="Calibri" w:hAnsi="Calibri"/>
            <w:w w:val="105"/>
          </w:rPr>
          <w:t xml:space="preserve"> </w:t>
        </w:r>
      </w:ins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framework often used to study evolutionary diversification of this type analytically (</w:t>
      </w:r>
      <w:proofErr w:type="spellStart"/>
      <w:r>
        <w:rPr>
          <w:rFonts w:ascii="Calibri" w:hAnsi="Calibri"/>
          <w:w w:val="105"/>
        </w:rPr>
        <w:t>Geritz</w:t>
      </w:r>
      <w:proofErr w:type="spellEnd"/>
      <w:r>
        <w:rPr>
          <w:rFonts w:ascii="Calibri" w:hAnsi="Calibri"/>
          <w:w w:val="105"/>
        </w:rPr>
        <w:t xml:space="preserve"> et al., 1998).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separation of the evolutionary and ecological is not inherently present in my model.  While something similar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can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be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achieved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by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lowering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mutation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probability,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there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is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still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chance</w:t>
      </w:r>
      <w:r>
        <w:rPr>
          <w:rFonts w:ascii="Calibri" w:hAnsi="Calibri"/>
          <w:spacing w:val="17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several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mutants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establishing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at the same time.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15"/>
        </w:rPr>
        <w:t xml:space="preserve">I </w:t>
      </w:r>
      <w:r>
        <w:rPr>
          <w:rFonts w:ascii="Calibri" w:hAnsi="Calibri"/>
          <w:w w:val="105"/>
        </w:rPr>
        <w:t>believe the major differences found in my results compared to Saltini et al. (2023) stems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from the fact that several mutants can invade at the same time.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If there are mutants invading vertically and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horizontally from the established species,  they hinder a mutant on the diagonal from invading,  even though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this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mutant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actually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competes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less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with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established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species.</w:t>
      </w:r>
      <w:r>
        <w:rPr>
          <w:rFonts w:ascii="Calibri" w:hAnsi="Calibri"/>
          <w:spacing w:val="18"/>
          <w:w w:val="105"/>
        </w:rPr>
        <w:t xml:space="preserve"> </w:t>
      </w:r>
      <w:r>
        <w:rPr>
          <w:rFonts w:ascii="Calibri" w:hAnsi="Calibri"/>
          <w:w w:val="105"/>
        </w:rPr>
        <w:t>During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simulations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in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my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model</w:t>
      </w:r>
      <w:r>
        <w:rPr>
          <w:rFonts w:ascii="Calibri" w:hAnsi="Calibri"/>
          <w:spacing w:val="25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26"/>
          <w:w w:val="105"/>
        </w:rPr>
        <w:t xml:space="preserve"> </w:t>
      </w:r>
      <w:r>
        <w:rPr>
          <w:rFonts w:ascii="Calibri" w:hAnsi="Calibri"/>
          <w:w w:val="105"/>
        </w:rPr>
        <w:t>chance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 xml:space="preserve">of a diagonal community being formed is related to the mutation probability as well as the value of </w:t>
      </w:r>
      <w:proofErr w:type="spellStart"/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w w:val="105"/>
          <w:vertAlign w:val="subscript"/>
        </w:rPr>
        <w:t>s</w:t>
      </w:r>
      <w:proofErr w:type="spellEnd"/>
      <w:r>
        <w:rPr>
          <w:rFonts w:ascii="Calibri" w:hAnsi="Calibri"/>
          <w:w w:val="105"/>
        </w:rPr>
        <w:t>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combination of low niche width and high mutation probability lead to what </w:t>
      </w:r>
      <w:r>
        <w:rPr>
          <w:rFonts w:ascii="Calibri" w:hAnsi="Calibri"/>
          <w:w w:val="115"/>
        </w:rPr>
        <w:t xml:space="preserve">I </w:t>
      </w:r>
      <w:r>
        <w:rPr>
          <w:rFonts w:ascii="Calibri" w:hAnsi="Calibri"/>
          <w:w w:val="105"/>
        </w:rPr>
        <w:t>refer to as two axes community.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Where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half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compete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same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juvenile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resource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other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half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same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adult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resource,</w:t>
      </w:r>
      <w:r>
        <w:rPr>
          <w:rFonts w:ascii="Calibri" w:hAnsi="Calibri"/>
          <w:spacing w:val="-49"/>
          <w:w w:val="105"/>
        </w:rPr>
        <w:t xml:space="preserve"> </w:t>
      </w:r>
      <w:r>
        <w:rPr>
          <w:rFonts w:ascii="Calibri" w:hAnsi="Calibri"/>
          <w:w w:val="105"/>
        </w:rPr>
        <w:t>causing two axes to form along niche space. The actual shape of this depended on the initial phenotypes, but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similar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patterns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were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found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different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initial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phenotypes.</w:t>
      </w:r>
    </w:p>
    <w:p w14:paraId="025353DD" w14:textId="7BE67CDB" w:rsidR="006F1C89" w:rsidRDefault="005D3991">
      <w:pPr>
        <w:pStyle w:val="BodyText"/>
        <w:spacing w:line="242" w:lineRule="auto"/>
        <w:ind w:left="150" w:right="108" w:firstLine="338"/>
        <w:jc w:val="both"/>
        <w:rPr>
          <w:rFonts w:ascii="Calibri"/>
        </w:rPr>
      </w:pPr>
      <w:r>
        <w:rPr>
          <w:rFonts w:ascii="Calibri"/>
          <w:w w:val="105"/>
        </w:rPr>
        <w:t>By simulating immigration rather than gradual evolution communities with complex life cycles attained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higher</w:t>
      </w:r>
      <w:r>
        <w:rPr>
          <w:rFonts w:ascii="Calibri"/>
          <w:spacing w:val="39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richness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compared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communities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with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simple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life</w:t>
      </w:r>
      <w:r>
        <w:rPr>
          <w:rFonts w:ascii="Calibri"/>
          <w:spacing w:val="39"/>
          <w:w w:val="105"/>
        </w:rPr>
        <w:t xml:space="preserve"> </w:t>
      </w:r>
      <w:r>
        <w:rPr>
          <w:rFonts w:ascii="Calibri"/>
          <w:w w:val="105"/>
        </w:rPr>
        <w:t>cycles.</w:t>
      </w:r>
      <w:r>
        <w:rPr>
          <w:rFonts w:ascii="Calibri"/>
          <w:spacing w:val="9"/>
          <w:w w:val="105"/>
        </w:rPr>
        <w:t xml:space="preserve"> </w:t>
      </w:r>
      <w:r>
        <w:rPr>
          <w:rFonts w:ascii="Calibri"/>
          <w:w w:val="105"/>
        </w:rPr>
        <w:t>This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mirrors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result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found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by</w:t>
      </w:r>
      <w:ins w:id="115" w:author="Frank Johansson" w:date="2024-07-26T11:48:00Z">
        <w:r w:rsidR="0077448E">
          <w:rPr>
            <w:rFonts w:ascii="Calibri"/>
            <w:w w:val="105"/>
          </w:rPr>
          <w:t xml:space="preserve"> </w:t>
        </w:r>
      </w:ins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 xml:space="preserve">Saltini et al. (2023). The only difference found in the uniformity of the resulting </w:t>
      </w:r>
      <w:proofErr w:type="gramStart"/>
      <w:r>
        <w:rPr>
          <w:rFonts w:ascii="Calibri"/>
          <w:w w:val="105"/>
        </w:rPr>
        <w:t>communities</w:t>
      </w:r>
      <w:proofErr w:type="gramEnd"/>
      <w:r>
        <w:rPr>
          <w:rFonts w:ascii="Calibri"/>
          <w:w w:val="105"/>
        </w:rPr>
        <w:t xml:space="preserve"> placement within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niche space, with my results not being as uniform.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15"/>
        </w:rPr>
        <w:t xml:space="preserve">I </w:t>
      </w:r>
      <w:r>
        <w:rPr>
          <w:rFonts w:ascii="Calibri"/>
          <w:w w:val="105"/>
        </w:rPr>
        <w:t>attribute this slight difference to the stochasticity in my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model. Immigration also leads to higher species richness when comparing it to complex communities resulting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from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gradual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evolution.</w:t>
      </w:r>
    </w:p>
    <w:p w14:paraId="51C4FBC2" w14:textId="0A6FD9E6" w:rsidR="006F1C89" w:rsidRDefault="005D3991">
      <w:pPr>
        <w:pStyle w:val="BodyText"/>
        <w:spacing w:line="242" w:lineRule="auto"/>
        <w:ind w:left="150" w:right="107" w:firstLine="338"/>
        <w:jc w:val="both"/>
        <w:rPr>
          <w:rFonts w:ascii="Calibri"/>
        </w:rPr>
      </w:pPr>
      <w:r>
        <w:rPr>
          <w:rFonts w:ascii="Calibri"/>
          <w:w w:val="115"/>
        </w:rPr>
        <w:t xml:space="preserve">I </w:t>
      </w:r>
      <w:r>
        <w:rPr>
          <w:rFonts w:ascii="Calibri"/>
          <w:w w:val="105"/>
        </w:rPr>
        <w:t>explored the difference between an even resource distribution and a skewed resource distribution more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closely in a model where each life stage feed on resource distribution with only two resource types to compare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 results to those found by Vasconcelos et al. (2022). These results seem to match each other as a trimorphic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community could both be sustained at higher niche widths in a static community without </w:t>
      </w:r>
      <w:proofErr w:type="gramStart"/>
      <w:r>
        <w:rPr>
          <w:rFonts w:ascii="Calibri"/>
          <w:w w:val="105"/>
        </w:rPr>
        <w:t>mutation, and</w:t>
      </w:r>
      <w:proofErr w:type="gramEnd"/>
      <w:r>
        <w:rPr>
          <w:rFonts w:ascii="Calibri"/>
          <w:w w:val="105"/>
        </w:rPr>
        <w:t xml:space="preserve"> arose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more often through gradual evolution for a skewed resource distribution. Vasconcelos et al. (2022) found that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 asymmetry in resources allowed for one species that fed on a less abundant resource as a juvenile could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make up for this growth by feeding on a more abundant resource as an adult</w:t>
      </w:r>
      <w:r w:rsidR="008129DB">
        <w:rPr>
          <w:rFonts w:ascii="Calibri"/>
          <w:w w:val="105"/>
        </w:rPr>
        <w:t xml:space="preserve">. </w:t>
      </w:r>
      <w:r w:rsidR="008129DB" w:rsidRPr="008129DB">
        <w:rPr>
          <w:rFonts w:ascii="Calibri"/>
          <w:w w:val="105"/>
        </w:rPr>
        <w:t>This contrasts with scenarios where each species is specialized for the same resource at both life stages</w:t>
      </w:r>
      <w:r>
        <w:rPr>
          <w:rFonts w:ascii="Calibri"/>
          <w:w w:val="105"/>
        </w:rPr>
        <w:t>. However, the skewed resource distribution</w:t>
      </w:r>
      <w:r>
        <w:rPr>
          <w:rFonts w:ascii="Calibri"/>
          <w:spacing w:val="-51"/>
          <w:w w:val="105"/>
        </w:rPr>
        <w:t xml:space="preserve"> </w:t>
      </w:r>
      <w:ins w:id="116" w:author="Frank Johansson" w:date="2024-07-26T11:49:00Z">
        <w:r w:rsidR="00CE7EA6">
          <w:rPr>
            <w:rFonts w:ascii="Calibri"/>
            <w:spacing w:val="-51"/>
            <w:w w:val="105"/>
          </w:rPr>
          <w:t xml:space="preserve"> </w:t>
        </w:r>
      </w:ins>
      <w:ins w:id="117" w:author="Frank Johansson" w:date="2024-07-26T11:53:00Z">
        <w:r w:rsidR="008129DB">
          <w:rPr>
            <w:rFonts w:ascii="Calibri"/>
            <w:spacing w:val="-51"/>
            <w:w w:val="105"/>
          </w:rPr>
          <w:t xml:space="preserve"> </w:t>
        </w:r>
      </w:ins>
      <w:r>
        <w:rPr>
          <w:rFonts w:ascii="Calibri"/>
          <w:w w:val="105"/>
        </w:rPr>
        <w:t>did not markedly change the results found when looking at communities that arose under gradual evolution or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immigration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when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there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were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more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than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two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resources.</w:t>
      </w:r>
    </w:p>
    <w:p w14:paraId="0CFB3457" w14:textId="77777777" w:rsidR="006F1C89" w:rsidRDefault="006F1C89">
      <w:pPr>
        <w:spacing w:before="5"/>
        <w:rPr>
          <w:sz w:val="23"/>
        </w:rPr>
      </w:pPr>
    </w:p>
    <w:p w14:paraId="1C13AAE6" w14:textId="77777777" w:rsidR="006F1C89" w:rsidRDefault="005D3991">
      <w:pPr>
        <w:pStyle w:val="Heading2"/>
      </w:pPr>
      <w:r>
        <w:rPr>
          <w:w w:val="115"/>
        </w:rPr>
        <w:t>Can</w:t>
      </w:r>
      <w:r>
        <w:rPr>
          <w:spacing w:val="30"/>
          <w:w w:val="115"/>
        </w:rPr>
        <w:t xml:space="preserve"> </w:t>
      </w:r>
      <w:r>
        <w:rPr>
          <w:w w:val="115"/>
        </w:rPr>
        <w:t>complex</w:t>
      </w:r>
      <w:r>
        <w:rPr>
          <w:spacing w:val="30"/>
          <w:w w:val="115"/>
        </w:rPr>
        <w:t xml:space="preserve"> </w:t>
      </w:r>
      <w:r>
        <w:rPr>
          <w:w w:val="115"/>
        </w:rPr>
        <w:t>life</w:t>
      </w:r>
      <w:r>
        <w:rPr>
          <w:spacing w:val="30"/>
          <w:w w:val="115"/>
        </w:rPr>
        <w:t xml:space="preserve"> </w:t>
      </w:r>
      <w:r>
        <w:rPr>
          <w:w w:val="115"/>
        </w:rPr>
        <w:t>cycles</w:t>
      </w:r>
      <w:r>
        <w:rPr>
          <w:spacing w:val="30"/>
          <w:w w:val="115"/>
        </w:rPr>
        <w:t xml:space="preserve"> </w:t>
      </w:r>
      <w:r>
        <w:rPr>
          <w:w w:val="115"/>
        </w:rPr>
        <w:t>result</w:t>
      </w:r>
      <w:r>
        <w:rPr>
          <w:spacing w:val="30"/>
          <w:w w:val="115"/>
        </w:rPr>
        <w:t xml:space="preserve"> </w:t>
      </w:r>
      <w:r>
        <w:rPr>
          <w:w w:val="115"/>
        </w:rPr>
        <w:t>in</w:t>
      </w:r>
      <w:r>
        <w:rPr>
          <w:spacing w:val="30"/>
          <w:w w:val="115"/>
        </w:rPr>
        <w:t xml:space="preserve"> </w:t>
      </w:r>
      <w:r>
        <w:rPr>
          <w:w w:val="115"/>
        </w:rPr>
        <w:t>more</w:t>
      </w:r>
      <w:r>
        <w:rPr>
          <w:spacing w:val="30"/>
          <w:w w:val="115"/>
        </w:rPr>
        <w:t xml:space="preserve"> </w:t>
      </w:r>
      <w:r>
        <w:rPr>
          <w:w w:val="115"/>
        </w:rPr>
        <w:t>species</w:t>
      </w:r>
      <w:r>
        <w:rPr>
          <w:spacing w:val="31"/>
          <w:w w:val="115"/>
        </w:rPr>
        <w:t xml:space="preserve"> </w:t>
      </w:r>
      <w:r>
        <w:rPr>
          <w:w w:val="115"/>
        </w:rPr>
        <w:t>coexisting</w:t>
      </w:r>
      <w:r>
        <w:rPr>
          <w:spacing w:val="30"/>
          <w:w w:val="115"/>
        </w:rPr>
        <w:t xml:space="preserve"> </w:t>
      </w:r>
      <w:r>
        <w:rPr>
          <w:w w:val="115"/>
        </w:rPr>
        <w:t>in</w:t>
      </w:r>
      <w:r>
        <w:rPr>
          <w:spacing w:val="30"/>
          <w:w w:val="115"/>
        </w:rPr>
        <w:t xml:space="preserve"> </w:t>
      </w:r>
      <w:r>
        <w:rPr>
          <w:w w:val="115"/>
        </w:rPr>
        <w:t>a</w:t>
      </w:r>
      <w:r>
        <w:rPr>
          <w:spacing w:val="30"/>
          <w:w w:val="115"/>
        </w:rPr>
        <w:t xml:space="preserve"> </w:t>
      </w:r>
      <w:r>
        <w:rPr>
          <w:w w:val="115"/>
        </w:rPr>
        <w:t>community?</w:t>
      </w:r>
    </w:p>
    <w:p w14:paraId="3990035C" w14:textId="77777777" w:rsidR="006F1C89" w:rsidRDefault="005D3991">
      <w:pPr>
        <w:pStyle w:val="BodyText"/>
        <w:spacing w:before="138" w:line="242" w:lineRule="auto"/>
        <w:ind w:left="150" w:right="108"/>
        <w:jc w:val="both"/>
        <w:rPr>
          <w:rFonts w:ascii="Calibri"/>
        </w:rPr>
      </w:pPr>
      <w:r>
        <w:rPr>
          <w:rFonts w:ascii="Calibri"/>
          <w:w w:val="105"/>
        </w:rPr>
        <w:t>Results from this study substantiate earlier studies showing that complex life cycles can lead to higher species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richness under certain conditions (Saltini et al., 2023).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But one of those conditions, the separation of the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evolutionary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ecological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timescale,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has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not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been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previously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explored.</w:t>
      </w:r>
    </w:p>
    <w:p w14:paraId="64DDB709" w14:textId="155B6FB3" w:rsidR="006F1C89" w:rsidRDefault="005D3991">
      <w:pPr>
        <w:pStyle w:val="BodyText"/>
        <w:spacing w:line="242" w:lineRule="auto"/>
        <w:ind w:left="150" w:right="108" w:firstLine="338"/>
        <w:jc w:val="both"/>
        <w:rPr>
          <w:rFonts w:ascii="Calibri"/>
        </w:rPr>
      </w:pPr>
      <w:r>
        <w:rPr>
          <w:rFonts w:ascii="Calibri"/>
          <w:w w:val="105"/>
        </w:rPr>
        <w:t>The results from this model suggest that complex life cycles do allow more species to coexist within a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community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when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either</w:t>
      </w:r>
      <w:ins w:id="118" w:author="Frank Johansson" w:date="2024-07-26T12:00:00Z">
        <w:r w:rsidR="008247E3">
          <w:rPr>
            <w:rFonts w:ascii="Calibri"/>
            <w:w w:val="105"/>
          </w:rPr>
          <w:t>:</w:t>
        </w:r>
      </w:ins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(1)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one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stages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has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lower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niche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width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than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with</w:t>
      </w:r>
      <w:r>
        <w:rPr>
          <w:rFonts w:ascii="Calibri"/>
          <w:spacing w:val="-3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simple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life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cycle, or</w:t>
      </w:r>
    </w:p>
    <w:p w14:paraId="28C3D393" w14:textId="77777777" w:rsidR="006F1C89" w:rsidRDefault="005D3991">
      <w:pPr>
        <w:pStyle w:val="ListParagraph"/>
        <w:numPr>
          <w:ilvl w:val="0"/>
          <w:numId w:val="1"/>
        </w:numPr>
        <w:tabs>
          <w:tab w:val="left" w:pos="498"/>
        </w:tabs>
        <w:spacing w:line="268" w:lineRule="exact"/>
        <w:ind w:hanging="348"/>
      </w:pP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community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built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through</w:t>
      </w:r>
      <w:r>
        <w:rPr>
          <w:spacing w:val="11"/>
          <w:w w:val="105"/>
        </w:rPr>
        <w:t xml:space="preserve"> </w:t>
      </w:r>
      <w:r>
        <w:rPr>
          <w:w w:val="105"/>
        </w:rPr>
        <w:t>sequential</w:t>
      </w:r>
      <w:r>
        <w:rPr>
          <w:spacing w:val="11"/>
          <w:w w:val="105"/>
        </w:rPr>
        <w:t xml:space="preserve"> </w:t>
      </w:r>
      <w:r>
        <w:rPr>
          <w:w w:val="105"/>
        </w:rPr>
        <w:t>immigrations,</w:t>
      </w:r>
      <w:r>
        <w:rPr>
          <w:spacing w:val="11"/>
          <w:w w:val="105"/>
        </w:rPr>
        <w:t xml:space="preserve"> </w:t>
      </w:r>
      <w:r>
        <w:rPr>
          <w:w w:val="105"/>
        </w:rPr>
        <w:t>i.e.,</w:t>
      </w:r>
      <w:r>
        <w:rPr>
          <w:spacing w:val="12"/>
          <w:w w:val="105"/>
        </w:rPr>
        <w:t xml:space="preserve"> </w:t>
      </w:r>
      <w:r>
        <w:rPr>
          <w:w w:val="105"/>
        </w:rPr>
        <w:t>evolution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constrained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gradual,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</w:p>
    <w:p w14:paraId="4426279B" w14:textId="6DA94436" w:rsidR="006F1C89" w:rsidRDefault="005D3991" w:rsidP="00E123DC">
      <w:pPr>
        <w:pStyle w:val="ListParagraph"/>
        <w:numPr>
          <w:ilvl w:val="0"/>
          <w:numId w:val="1"/>
        </w:numPr>
        <w:tabs>
          <w:tab w:val="left" w:pos="490"/>
        </w:tabs>
        <w:spacing w:before="2" w:line="242" w:lineRule="auto"/>
        <w:ind w:left="150" w:right="107" w:firstLine="0"/>
      </w:pP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mutation</w:t>
      </w:r>
      <w:r>
        <w:rPr>
          <w:spacing w:val="10"/>
          <w:w w:val="105"/>
        </w:rPr>
        <w:t xml:space="preserve"> </w:t>
      </w:r>
      <w:r>
        <w:rPr>
          <w:w w:val="105"/>
        </w:rPr>
        <w:t>probability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large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niche</w:t>
      </w:r>
      <w:r>
        <w:rPr>
          <w:spacing w:val="10"/>
          <w:w w:val="105"/>
        </w:rPr>
        <w:t xml:space="preserve"> </w:t>
      </w:r>
      <w:r>
        <w:rPr>
          <w:w w:val="105"/>
        </w:rPr>
        <w:t>width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small.</w:t>
      </w:r>
      <w:r>
        <w:rPr>
          <w:spacing w:val="44"/>
          <w:w w:val="105"/>
        </w:rPr>
        <w:t xml:space="preserve"> </w:t>
      </w:r>
      <w:r>
        <w:rPr>
          <w:w w:val="105"/>
        </w:rPr>
        <w:t>Condition</w:t>
      </w:r>
      <w:r>
        <w:rPr>
          <w:spacing w:val="10"/>
          <w:w w:val="105"/>
        </w:rPr>
        <w:t xml:space="preserve"> </w:t>
      </w:r>
      <w:r>
        <w:rPr>
          <w:w w:val="105"/>
        </w:rPr>
        <w:t>(1)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(2)</w:t>
      </w:r>
      <w:r>
        <w:rPr>
          <w:spacing w:val="11"/>
          <w:w w:val="105"/>
        </w:rPr>
        <w:t xml:space="preserve"> </w:t>
      </w:r>
      <w:proofErr w:type="gramStart"/>
      <w:r>
        <w:rPr>
          <w:w w:val="105"/>
        </w:rPr>
        <w:t>where</w:t>
      </w:r>
      <w:proofErr w:type="gramEnd"/>
      <w:r>
        <w:rPr>
          <w:spacing w:val="11"/>
          <w:w w:val="105"/>
        </w:rPr>
        <w:t xml:space="preserve"> </w:t>
      </w:r>
      <w:r>
        <w:rPr>
          <w:w w:val="105"/>
        </w:rPr>
        <w:t>also</w:t>
      </w:r>
      <w:r>
        <w:rPr>
          <w:spacing w:val="10"/>
          <w:w w:val="105"/>
        </w:rPr>
        <w:t xml:space="preserve"> </w:t>
      </w:r>
      <w:r>
        <w:rPr>
          <w:w w:val="105"/>
        </w:rPr>
        <w:t>found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Saltini</w:t>
      </w:r>
      <w:r>
        <w:rPr>
          <w:spacing w:val="-50"/>
          <w:w w:val="105"/>
        </w:rPr>
        <w:t xml:space="preserve"> </w:t>
      </w:r>
      <w:r>
        <w:rPr>
          <w:w w:val="105"/>
        </w:rPr>
        <w:t>et al. (2023), while condition (3) is novel. There are two facts to question with this condition</w:t>
      </w:r>
      <w:r w:rsidR="00E123DC">
        <w:rPr>
          <w:w w:val="105"/>
        </w:rPr>
        <w:t>. First, is</w:t>
      </w:r>
      <w:r>
        <w:rPr>
          <w:w w:val="105"/>
        </w:rPr>
        <w:t xml:space="preserve"> a very small </w:t>
      </w:r>
      <w:r>
        <w:rPr>
          <w:i/>
          <w:w w:val="105"/>
        </w:rPr>
        <w:t>σ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 xml:space="preserve">realistic? </w:t>
      </w:r>
      <w:r w:rsidR="00E123DC">
        <w:rPr>
          <w:w w:val="105"/>
        </w:rPr>
        <w:t xml:space="preserve">And second, </w:t>
      </w:r>
      <w:r>
        <w:rPr>
          <w:w w:val="105"/>
        </w:rPr>
        <w:t>is the relaxation between the separation of ecological and evolutionary time realistic? To address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first </w:t>
      </w:r>
      <w:proofErr w:type="gramStart"/>
      <w:r>
        <w:rPr>
          <w:w w:val="105"/>
        </w:rPr>
        <w:t>question</w:t>
      </w:r>
      <w:proofErr w:type="gramEnd"/>
      <w:r>
        <w:rPr>
          <w:w w:val="105"/>
        </w:rPr>
        <w:t xml:space="preserve"> one must first consider what small niche width implies. Species that have a small niche width</w:t>
      </w:r>
      <w:r>
        <w:rPr>
          <w:spacing w:val="1"/>
          <w:w w:val="105"/>
        </w:rPr>
        <w:t xml:space="preserve"> </w:t>
      </w:r>
      <w:r>
        <w:rPr>
          <w:w w:val="105"/>
        </w:rPr>
        <w:t>are generally thought of as specialized and highly efficient on one or a few types of resources. Ackermann and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Doebeli</w:t>
      </w:r>
      <w:proofErr w:type="spellEnd"/>
      <w:r>
        <w:rPr>
          <w:w w:val="105"/>
        </w:rPr>
        <w:t xml:space="preserve"> (2004) created a model looking at the evolution of niche width and found that species would generally</w:t>
      </w:r>
      <w:r>
        <w:rPr>
          <w:spacing w:val="1"/>
          <w:w w:val="105"/>
        </w:rPr>
        <w:t xml:space="preserve"> </w:t>
      </w:r>
      <w:r>
        <w:rPr>
          <w:w w:val="105"/>
        </w:rPr>
        <w:t>evolve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widen</w:t>
      </w:r>
      <w:r>
        <w:rPr>
          <w:spacing w:val="-3"/>
          <w:w w:val="105"/>
        </w:rPr>
        <w:t xml:space="preserve"> </w:t>
      </w:r>
      <w:r>
        <w:rPr>
          <w:w w:val="105"/>
        </w:rPr>
        <w:t>their</w:t>
      </w:r>
      <w:r>
        <w:rPr>
          <w:spacing w:val="-3"/>
          <w:w w:val="105"/>
        </w:rPr>
        <w:t xml:space="preserve"> </w:t>
      </w:r>
      <w:r>
        <w:rPr>
          <w:w w:val="105"/>
        </w:rPr>
        <w:t>niche</w:t>
      </w:r>
      <w:r>
        <w:rPr>
          <w:spacing w:val="-3"/>
          <w:w w:val="105"/>
        </w:rPr>
        <w:t xml:space="preserve"> </w:t>
      </w:r>
      <w:r>
        <w:rPr>
          <w:w w:val="105"/>
        </w:rPr>
        <w:t>width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long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total</w:t>
      </w:r>
      <w:r>
        <w:rPr>
          <w:spacing w:val="-4"/>
          <w:w w:val="105"/>
        </w:rPr>
        <w:t xml:space="preserve"> </w:t>
      </w:r>
      <w:r>
        <w:rPr>
          <w:w w:val="105"/>
        </w:rPr>
        <w:t>rate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resource</w:t>
      </w:r>
      <w:r>
        <w:rPr>
          <w:spacing w:val="-3"/>
          <w:w w:val="105"/>
        </w:rPr>
        <w:t xml:space="preserve"> </w:t>
      </w:r>
      <w:r>
        <w:rPr>
          <w:w w:val="105"/>
        </w:rPr>
        <w:t>uptake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lowered.</w:t>
      </w:r>
      <w:r>
        <w:rPr>
          <w:spacing w:val="23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biological</w:t>
      </w:r>
      <w:r>
        <w:rPr>
          <w:spacing w:val="-50"/>
          <w:w w:val="105"/>
        </w:rPr>
        <w:t xml:space="preserve"> </w:t>
      </w:r>
      <w:ins w:id="119" w:author="Frank Johansson" w:date="2024-07-26T12:03:00Z">
        <w:r w:rsidR="00E123DC">
          <w:rPr>
            <w:spacing w:val="-50"/>
            <w:w w:val="105"/>
          </w:rPr>
          <w:t xml:space="preserve"> </w:t>
        </w:r>
      </w:ins>
      <w:ins w:id="120" w:author="Frank Johansson" w:date="2024-07-26T12:04:00Z">
        <w:r w:rsidR="00E123DC">
          <w:rPr>
            <w:spacing w:val="-50"/>
            <w:w w:val="105"/>
          </w:rPr>
          <w:t xml:space="preserve">  </w:t>
        </w:r>
        <w:r w:rsidR="00E123DC">
          <w:rPr>
            <w:w w:val="105"/>
          </w:rPr>
          <w:t xml:space="preserve"> s</w:t>
        </w:r>
      </w:ins>
      <w:del w:id="121" w:author="Frank Johansson" w:date="2024-07-26T12:04:00Z">
        <w:r w:rsidDel="00E123DC">
          <w:rPr>
            <w:w w:val="105"/>
          </w:rPr>
          <w:delText>s</w:delText>
        </w:r>
      </w:del>
      <w:r>
        <w:rPr>
          <w:w w:val="105"/>
        </w:rPr>
        <w:t>tandpoint</w:t>
      </w:r>
      <w:r>
        <w:rPr>
          <w:spacing w:val="13"/>
          <w:w w:val="105"/>
        </w:rPr>
        <w:t xml:space="preserve"> </w:t>
      </w:r>
      <w:r>
        <w:rPr>
          <w:w w:val="105"/>
        </w:rPr>
        <w:t>having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13"/>
          <w:w w:val="105"/>
        </w:rPr>
        <w:t xml:space="preserve"> </w:t>
      </w:r>
      <w:r>
        <w:rPr>
          <w:w w:val="105"/>
        </w:rPr>
        <w:t>extremely</w:t>
      </w:r>
      <w:r>
        <w:rPr>
          <w:spacing w:val="14"/>
          <w:w w:val="105"/>
        </w:rPr>
        <w:t xml:space="preserve"> </w:t>
      </w:r>
      <w:r>
        <w:rPr>
          <w:w w:val="105"/>
        </w:rPr>
        <w:t>narrow</w:t>
      </w:r>
      <w:r>
        <w:rPr>
          <w:spacing w:val="14"/>
          <w:w w:val="105"/>
        </w:rPr>
        <w:t xml:space="preserve"> </w:t>
      </w:r>
      <w:r>
        <w:rPr>
          <w:w w:val="105"/>
        </w:rPr>
        <w:t>niche</w:t>
      </w:r>
      <w:r>
        <w:rPr>
          <w:spacing w:val="13"/>
          <w:w w:val="105"/>
        </w:rPr>
        <w:t xml:space="preserve"> </w:t>
      </w:r>
      <w:r>
        <w:rPr>
          <w:w w:val="105"/>
        </w:rPr>
        <w:t>would</w:t>
      </w:r>
      <w:r>
        <w:rPr>
          <w:spacing w:val="14"/>
          <w:w w:val="105"/>
        </w:rPr>
        <w:t xml:space="preserve"> </w:t>
      </w:r>
      <w:r w:rsidR="00E123DC" w:rsidRPr="00E123DC">
        <w:rPr>
          <w:spacing w:val="14"/>
          <w:w w:val="105"/>
        </w:rPr>
        <w:t>often lead to the evolution of a broader niche being favored.</w:t>
      </w:r>
      <w:ins w:id="122" w:author="Frank Johansson" w:date="2024-07-26T12:05:00Z">
        <w:r w:rsidR="00E123DC">
          <w:rPr>
            <w:w w:val="105"/>
          </w:rPr>
          <w:t xml:space="preserve"> </w:t>
        </w:r>
      </w:ins>
      <w:del w:id="123" w:author="Frank Johansson" w:date="2024-07-26T12:05:00Z">
        <w:r w:rsidDel="00E123DC">
          <w:rPr>
            <w:w w:val="105"/>
          </w:rPr>
          <w:delText xml:space="preserve">. </w:delText>
        </w:r>
      </w:del>
      <w:r>
        <w:rPr>
          <w:w w:val="105"/>
        </w:rPr>
        <w:t>Unless widening once niche results in a net loss of resources. As the values of the parameters in</w:t>
      </w:r>
      <w:r>
        <w:rPr>
          <w:spacing w:val="-50"/>
          <w:w w:val="105"/>
        </w:rPr>
        <w:t xml:space="preserve"> </w:t>
      </w:r>
      <w:ins w:id="124" w:author="Frank Johansson" w:date="2024-07-26T12:06:00Z">
        <w:r w:rsidR="00E123DC">
          <w:rPr>
            <w:spacing w:val="-50"/>
            <w:w w:val="105"/>
          </w:rPr>
          <w:t xml:space="preserve"> </w:t>
        </w:r>
        <w:r w:rsidR="00E123DC">
          <w:rPr>
            <w:w w:val="105"/>
          </w:rPr>
          <w:t xml:space="preserve"> m</w:t>
        </w:r>
      </w:ins>
      <w:del w:id="125" w:author="Frank Johansson" w:date="2024-07-26T12:06:00Z">
        <w:r w:rsidDel="00E123DC">
          <w:rPr>
            <w:w w:val="105"/>
          </w:rPr>
          <w:delText>m</w:delText>
        </w:r>
      </w:del>
      <w:r>
        <w:rPr>
          <w:w w:val="105"/>
        </w:rPr>
        <w:t xml:space="preserve">y model are arbitrary it is of course hard to tell if </w:t>
      </w:r>
      <w:r>
        <w:rPr>
          <w:i/>
          <w:w w:val="105"/>
        </w:rPr>
        <w:t xml:space="preserve">σ </w:t>
      </w:r>
      <w:r>
        <w:rPr>
          <w:w w:val="125"/>
        </w:rPr>
        <w:t xml:space="preserve">= </w:t>
      </w:r>
      <w:r>
        <w:rPr>
          <w:w w:val="105"/>
        </w:rPr>
        <w:t>0</w:t>
      </w:r>
      <w:r>
        <w:rPr>
          <w:i/>
          <w:w w:val="105"/>
        </w:rPr>
        <w:t>.</w:t>
      </w:r>
      <w:r>
        <w:rPr>
          <w:w w:val="105"/>
        </w:rPr>
        <w:t xml:space="preserve">05 is actually realistic. However, there </w:t>
      </w:r>
      <w:r>
        <w:rPr>
          <w:w w:val="105"/>
        </w:rPr>
        <w:lastRenderedPageBreak/>
        <w:t>are definitely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cases of highly specialized species thriving in nature. </w:t>
      </w:r>
      <w:del w:id="126" w:author="Frank Johansson" w:date="2024-07-26T12:06:00Z">
        <w:r w:rsidDel="00E123DC">
          <w:rPr>
            <w:w w:val="105"/>
          </w:rPr>
          <w:delText xml:space="preserve">So </w:delText>
        </w:r>
      </w:del>
      <w:ins w:id="127" w:author="Frank Johansson" w:date="2024-07-26T12:06:00Z">
        <w:r w:rsidR="00E123DC">
          <w:rPr>
            <w:w w:val="105"/>
          </w:rPr>
          <w:t>An interesting question is thus</w:t>
        </w:r>
      </w:ins>
      <w:del w:id="128" w:author="Frank Johansson" w:date="2024-07-26T12:06:00Z">
        <w:r w:rsidDel="00E123DC">
          <w:rPr>
            <w:w w:val="105"/>
          </w:rPr>
          <w:delText>the next question is</w:delText>
        </w:r>
      </w:del>
      <w:r>
        <w:rPr>
          <w:w w:val="105"/>
        </w:rPr>
        <w:t>: is it plausible that two different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mutants with functional differences are invading a population at the same time? </w:t>
      </w:r>
      <w:r>
        <w:rPr>
          <w:w w:val="125"/>
        </w:rPr>
        <w:t xml:space="preserve">I </w:t>
      </w:r>
      <w:r>
        <w:rPr>
          <w:w w:val="105"/>
        </w:rPr>
        <w:t>certainly think this could be</w:t>
      </w:r>
      <w:r>
        <w:rPr>
          <w:spacing w:val="1"/>
          <w:w w:val="105"/>
        </w:rPr>
        <w:t xml:space="preserve"> </w:t>
      </w:r>
      <w:r>
        <w:rPr>
          <w:w w:val="105"/>
        </w:rPr>
        <w:t>the case for large populations and this is something that should be explored further. One of the reasons most</w:t>
      </w:r>
      <w:r>
        <w:rPr>
          <w:spacing w:val="1"/>
          <w:w w:val="105"/>
        </w:rPr>
        <w:t xml:space="preserve"> </w:t>
      </w:r>
      <w:r>
        <w:rPr>
          <w:w w:val="105"/>
        </w:rPr>
        <w:t>models</w:t>
      </w:r>
      <w:r>
        <w:rPr>
          <w:spacing w:val="11"/>
          <w:w w:val="105"/>
        </w:rPr>
        <w:t xml:space="preserve"> </w:t>
      </w:r>
      <w:r>
        <w:rPr>
          <w:w w:val="105"/>
        </w:rPr>
        <w:t>choose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separate</w:t>
      </w:r>
      <w:r>
        <w:rPr>
          <w:spacing w:val="11"/>
          <w:w w:val="105"/>
        </w:rPr>
        <w:t xml:space="preserve"> </w:t>
      </w:r>
      <w:r>
        <w:rPr>
          <w:w w:val="105"/>
        </w:rPr>
        <w:t>evolutionary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ecological</w:t>
      </w:r>
      <w:r>
        <w:rPr>
          <w:spacing w:val="11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scales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because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difficult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analytically</w:t>
      </w:r>
      <w:r>
        <w:rPr>
          <w:spacing w:val="12"/>
          <w:w w:val="105"/>
        </w:rPr>
        <w:t xml:space="preserve"> </w:t>
      </w:r>
      <w:r>
        <w:rPr>
          <w:w w:val="105"/>
        </w:rPr>
        <w:t>study</w:t>
      </w:r>
      <w:ins w:id="129" w:author="Frank Johansson" w:date="2024-07-26T12:07:00Z">
        <w:r w:rsidR="00E123DC">
          <w:rPr>
            <w:w w:val="105"/>
          </w:rPr>
          <w:t xml:space="preserve"> </w:t>
        </w:r>
      </w:ins>
      <w:r>
        <w:rPr>
          <w:spacing w:val="-50"/>
          <w:w w:val="105"/>
        </w:rPr>
        <w:t xml:space="preserve"> </w:t>
      </w:r>
      <w:r>
        <w:rPr>
          <w:w w:val="105"/>
        </w:rPr>
        <w:t>a system where they are not.</w:t>
      </w:r>
      <w:r>
        <w:rPr>
          <w:spacing w:val="1"/>
          <w:w w:val="105"/>
        </w:rPr>
        <w:t xml:space="preserve"> </w:t>
      </w:r>
      <w:commentRangeStart w:id="130"/>
      <w:r>
        <w:rPr>
          <w:w w:val="105"/>
        </w:rPr>
        <w:t>However, if there is an impact on the results it is important to challenge that</w:t>
      </w:r>
      <w:r>
        <w:rPr>
          <w:spacing w:val="1"/>
          <w:w w:val="105"/>
        </w:rPr>
        <w:t xml:space="preserve"> </w:t>
      </w:r>
      <w:r>
        <w:rPr>
          <w:w w:val="105"/>
        </w:rPr>
        <w:t>assumption.</w:t>
      </w:r>
      <w:commentRangeEnd w:id="130"/>
      <w:r w:rsidR="00E123DC">
        <w:rPr>
          <w:rStyle w:val="CommentReference"/>
        </w:rPr>
        <w:commentReference w:id="130"/>
      </w:r>
    </w:p>
    <w:p w14:paraId="06CA3BEE" w14:textId="5D71A35C" w:rsidR="006F1C89" w:rsidRDefault="005D3991">
      <w:pPr>
        <w:pStyle w:val="BodyText"/>
        <w:spacing w:line="242" w:lineRule="auto"/>
        <w:ind w:left="150" w:right="108" w:firstLine="338"/>
        <w:jc w:val="both"/>
        <w:rPr>
          <w:rFonts w:ascii="Calibri"/>
        </w:rPr>
      </w:pPr>
      <w:r>
        <w:rPr>
          <w:rFonts w:ascii="Calibri"/>
          <w:w w:val="105"/>
        </w:rPr>
        <w:t>Another big assumption in my model is that phenotypic divergence results in separate species. In sexually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reproducing organism adaptive diversification is hindered by random mating.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There are many possible </w:t>
      </w:r>
      <w:del w:id="131" w:author="Frank Johansson" w:date="2024-07-26T12:08:00Z">
        <w:r w:rsidDel="004236AC">
          <w:rPr>
            <w:rFonts w:ascii="Calibri"/>
            <w:w w:val="105"/>
          </w:rPr>
          <w:delText>out-</w:delText>
        </w:r>
        <w:r w:rsidDel="004236AC">
          <w:rPr>
            <w:rFonts w:ascii="Calibri"/>
            <w:spacing w:val="1"/>
            <w:w w:val="105"/>
          </w:rPr>
          <w:delText xml:space="preserve"> </w:delText>
        </w:r>
        <w:r w:rsidDel="004236AC">
          <w:rPr>
            <w:rFonts w:ascii="Calibri"/>
            <w:w w:val="105"/>
          </w:rPr>
          <w:delText>comes</w:delText>
        </w:r>
      </w:del>
      <w:ins w:id="132" w:author="Frank Johansson" w:date="2024-07-26T12:08:00Z">
        <w:r w:rsidR="004236AC">
          <w:rPr>
            <w:rFonts w:ascii="Calibri"/>
            <w:w w:val="105"/>
          </w:rPr>
          <w:t>out</w:t>
        </w:r>
        <w:r w:rsidR="004236AC">
          <w:rPr>
            <w:rFonts w:ascii="Calibri"/>
            <w:spacing w:val="1"/>
            <w:w w:val="105"/>
          </w:rPr>
          <w:t>c</w:t>
        </w:r>
        <w:r w:rsidR="004236AC">
          <w:rPr>
            <w:rFonts w:ascii="Calibri"/>
            <w:w w:val="105"/>
          </w:rPr>
          <w:t>omes</w:t>
        </w:r>
      </w:ins>
      <w:r>
        <w:rPr>
          <w:rFonts w:ascii="Calibri"/>
          <w:w w:val="105"/>
        </w:rPr>
        <w:t xml:space="preserve"> of phenotypic divergence in a sexually reproducing organism, of which sympatric speciation is only one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(Rueffler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et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al.,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2006).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Nevertheless,</w:t>
      </w:r>
      <w:r>
        <w:rPr>
          <w:rFonts w:ascii="Calibri"/>
          <w:spacing w:val="-2"/>
          <w:w w:val="105"/>
        </w:rPr>
        <w:t xml:space="preserve"> </w:t>
      </w:r>
      <w:r>
        <w:rPr>
          <w:rFonts w:ascii="Calibri"/>
          <w:w w:val="105"/>
        </w:rPr>
        <w:t>previous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explorations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on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subject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have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shown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selection</w:t>
      </w:r>
      <w:r>
        <w:rPr>
          <w:rFonts w:ascii="Calibri"/>
          <w:spacing w:val="-4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-5"/>
          <w:w w:val="105"/>
        </w:rPr>
        <w:t xml:space="preserve"> </w:t>
      </w:r>
      <w:r>
        <w:rPr>
          <w:rFonts w:ascii="Calibri"/>
          <w:w w:val="105"/>
        </w:rPr>
        <w:t>different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environments or niches is one of the forces that can promote the evolution of assortative mating and speciation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>(</w:t>
      </w:r>
      <w:proofErr w:type="spellStart"/>
      <w:r>
        <w:rPr>
          <w:rFonts w:ascii="Calibri"/>
          <w:w w:val="105"/>
        </w:rPr>
        <w:t>Butlin</w:t>
      </w:r>
      <w:proofErr w:type="spellEnd"/>
      <w:r>
        <w:rPr>
          <w:rFonts w:ascii="Calibri"/>
          <w:w w:val="105"/>
        </w:rPr>
        <w:t xml:space="preserve"> et al., 2009; </w:t>
      </w:r>
      <w:proofErr w:type="spellStart"/>
      <w:r>
        <w:rPr>
          <w:rFonts w:ascii="Calibri"/>
          <w:w w:val="105"/>
        </w:rPr>
        <w:t>Weissing</w:t>
      </w:r>
      <w:proofErr w:type="spellEnd"/>
      <w:r>
        <w:rPr>
          <w:rFonts w:ascii="Calibri"/>
          <w:w w:val="105"/>
        </w:rPr>
        <w:t xml:space="preserve"> et al., 2011).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Therefore, the results of this model are still relevant for sexually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reproducing</w:t>
      </w:r>
      <w:r>
        <w:rPr>
          <w:rFonts w:ascii="Calibri"/>
          <w:spacing w:val="6"/>
          <w:w w:val="105"/>
        </w:rPr>
        <w:t xml:space="preserve"> </w:t>
      </w:r>
      <w:r>
        <w:rPr>
          <w:rFonts w:ascii="Calibri"/>
          <w:w w:val="105"/>
        </w:rPr>
        <w:t>organisms,</w:t>
      </w:r>
      <w:r>
        <w:rPr>
          <w:rFonts w:ascii="Calibri"/>
          <w:spacing w:val="8"/>
          <w:w w:val="105"/>
        </w:rPr>
        <w:t xml:space="preserve"> </w:t>
      </w:r>
      <w:r>
        <w:rPr>
          <w:rFonts w:ascii="Calibri"/>
          <w:w w:val="105"/>
        </w:rPr>
        <w:t>as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they</w:t>
      </w:r>
      <w:r>
        <w:rPr>
          <w:rFonts w:ascii="Calibri"/>
          <w:spacing w:val="8"/>
          <w:w w:val="105"/>
        </w:rPr>
        <w:t xml:space="preserve"> </w:t>
      </w:r>
      <w:r>
        <w:rPr>
          <w:rFonts w:ascii="Calibri"/>
          <w:w w:val="105"/>
        </w:rPr>
        <w:t>might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inform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us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on</w:t>
      </w:r>
      <w:r>
        <w:rPr>
          <w:rFonts w:ascii="Calibri"/>
          <w:spacing w:val="8"/>
          <w:w w:val="105"/>
        </w:rPr>
        <w:t xml:space="preserve"> </w:t>
      </w:r>
      <w:r>
        <w:rPr>
          <w:rFonts w:ascii="Calibri"/>
          <w:w w:val="105"/>
        </w:rPr>
        <w:t>one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mechanisms</w:t>
      </w:r>
      <w:r>
        <w:rPr>
          <w:rFonts w:ascii="Calibri"/>
          <w:spacing w:val="8"/>
          <w:w w:val="105"/>
        </w:rPr>
        <w:t xml:space="preserve"> </w:t>
      </w:r>
      <w:r>
        <w:rPr>
          <w:rFonts w:ascii="Calibri"/>
          <w:w w:val="105"/>
        </w:rPr>
        <w:t>that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results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sympatric</w:t>
      </w:r>
      <w:r>
        <w:rPr>
          <w:rFonts w:ascii="Calibri"/>
          <w:spacing w:val="8"/>
          <w:w w:val="105"/>
        </w:rPr>
        <w:t xml:space="preserve"> </w:t>
      </w:r>
      <w:r>
        <w:rPr>
          <w:rFonts w:ascii="Calibri"/>
          <w:w w:val="105"/>
        </w:rPr>
        <w:t>speciation.</w:t>
      </w:r>
    </w:p>
    <w:p w14:paraId="1769CC0A" w14:textId="77777777" w:rsidR="006F1C89" w:rsidRDefault="006F1C89">
      <w:pPr>
        <w:spacing w:before="9"/>
        <w:rPr>
          <w:sz w:val="23"/>
        </w:rPr>
      </w:pPr>
    </w:p>
    <w:p w14:paraId="50C56669" w14:textId="77777777" w:rsidR="006F1C89" w:rsidRDefault="005D3991">
      <w:pPr>
        <w:pStyle w:val="Heading2"/>
        <w:jc w:val="left"/>
      </w:pPr>
      <w:r>
        <w:rPr>
          <w:w w:val="120"/>
        </w:rPr>
        <w:t>Conclusion</w:t>
      </w:r>
    </w:p>
    <w:p w14:paraId="3FF6AEA0" w14:textId="44816389" w:rsidR="006F1C89" w:rsidRDefault="005D3991">
      <w:pPr>
        <w:pStyle w:val="BodyText"/>
        <w:spacing w:before="138" w:line="242" w:lineRule="auto"/>
        <w:ind w:left="150" w:right="107"/>
        <w:jc w:val="both"/>
        <w:rPr>
          <w:rFonts w:ascii="Calibri"/>
        </w:rPr>
      </w:pPr>
      <w:r>
        <w:rPr>
          <w:rFonts w:ascii="Calibri"/>
          <w:w w:val="105"/>
        </w:rPr>
        <w:t>The results of this model mainly mimic the ones reached by Saltini et al. (2023), the study that inspired this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thesis. </w:t>
      </w:r>
      <w:ins w:id="133" w:author="Frank Johansson" w:date="2024-07-26T12:15:00Z">
        <w:r w:rsidR="00681099">
          <w:rPr>
            <w:rFonts w:ascii="Calibri"/>
            <w:w w:val="105"/>
          </w:rPr>
          <w:t>I found that, in g</w:t>
        </w:r>
      </w:ins>
      <w:del w:id="134" w:author="Frank Johansson" w:date="2024-07-26T12:15:00Z">
        <w:r w:rsidDel="00681099">
          <w:rPr>
            <w:rFonts w:ascii="Calibri"/>
            <w:w w:val="105"/>
          </w:rPr>
          <w:delText>G</w:delText>
        </w:r>
      </w:del>
      <w:r>
        <w:rPr>
          <w:rFonts w:ascii="Calibri"/>
          <w:w w:val="105"/>
        </w:rPr>
        <w:t>eneral</w:t>
      </w:r>
      <w:del w:id="135" w:author="Frank Johansson" w:date="2024-07-26T12:16:00Z">
        <w:r w:rsidDel="00681099">
          <w:rPr>
            <w:rFonts w:ascii="Calibri"/>
            <w:w w:val="105"/>
          </w:rPr>
          <w:delText>ly</w:delText>
        </w:r>
      </w:del>
      <w:r>
        <w:rPr>
          <w:rFonts w:ascii="Calibri"/>
          <w:w w:val="105"/>
        </w:rPr>
        <w:t>, the number of species that evolve to coexist within a community of complex species will not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be higher than for simple species under gradual evolution,  unless at least one of the life stages has a lower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niche width than the species with a simple life cycle. When comparing communities that are built up through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immigration, complex communities can have many more coexisting species even for higher niche widths than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 simple communities.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 novel conclusion of my study is that complex life cycles can inherently lead to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higher species richness even through gradual evolution.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This happens when the separation of ecological and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evolutionary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time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relaxed.</w:t>
      </w:r>
      <w:r>
        <w:rPr>
          <w:rFonts w:ascii="Calibri"/>
          <w:spacing w:val="47"/>
          <w:w w:val="105"/>
        </w:rPr>
        <w:t xml:space="preserve"> </w:t>
      </w:r>
      <w:r>
        <w:rPr>
          <w:rFonts w:ascii="Calibri"/>
          <w:w w:val="105"/>
        </w:rPr>
        <w:t>When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mutation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probability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high,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almost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twice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as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many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species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can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evolve</w:t>
      </w:r>
      <w:r>
        <w:rPr>
          <w:rFonts w:ascii="Calibri"/>
          <w:spacing w:val="-50"/>
          <w:w w:val="105"/>
        </w:rPr>
        <w:t xml:space="preserve"> </w:t>
      </w:r>
      <w:ins w:id="136" w:author="Frank Johansson" w:date="2024-07-26T12:16:00Z">
        <w:r w:rsidR="00681099">
          <w:rPr>
            <w:rFonts w:ascii="Calibri"/>
            <w:spacing w:val="-50"/>
            <w:w w:val="105"/>
          </w:rPr>
          <w:t xml:space="preserve"> </w:t>
        </w:r>
      </w:ins>
      <w:r>
        <w:rPr>
          <w:rFonts w:ascii="Calibri"/>
          <w:w w:val="105"/>
        </w:rPr>
        <w:t>in complex communities compared to simple communities.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Most models exploring gradual evolution assume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there is a separation between ecological and evolutionary </w:t>
      </w:r>
      <w:proofErr w:type="gramStart"/>
      <w:r>
        <w:rPr>
          <w:rFonts w:ascii="Calibri"/>
          <w:w w:val="105"/>
        </w:rPr>
        <w:t>time-scales</w:t>
      </w:r>
      <w:proofErr w:type="gramEnd"/>
      <w:r>
        <w:rPr>
          <w:rFonts w:ascii="Calibri"/>
          <w:w w:val="105"/>
        </w:rPr>
        <w:t xml:space="preserve">, </w:t>
      </w:r>
      <w:commentRangeStart w:id="137"/>
      <w:r>
        <w:rPr>
          <w:rFonts w:ascii="Calibri"/>
          <w:w w:val="105"/>
        </w:rPr>
        <w:t>so the knowledge that this could affect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results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important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consider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when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drawing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conclusions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from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these.</w:t>
      </w:r>
      <w:commentRangeEnd w:id="137"/>
      <w:r w:rsidR="00681099">
        <w:rPr>
          <w:rStyle w:val="CommentReference"/>
          <w:rFonts w:ascii="Calibri" w:eastAsia="Calibri" w:hAnsi="Calibri" w:cs="Calibri"/>
        </w:rPr>
        <w:commentReference w:id="137"/>
      </w:r>
    </w:p>
    <w:p w14:paraId="7595F9DA" w14:textId="77777777" w:rsidR="006F1C89" w:rsidRDefault="006F1C89">
      <w:pPr>
        <w:spacing w:before="11"/>
        <w:rPr>
          <w:sz w:val="23"/>
        </w:rPr>
      </w:pPr>
    </w:p>
    <w:p w14:paraId="159F1636" w14:textId="77777777" w:rsidR="006F1C89" w:rsidRDefault="005D3991">
      <w:pPr>
        <w:pStyle w:val="Heading2"/>
        <w:jc w:val="left"/>
      </w:pPr>
      <w:r>
        <w:rPr>
          <w:w w:val="115"/>
        </w:rPr>
        <w:t>Acknowledgements</w:t>
      </w:r>
    </w:p>
    <w:p w14:paraId="1323CC65" w14:textId="77777777" w:rsidR="006F1C89" w:rsidRDefault="005D3991">
      <w:pPr>
        <w:pStyle w:val="BodyText"/>
        <w:spacing w:before="138" w:line="242" w:lineRule="auto"/>
        <w:ind w:left="150" w:right="108"/>
        <w:jc w:val="both"/>
        <w:rPr>
          <w:rFonts w:ascii="Calibri" w:hAnsi="Calibri"/>
        </w:rPr>
      </w:pPr>
      <w:r>
        <w:rPr>
          <w:rFonts w:ascii="Calibri" w:hAnsi="Calibri"/>
          <w:w w:val="115"/>
        </w:rPr>
        <w:t xml:space="preserve">I </w:t>
      </w:r>
      <w:r>
        <w:rPr>
          <w:rFonts w:ascii="Calibri" w:hAnsi="Calibri"/>
          <w:w w:val="105"/>
        </w:rPr>
        <w:t>would like to offer thanks to all my friends who kept my spirits high and let me vent when me and my thesis</w:t>
      </w:r>
      <w:r>
        <w:rPr>
          <w:rFonts w:ascii="Calibri" w:hAnsi="Calibri"/>
          <w:spacing w:val="1"/>
          <w:w w:val="105"/>
        </w:rPr>
        <w:t xml:space="preserve"> </w:t>
      </w:r>
      <w:proofErr w:type="gramStart"/>
      <w:r>
        <w:rPr>
          <w:rFonts w:ascii="Calibri" w:hAnsi="Calibri"/>
          <w:w w:val="105"/>
        </w:rPr>
        <w:t>where</w:t>
      </w:r>
      <w:proofErr w:type="gramEnd"/>
      <w:r>
        <w:rPr>
          <w:rFonts w:ascii="Calibri" w:hAnsi="Calibri"/>
          <w:w w:val="105"/>
        </w:rPr>
        <w:t xml:space="preserve"> on the outs. </w:t>
      </w:r>
      <w:r>
        <w:rPr>
          <w:rFonts w:ascii="Calibri" w:hAnsi="Calibri"/>
          <w:w w:val="115"/>
        </w:rPr>
        <w:t xml:space="preserve">I </w:t>
      </w:r>
      <w:r>
        <w:rPr>
          <w:rFonts w:ascii="Calibri" w:hAnsi="Calibri"/>
          <w:w w:val="105"/>
        </w:rPr>
        <w:t>would also like to thank our hacky sack group which probably did more for my good mood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6"/>
        </w:rPr>
        <w:t>than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104"/>
        </w:rPr>
        <w:t>a</w:t>
      </w:r>
      <w:r>
        <w:rPr>
          <w:rFonts w:ascii="Calibri" w:hAnsi="Calibri"/>
          <w:spacing w:val="-7"/>
          <w:w w:val="104"/>
        </w:rPr>
        <w:t>n</w:t>
      </w:r>
      <w:r>
        <w:rPr>
          <w:rFonts w:ascii="Calibri" w:hAnsi="Calibri"/>
          <w:w w:val="109"/>
        </w:rPr>
        <w:t>ything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95"/>
        </w:rPr>
        <w:t>else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107"/>
        </w:rPr>
        <w:t>during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101"/>
        </w:rPr>
        <w:t>the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107"/>
        </w:rPr>
        <w:t>last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107"/>
        </w:rPr>
        <w:t>part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95"/>
        </w:rPr>
        <w:t>of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2"/>
        </w:rPr>
        <w:t xml:space="preserve"> </w:t>
      </w:r>
      <w:r>
        <w:rPr>
          <w:rFonts w:ascii="Calibri" w:hAnsi="Calibri"/>
          <w:w w:val="101"/>
        </w:rPr>
        <w:t>the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spacing w:val="-6"/>
          <w:w w:val="115"/>
        </w:rPr>
        <w:t>y</w:t>
      </w:r>
      <w:r>
        <w:rPr>
          <w:rFonts w:ascii="Calibri" w:hAnsi="Calibri"/>
          <w:w w:val="101"/>
        </w:rPr>
        <w:t>ear.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16"/>
        </w:rPr>
        <w:t>Lastl</w:t>
      </w:r>
      <w:r>
        <w:rPr>
          <w:rFonts w:ascii="Calibri" w:hAnsi="Calibri"/>
          <w:spacing w:val="-19"/>
          <w:w w:val="116"/>
        </w:rPr>
        <w:t>y</w:t>
      </w:r>
      <w:r>
        <w:rPr>
          <w:rFonts w:ascii="Calibri" w:hAnsi="Calibri"/>
          <w:w w:val="110"/>
        </w:rPr>
        <w:t>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0"/>
        </w:rPr>
        <w:t xml:space="preserve"> </w:t>
      </w:r>
      <w:r>
        <w:rPr>
          <w:rFonts w:ascii="Calibri" w:hAnsi="Calibri"/>
          <w:w w:val="142"/>
        </w:rPr>
        <w:t>I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2"/>
        </w:rPr>
        <w:t xml:space="preserve"> </w:t>
      </w:r>
      <w:r>
        <w:rPr>
          <w:rFonts w:ascii="Calibri" w:hAnsi="Calibri"/>
          <w:spacing w:val="-6"/>
        </w:rPr>
        <w:t>w</w:t>
      </w:r>
      <w:r>
        <w:rPr>
          <w:rFonts w:ascii="Calibri" w:hAnsi="Calibri"/>
          <w:w w:val="103"/>
        </w:rPr>
        <w:t>ould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2"/>
        </w:rPr>
        <w:t xml:space="preserve"> </w:t>
      </w:r>
      <w:r>
        <w:rPr>
          <w:rFonts w:ascii="Calibri" w:hAnsi="Calibri"/>
          <w:w w:val="117"/>
        </w:rPr>
        <w:t>li</w:t>
      </w:r>
      <w:r>
        <w:rPr>
          <w:rFonts w:ascii="Calibri" w:hAnsi="Calibri"/>
          <w:spacing w:val="-6"/>
          <w:w w:val="117"/>
        </w:rPr>
        <w:t>k</w:t>
      </w:r>
      <w:r>
        <w:rPr>
          <w:rFonts w:ascii="Calibri" w:hAnsi="Calibri"/>
          <w:w w:val="88"/>
        </w:rPr>
        <w:t>e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102"/>
        </w:rPr>
        <w:t>to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107"/>
        </w:rPr>
        <w:t>thank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spacing w:val="-6"/>
          <w:w w:val="103"/>
        </w:rPr>
        <w:t>m</w:t>
      </w:r>
      <w:r>
        <w:rPr>
          <w:rFonts w:ascii="Calibri" w:hAnsi="Calibri"/>
          <w:w w:val="115"/>
        </w:rPr>
        <w:t>y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103"/>
        </w:rPr>
        <w:t>su</w:t>
      </w:r>
      <w:r>
        <w:rPr>
          <w:rFonts w:ascii="Calibri" w:hAnsi="Calibri"/>
          <w:spacing w:val="6"/>
          <w:w w:val="103"/>
        </w:rPr>
        <w:t>p</w:t>
      </w:r>
      <w:r>
        <w:rPr>
          <w:rFonts w:ascii="Calibri" w:hAnsi="Calibri"/>
          <w:w w:val="103"/>
        </w:rPr>
        <w:t>ervisor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1"/>
        </w:rPr>
        <w:t xml:space="preserve"> </w:t>
      </w:r>
      <w:r>
        <w:rPr>
          <w:rFonts w:ascii="Calibri" w:hAnsi="Calibri"/>
          <w:w w:val="112"/>
        </w:rPr>
        <w:t>Claus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2"/>
        </w:rPr>
        <w:t xml:space="preserve"> </w:t>
      </w:r>
      <w:proofErr w:type="spellStart"/>
      <w:r>
        <w:rPr>
          <w:rFonts w:ascii="Calibri" w:hAnsi="Calibri"/>
          <w:w w:val="134"/>
        </w:rPr>
        <w:t>R</w:t>
      </w:r>
      <w:r>
        <w:rPr>
          <w:rFonts w:ascii="Calibri" w:hAnsi="Calibri"/>
          <w:spacing w:val="-115"/>
          <w:w w:val="104"/>
        </w:rPr>
        <w:t>u</w:t>
      </w:r>
      <w:r>
        <w:rPr>
          <w:rFonts w:ascii="Calibri" w:hAnsi="Calibri"/>
          <w:spacing w:val="6"/>
          <w:w w:val="126"/>
        </w:rPr>
        <w:t>¨</w:t>
      </w:r>
      <w:r>
        <w:rPr>
          <w:rFonts w:ascii="Calibri" w:hAnsi="Calibri"/>
          <w:w w:val="98"/>
        </w:rPr>
        <w:t>ffler</w:t>
      </w:r>
      <w:proofErr w:type="spellEnd"/>
      <w:r>
        <w:rPr>
          <w:rFonts w:ascii="Calibri" w:hAnsi="Calibri"/>
          <w:w w:val="98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his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immense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support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during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my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time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writing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this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thesis.</w:t>
      </w:r>
    </w:p>
    <w:p w14:paraId="5F64E9B3" w14:textId="77777777" w:rsidR="006F1C89" w:rsidRDefault="006F1C89">
      <w:pPr>
        <w:spacing w:line="242" w:lineRule="auto"/>
        <w:jc w:val="both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3D665BE8" w14:textId="77777777" w:rsidR="006F1C89" w:rsidRDefault="006F1C89">
      <w:pPr>
        <w:rPr>
          <w:sz w:val="20"/>
        </w:rPr>
      </w:pPr>
    </w:p>
    <w:p w14:paraId="1AE0B1FE" w14:textId="77777777" w:rsidR="006F1C89" w:rsidRDefault="006F1C89">
      <w:pPr>
        <w:rPr>
          <w:sz w:val="20"/>
        </w:rPr>
      </w:pPr>
    </w:p>
    <w:p w14:paraId="39192787" w14:textId="77777777" w:rsidR="006F1C89" w:rsidRDefault="006F1C89">
      <w:pPr>
        <w:rPr>
          <w:sz w:val="20"/>
        </w:rPr>
      </w:pPr>
    </w:p>
    <w:p w14:paraId="150E401C" w14:textId="77777777" w:rsidR="006F1C89" w:rsidRDefault="006F1C89">
      <w:pPr>
        <w:rPr>
          <w:sz w:val="20"/>
        </w:rPr>
      </w:pPr>
    </w:p>
    <w:p w14:paraId="5EBE3262" w14:textId="77777777" w:rsidR="006F1C89" w:rsidRDefault="006F1C89">
      <w:pPr>
        <w:rPr>
          <w:sz w:val="20"/>
        </w:rPr>
      </w:pPr>
    </w:p>
    <w:p w14:paraId="419FCCFE" w14:textId="77777777" w:rsidR="006F1C89" w:rsidRDefault="006F1C89">
      <w:pPr>
        <w:rPr>
          <w:sz w:val="20"/>
        </w:rPr>
      </w:pPr>
    </w:p>
    <w:p w14:paraId="2A87FBA0" w14:textId="77777777" w:rsidR="006F1C89" w:rsidRDefault="006F1C89">
      <w:pPr>
        <w:spacing w:before="7"/>
        <w:rPr>
          <w:sz w:val="25"/>
        </w:rPr>
      </w:pPr>
    </w:p>
    <w:p w14:paraId="3DCCEA50" w14:textId="77777777" w:rsidR="006F1C89" w:rsidRDefault="005D3991">
      <w:pPr>
        <w:pStyle w:val="BodyText"/>
        <w:spacing w:before="54" w:after="23"/>
        <w:ind w:left="56" w:right="18"/>
        <w:jc w:val="center"/>
        <w:rPr>
          <w:rFonts w:ascii="Calibri"/>
        </w:rPr>
      </w:pPr>
      <w:r>
        <w:rPr>
          <w:rFonts w:ascii="Calibri"/>
          <w:w w:val="105"/>
        </w:rPr>
        <w:t>Model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Variables,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Parameters,</w:t>
      </w:r>
      <w:r>
        <w:rPr>
          <w:rFonts w:ascii="Calibri"/>
          <w:spacing w:val="20"/>
          <w:w w:val="105"/>
        </w:rPr>
        <w:t xml:space="preserve"> </w:t>
      </w:r>
      <w:r>
        <w:rPr>
          <w:rFonts w:ascii="Calibri"/>
          <w:w w:val="105"/>
        </w:rPr>
        <w:t>Subscripts,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their</w:t>
      </w:r>
      <w:r>
        <w:rPr>
          <w:rFonts w:ascii="Calibri"/>
          <w:spacing w:val="21"/>
          <w:w w:val="105"/>
        </w:rPr>
        <w:t xml:space="preserve"> </w:t>
      </w:r>
      <w:r>
        <w:rPr>
          <w:rFonts w:ascii="Calibri"/>
          <w:w w:val="105"/>
        </w:rPr>
        <w:t>Meanings</w:t>
      </w:r>
    </w:p>
    <w:tbl>
      <w:tblPr>
        <w:tblW w:w="0" w:type="auto"/>
        <w:tblInd w:w="4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7"/>
        <w:gridCol w:w="8674"/>
      </w:tblGrid>
      <w:tr w:rsidR="006F1C89" w14:paraId="07C725C8" w14:textId="77777777">
        <w:trPr>
          <w:trHeight w:val="268"/>
        </w:trPr>
        <w:tc>
          <w:tcPr>
            <w:tcW w:w="9971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E0E0E0"/>
          </w:tcPr>
          <w:p w14:paraId="7945D9F3" w14:textId="77777777" w:rsidR="006F1C89" w:rsidRDefault="005D3991">
            <w:pPr>
              <w:pStyle w:val="TableParagraph"/>
              <w:spacing w:line="248" w:lineRule="exact"/>
              <w:ind w:left="4423" w:right="4423"/>
              <w:jc w:val="center"/>
            </w:pPr>
            <w:r>
              <w:rPr>
                <w:w w:val="105"/>
              </w:rPr>
              <w:t>Variables</w:t>
            </w:r>
          </w:p>
        </w:tc>
      </w:tr>
      <w:tr w:rsidR="006F1C89" w14:paraId="51CB1B9A" w14:textId="77777777">
        <w:trPr>
          <w:trHeight w:val="269"/>
        </w:trPr>
        <w:tc>
          <w:tcPr>
            <w:tcW w:w="129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2F2F2"/>
          </w:tcPr>
          <w:p w14:paraId="7E012FB6" w14:textId="77777777" w:rsidR="006F1C89" w:rsidRDefault="005D3991">
            <w:pPr>
              <w:pStyle w:val="TableParagraph"/>
              <w:spacing w:line="248" w:lineRule="exact"/>
              <w:ind w:left="119"/>
            </w:pPr>
            <w:r>
              <w:rPr>
                <w:w w:val="125"/>
              </w:rPr>
              <w:t>A(t)</w:t>
            </w:r>
          </w:p>
        </w:tc>
        <w:tc>
          <w:tcPr>
            <w:tcW w:w="867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2F2F2"/>
          </w:tcPr>
          <w:p w14:paraId="0E9052F4" w14:textId="77777777" w:rsidR="006F1C89" w:rsidRDefault="005D3991">
            <w:pPr>
              <w:pStyle w:val="TableParagraph"/>
              <w:spacing w:line="248" w:lineRule="exact"/>
              <w:ind w:left="118"/>
            </w:pPr>
            <w:r>
              <w:rPr>
                <w:w w:val="105"/>
              </w:rPr>
              <w:t>Number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adults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at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time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t.</w:t>
            </w:r>
          </w:p>
        </w:tc>
      </w:tr>
      <w:tr w:rsidR="006F1C89" w14:paraId="6E8E56C2" w14:textId="77777777">
        <w:trPr>
          <w:trHeight w:val="270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E0E0E0"/>
          </w:tcPr>
          <w:p w14:paraId="77EECF4A" w14:textId="77777777" w:rsidR="006F1C89" w:rsidRDefault="005D3991">
            <w:pPr>
              <w:pStyle w:val="TableParagraph"/>
              <w:spacing w:line="249" w:lineRule="exact"/>
              <w:ind w:left="119"/>
            </w:pPr>
            <w:r>
              <w:rPr>
                <w:i/>
                <w:w w:val="120"/>
              </w:rPr>
              <w:t>α</w:t>
            </w:r>
            <w:r>
              <w:rPr>
                <w:w w:val="120"/>
              </w:rPr>
              <w:t>(</w:t>
            </w:r>
            <w:proofErr w:type="spellStart"/>
            <w:r>
              <w:rPr>
                <w:i/>
                <w:w w:val="120"/>
              </w:rPr>
              <w:t>z</w:t>
            </w:r>
            <w:r>
              <w:rPr>
                <w:i/>
                <w:w w:val="120"/>
                <w:vertAlign w:val="subscript"/>
              </w:rPr>
              <w:t>i,s</w:t>
            </w:r>
            <w:proofErr w:type="spellEnd"/>
            <w:r>
              <w:rPr>
                <w:i/>
                <w:w w:val="120"/>
              </w:rPr>
              <w:t>,</w:t>
            </w:r>
            <w:r>
              <w:rPr>
                <w:i/>
                <w:spacing w:val="-14"/>
                <w:w w:val="120"/>
              </w:rPr>
              <w:t xml:space="preserve"> </w:t>
            </w:r>
            <w:proofErr w:type="spellStart"/>
            <w:r>
              <w:rPr>
                <w:i/>
                <w:w w:val="120"/>
              </w:rPr>
              <w:t>q</w:t>
            </w:r>
            <w:r>
              <w:rPr>
                <w:i/>
                <w:w w:val="120"/>
                <w:vertAlign w:val="subscript"/>
              </w:rPr>
              <w:t>r</w:t>
            </w:r>
            <w:proofErr w:type="spellEnd"/>
            <w:r>
              <w:rPr>
                <w:w w:val="120"/>
              </w:rPr>
              <w:t>)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E0E0E0"/>
          </w:tcPr>
          <w:p w14:paraId="1F933CC0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t>The</w:t>
            </w:r>
            <w:r>
              <w:rPr>
                <w:spacing w:val="34"/>
              </w:rPr>
              <w:t xml:space="preserve"> </w:t>
            </w:r>
            <w:r>
              <w:t>feeding</w:t>
            </w:r>
            <w:r>
              <w:rPr>
                <w:spacing w:val="36"/>
              </w:rPr>
              <w:t xml:space="preserve"> </w:t>
            </w:r>
            <w:r>
              <w:t>efficiency</w:t>
            </w:r>
            <w:r>
              <w:rPr>
                <w:spacing w:val="35"/>
              </w:rPr>
              <w:t xml:space="preserve"> </w:t>
            </w:r>
            <w:r>
              <w:t>of</w:t>
            </w:r>
            <w:r>
              <w:rPr>
                <w:spacing w:val="35"/>
              </w:rPr>
              <w:t xml:space="preserve"> </w:t>
            </w:r>
            <w:r>
              <w:t>an</w:t>
            </w:r>
            <w:r>
              <w:rPr>
                <w:spacing w:val="35"/>
              </w:rPr>
              <w:t xml:space="preserve"> </w:t>
            </w:r>
            <w:r>
              <w:t>individual</w:t>
            </w:r>
            <w:r>
              <w:rPr>
                <w:spacing w:val="36"/>
              </w:rPr>
              <w:t xml:space="preserve"> </w:t>
            </w:r>
            <w:r>
              <w:t>of</w:t>
            </w:r>
            <w:r>
              <w:rPr>
                <w:spacing w:val="34"/>
              </w:rPr>
              <w:t xml:space="preserve"> 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given</w:t>
            </w:r>
            <w:r>
              <w:rPr>
                <w:spacing w:val="35"/>
              </w:rPr>
              <w:t xml:space="preserve"> </w:t>
            </w:r>
            <w:r>
              <w:t>life</w:t>
            </w:r>
            <w:r>
              <w:rPr>
                <w:spacing w:val="36"/>
              </w:rPr>
              <w:t xml:space="preserve"> </w:t>
            </w:r>
            <w:r>
              <w:t>stage</w:t>
            </w:r>
            <w:r>
              <w:rPr>
                <w:spacing w:val="36"/>
              </w:rPr>
              <w:t xml:space="preserve"> </w:t>
            </w:r>
            <w:r>
              <w:t>for</w:t>
            </w:r>
            <w:r>
              <w:rPr>
                <w:spacing w:val="35"/>
              </w:rPr>
              <w:t xml:space="preserve"> 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specific</w:t>
            </w:r>
            <w:r>
              <w:rPr>
                <w:spacing w:val="35"/>
              </w:rPr>
              <w:t xml:space="preserve"> </w:t>
            </w:r>
            <w:r>
              <w:t>resource.</w:t>
            </w:r>
          </w:p>
        </w:tc>
      </w:tr>
      <w:tr w:rsidR="006F1C89" w14:paraId="6F99352D" w14:textId="77777777">
        <w:trPr>
          <w:trHeight w:val="269"/>
        </w:trPr>
        <w:tc>
          <w:tcPr>
            <w:tcW w:w="129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5A3357A" w14:textId="77777777" w:rsidR="006F1C89" w:rsidRDefault="005D3991">
            <w:pPr>
              <w:pStyle w:val="TableParagraph"/>
              <w:spacing w:line="249" w:lineRule="exact"/>
              <w:ind w:left="119"/>
            </w:pPr>
            <w:r>
              <w:rPr>
                <w:i/>
                <w:w w:val="130"/>
              </w:rPr>
              <w:t>E</w:t>
            </w:r>
            <w:r>
              <w:rPr>
                <w:i/>
                <w:w w:val="130"/>
                <w:vertAlign w:val="subscript"/>
              </w:rPr>
              <w:t>s</w:t>
            </w:r>
            <w:r>
              <w:rPr>
                <w:w w:val="130"/>
              </w:rPr>
              <w:t>(</w:t>
            </w:r>
            <w:r>
              <w:rPr>
                <w:i/>
                <w:w w:val="130"/>
              </w:rPr>
              <w:t>z</w:t>
            </w:r>
            <w:r>
              <w:rPr>
                <w:i/>
                <w:w w:val="130"/>
                <w:vertAlign w:val="subscript"/>
              </w:rPr>
              <w:t>i</w:t>
            </w:r>
            <w:r>
              <w:rPr>
                <w:i/>
                <w:w w:val="130"/>
              </w:rPr>
              <w:t>,</w:t>
            </w:r>
            <w:r>
              <w:rPr>
                <w:i/>
                <w:spacing w:val="-18"/>
                <w:w w:val="130"/>
              </w:rPr>
              <w:t xml:space="preserve"> </w:t>
            </w:r>
            <w:r>
              <w:rPr>
                <w:b/>
                <w:w w:val="130"/>
              </w:rPr>
              <w:t>z</w:t>
            </w:r>
            <w:r>
              <w:rPr>
                <w:w w:val="130"/>
              </w:rPr>
              <w:t>)</w:t>
            </w:r>
          </w:p>
        </w:tc>
        <w:tc>
          <w:tcPr>
            <w:tcW w:w="867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2F2F2"/>
          </w:tcPr>
          <w:p w14:paraId="414783D4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t>Total</w:t>
            </w:r>
            <w:r>
              <w:rPr>
                <w:spacing w:val="40"/>
              </w:rPr>
              <w:t xml:space="preserve"> </w:t>
            </w:r>
            <w:r>
              <w:t>amount</w:t>
            </w:r>
            <w:r>
              <w:rPr>
                <w:spacing w:val="41"/>
              </w:rPr>
              <w:t xml:space="preserve"> </w:t>
            </w:r>
            <w:r>
              <w:t>of</w:t>
            </w:r>
            <w:r>
              <w:rPr>
                <w:spacing w:val="40"/>
              </w:rPr>
              <w:t xml:space="preserve"> </w:t>
            </w:r>
            <w:r>
              <w:t>energy</w:t>
            </w:r>
            <w:r>
              <w:rPr>
                <w:spacing w:val="41"/>
              </w:rPr>
              <w:t xml:space="preserve"> </w:t>
            </w:r>
            <w:r>
              <w:t>consumed</w:t>
            </w:r>
            <w:r>
              <w:rPr>
                <w:spacing w:val="41"/>
              </w:rPr>
              <w:t xml:space="preserve"> </w:t>
            </w:r>
            <w:r>
              <w:t>by</w:t>
            </w:r>
            <w:r>
              <w:rPr>
                <w:spacing w:val="42"/>
              </w:rPr>
              <w:t xml:space="preserve"> </w:t>
            </w:r>
            <w:r>
              <w:t>an</w:t>
            </w:r>
            <w:r>
              <w:rPr>
                <w:spacing w:val="40"/>
              </w:rPr>
              <w:t xml:space="preserve"> </w:t>
            </w:r>
            <w:r>
              <w:t>individual</w:t>
            </w:r>
            <w:r>
              <w:rPr>
                <w:spacing w:val="41"/>
              </w:rPr>
              <w:t xml:space="preserve"> </w:t>
            </w:r>
            <w:r>
              <w:t>consumer</w:t>
            </w:r>
            <w:r>
              <w:rPr>
                <w:spacing w:val="41"/>
              </w:rPr>
              <w:t xml:space="preserve"> </w:t>
            </w:r>
            <w:r>
              <w:t>during</w:t>
            </w:r>
            <w:r>
              <w:rPr>
                <w:spacing w:val="42"/>
              </w:rPr>
              <w:t xml:space="preserve"> </w:t>
            </w:r>
            <w:r>
              <w:t>one</w:t>
            </w:r>
            <w:r>
              <w:rPr>
                <w:spacing w:val="40"/>
              </w:rPr>
              <w:t xml:space="preserve"> </w:t>
            </w:r>
            <w:r>
              <w:t>life</w:t>
            </w:r>
            <w:r>
              <w:rPr>
                <w:spacing w:val="41"/>
              </w:rPr>
              <w:t xml:space="preserve"> </w:t>
            </w:r>
            <w:r>
              <w:t>stage.</w:t>
            </w:r>
          </w:p>
        </w:tc>
      </w:tr>
      <w:tr w:rsidR="006F1C89" w14:paraId="26CDCBE2" w14:textId="77777777">
        <w:trPr>
          <w:trHeight w:val="268"/>
        </w:trPr>
        <w:tc>
          <w:tcPr>
            <w:tcW w:w="9971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E0E0E0"/>
          </w:tcPr>
          <w:p w14:paraId="639A0564" w14:textId="77777777" w:rsidR="006F1C89" w:rsidRDefault="005D3991">
            <w:pPr>
              <w:pStyle w:val="TableParagraph"/>
              <w:spacing w:line="248" w:lineRule="exact"/>
              <w:ind w:left="4423" w:right="4423"/>
              <w:jc w:val="center"/>
            </w:pPr>
            <w:r>
              <w:rPr>
                <w:w w:val="105"/>
              </w:rPr>
              <w:t>Parameters</w:t>
            </w:r>
          </w:p>
        </w:tc>
      </w:tr>
      <w:tr w:rsidR="006F1C89" w14:paraId="5F4D9ACB" w14:textId="77777777">
        <w:trPr>
          <w:trHeight w:val="269"/>
        </w:trPr>
        <w:tc>
          <w:tcPr>
            <w:tcW w:w="129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2F2F2"/>
          </w:tcPr>
          <w:p w14:paraId="40136EEC" w14:textId="77777777" w:rsidR="006F1C89" w:rsidRDefault="005D3991">
            <w:pPr>
              <w:pStyle w:val="TableParagraph"/>
              <w:spacing w:line="248" w:lineRule="exact"/>
              <w:ind w:left="119"/>
            </w:pPr>
            <w:r>
              <w:rPr>
                <w:w w:val="99"/>
              </w:rPr>
              <w:t>f</w:t>
            </w:r>
          </w:p>
        </w:tc>
        <w:tc>
          <w:tcPr>
            <w:tcW w:w="867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2F2F2"/>
          </w:tcPr>
          <w:p w14:paraId="44933B0F" w14:textId="77777777" w:rsidR="006F1C89" w:rsidRDefault="005D3991">
            <w:pPr>
              <w:pStyle w:val="TableParagraph"/>
              <w:spacing w:line="248" w:lineRule="exact"/>
              <w:ind w:left="118"/>
            </w:pPr>
            <w:r>
              <w:rPr>
                <w:w w:val="105"/>
              </w:rPr>
              <w:t>The</w:t>
            </w:r>
            <w:r>
              <w:rPr>
                <w:spacing w:val="13"/>
                <w:w w:val="105"/>
              </w:rPr>
              <w:t xml:space="preserve"> </w:t>
            </w:r>
            <w:r>
              <w:rPr>
                <w:w w:val="105"/>
              </w:rPr>
              <w:t>number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3"/>
                <w:w w:val="105"/>
              </w:rPr>
              <w:t xml:space="preserve"> </w:t>
            </w:r>
            <w:r>
              <w:rPr>
                <w:w w:val="105"/>
              </w:rPr>
              <w:t>offspring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per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adult,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i.e.</w:t>
            </w:r>
            <w:r>
              <w:rPr>
                <w:spacing w:val="36"/>
                <w:w w:val="105"/>
              </w:rPr>
              <w:t xml:space="preserve"> </w:t>
            </w:r>
            <w:r>
              <w:rPr>
                <w:w w:val="105"/>
              </w:rPr>
              <w:t>fecundity.</w:t>
            </w:r>
          </w:p>
        </w:tc>
      </w:tr>
      <w:tr w:rsidR="006F1C89" w14:paraId="40CA1721" w14:textId="77777777">
        <w:trPr>
          <w:trHeight w:val="270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E0E0E0"/>
          </w:tcPr>
          <w:p w14:paraId="3F38509D" w14:textId="77777777" w:rsidR="006F1C89" w:rsidRDefault="005D3991">
            <w:pPr>
              <w:pStyle w:val="TableParagraph"/>
              <w:spacing w:line="249" w:lineRule="exact"/>
              <w:ind w:left="119"/>
            </w:pPr>
            <w:r>
              <w:rPr>
                <w:w w:val="103"/>
              </w:rPr>
              <w:t>m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E0E0E0"/>
          </w:tcPr>
          <w:p w14:paraId="6E795BF7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The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probability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that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w w:val="105"/>
              </w:rPr>
              <w:t>a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juvenile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will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mature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into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an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adult.</w:t>
            </w:r>
          </w:p>
        </w:tc>
      </w:tr>
      <w:tr w:rsidR="006F1C89" w14:paraId="06C759B0" w14:textId="77777777">
        <w:trPr>
          <w:trHeight w:val="812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F2F2F2"/>
          </w:tcPr>
          <w:p w14:paraId="23E62555" w14:textId="77777777" w:rsidR="006F1C89" w:rsidRDefault="005D3991">
            <w:pPr>
              <w:pStyle w:val="TableParagraph"/>
              <w:spacing w:line="249" w:lineRule="exact"/>
              <w:ind w:left="119"/>
            </w:pPr>
            <w:r>
              <w:rPr>
                <w:w w:val="111"/>
              </w:rPr>
              <w:t>z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F2F2F2"/>
          </w:tcPr>
          <w:p w14:paraId="4F32E746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10"/>
              </w:rPr>
              <w:t>Represents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the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trait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value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quantitatively.</w:t>
            </w:r>
            <w:r>
              <w:rPr>
                <w:spacing w:val="38"/>
                <w:w w:val="110"/>
              </w:rPr>
              <w:t xml:space="preserve"> </w:t>
            </w:r>
            <w:r>
              <w:rPr>
                <w:w w:val="110"/>
              </w:rPr>
              <w:t>In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this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model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an</w:t>
            </w:r>
            <w:r>
              <w:rPr>
                <w:spacing w:val="2"/>
                <w:w w:val="110"/>
              </w:rPr>
              <w:t xml:space="preserve"> </w:t>
            </w:r>
            <w:r>
              <w:rPr>
                <w:w w:val="110"/>
              </w:rPr>
              <w:t>individual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can</w:t>
            </w:r>
            <w:r>
              <w:rPr>
                <w:spacing w:val="2"/>
                <w:w w:val="110"/>
              </w:rPr>
              <w:t xml:space="preserve"> </w:t>
            </w:r>
            <w:r>
              <w:rPr>
                <w:w w:val="110"/>
              </w:rPr>
              <w:t>have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several</w:t>
            </w:r>
          </w:p>
          <w:p w14:paraId="6EDF4783" w14:textId="77777777" w:rsidR="006F1C89" w:rsidRDefault="005D3991">
            <w:pPr>
              <w:pStyle w:val="TableParagraph"/>
              <w:spacing w:before="1" w:line="270" w:lineRule="atLeast"/>
              <w:ind w:left="118" w:right="117"/>
            </w:pPr>
            <w:r>
              <w:rPr>
                <w:w w:val="105"/>
              </w:rPr>
              <w:t>trait</w:t>
            </w:r>
            <w:r>
              <w:rPr>
                <w:spacing w:val="37"/>
                <w:w w:val="105"/>
              </w:rPr>
              <w:t xml:space="preserve"> </w:t>
            </w:r>
            <w:r>
              <w:rPr>
                <w:w w:val="105"/>
              </w:rPr>
              <w:t>values</w:t>
            </w:r>
            <w:r>
              <w:rPr>
                <w:spacing w:val="38"/>
                <w:w w:val="105"/>
              </w:rPr>
              <w:t xml:space="preserve"> </w:t>
            </w:r>
            <w:r>
              <w:rPr>
                <w:w w:val="105"/>
              </w:rPr>
              <w:t>associated</w:t>
            </w:r>
            <w:r>
              <w:rPr>
                <w:spacing w:val="38"/>
                <w:w w:val="105"/>
              </w:rPr>
              <w:t xml:space="preserve"> </w:t>
            </w:r>
            <w:r>
              <w:rPr>
                <w:w w:val="105"/>
              </w:rPr>
              <w:t>with</w:t>
            </w:r>
            <w:r>
              <w:rPr>
                <w:spacing w:val="37"/>
                <w:w w:val="105"/>
              </w:rPr>
              <w:t xml:space="preserve"> </w:t>
            </w:r>
            <w:r>
              <w:rPr>
                <w:w w:val="105"/>
              </w:rPr>
              <w:t>it.</w:t>
            </w:r>
            <w:r>
              <w:rPr>
                <w:spacing w:val="43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38"/>
                <w:w w:val="105"/>
              </w:rPr>
              <w:t xml:space="preserve"> </w:t>
            </w:r>
            <w:r>
              <w:rPr>
                <w:w w:val="105"/>
              </w:rPr>
              <w:t>subscripts</w:t>
            </w:r>
            <w:r>
              <w:rPr>
                <w:spacing w:val="38"/>
                <w:w w:val="105"/>
              </w:rPr>
              <w:t xml:space="preserve"> </w:t>
            </w:r>
            <w:r>
              <w:rPr>
                <w:w w:val="105"/>
              </w:rPr>
              <w:t>are</w:t>
            </w:r>
            <w:r>
              <w:rPr>
                <w:spacing w:val="38"/>
                <w:w w:val="105"/>
              </w:rPr>
              <w:t xml:space="preserve"> </w:t>
            </w:r>
            <w:r>
              <w:rPr>
                <w:w w:val="105"/>
              </w:rPr>
              <w:t>used</w:t>
            </w:r>
            <w:r>
              <w:rPr>
                <w:spacing w:val="37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38"/>
                <w:w w:val="105"/>
              </w:rPr>
              <w:t xml:space="preserve"> </w:t>
            </w:r>
            <w:r>
              <w:rPr>
                <w:w w:val="105"/>
              </w:rPr>
              <w:t>clarify</w:t>
            </w:r>
            <w:r>
              <w:rPr>
                <w:spacing w:val="38"/>
                <w:w w:val="105"/>
              </w:rPr>
              <w:t xml:space="preserve"> </w:t>
            </w:r>
            <w:r>
              <w:rPr>
                <w:w w:val="105"/>
              </w:rPr>
              <w:t>which</w:t>
            </w:r>
            <w:r>
              <w:rPr>
                <w:spacing w:val="38"/>
                <w:w w:val="105"/>
              </w:rPr>
              <w:t xml:space="preserve"> </w:t>
            </w:r>
            <w:r>
              <w:rPr>
                <w:w w:val="105"/>
              </w:rPr>
              <w:t>individual</w:t>
            </w:r>
            <w:r>
              <w:rPr>
                <w:spacing w:val="37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50"/>
                <w:w w:val="105"/>
              </w:rPr>
              <w:t xml:space="preserve"> </w:t>
            </w:r>
            <w:r>
              <w:rPr>
                <w:w w:val="105"/>
              </w:rPr>
              <w:t>trait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value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is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associated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with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which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life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stage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or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resource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character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it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corresponds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to.</w:t>
            </w:r>
          </w:p>
        </w:tc>
      </w:tr>
      <w:tr w:rsidR="006F1C89" w14:paraId="52934655" w14:textId="77777777">
        <w:trPr>
          <w:trHeight w:val="541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E0E0E0"/>
          </w:tcPr>
          <w:p w14:paraId="28C87A66" w14:textId="77777777" w:rsidR="006F1C89" w:rsidRDefault="005D3991">
            <w:pPr>
              <w:pStyle w:val="TableParagraph"/>
              <w:spacing w:line="249" w:lineRule="exact"/>
              <w:ind w:left="119"/>
            </w:pPr>
            <w:r>
              <w:rPr>
                <w:w w:val="99"/>
              </w:rPr>
              <w:t>q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E0E0E0"/>
          </w:tcPr>
          <w:p w14:paraId="2E0C5D25" w14:textId="77777777" w:rsidR="006F1C89" w:rsidRDefault="005D3991">
            <w:pPr>
              <w:pStyle w:val="TableParagraph"/>
              <w:spacing w:line="249" w:lineRule="exact"/>
              <w:ind w:left="118"/>
            </w:pPr>
            <w:proofErr w:type="gramStart"/>
            <w:r>
              <w:rPr>
                <w:w w:val="110"/>
              </w:rPr>
              <w:t>Characteristic</w:t>
            </w:r>
            <w:proofErr w:type="gramEnd"/>
            <w:r>
              <w:rPr>
                <w:spacing w:val="29"/>
                <w:w w:val="110"/>
              </w:rPr>
              <w:t xml:space="preserve"> </w:t>
            </w:r>
            <w:r>
              <w:rPr>
                <w:w w:val="110"/>
              </w:rPr>
              <w:t>of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w w:val="110"/>
              </w:rPr>
              <w:t>a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w w:val="110"/>
              </w:rPr>
              <w:t>resource.</w:t>
            </w:r>
            <w:r>
              <w:rPr>
                <w:spacing w:val="49"/>
                <w:w w:val="110"/>
              </w:rPr>
              <w:t xml:space="preserve"> </w:t>
            </w:r>
            <w:r>
              <w:rPr>
                <w:w w:val="110"/>
              </w:rPr>
              <w:t>This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w w:val="110"/>
              </w:rPr>
              <w:t>is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w w:val="110"/>
              </w:rPr>
              <w:t>compared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w w:val="110"/>
              </w:rPr>
              <w:t>against</w:t>
            </w:r>
            <w:r>
              <w:rPr>
                <w:spacing w:val="29"/>
                <w:w w:val="110"/>
              </w:rPr>
              <w:t xml:space="preserve"> </w:t>
            </w:r>
            <w:r>
              <w:rPr>
                <w:w w:val="110"/>
              </w:rPr>
              <w:t>an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w w:val="110"/>
              </w:rPr>
              <w:t>individual’s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w w:val="110"/>
              </w:rPr>
              <w:t>trait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w w:val="110"/>
              </w:rPr>
              <w:t>value</w:t>
            </w:r>
            <w:r>
              <w:rPr>
                <w:spacing w:val="30"/>
                <w:w w:val="110"/>
              </w:rPr>
              <w:t xml:space="preserve"> </w:t>
            </w:r>
            <w:r>
              <w:rPr>
                <w:w w:val="110"/>
              </w:rPr>
              <w:t>to</w:t>
            </w:r>
          </w:p>
          <w:p w14:paraId="2B5E0FDC" w14:textId="77777777" w:rsidR="006F1C89" w:rsidRDefault="005D3991">
            <w:pPr>
              <w:pStyle w:val="TableParagraph"/>
              <w:spacing w:before="2"/>
              <w:ind w:left="118"/>
            </w:pPr>
            <w:r>
              <w:rPr>
                <w:w w:val="105"/>
              </w:rPr>
              <w:t>determine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how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well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individuals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can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forage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on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this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resource.</w:t>
            </w:r>
          </w:p>
        </w:tc>
      </w:tr>
      <w:tr w:rsidR="006F1C89" w14:paraId="18515164" w14:textId="77777777">
        <w:trPr>
          <w:trHeight w:val="541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F2F2F2"/>
          </w:tcPr>
          <w:p w14:paraId="76FE1BCB" w14:textId="77777777" w:rsidR="006F1C89" w:rsidRDefault="005D3991">
            <w:pPr>
              <w:pStyle w:val="TableParagraph"/>
              <w:spacing w:line="249" w:lineRule="exact"/>
              <w:ind w:left="119"/>
              <w:rPr>
                <w:i/>
              </w:rPr>
            </w:pPr>
            <w:r>
              <w:rPr>
                <w:i/>
                <w:w w:val="106"/>
              </w:rPr>
              <w:t>σ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F2F2F2"/>
          </w:tcPr>
          <w:p w14:paraId="0D7D30B0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Represents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extent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6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generalism</w:t>
            </w:r>
            <w:proofErr w:type="spellEnd"/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held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by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consumer.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This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can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be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varied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between</w:t>
            </w:r>
          </w:p>
          <w:p w14:paraId="16C17FD2" w14:textId="77777777" w:rsidR="006F1C89" w:rsidRDefault="005D3991">
            <w:pPr>
              <w:pStyle w:val="TableParagraph"/>
              <w:spacing w:before="2"/>
              <w:ind w:left="118"/>
            </w:pPr>
            <w:r>
              <w:t>life</w:t>
            </w:r>
            <w:r>
              <w:rPr>
                <w:spacing w:val="32"/>
              </w:rPr>
              <w:t xml:space="preserve"> </w:t>
            </w:r>
            <w:r>
              <w:t>stages.</w:t>
            </w:r>
          </w:p>
        </w:tc>
      </w:tr>
      <w:tr w:rsidR="006F1C89" w14:paraId="6447DC87" w14:textId="77777777">
        <w:trPr>
          <w:trHeight w:val="270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E0E0E0"/>
          </w:tcPr>
          <w:p w14:paraId="02AC225A" w14:textId="77777777" w:rsidR="006F1C89" w:rsidRDefault="005D3991">
            <w:pPr>
              <w:pStyle w:val="TableParagraph"/>
              <w:spacing w:line="249" w:lineRule="exact"/>
              <w:ind w:left="119"/>
            </w:pPr>
            <w:r>
              <w:rPr>
                <w:w w:val="146"/>
              </w:rPr>
              <w:t>T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E0E0E0"/>
          </w:tcPr>
          <w:p w14:paraId="20AE92F1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t>Total</w:t>
            </w:r>
            <w:r>
              <w:rPr>
                <w:spacing w:val="35"/>
              </w:rPr>
              <w:t xml:space="preserve"> </w:t>
            </w:r>
            <w:r>
              <w:t>number</w:t>
            </w:r>
            <w:r>
              <w:rPr>
                <w:spacing w:val="36"/>
              </w:rPr>
              <w:t xml:space="preserve"> </w:t>
            </w:r>
            <w:r>
              <w:t>of</w:t>
            </w:r>
            <w:r>
              <w:rPr>
                <w:spacing w:val="36"/>
              </w:rPr>
              <w:t xml:space="preserve"> </w:t>
            </w:r>
            <w:r>
              <w:t>resources.</w:t>
            </w:r>
          </w:p>
        </w:tc>
      </w:tr>
      <w:tr w:rsidR="006F1C89" w14:paraId="6D92F20A" w14:textId="77777777">
        <w:trPr>
          <w:trHeight w:val="541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F2F2F2"/>
          </w:tcPr>
          <w:p w14:paraId="33E401A2" w14:textId="77777777" w:rsidR="006F1C89" w:rsidRDefault="005D3991">
            <w:pPr>
              <w:pStyle w:val="TableParagraph"/>
              <w:spacing w:line="249" w:lineRule="exact"/>
              <w:ind w:left="119"/>
              <w:rPr>
                <w:b/>
              </w:rPr>
            </w:pPr>
            <w:r>
              <w:rPr>
                <w:b/>
                <w:w w:val="127"/>
              </w:rPr>
              <w:t>z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F2F2F2"/>
          </w:tcPr>
          <w:p w14:paraId="4D1F6E7B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Does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not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have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an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explicit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number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3"/>
                <w:w w:val="105"/>
              </w:rPr>
              <w:t xml:space="preserve"> </w:t>
            </w:r>
            <w:proofErr w:type="gramStart"/>
            <w:r>
              <w:rPr>
                <w:w w:val="105"/>
              </w:rPr>
              <w:t>value</w:t>
            </w:r>
            <w:proofErr w:type="gramEnd"/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associated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with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it,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but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indicates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that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a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variable</w:t>
            </w:r>
          </w:p>
          <w:p w14:paraId="49DE3B3A" w14:textId="77777777" w:rsidR="006F1C89" w:rsidRDefault="005D3991">
            <w:pPr>
              <w:pStyle w:val="TableParagraph"/>
              <w:spacing w:before="2"/>
              <w:ind w:left="118"/>
            </w:pPr>
            <w:r>
              <w:rPr>
                <w:w w:val="110"/>
              </w:rPr>
              <w:t>is</w:t>
            </w:r>
            <w:r>
              <w:rPr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>affected</w:t>
            </w:r>
            <w:r>
              <w:rPr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>by</w:t>
            </w:r>
            <w:r>
              <w:rPr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>all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w w:val="110"/>
              </w:rPr>
              <w:t>individuals’</w:t>
            </w:r>
            <w:r>
              <w:rPr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>trait</w:t>
            </w:r>
            <w:r>
              <w:rPr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>value.</w:t>
            </w:r>
          </w:p>
        </w:tc>
      </w:tr>
      <w:tr w:rsidR="006F1C89" w14:paraId="5A0B1FBB" w14:textId="77777777">
        <w:trPr>
          <w:trHeight w:val="270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E0E0E0"/>
          </w:tcPr>
          <w:p w14:paraId="395C5EE5" w14:textId="77777777" w:rsidR="006F1C89" w:rsidRDefault="005D3991">
            <w:pPr>
              <w:pStyle w:val="TableParagraph"/>
              <w:spacing w:line="249" w:lineRule="exact"/>
              <w:ind w:left="119"/>
              <w:rPr>
                <w:i/>
              </w:rPr>
            </w:pPr>
            <w:r>
              <w:rPr>
                <w:i/>
                <w:w w:val="115"/>
              </w:rPr>
              <w:t>γ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E0E0E0"/>
          </w:tcPr>
          <w:p w14:paraId="27B15B5F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t>Energy</w:t>
            </w:r>
            <w:r>
              <w:rPr>
                <w:spacing w:val="36"/>
              </w:rPr>
              <w:t xml:space="preserve"> </w:t>
            </w:r>
            <w:r>
              <w:t>content</w:t>
            </w:r>
            <w:r>
              <w:rPr>
                <w:spacing w:val="37"/>
              </w:rPr>
              <w:t xml:space="preserve"> </w:t>
            </w:r>
            <w:r>
              <w:t>received</w:t>
            </w:r>
            <w:r>
              <w:rPr>
                <w:spacing w:val="36"/>
              </w:rPr>
              <w:t xml:space="preserve"> </w:t>
            </w:r>
            <w:r>
              <w:t>by</w:t>
            </w:r>
            <w:r>
              <w:rPr>
                <w:spacing w:val="37"/>
              </w:rPr>
              <w:t xml:space="preserve"> </w:t>
            </w:r>
            <w:r>
              <w:t>consumer</w:t>
            </w:r>
            <w:r>
              <w:rPr>
                <w:spacing w:val="37"/>
              </w:rPr>
              <w:t xml:space="preserve"> </w:t>
            </w:r>
            <w:r>
              <w:t>per</w:t>
            </w:r>
            <w:r>
              <w:rPr>
                <w:spacing w:val="36"/>
              </w:rPr>
              <w:t xml:space="preserve"> </w:t>
            </w:r>
            <w:r>
              <w:t>unit</w:t>
            </w:r>
            <w:r>
              <w:rPr>
                <w:spacing w:val="37"/>
              </w:rPr>
              <w:t xml:space="preserve"> </w:t>
            </w:r>
            <w:r>
              <w:t>of</w:t>
            </w:r>
            <w:r>
              <w:rPr>
                <w:spacing w:val="35"/>
              </w:rPr>
              <w:t xml:space="preserve"> </w:t>
            </w:r>
            <w:r>
              <w:t>resource.</w:t>
            </w:r>
          </w:p>
        </w:tc>
      </w:tr>
      <w:tr w:rsidR="006F1C89" w14:paraId="5765C74D" w14:textId="77777777">
        <w:trPr>
          <w:trHeight w:val="271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F2F2F2"/>
          </w:tcPr>
          <w:p w14:paraId="77CD2910" w14:textId="77777777" w:rsidR="006F1C89" w:rsidRDefault="005D3991">
            <w:pPr>
              <w:pStyle w:val="TableParagraph"/>
              <w:spacing w:line="249" w:lineRule="exact"/>
              <w:ind w:left="119"/>
              <w:rPr>
                <w:i/>
              </w:rPr>
            </w:pPr>
            <w:r>
              <w:rPr>
                <w:i/>
                <w:w w:val="150"/>
              </w:rPr>
              <w:t>R</w:t>
            </w:r>
            <w:r>
              <w:rPr>
                <w:i/>
                <w:w w:val="150"/>
                <w:vertAlign w:val="subscript"/>
              </w:rPr>
              <w:t>r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F2F2F2"/>
          </w:tcPr>
          <w:p w14:paraId="14AD4CBE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Initial</w:t>
            </w:r>
            <w:r>
              <w:rPr>
                <w:spacing w:val="12"/>
                <w:w w:val="105"/>
              </w:rPr>
              <w:t xml:space="preserve"> </w:t>
            </w:r>
            <w:r>
              <w:rPr>
                <w:w w:val="105"/>
              </w:rPr>
              <w:t>abundance</w:t>
            </w:r>
            <w:r>
              <w:rPr>
                <w:spacing w:val="12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a</w:t>
            </w:r>
            <w:r>
              <w:rPr>
                <w:spacing w:val="12"/>
                <w:w w:val="105"/>
              </w:rPr>
              <w:t xml:space="preserve"> </w:t>
            </w:r>
            <w:r>
              <w:rPr>
                <w:w w:val="105"/>
              </w:rPr>
              <w:t>resource.</w:t>
            </w:r>
          </w:p>
        </w:tc>
      </w:tr>
      <w:tr w:rsidR="006F1C89" w14:paraId="1C8922EF" w14:textId="77777777">
        <w:trPr>
          <w:trHeight w:val="270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E0E0E0"/>
          </w:tcPr>
          <w:p w14:paraId="769BAA3D" w14:textId="77777777" w:rsidR="006F1C89" w:rsidRDefault="005D3991">
            <w:pPr>
              <w:pStyle w:val="TableParagraph"/>
              <w:spacing w:line="249" w:lineRule="exact"/>
              <w:ind w:left="119"/>
            </w:pPr>
            <w:r>
              <w:rPr>
                <w:w w:val="115"/>
              </w:rPr>
              <w:t>N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E0E0E0"/>
          </w:tcPr>
          <w:p w14:paraId="4CDEDB1F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The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total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number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individuals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within</w:t>
            </w:r>
            <w:r>
              <w:rPr>
                <w:spacing w:val="25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24"/>
                <w:w w:val="105"/>
              </w:rPr>
              <w:t xml:space="preserve"> </w:t>
            </w:r>
            <w:r>
              <w:rPr>
                <w:w w:val="105"/>
              </w:rPr>
              <w:t>population.</w:t>
            </w:r>
          </w:p>
        </w:tc>
      </w:tr>
      <w:tr w:rsidR="006F1C89" w14:paraId="642BEA7A" w14:textId="77777777">
        <w:trPr>
          <w:trHeight w:val="270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F2F2F2"/>
          </w:tcPr>
          <w:p w14:paraId="540DE92A" w14:textId="77777777" w:rsidR="006F1C89" w:rsidRDefault="005D3991">
            <w:pPr>
              <w:pStyle w:val="TableParagraph"/>
              <w:spacing w:line="251" w:lineRule="exact"/>
              <w:ind w:left="119"/>
              <w:rPr>
                <w:i/>
                <w:sz w:val="16"/>
              </w:rPr>
            </w:pPr>
            <w:r>
              <w:rPr>
                <w:i/>
                <w:w w:val="130"/>
                <w:position w:val="3"/>
              </w:rPr>
              <w:t>f</w:t>
            </w:r>
            <w:r>
              <w:rPr>
                <w:i/>
                <w:w w:val="130"/>
                <w:sz w:val="16"/>
              </w:rPr>
              <w:t>max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F2F2F2"/>
          </w:tcPr>
          <w:p w14:paraId="34B6CEE5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The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maximum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number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offspring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per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individual.</w:t>
            </w:r>
          </w:p>
        </w:tc>
      </w:tr>
      <w:tr w:rsidR="006F1C89" w14:paraId="368E242A" w14:textId="77777777">
        <w:trPr>
          <w:trHeight w:val="541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E0E0E0"/>
          </w:tcPr>
          <w:p w14:paraId="03CF2882" w14:textId="77777777" w:rsidR="006F1C89" w:rsidRDefault="005D3991">
            <w:pPr>
              <w:pStyle w:val="TableParagraph"/>
              <w:spacing w:line="249" w:lineRule="exact"/>
              <w:ind w:left="119"/>
              <w:rPr>
                <w:i/>
              </w:rPr>
            </w:pPr>
            <w:r>
              <w:rPr>
                <w:i/>
                <w:w w:val="125"/>
              </w:rPr>
              <w:t>k</w:t>
            </w:r>
            <w:r>
              <w:rPr>
                <w:i/>
                <w:w w:val="125"/>
                <w:vertAlign w:val="subscript"/>
              </w:rPr>
              <w:t>m</w:t>
            </w:r>
            <w:r>
              <w:rPr>
                <w:i/>
                <w:w w:val="125"/>
              </w:rPr>
              <w:t>,</w:t>
            </w:r>
            <w:r>
              <w:rPr>
                <w:i/>
                <w:spacing w:val="-21"/>
                <w:w w:val="125"/>
              </w:rPr>
              <w:t xml:space="preserve"> </w:t>
            </w:r>
            <w:proofErr w:type="spellStart"/>
            <w:r>
              <w:rPr>
                <w:i/>
                <w:w w:val="125"/>
              </w:rPr>
              <w:t>k</w:t>
            </w:r>
            <w:r>
              <w:rPr>
                <w:i/>
                <w:w w:val="125"/>
                <w:vertAlign w:val="subscript"/>
              </w:rPr>
              <w:t>f</w:t>
            </w:r>
            <w:proofErr w:type="spellEnd"/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E0E0E0"/>
          </w:tcPr>
          <w:p w14:paraId="3D51C311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Half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saturation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constants.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w w:val="105"/>
              </w:rPr>
              <w:t>Determines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how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energy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content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received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by</w:t>
            </w:r>
            <w:r>
              <w:rPr>
                <w:spacing w:val="26"/>
                <w:w w:val="105"/>
              </w:rPr>
              <w:t xml:space="preserve"> </w:t>
            </w:r>
            <w:r>
              <w:rPr>
                <w:w w:val="105"/>
              </w:rPr>
              <w:t>consumers</w:t>
            </w:r>
            <w:r>
              <w:rPr>
                <w:spacing w:val="27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</w:p>
          <w:p w14:paraId="04B533BA" w14:textId="77777777" w:rsidR="006F1C89" w:rsidRDefault="005D3991">
            <w:pPr>
              <w:pStyle w:val="TableParagraph"/>
              <w:spacing w:before="2"/>
              <w:ind w:left="118"/>
            </w:pPr>
            <w:r>
              <w:rPr>
                <w:w w:val="105"/>
              </w:rPr>
              <w:t>fecundity/maturation</w:t>
            </w:r>
            <w:r>
              <w:rPr>
                <w:spacing w:val="10"/>
                <w:w w:val="105"/>
              </w:rPr>
              <w:t xml:space="preserve"> </w:t>
            </w:r>
            <w:r>
              <w:rPr>
                <w:w w:val="105"/>
              </w:rPr>
              <w:t>are</w:t>
            </w:r>
            <w:r>
              <w:rPr>
                <w:spacing w:val="11"/>
                <w:w w:val="105"/>
              </w:rPr>
              <w:t xml:space="preserve"> </w:t>
            </w:r>
            <w:r>
              <w:rPr>
                <w:w w:val="105"/>
              </w:rPr>
              <w:t>related</w:t>
            </w:r>
            <w:r>
              <w:rPr>
                <w:spacing w:val="10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11"/>
                <w:w w:val="105"/>
              </w:rPr>
              <w:t xml:space="preserve"> </w:t>
            </w:r>
            <w:r>
              <w:rPr>
                <w:w w:val="105"/>
              </w:rPr>
              <w:t>each</w:t>
            </w:r>
            <w:r>
              <w:rPr>
                <w:spacing w:val="11"/>
                <w:w w:val="105"/>
              </w:rPr>
              <w:t xml:space="preserve"> </w:t>
            </w:r>
            <w:r>
              <w:rPr>
                <w:w w:val="105"/>
              </w:rPr>
              <w:t>other.</w:t>
            </w:r>
          </w:p>
        </w:tc>
      </w:tr>
      <w:tr w:rsidR="006F1C89" w14:paraId="306F6936" w14:textId="77777777">
        <w:trPr>
          <w:trHeight w:val="271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F2F2F2"/>
          </w:tcPr>
          <w:p w14:paraId="060E1E93" w14:textId="77777777" w:rsidR="006F1C89" w:rsidRDefault="005D3991">
            <w:pPr>
              <w:pStyle w:val="TableParagraph"/>
              <w:spacing w:line="249" w:lineRule="exact"/>
              <w:ind w:left="119"/>
              <w:rPr>
                <w:i/>
              </w:rPr>
            </w:pPr>
            <w:r>
              <w:rPr>
                <w:i/>
                <w:w w:val="84"/>
              </w:rPr>
              <w:t>δ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F2F2F2"/>
          </w:tcPr>
          <w:p w14:paraId="66B7B388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The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amount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change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that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a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mutation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can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create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a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trait.</w:t>
            </w:r>
          </w:p>
        </w:tc>
      </w:tr>
      <w:tr w:rsidR="006F1C89" w14:paraId="750AA844" w14:textId="77777777">
        <w:trPr>
          <w:trHeight w:val="269"/>
        </w:trPr>
        <w:tc>
          <w:tcPr>
            <w:tcW w:w="129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3D23F94F" w14:textId="77777777" w:rsidR="006F1C89" w:rsidRDefault="005D3991">
            <w:pPr>
              <w:pStyle w:val="TableParagraph"/>
              <w:spacing w:line="249" w:lineRule="exact"/>
              <w:ind w:left="119"/>
              <w:rPr>
                <w:i/>
              </w:rPr>
            </w:pPr>
            <w:r>
              <w:rPr>
                <w:i/>
                <w:w w:val="110"/>
              </w:rPr>
              <w:t>µ</w:t>
            </w:r>
          </w:p>
        </w:tc>
        <w:tc>
          <w:tcPr>
            <w:tcW w:w="867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14:paraId="28202A7C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The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chance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21"/>
                <w:w w:val="105"/>
              </w:rPr>
              <w:t xml:space="preserve"> </w:t>
            </w:r>
            <w:r>
              <w:rPr>
                <w:w w:val="105"/>
              </w:rPr>
              <w:t>a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mutation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happening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23"/>
                <w:w w:val="105"/>
              </w:rPr>
              <w:t xml:space="preserve"> </w:t>
            </w:r>
            <w:r>
              <w:rPr>
                <w:w w:val="105"/>
              </w:rPr>
              <w:t>an</w:t>
            </w:r>
            <w:r>
              <w:rPr>
                <w:spacing w:val="22"/>
                <w:w w:val="105"/>
              </w:rPr>
              <w:t xml:space="preserve"> </w:t>
            </w:r>
            <w:r>
              <w:rPr>
                <w:w w:val="105"/>
              </w:rPr>
              <w:t>individual.</w:t>
            </w:r>
          </w:p>
        </w:tc>
      </w:tr>
      <w:tr w:rsidR="006F1C89" w14:paraId="7E8C74C0" w14:textId="77777777">
        <w:trPr>
          <w:trHeight w:val="268"/>
        </w:trPr>
        <w:tc>
          <w:tcPr>
            <w:tcW w:w="9971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2F2F2"/>
          </w:tcPr>
          <w:p w14:paraId="34E63503" w14:textId="77777777" w:rsidR="006F1C89" w:rsidRDefault="005D3991">
            <w:pPr>
              <w:pStyle w:val="TableParagraph"/>
              <w:spacing w:line="248" w:lineRule="exact"/>
              <w:ind w:left="4423" w:right="4423"/>
              <w:jc w:val="center"/>
            </w:pPr>
            <w:r>
              <w:rPr>
                <w:w w:val="110"/>
              </w:rPr>
              <w:t>Subscripts</w:t>
            </w:r>
          </w:p>
        </w:tc>
      </w:tr>
      <w:tr w:rsidR="006F1C89" w14:paraId="6CD46CEF" w14:textId="77777777">
        <w:trPr>
          <w:trHeight w:val="269"/>
        </w:trPr>
        <w:tc>
          <w:tcPr>
            <w:tcW w:w="129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E0E0E0"/>
          </w:tcPr>
          <w:p w14:paraId="6D67E095" w14:textId="77777777" w:rsidR="006F1C89" w:rsidRDefault="005D3991">
            <w:pPr>
              <w:pStyle w:val="TableParagraph"/>
              <w:spacing w:line="248" w:lineRule="exact"/>
              <w:ind w:left="119"/>
            </w:pPr>
            <w:r>
              <w:rPr>
                <w:w w:val="111"/>
              </w:rPr>
              <w:t>r</w:t>
            </w:r>
          </w:p>
        </w:tc>
        <w:tc>
          <w:tcPr>
            <w:tcW w:w="8674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0E0E0"/>
          </w:tcPr>
          <w:p w14:paraId="451FB7A1" w14:textId="77777777" w:rsidR="006F1C89" w:rsidRDefault="005D3991">
            <w:pPr>
              <w:pStyle w:val="TableParagraph"/>
              <w:spacing w:line="248" w:lineRule="exact"/>
              <w:ind w:left="118"/>
            </w:pPr>
            <w:r>
              <w:rPr>
                <w:w w:val="105"/>
              </w:rPr>
              <w:t>Used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indicate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which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resource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is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being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considered.</w:t>
            </w:r>
          </w:p>
        </w:tc>
      </w:tr>
      <w:tr w:rsidR="006F1C89" w14:paraId="1FAB7EBB" w14:textId="77777777">
        <w:trPr>
          <w:trHeight w:val="541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F2F2F2"/>
          </w:tcPr>
          <w:p w14:paraId="2C63F7AC" w14:textId="77777777" w:rsidR="006F1C89" w:rsidRDefault="005D3991">
            <w:pPr>
              <w:pStyle w:val="TableParagraph"/>
              <w:spacing w:line="249" w:lineRule="exact"/>
              <w:ind w:left="119"/>
            </w:pPr>
            <w:r>
              <w:rPr>
                <w:w w:val="119"/>
              </w:rPr>
              <w:t>i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F2F2F2"/>
          </w:tcPr>
          <w:p w14:paraId="12215C3A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As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each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individual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is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considered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separately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in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this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model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this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subscript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is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used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6"/>
                <w:w w:val="105"/>
              </w:rPr>
              <w:t xml:space="preserve"> </w:t>
            </w:r>
            <w:r>
              <w:rPr>
                <w:w w:val="105"/>
              </w:rPr>
              <w:t>indicate</w:t>
            </w:r>
          </w:p>
          <w:p w14:paraId="24DBCF46" w14:textId="77777777" w:rsidR="006F1C89" w:rsidRDefault="005D3991">
            <w:pPr>
              <w:pStyle w:val="TableParagraph"/>
              <w:spacing w:before="2"/>
              <w:ind w:left="118"/>
            </w:pPr>
            <w:r>
              <w:rPr>
                <w:w w:val="105"/>
              </w:rPr>
              <w:t>an</w:t>
            </w:r>
            <w:r>
              <w:rPr>
                <w:spacing w:val="38"/>
                <w:w w:val="105"/>
              </w:rPr>
              <w:t xml:space="preserve"> </w:t>
            </w:r>
            <w:r>
              <w:rPr>
                <w:w w:val="105"/>
              </w:rPr>
              <w:t>individual.</w:t>
            </w:r>
          </w:p>
        </w:tc>
      </w:tr>
      <w:tr w:rsidR="006F1C89" w14:paraId="66606534" w14:textId="77777777">
        <w:trPr>
          <w:trHeight w:val="541"/>
        </w:trPr>
        <w:tc>
          <w:tcPr>
            <w:tcW w:w="1297" w:type="dxa"/>
            <w:tcBorders>
              <w:right w:val="single" w:sz="4" w:space="0" w:color="000000"/>
            </w:tcBorders>
            <w:shd w:val="clear" w:color="auto" w:fill="E0E0E0"/>
          </w:tcPr>
          <w:p w14:paraId="11299EA8" w14:textId="77777777" w:rsidR="006F1C89" w:rsidRDefault="005D3991">
            <w:pPr>
              <w:pStyle w:val="TableParagraph"/>
              <w:spacing w:line="249" w:lineRule="exact"/>
              <w:ind w:left="119"/>
            </w:pPr>
            <w:r>
              <w:rPr>
                <w:w w:val="99"/>
              </w:rPr>
              <w:t>s</w:t>
            </w:r>
          </w:p>
        </w:tc>
        <w:tc>
          <w:tcPr>
            <w:tcW w:w="8674" w:type="dxa"/>
            <w:tcBorders>
              <w:left w:val="single" w:sz="4" w:space="0" w:color="000000"/>
            </w:tcBorders>
            <w:shd w:val="clear" w:color="auto" w:fill="E0E0E0"/>
          </w:tcPr>
          <w:p w14:paraId="04B85AE4" w14:textId="77777777" w:rsidR="006F1C89" w:rsidRDefault="005D3991">
            <w:pPr>
              <w:pStyle w:val="TableParagraph"/>
              <w:spacing w:line="249" w:lineRule="exact"/>
              <w:ind w:left="118"/>
            </w:pPr>
            <w:r>
              <w:rPr>
                <w:w w:val="105"/>
              </w:rPr>
              <w:t>This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subscript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is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used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determine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which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stage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is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being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referred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to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for</w:t>
            </w:r>
            <w:r>
              <w:rPr>
                <w:spacing w:val="19"/>
                <w:w w:val="105"/>
              </w:rPr>
              <w:t xml:space="preserve"> </w:t>
            </w:r>
            <w:r>
              <w:rPr>
                <w:w w:val="105"/>
              </w:rPr>
              <w:t>an</w:t>
            </w:r>
            <w:r>
              <w:rPr>
                <w:spacing w:val="20"/>
                <w:w w:val="105"/>
              </w:rPr>
              <w:t xml:space="preserve"> </w:t>
            </w:r>
            <w:r>
              <w:rPr>
                <w:w w:val="105"/>
              </w:rPr>
              <w:t>individual.</w:t>
            </w:r>
            <w:r>
              <w:rPr>
                <w:spacing w:val="46"/>
                <w:w w:val="105"/>
              </w:rPr>
              <w:t xml:space="preserve"> </w:t>
            </w:r>
            <w:r>
              <w:rPr>
                <w:w w:val="105"/>
              </w:rPr>
              <w:t>It</w:t>
            </w:r>
          </w:p>
          <w:p w14:paraId="2F8397B9" w14:textId="77777777" w:rsidR="006F1C89" w:rsidRDefault="005D3991">
            <w:pPr>
              <w:pStyle w:val="TableParagraph"/>
              <w:spacing w:before="2"/>
              <w:ind w:left="118"/>
            </w:pPr>
            <w:r>
              <w:rPr>
                <w:w w:val="105"/>
              </w:rPr>
              <w:t>can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be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either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juvenile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or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adult.</w:t>
            </w:r>
          </w:p>
        </w:tc>
      </w:tr>
    </w:tbl>
    <w:p w14:paraId="1B17634B" w14:textId="77777777" w:rsidR="006F1C89" w:rsidRDefault="005D3991">
      <w:pPr>
        <w:spacing w:before="181"/>
        <w:ind w:left="59" w:right="18"/>
        <w:jc w:val="center"/>
        <w:rPr>
          <w:sz w:val="18"/>
        </w:rPr>
      </w:pPr>
      <w:commentRangeStart w:id="138"/>
      <w:r>
        <w:rPr>
          <w:b/>
          <w:w w:val="110"/>
          <w:sz w:val="18"/>
        </w:rPr>
        <w:t>Table</w:t>
      </w:r>
      <w:r>
        <w:rPr>
          <w:b/>
          <w:spacing w:val="17"/>
          <w:w w:val="110"/>
          <w:sz w:val="18"/>
        </w:rPr>
        <w:t xml:space="preserve"> </w:t>
      </w:r>
      <w:r>
        <w:rPr>
          <w:b/>
          <w:w w:val="110"/>
          <w:sz w:val="18"/>
        </w:rPr>
        <w:t>1:</w:t>
      </w:r>
      <w:r>
        <w:rPr>
          <w:b/>
          <w:spacing w:val="39"/>
          <w:w w:val="110"/>
          <w:sz w:val="18"/>
        </w:rPr>
        <w:t xml:space="preserve"> </w:t>
      </w:r>
      <w:r>
        <w:rPr>
          <w:w w:val="110"/>
          <w:sz w:val="18"/>
        </w:rPr>
        <w:t>Table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variables,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parameters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subscripts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used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this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paper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their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associated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meaning.</w:t>
      </w:r>
      <w:commentRangeEnd w:id="138"/>
      <w:r w:rsidR="00F83AC8">
        <w:rPr>
          <w:rStyle w:val="CommentReference"/>
        </w:rPr>
        <w:commentReference w:id="138"/>
      </w:r>
    </w:p>
    <w:p w14:paraId="6B490132" w14:textId="77777777" w:rsidR="006F1C89" w:rsidRDefault="006F1C89">
      <w:pPr>
        <w:jc w:val="center"/>
        <w:rPr>
          <w:sz w:val="18"/>
        </w:rPr>
        <w:sectPr w:rsidR="006F1C89">
          <w:pgSz w:w="12240" w:h="15840"/>
          <w:pgMar w:top="1500" w:right="740" w:bottom="400" w:left="700" w:header="0" w:footer="216" w:gutter="0"/>
          <w:cols w:space="720"/>
        </w:sectPr>
      </w:pPr>
    </w:p>
    <w:p w14:paraId="6ABFC9E8" w14:textId="77777777" w:rsidR="006F1C89" w:rsidRDefault="006F1C89">
      <w:pPr>
        <w:spacing w:before="3"/>
        <w:rPr>
          <w:sz w:val="12"/>
        </w:rPr>
      </w:pPr>
    </w:p>
    <w:p w14:paraId="5AB1B51A" w14:textId="01C5705C" w:rsidR="006F1C89" w:rsidRDefault="00C85944">
      <w:pPr>
        <w:spacing w:before="92"/>
        <w:ind w:left="573"/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8544" behindDoc="0" locked="0" layoutInCell="1" allowOverlap="1" wp14:anchorId="76D053F0" wp14:editId="2DCBE2B8">
                <wp:simplePos x="0" y="0"/>
                <wp:positionH relativeFrom="page">
                  <wp:posOffset>1139190</wp:posOffset>
                </wp:positionH>
                <wp:positionV relativeFrom="paragraph">
                  <wp:posOffset>-92075</wp:posOffset>
                </wp:positionV>
                <wp:extent cx="5984875" cy="1497330"/>
                <wp:effectExtent l="0" t="0" r="0" b="0"/>
                <wp:wrapNone/>
                <wp:docPr id="1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875" cy="1497330"/>
                          <a:chOff x="1794" y="-145"/>
                          <a:chExt cx="9425" cy="2358"/>
                        </a:xfrm>
                      </wpg:grpSpPr>
                      <wps:wsp>
                        <wps:cNvPr id="19" name="AutoShape 11"/>
                        <wps:cNvSpPr>
                          <a:spLocks/>
                        </wps:cNvSpPr>
                        <wps:spPr bwMode="auto">
                          <a:xfrm>
                            <a:off x="1793" y="-146"/>
                            <a:ext cx="9425" cy="2358"/>
                          </a:xfrm>
                          <a:custGeom>
                            <a:avLst/>
                            <a:gdLst>
                              <a:gd name="T0" fmla="+- 0 1794 1794"/>
                              <a:gd name="T1" fmla="*/ T0 w 9425"/>
                              <a:gd name="T2" fmla="+- 0 1787 -145"/>
                              <a:gd name="T3" fmla="*/ 1787 h 2358"/>
                              <a:gd name="T4" fmla="+- 0 11218 1794"/>
                              <a:gd name="T5" fmla="*/ T4 w 9425"/>
                              <a:gd name="T6" fmla="+- 0 1787 -145"/>
                              <a:gd name="T7" fmla="*/ 1787 h 2358"/>
                              <a:gd name="T8" fmla="+- 0 1794 1794"/>
                              <a:gd name="T9" fmla="*/ T8 w 9425"/>
                              <a:gd name="T10" fmla="+- 0 1150 -145"/>
                              <a:gd name="T11" fmla="*/ 1150 h 2358"/>
                              <a:gd name="T12" fmla="+- 0 11218 1794"/>
                              <a:gd name="T13" fmla="*/ T12 w 9425"/>
                              <a:gd name="T14" fmla="+- 0 1150 -145"/>
                              <a:gd name="T15" fmla="*/ 1150 h 2358"/>
                              <a:gd name="T16" fmla="+- 0 1794 1794"/>
                              <a:gd name="T17" fmla="*/ T16 w 9425"/>
                              <a:gd name="T18" fmla="+- 0 512 -145"/>
                              <a:gd name="T19" fmla="*/ 512 h 2358"/>
                              <a:gd name="T20" fmla="+- 0 11218 1794"/>
                              <a:gd name="T21" fmla="*/ T20 w 9425"/>
                              <a:gd name="T22" fmla="+- 0 512 -145"/>
                              <a:gd name="T23" fmla="*/ 512 h 2358"/>
                              <a:gd name="T24" fmla="+- 0 1794 1794"/>
                              <a:gd name="T25" fmla="*/ T24 w 9425"/>
                              <a:gd name="T26" fmla="+- 0 -126 -145"/>
                              <a:gd name="T27" fmla="*/ -126 h 2358"/>
                              <a:gd name="T28" fmla="+- 0 11218 1794"/>
                              <a:gd name="T29" fmla="*/ T28 w 9425"/>
                              <a:gd name="T30" fmla="+- 0 -126 -145"/>
                              <a:gd name="T31" fmla="*/ -126 h 2358"/>
                              <a:gd name="T32" fmla="+- 0 3079 1794"/>
                              <a:gd name="T33" fmla="*/ T32 w 9425"/>
                              <a:gd name="T34" fmla="+- 0 2213 -145"/>
                              <a:gd name="T35" fmla="*/ 2213 h 2358"/>
                              <a:gd name="T36" fmla="+- 0 3079 1794"/>
                              <a:gd name="T37" fmla="*/ T36 w 9425"/>
                              <a:gd name="T38" fmla="+- 0 -145 -145"/>
                              <a:gd name="T39" fmla="*/ -145 h 2358"/>
                              <a:gd name="T40" fmla="+- 0 4793 1794"/>
                              <a:gd name="T41" fmla="*/ T40 w 9425"/>
                              <a:gd name="T42" fmla="+- 0 2213 -145"/>
                              <a:gd name="T43" fmla="*/ 2213 h 2358"/>
                              <a:gd name="T44" fmla="+- 0 4793 1794"/>
                              <a:gd name="T45" fmla="*/ T44 w 9425"/>
                              <a:gd name="T46" fmla="+- 0 -145 -145"/>
                              <a:gd name="T47" fmla="*/ -145 h 2358"/>
                              <a:gd name="T48" fmla="+- 0 6506 1794"/>
                              <a:gd name="T49" fmla="*/ T48 w 9425"/>
                              <a:gd name="T50" fmla="+- 0 2213 -145"/>
                              <a:gd name="T51" fmla="*/ 2213 h 2358"/>
                              <a:gd name="T52" fmla="+- 0 6506 1794"/>
                              <a:gd name="T53" fmla="*/ T52 w 9425"/>
                              <a:gd name="T54" fmla="+- 0 -145 -145"/>
                              <a:gd name="T55" fmla="*/ -145 h 2358"/>
                              <a:gd name="T56" fmla="+- 0 8220 1794"/>
                              <a:gd name="T57" fmla="*/ T56 w 9425"/>
                              <a:gd name="T58" fmla="+- 0 2213 -145"/>
                              <a:gd name="T59" fmla="*/ 2213 h 2358"/>
                              <a:gd name="T60" fmla="+- 0 8220 1794"/>
                              <a:gd name="T61" fmla="*/ T60 w 9425"/>
                              <a:gd name="T62" fmla="+- 0 -145 -145"/>
                              <a:gd name="T63" fmla="*/ -145 h 2358"/>
                              <a:gd name="T64" fmla="+- 0 9933 1794"/>
                              <a:gd name="T65" fmla="*/ T64 w 9425"/>
                              <a:gd name="T66" fmla="+- 0 2213 -145"/>
                              <a:gd name="T67" fmla="*/ 2213 h 2358"/>
                              <a:gd name="T68" fmla="+- 0 9933 1794"/>
                              <a:gd name="T69" fmla="*/ T68 w 9425"/>
                              <a:gd name="T70" fmla="+- 0 -145 -145"/>
                              <a:gd name="T71" fmla="*/ -145 h 2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25" h="2358">
                                <a:moveTo>
                                  <a:pt x="0" y="1932"/>
                                </a:moveTo>
                                <a:lnTo>
                                  <a:pt x="9424" y="1932"/>
                                </a:lnTo>
                                <a:moveTo>
                                  <a:pt x="0" y="1295"/>
                                </a:moveTo>
                                <a:lnTo>
                                  <a:pt x="9424" y="1295"/>
                                </a:lnTo>
                                <a:moveTo>
                                  <a:pt x="0" y="657"/>
                                </a:moveTo>
                                <a:lnTo>
                                  <a:pt x="9424" y="657"/>
                                </a:lnTo>
                                <a:moveTo>
                                  <a:pt x="0" y="19"/>
                                </a:moveTo>
                                <a:lnTo>
                                  <a:pt x="9424" y="19"/>
                                </a:lnTo>
                                <a:moveTo>
                                  <a:pt x="1285" y="2358"/>
                                </a:moveTo>
                                <a:lnTo>
                                  <a:pt x="1285" y="0"/>
                                </a:lnTo>
                                <a:moveTo>
                                  <a:pt x="2999" y="2358"/>
                                </a:moveTo>
                                <a:lnTo>
                                  <a:pt x="2999" y="0"/>
                                </a:lnTo>
                                <a:moveTo>
                                  <a:pt x="4712" y="2358"/>
                                </a:moveTo>
                                <a:lnTo>
                                  <a:pt x="4712" y="0"/>
                                </a:lnTo>
                                <a:moveTo>
                                  <a:pt x="6426" y="2358"/>
                                </a:moveTo>
                                <a:lnTo>
                                  <a:pt x="6426" y="0"/>
                                </a:lnTo>
                                <a:moveTo>
                                  <a:pt x="8139" y="2358"/>
                                </a:moveTo>
                                <a:lnTo>
                                  <a:pt x="8139" y="0"/>
                                </a:lnTo>
                              </a:path>
                            </a:pathLst>
                          </a:custGeom>
                          <a:noFill/>
                          <a:ln w="667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0"/>
                        <wps:cNvSpPr>
                          <a:spLocks/>
                        </wps:cNvSpPr>
                        <wps:spPr bwMode="auto">
                          <a:xfrm>
                            <a:off x="1793" y="-146"/>
                            <a:ext cx="9425" cy="2358"/>
                          </a:xfrm>
                          <a:custGeom>
                            <a:avLst/>
                            <a:gdLst>
                              <a:gd name="T0" fmla="+- 0 1794 1794"/>
                              <a:gd name="T1" fmla="*/ T0 w 9425"/>
                              <a:gd name="T2" fmla="+- 0 2106 -145"/>
                              <a:gd name="T3" fmla="*/ 2106 h 2358"/>
                              <a:gd name="T4" fmla="+- 0 11218 1794"/>
                              <a:gd name="T5" fmla="*/ T4 w 9425"/>
                              <a:gd name="T6" fmla="+- 0 2106 -145"/>
                              <a:gd name="T7" fmla="*/ 2106 h 2358"/>
                              <a:gd name="T8" fmla="+- 0 1794 1794"/>
                              <a:gd name="T9" fmla="*/ T8 w 9425"/>
                              <a:gd name="T10" fmla="+- 0 1468 -145"/>
                              <a:gd name="T11" fmla="*/ 1468 h 2358"/>
                              <a:gd name="T12" fmla="+- 0 11218 1794"/>
                              <a:gd name="T13" fmla="*/ T12 w 9425"/>
                              <a:gd name="T14" fmla="+- 0 1468 -145"/>
                              <a:gd name="T15" fmla="*/ 1468 h 2358"/>
                              <a:gd name="T16" fmla="+- 0 1794 1794"/>
                              <a:gd name="T17" fmla="*/ T16 w 9425"/>
                              <a:gd name="T18" fmla="+- 0 831 -145"/>
                              <a:gd name="T19" fmla="*/ 831 h 2358"/>
                              <a:gd name="T20" fmla="+- 0 11218 1794"/>
                              <a:gd name="T21" fmla="*/ T20 w 9425"/>
                              <a:gd name="T22" fmla="+- 0 831 -145"/>
                              <a:gd name="T23" fmla="*/ 831 h 2358"/>
                              <a:gd name="T24" fmla="+- 0 1794 1794"/>
                              <a:gd name="T25" fmla="*/ T24 w 9425"/>
                              <a:gd name="T26" fmla="+- 0 193 -145"/>
                              <a:gd name="T27" fmla="*/ 193 h 2358"/>
                              <a:gd name="T28" fmla="+- 0 11218 1794"/>
                              <a:gd name="T29" fmla="*/ T28 w 9425"/>
                              <a:gd name="T30" fmla="+- 0 193 -145"/>
                              <a:gd name="T31" fmla="*/ 193 h 2358"/>
                              <a:gd name="T32" fmla="+- 0 2222 1794"/>
                              <a:gd name="T33" fmla="*/ T32 w 9425"/>
                              <a:gd name="T34" fmla="+- 0 2213 -145"/>
                              <a:gd name="T35" fmla="*/ 2213 h 2358"/>
                              <a:gd name="T36" fmla="+- 0 2222 1794"/>
                              <a:gd name="T37" fmla="*/ T36 w 9425"/>
                              <a:gd name="T38" fmla="+- 0 -145 -145"/>
                              <a:gd name="T39" fmla="*/ -145 h 2358"/>
                              <a:gd name="T40" fmla="+- 0 3936 1794"/>
                              <a:gd name="T41" fmla="*/ T40 w 9425"/>
                              <a:gd name="T42" fmla="+- 0 2213 -145"/>
                              <a:gd name="T43" fmla="*/ 2213 h 2358"/>
                              <a:gd name="T44" fmla="+- 0 3936 1794"/>
                              <a:gd name="T45" fmla="*/ T44 w 9425"/>
                              <a:gd name="T46" fmla="+- 0 -145 -145"/>
                              <a:gd name="T47" fmla="*/ -145 h 2358"/>
                              <a:gd name="T48" fmla="+- 0 5649 1794"/>
                              <a:gd name="T49" fmla="*/ T48 w 9425"/>
                              <a:gd name="T50" fmla="+- 0 2213 -145"/>
                              <a:gd name="T51" fmla="*/ 2213 h 2358"/>
                              <a:gd name="T52" fmla="+- 0 5649 1794"/>
                              <a:gd name="T53" fmla="*/ T52 w 9425"/>
                              <a:gd name="T54" fmla="+- 0 -145 -145"/>
                              <a:gd name="T55" fmla="*/ -145 h 2358"/>
                              <a:gd name="T56" fmla="+- 0 7363 1794"/>
                              <a:gd name="T57" fmla="*/ T56 w 9425"/>
                              <a:gd name="T58" fmla="+- 0 2213 -145"/>
                              <a:gd name="T59" fmla="*/ 2213 h 2358"/>
                              <a:gd name="T60" fmla="+- 0 7363 1794"/>
                              <a:gd name="T61" fmla="*/ T60 w 9425"/>
                              <a:gd name="T62" fmla="+- 0 -145 -145"/>
                              <a:gd name="T63" fmla="*/ -145 h 2358"/>
                              <a:gd name="T64" fmla="+- 0 9076 1794"/>
                              <a:gd name="T65" fmla="*/ T64 w 9425"/>
                              <a:gd name="T66" fmla="+- 0 2213 -145"/>
                              <a:gd name="T67" fmla="*/ 2213 h 2358"/>
                              <a:gd name="T68" fmla="+- 0 9076 1794"/>
                              <a:gd name="T69" fmla="*/ T68 w 9425"/>
                              <a:gd name="T70" fmla="+- 0 -145 -145"/>
                              <a:gd name="T71" fmla="*/ -145 h 2358"/>
                              <a:gd name="T72" fmla="+- 0 10790 1794"/>
                              <a:gd name="T73" fmla="*/ T72 w 9425"/>
                              <a:gd name="T74" fmla="+- 0 2213 -145"/>
                              <a:gd name="T75" fmla="*/ 2213 h 2358"/>
                              <a:gd name="T76" fmla="+- 0 10790 1794"/>
                              <a:gd name="T77" fmla="*/ T76 w 9425"/>
                              <a:gd name="T78" fmla="+- 0 -145 -145"/>
                              <a:gd name="T79" fmla="*/ -145 h 2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425" h="2358">
                                <a:moveTo>
                                  <a:pt x="0" y="2251"/>
                                </a:moveTo>
                                <a:lnTo>
                                  <a:pt x="9424" y="2251"/>
                                </a:lnTo>
                                <a:moveTo>
                                  <a:pt x="0" y="1613"/>
                                </a:moveTo>
                                <a:lnTo>
                                  <a:pt x="9424" y="1613"/>
                                </a:lnTo>
                                <a:moveTo>
                                  <a:pt x="0" y="976"/>
                                </a:moveTo>
                                <a:lnTo>
                                  <a:pt x="9424" y="976"/>
                                </a:lnTo>
                                <a:moveTo>
                                  <a:pt x="0" y="338"/>
                                </a:moveTo>
                                <a:lnTo>
                                  <a:pt x="9424" y="338"/>
                                </a:lnTo>
                                <a:moveTo>
                                  <a:pt x="428" y="2358"/>
                                </a:moveTo>
                                <a:lnTo>
                                  <a:pt x="428" y="0"/>
                                </a:lnTo>
                                <a:moveTo>
                                  <a:pt x="2142" y="2358"/>
                                </a:moveTo>
                                <a:lnTo>
                                  <a:pt x="2142" y="0"/>
                                </a:lnTo>
                                <a:moveTo>
                                  <a:pt x="3855" y="2358"/>
                                </a:moveTo>
                                <a:lnTo>
                                  <a:pt x="3855" y="0"/>
                                </a:lnTo>
                                <a:moveTo>
                                  <a:pt x="5569" y="2358"/>
                                </a:moveTo>
                                <a:lnTo>
                                  <a:pt x="5569" y="0"/>
                                </a:lnTo>
                                <a:moveTo>
                                  <a:pt x="7282" y="2358"/>
                                </a:moveTo>
                                <a:lnTo>
                                  <a:pt x="7282" y="0"/>
                                </a:lnTo>
                                <a:moveTo>
                                  <a:pt x="8996" y="2358"/>
                                </a:moveTo>
                                <a:lnTo>
                                  <a:pt x="8996" y="0"/>
                                </a:lnTo>
                              </a:path>
                            </a:pathLst>
                          </a:custGeom>
                          <a:noFill/>
                          <a:ln w="134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9"/>
                        <wps:cNvSpPr>
                          <a:spLocks/>
                        </wps:cNvSpPr>
                        <wps:spPr bwMode="auto">
                          <a:xfrm>
                            <a:off x="2222" y="-39"/>
                            <a:ext cx="8568" cy="2144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8568"/>
                              <a:gd name="T2" fmla="+- 0 2105 -38"/>
                              <a:gd name="T3" fmla="*/ 2105 h 2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</a:cxnLst>
                            <a:rect l="0" t="0" r="r" b="b"/>
                            <a:pathLst/>
                          </a:custGeom>
                          <a:noFill/>
                          <a:ln w="8212">
                            <a:solidFill>
                              <a:srgbClr val="721F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650A4" id="Group 8" o:spid="_x0000_s1026" style="position:absolute;margin-left:89.7pt;margin-top:-7.25pt;width:471.25pt;height:117.9pt;z-index:15788544;mso-position-horizontal-relative:page" coordorigin="1794,-145" coordsize="9425,2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">
                <v:shape id="AutoShape 11" o:spid="_x0000_s1027" style="position:absolute;left:1793;top:-146;width:9425;height:2358;visibility:visible;mso-wrap-style:square;v-text-anchor:top" coordsize="9425,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" path="m,1932r9424,m,1295r9424,m,657r9424,m,19r9424,m1285,2358l1285,m2999,2358l2999,m4712,2358l4712,m6426,2358l6426,m8139,2358l8139,e" filled="f" strokecolor="#ebebeb" strokeweight=".18547mm">
                  <v:path arrowok="t" o:connecttype="custom" o:connectlocs="0,1787;9424,1787;0,1150;9424,1150;0,512;9424,512;0,-126;9424,-126;1285,2213;1285,-145;2999,2213;2999,-145;4712,2213;4712,-145;6426,2213;6426,-145;8139,2213;8139,-145" o:connectangles="0,0,0,0,0,0,0,0,0,0,0,0,0,0,0,0,0,0"/>
                </v:shape>
                <v:shape id="AutoShape 10" o:spid="_x0000_s1028" style="position:absolute;left:1793;top:-146;width:9425;height:2358;visibility:visible;mso-wrap-style:square;v-text-anchor:top" coordsize="9425,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" path="m,2251r9424,m,1613r9424,m,976r9424,m,338r9424,m428,2358l428,m2142,2358l2142,m3855,2358l3855,m5569,2358l5569,m7282,2358l7282,m8996,2358l8996,e" filled="f" strokecolor="#ebebeb" strokeweight=".37308mm">
                  <v:path arrowok="t" o:connecttype="custom" o:connectlocs="0,2106;9424,2106;0,1468;9424,1468;0,831;9424,831;0,193;9424,193;428,2213;428,-145;2142,2213;2142,-145;3855,2213;3855,-145;5569,2213;5569,-145;7282,2213;7282,-145;8996,2213;8996,-145" o:connectangles="0,0,0,0,0,0,0,0,0,0,0,0,0,0,0,0,0,0,0,0"/>
                </v:shape>
                <v:shape id="Freeform 9" o:spid="_x0000_s1029" style="position:absolute;left:2222;top:-39;width:8568;height:2144;visibility:visible;mso-wrap-style:square;v-text-anchor:top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" filled="f" strokecolor="#721f81" strokeweight=".22811mm">
                  <v:path arrowok="t" o:connecttype="custom" o:connectlocs="0,2105" o:connectangles="0"/>
                </v:shape>
                <w10:wrap anchorx="page"/>
              </v:group>
            </w:pict>
          </mc:Fallback>
        </mc:AlternateContent>
      </w:r>
      <w:r w:rsidR="005D3991">
        <w:rPr>
          <w:rFonts w:ascii="Times New Roman"/>
          <w:color w:val="4D4D4D"/>
          <w:sz w:val="17"/>
        </w:rPr>
        <w:t>30000</w:t>
      </w:r>
    </w:p>
    <w:p w14:paraId="6E7D8EE5" w14:textId="77777777" w:rsidR="006F1C89" w:rsidRDefault="006F1C89">
      <w:pPr>
        <w:pStyle w:val="BodyText"/>
        <w:rPr>
          <w:rFonts w:ascii="Times New Roman"/>
          <w:sz w:val="20"/>
        </w:rPr>
      </w:pPr>
    </w:p>
    <w:p w14:paraId="61DFC8F9" w14:textId="77777777" w:rsidR="006F1C89" w:rsidRDefault="006F1C89">
      <w:pPr>
        <w:pStyle w:val="BodyText"/>
        <w:spacing w:before="6"/>
        <w:rPr>
          <w:rFonts w:ascii="Times New Roman"/>
          <w:sz w:val="18"/>
        </w:rPr>
      </w:pPr>
    </w:p>
    <w:p w14:paraId="612DD3F1" w14:textId="1547939E" w:rsidR="006F1C89" w:rsidRDefault="00C85944">
      <w:pPr>
        <w:ind w:left="573"/>
        <w:rPr>
          <w:rFonts w:asci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0080" behindDoc="0" locked="0" layoutInCell="1" allowOverlap="1" wp14:anchorId="313104B1" wp14:editId="1E754E3F">
                <wp:simplePos x="0" y="0"/>
                <wp:positionH relativeFrom="page">
                  <wp:posOffset>613410</wp:posOffset>
                </wp:positionH>
                <wp:positionV relativeFrom="paragraph">
                  <wp:posOffset>-139700</wp:posOffset>
                </wp:positionV>
                <wp:extent cx="178435" cy="683895"/>
                <wp:effectExtent l="0" t="0" r="0" b="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5" cy="683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B56268" w14:textId="77777777" w:rsidR="006F1C89" w:rsidRDefault="005D3991">
                            <w:pPr>
                              <w:spacing w:before="18"/>
                              <w:ind w:left="20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21"/>
                              </w:rPr>
                              <w:t>Abundance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104B1" id="Text Box 7" o:spid="_x0000_s1060" type="#_x0000_t202" style="position:absolute;left:0;text-align:left;margin-left:48.3pt;margin-top:-11pt;width:14.05pt;height:53.85pt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21B56268" w14:textId="77777777" w:rsidR="006F1C89" w:rsidRDefault="005D3991">
                      <w:pPr>
                        <w:spacing w:before="18"/>
                        <w:ind w:left="20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w w:val="105"/>
                          <w:sz w:val="21"/>
                        </w:rPr>
                        <w:t>Abundance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17"/>
        </w:rPr>
        <w:t>20000</w:t>
      </w:r>
    </w:p>
    <w:p w14:paraId="3628BC70" w14:textId="77777777" w:rsidR="006F1C89" w:rsidRDefault="006F1C89">
      <w:pPr>
        <w:pStyle w:val="BodyText"/>
        <w:rPr>
          <w:rFonts w:ascii="Times New Roman"/>
          <w:sz w:val="20"/>
        </w:rPr>
      </w:pPr>
    </w:p>
    <w:p w14:paraId="53D1E024" w14:textId="77777777" w:rsidR="006F1C89" w:rsidRDefault="006F1C89">
      <w:pPr>
        <w:pStyle w:val="BodyText"/>
        <w:spacing w:before="5"/>
        <w:rPr>
          <w:rFonts w:ascii="Times New Roman"/>
          <w:sz w:val="18"/>
        </w:rPr>
      </w:pPr>
    </w:p>
    <w:p w14:paraId="35909B8C" w14:textId="77777777" w:rsidR="006F1C89" w:rsidRDefault="005D3991">
      <w:pPr>
        <w:ind w:left="573"/>
        <w:rPr>
          <w:rFonts w:ascii="Times New Roman"/>
          <w:sz w:val="17"/>
        </w:rPr>
      </w:pPr>
      <w:r>
        <w:rPr>
          <w:rFonts w:ascii="Times New Roman"/>
          <w:color w:val="4D4D4D"/>
          <w:sz w:val="17"/>
        </w:rPr>
        <w:t>10000</w:t>
      </w:r>
    </w:p>
    <w:p w14:paraId="07AC14DE" w14:textId="77777777" w:rsidR="006F1C89" w:rsidRDefault="006F1C89">
      <w:pPr>
        <w:pStyle w:val="BodyText"/>
        <w:rPr>
          <w:rFonts w:ascii="Times New Roman"/>
          <w:sz w:val="20"/>
        </w:rPr>
      </w:pPr>
    </w:p>
    <w:p w14:paraId="6FA9354E" w14:textId="77777777" w:rsidR="006F1C89" w:rsidRDefault="006F1C89">
      <w:pPr>
        <w:pStyle w:val="BodyText"/>
        <w:spacing w:before="5"/>
        <w:rPr>
          <w:rFonts w:ascii="Times New Roman"/>
          <w:sz w:val="18"/>
        </w:rPr>
      </w:pPr>
    </w:p>
    <w:p w14:paraId="496ED511" w14:textId="77777777" w:rsidR="006F1C89" w:rsidRDefault="005D3991">
      <w:pPr>
        <w:ind w:left="911"/>
        <w:rPr>
          <w:rFonts w:ascii="Times New Roman"/>
          <w:sz w:val="17"/>
        </w:rPr>
      </w:pPr>
      <w:r>
        <w:rPr>
          <w:rFonts w:ascii="Times New Roman"/>
          <w:color w:val="4D4D4D"/>
          <w:w w:val="99"/>
          <w:sz w:val="17"/>
        </w:rPr>
        <w:t>0</w:t>
      </w:r>
    </w:p>
    <w:p w14:paraId="3BF0BE06" w14:textId="77777777" w:rsidR="006F1C89" w:rsidRDefault="005D3991">
      <w:pPr>
        <w:tabs>
          <w:tab w:val="left" w:pos="3024"/>
          <w:tab w:val="left" w:pos="4737"/>
          <w:tab w:val="left" w:pos="6451"/>
          <w:tab w:val="left" w:pos="8164"/>
          <w:tab w:val="left" w:pos="9878"/>
        </w:tabs>
        <w:spacing w:before="67"/>
        <w:ind w:left="1480"/>
        <w:rPr>
          <w:rFonts w:ascii="Times New Roman"/>
          <w:sz w:val="17"/>
        </w:rPr>
      </w:pPr>
      <w:r>
        <w:rPr>
          <w:rFonts w:ascii="Times New Roman"/>
          <w:color w:val="4D4D4D"/>
          <w:sz w:val="17"/>
        </w:rPr>
        <w:t>0</w:t>
      </w:r>
      <w:r>
        <w:rPr>
          <w:rFonts w:ascii="Times New Roman"/>
          <w:color w:val="4D4D4D"/>
          <w:sz w:val="17"/>
        </w:rPr>
        <w:tab/>
        <w:t>10000</w:t>
      </w:r>
      <w:r>
        <w:rPr>
          <w:rFonts w:ascii="Times New Roman"/>
          <w:color w:val="4D4D4D"/>
          <w:sz w:val="17"/>
        </w:rPr>
        <w:tab/>
        <w:t>20000</w:t>
      </w:r>
      <w:r>
        <w:rPr>
          <w:rFonts w:ascii="Times New Roman"/>
          <w:color w:val="4D4D4D"/>
          <w:sz w:val="17"/>
        </w:rPr>
        <w:tab/>
        <w:t>30000</w:t>
      </w:r>
      <w:r>
        <w:rPr>
          <w:rFonts w:ascii="Times New Roman"/>
          <w:color w:val="4D4D4D"/>
          <w:sz w:val="17"/>
        </w:rPr>
        <w:tab/>
        <w:t>40000</w:t>
      </w:r>
      <w:r>
        <w:rPr>
          <w:rFonts w:ascii="Times New Roman"/>
          <w:color w:val="4D4D4D"/>
          <w:sz w:val="17"/>
        </w:rPr>
        <w:tab/>
        <w:t>50000</w:t>
      </w:r>
    </w:p>
    <w:p w14:paraId="1DB6C5A6" w14:textId="77777777" w:rsidR="006F1C89" w:rsidRDefault="005D3991">
      <w:pPr>
        <w:spacing w:before="33"/>
        <w:ind w:left="842" w:right="18"/>
        <w:jc w:val="center"/>
        <w:rPr>
          <w:rFonts w:ascii="Times New Roman"/>
          <w:sz w:val="21"/>
        </w:rPr>
      </w:pPr>
      <w:r>
        <w:rPr>
          <w:rFonts w:ascii="Times New Roman"/>
          <w:w w:val="105"/>
          <w:sz w:val="21"/>
        </w:rPr>
        <w:t>Time</w:t>
      </w:r>
    </w:p>
    <w:p w14:paraId="07C92023" w14:textId="77777777" w:rsidR="006F1C89" w:rsidRDefault="006F1C89">
      <w:pPr>
        <w:pStyle w:val="BodyText"/>
        <w:rPr>
          <w:rFonts w:ascii="Times New Roman"/>
          <w:sz w:val="20"/>
        </w:rPr>
      </w:pPr>
    </w:p>
    <w:p w14:paraId="49E2A659" w14:textId="77777777" w:rsidR="006F1C89" w:rsidRDefault="006F1C89">
      <w:pPr>
        <w:pStyle w:val="BodyText"/>
        <w:rPr>
          <w:rFonts w:ascii="Times New Roman"/>
          <w:sz w:val="20"/>
        </w:rPr>
      </w:pPr>
    </w:p>
    <w:p w14:paraId="171470B0" w14:textId="77777777" w:rsidR="006F1C89" w:rsidRDefault="006F1C89">
      <w:pPr>
        <w:pStyle w:val="BodyText"/>
        <w:spacing w:before="8"/>
        <w:rPr>
          <w:rFonts w:ascii="Times New Roman"/>
          <w:sz w:val="20"/>
        </w:rPr>
      </w:pPr>
    </w:p>
    <w:p w14:paraId="0633C6F0" w14:textId="5EE7257F" w:rsidR="006F1C89" w:rsidRDefault="00C85944">
      <w:pPr>
        <w:ind w:left="827"/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9056" behindDoc="0" locked="0" layoutInCell="1" allowOverlap="1" wp14:anchorId="408DC05C" wp14:editId="7F93A9D4">
                <wp:simplePos x="0" y="0"/>
                <wp:positionH relativeFrom="page">
                  <wp:posOffset>1139190</wp:posOffset>
                </wp:positionH>
                <wp:positionV relativeFrom="paragraph">
                  <wp:posOffset>-298450</wp:posOffset>
                </wp:positionV>
                <wp:extent cx="5984875" cy="1497965"/>
                <wp:effectExtent l="0" t="0" r="0" b="0"/>
                <wp:wrapNone/>
                <wp:docPr id="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4875" cy="1497965"/>
                          <a:chOff x="1794" y="-470"/>
                          <a:chExt cx="9425" cy="2359"/>
                        </a:xfrm>
                      </wpg:grpSpPr>
                      <wps:wsp>
                        <wps:cNvPr id="14" name="AutoShape 6"/>
                        <wps:cNvSpPr>
                          <a:spLocks/>
                        </wps:cNvSpPr>
                        <wps:spPr bwMode="auto">
                          <a:xfrm>
                            <a:off x="1793" y="-470"/>
                            <a:ext cx="9425" cy="2359"/>
                          </a:xfrm>
                          <a:custGeom>
                            <a:avLst/>
                            <a:gdLst>
                              <a:gd name="T0" fmla="+- 0 1794 1794"/>
                              <a:gd name="T1" fmla="*/ T0 w 9425"/>
                              <a:gd name="T2" fmla="+- 0 1549 -470"/>
                              <a:gd name="T3" fmla="*/ 1549 h 2359"/>
                              <a:gd name="T4" fmla="+- 0 11218 1794"/>
                              <a:gd name="T5" fmla="*/ T4 w 9425"/>
                              <a:gd name="T6" fmla="+- 0 1549 -470"/>
                              <a:gd name="T7" fmla="*/ 1549 h 2359"/>
                              <a:gd name="T8" fmla="+- 0 1794 1794"/>
                              <a:gd name="T9" fmla="*/ T8 w 9425"/>
                              <a:gd name="T10" fmla="+- 0 970 -470"/>
                              <a:gd name="T11" fmla="*/ 970 h 2359"/>
                              <a:gd name="T12" fmla="+- 0 11218 1794"/>
                              <a:gd name="T13" fmla="*/ T12 w 9425"/>
                              <a:gd name="T14" fmla="+- 0 970 -470"/>
                              <a:gd name="T15" fmla="*/ 970 h 2359"/>
                              <a:gd name="T16" fmla="+- 0 1794 1794"/>
                              <a:gd name="T17" fmla="*/ T16 w 9425"/>
                              <a:gd name="T18" fmla="+- 0 391 -470"/>
                              <a:gd name="T19" fmla="*/ 391 h 2359"/>
                              <a:gd name="T20" fmla="+- 0 11218 1794"/>
                              <a:gd name="T21" fmla="*/ T20 w 9425"/>
                              <a:gd name="T22" fmla="+- 0 391 -470"/>
                              <a:gd name="T23" fmla="*/ 391 h 2359"/>
                              <a:gd name="T24" fmla="+- 0 1794 1794"/>
                              <a:gd name="T25" fmla="*/ T24 w 9425"/>
                              <a:gd name="T26" fmla="+- 0 -189 -470"/>
                              <a:gd name="T27" fmla="*/ -189 h 2359"/>
                              <a:gd name="T28" fmla="+- 0 11218 1794"/>
                              <a:gd name="T29" fmla="*/ T28 w 9425"/>
                              <a:gd name="T30" fmla="+- 0 -189 -470"/>
                              <a:gd name="T31" fmla="*/ -189 h 2359"/>
                              <a:gd name="T32" fmla="+- 0 3079 1794"/>
                              <a:gd name="T33" fmla="*/ T32 w 9425"/>
                              <a:gd name="T34" fmla="+- 0 1888 -470"/>
                              <a:gd name="T35" fmla="*/ 1888 h 2359"/>
                              <a:gd name="T36" fmla="+- 0 3079 1794"/>
                              <a:gd name="T37" fmla="*/ T36 w 9425"/>
                              <a:gd name="T38" fmla="+- 0 -470 -470"/>
                              <a:gd name="T39" fmla="*/ -470 h 2359"/>
                              <a:gd name="T40" fmla="+- 0 4793 1794"/>
                              <a:gd name="T41" fmla="*/ T40 w 9425"/>
                              <a:gd name="T42" fmla="+- 0 1888 -470"/>
                              <a:gd name="T43" fmla="*/ 1888 h 2359"/>
                              <a:gd name="T44" fmla="+- 0 4793 1794"/>
                              <a:gd name="T45" fmla="*/ T44 w 9425"/>
                              <a:gd name="T46" fmla="+- 0 -470 -470"/>
                              <a:gd name="T47" fmla="*/ -470 h 2359"/>
                              <a:gd name="T48" fmla="+- 0 6506 1794"/>
                              <a:gd name="T49" fmla="*/ T48 w 9425"/>
                              <a:gd name="T50" fmla="+- 0 1888 -470"/>
                              <a:gd name="T51" fmla="*/ 1888 h 2359"/>
                              <a:gd name="T52" fmla="+- 0 6506 1794"/>
                              <a:gd name="T53" fmla="*/ T52 w 9425"/>
                              <a:gd name="T54" fmla="+- 0 -470 -470"/>
                              <a:gd name="T55" fmla="*/ -470 h 2359"/>
                              <a:gd name="T56" fmla="+- 0 8220 1794"/>
                              <a:gd name="T57" fmla="*/ T56 w 9425"/>
                              <a:gd name="T58" fmla="+- 0 1888 -470"/>
                              <a:gd name="T59" fmla="*/ 1888 h 2359"/>
                              <a:gd name="T60" fmla="+- 0 8220 1794"/>
                              <a:gd name="T61" fmla="*/ T60 w 9425"/>
                              <a:gd name="T62" fmla="+- 0 -470 -470"/>
                              <a:gd name="T63" fmla="*/ -470 h 2359"/>
                              <a:gd name="T64" fmla="+- 0 9933 1794"/>
                              <a:gd name="T65" fmla="*/ T64 w 9425"/>
                              <a:gd name="T66" fmla="+- 0 1888 -470"/>
                              <a:gd name="T67" fmla="*/ 1888 h 2359"/>
                              <a:gd name="T68" fmla="+- 0 9933 1794"/>
                              <a:gd name="T69" fmla="*/ T68 w 9425"/>
                              <a:gd name="T70" fmla="+- 0 -470 -470"/>
                              <a:gd name="T71" fmla="*/ -470 h 2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25" h="2359">
                                <a:moveTo>
                                  <a:pt x="0" y="2019"/>
                                </a:moveTo>
                                <a:lnTo>
                                  <a:pt x="9424" y="2019"/>
                                </a:lnTo>
                                <a:moveTo>
                                  <a:pt x="0" y="1440"/>
                                </a:moveTo>
                                <a:lnTo>
                                  <a:pt x="9424" y="1440"/>
                                </a:lnTo>
                                <a:moveTo>
                                  <a:pt x="0" y="861"/>
                                </a:moveTo>
                                <a:lnTo>
                                  <a:pt x="9424" y="861"/>
                                </a:lnTo>
                                <a:moveTo>
                                  <a:pt x="0" y="281"/>
                                </a:moveTo>
                                <a:lnTo>
                                  <a:pt x="9424" y="281"/>
                                </a:lnTo>
                                <a:moveTo>
                                  <a:pt x="1285" y="2358"/>
                                </a:moveTo>
                                <a:lnTo>
                                  <a:pt x="1285" y="0"/>
                                </a:lnTo>
                                <a:moveTo>
                                  <a:pt x="2999" y="2358"/>
                                </a:moveTo>
                                <a:lnTo>
                                  <a:pt x="2999" y="0"/>
                                </a:lnTo>
                                <a:moveTo>
                                  <a:pt x="4712" y="2358"/>
                                </a:moveTo>
                                <a:lnTo>
                                  <a:pt x="4712" y="0"/>
                                </a:lnTo>
                                <a:moveTo>
                                  <a:pt x="6426" y="2358"/>
                                </a:moveTo>
                                <a:lnTo>
                                  <a:pt x="6426" y="0"/>
                                </a:lnTo>
                                <a:moveTo>
                                  <a:pt x="8139" y="2358"/>
                                </a:moveTo>
                                <a:lnTo>
                                  <a:pt x="8139" y="0"/>
                                </a:lnTo>
                              </a:path>
                            </a:pathLst>
                          </a:custGeom>
                          <a:noFill/>
                          <a:ln w="6677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5"/>
                        <wps:cNvSpPr>
                          <a:spLocks/>
                        </wps:cNvSpPr>
                        <wps:spPr bwMode="auto">
                          <a:xfrm>
                            <a:off x="1793" y="-470"/>
                            <a:ext cx="9425" cy="2359"/>
                          </a:xfrm>
                          <a:custGeom>
                            <a:avLst/>
                            <a:gdLst>
                              <a:gd name="T0" fmla="+- 0 1794 1794"/>
                              <a:gd name="T1" fmla="*/ T0 w 9425"/>
                              <a:gd name="T2" fmla="+- 0 1839 -470"/>
                              <a:gd name="T3" fmla="*/ 1839 h 2359"/>
                              <a:gd name="T4" fmla="+- 0 11218 1794"/>
                              <a:gd name="T5" fmla="*/ T4 w 9425"/>
                              <a:gd name="T6" fmla="+- 0 1839 -470"/>
                              <a:gd name="T7" fmla="*/ 1839 h 2359"/>
                              <a:gd name="T8" fmla="+- 0 1794 1794"/>
                              <a:gd name="T9" fmla="*/ T8 w 9425"/>
                              <a:gd name="T10" fmla="+- 0 1260 -470"/>
                              <a:gd name="T11" fmla="*/ 1260 h 2359"/>
                              <a:gd name="T12" fmla="+- 0 11218 1794"/>
                              <a:gd name="T13" fmla="*/ T12 w 9425"/>
                              <a:gd name="T14" fmla="+- 0 1260 -470"/>
                              <a:gd name="T15" fmla="*/ 1260 h 2359"/>
                              <a:gd name="T16" fmla="+- 0 1794 1794"/>
                              <a:gd name="T17" fmla="*/ T16 w 9425"/>
                              <a:gd name="T18" fmla="+- 0 680 -470"/>
                              <a:gd name="T19" fmla="*/ 680 h 2359"/>
                              <a:gd name="T20" fmla="+- 0 11218 1794"/>
                              <a:gd name="T21" fmla="*/ T20 w 9425"/>
                              <a:gd name="T22" fmla="+- 0 680 -470"/>
                              <a:gd name="T23" fmla="*/ 680 h 2359"/>
                              <a:gd name="T24" fmla="+- 0 1794 1794"/>
                              <a:gd name="T25" fmla="*/ T24 w 9425"/>
                              <a:gd name="T26" fmla="+- 0 101 -470"/>
                              <a:gd name="T27" fmla="*/ 101 h 2359"/>
                              <a:gd name="T28" fmla="+- 0 11218 1794"/>
                              <a:gd name="T29" fmla="*/ T28 w 9425"/>
                              <a:gd name="T30" fmla="+- 0 101 -470"/>
                              <a:gd name="T31" fmla="*/ 101 h 2359"/>
                              <a:gd name="T32" fmla="+- 0 2222 1794"/>
                              <a:gd name="T33" fmla="*/ T32 w 9425"/>
                              <a:gd name="T34" fmla="+- 0 1888 -470"/>
                              <a:gd name="T35" fmla="*/ 1888 h 2359"/>
                              <a:gd name="T36" fmla="+- 0 2222 1794"/>
                              <a:gd name="T37" fmla="*/ T36 w 9425"/>
                              <a:gd name="T38" fmla="+- 0 -470 -470"/>
                              <a:gd name="T39" fmla="*/ -470 h 2359"/>
                              <a:gd name="T40" fmla="+- 0 3936 1794"/>
                              <a:gd name="T41" fmla="*/ T40 w 9425"/>
                              <a:gd name="T42" fmla="+- 0 1888 -470"/>
                              <a:gd name="T43" fmla="*/ 1888 h 2359"/>
                              <a:gd name="T44" fmla="+- 0 3936 1794"/>
                              <a:gd name="T45" fmla="*/ T44 w 9425"/>
                              <a:gd name="T46" fmla="+- 0 -470 -470"/>
                              <a:gd name="T47" fmla="*/ -470 h 2359"/>
                              <a:gd name="T48" fmla="+- 0 5649 1794"/>
                              <a:gd name="T49" fmla="*/ T48 w 9425"/>
                              <a:gd name="T50" fmla="+- 0 1888 -470"/>
                              <a:gd name="T51" fmla="*/ 1888 h 2359"/>
                              <a:gd name="T52" fmla="+- 0 5649 1794"/>
                              <a:gd name="T53" fmla="*/ T52 w 9425"/>
                              <a:gd name="T54" fmla="+- 0 -470 -470"/>
                              <a:gd name="T55" fmla="*/ -470 h 2359"/>
                              <a:gd name="T56" fmla="+- 0 7363 1794"/>
                              <a:gd name="T57" fmla="*/ T56 w 9425"/>
                              <a:gd name="T58" fmla="+- 0 1888 -470"/>
                              <a:gd name="T59" fmla="*/ 1888 h 2359"/>
                              <a:gd name="T60" fmla="+- 0 7363 1794"/>
                              <a:gd name="T61" fmla="*/ T60 w 9425"/>
                              <a:gd name="T62" fmla="+- 0 -470 -470"/>
                              <a:gd name="T63" fmla="*/ -470 h 2359"/>
                              <a:gd name="T64" fmla="+- 0 9076 1794"/>
                              <a:gd name="T65" fmla="*/ T64 w 9425"/>
                              <a:gd name="T66" fmla="+- 0 1888 -470"/>
                              <a:gd name="T67" fmla="*/ 1888 h 2359"/>
                              <a:gd name="T68" fmla="+- 0 9076 1794"/>
                              <a:gd name="T69" fmla="*/ T68 w 9425"/>
                              <a:gd name="T70" fmla="+- 0 -470 -470"/>
                              <a:gd name="T71" fmla="*/ -470 h 2359"/>
                              <a:gd name="T72" fmla="+- 0 10790 1794"/>
                              <a:gd name="T73" fmla="*/ T72 w 9425"/>
                              <a:gd name="T74" fmla="+- 0 1888 -470"/>
                              <a:gd name="T75" fmla="*/ 1888 h 2359"/>
                              <a:gd name="T76" fmla="+- 0 10790 1794"/>
                              <a:gd name="T77" fmla="*/ T76 w 9425"/>
                              <a:gd name="T78" fmla="+- 0 -470 -470"/>
                              <a:gd name="T79" fmla="*/ -470 h 2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425" h="2359">
                                <a:moveTo>
                                  <a:pt x="0" y="2309"/>
                                </a:moveTo>
                                <a:lnTo>
                                  <a:pt x="9424" y="2309"/>
                                </a:lnTo>
                                <a:moveTo>
                                  <a:pt x="0" y="1730"/>
                                </a:moveTo>
                                <a:lnTo>
                                  <a:pt x="9424" y="1730"/>
                                </a:lnTo>
                                <a:moveTo>
                                  <a:pt x="0" y="1150"/>
                                </a:moveTo>
                                <a:lnTo>
                                  <a:pt x="9424" y="1150"/>
                                </a:lnTo>
                                <a:moveTo>
                                  <a:pt x="0" y="571"/>
                                </a:moveTo>
                                <a:lnTo>
                                  <a:pt x="9424" y="571"/>
                                </a:lnTo>
                                <a:moveTo>
                                  <a:pt x="428" y="2358"/>
                                </a:moveTo>
                                <a:lnTo>
                                  <a:pt x="428" y="0"/>
                                </a:lnTo>
                                <a:moveTo>
                                  <a:pt x="2142" y="2358"/>
                                </a:moveTo>
                                <a:lnTo>
                                  <a:pt x="2142" y="0"/>
                                </a:lnTo>
                                <a:moveTo>
                                  <a:pt x="3855" y="2358"/>
                                </a:moveTo>
                                <a:lnTo>
                                  <a:pt x="3855" y="0"/>
                                </a:lnTo>
                                <a:moveTo>
                                  <a:pt x="5569" y="2358"/>
                                </a:moveTo>
                                <a:lnTo>
                                  <a:pt x="5569" y="0"/>
                                </a:lnTo>
                                <a:moveTo>
                                  <a:pt x="7282" y="2358"/>
                                </a:moveTo>
                                <a:lnTo>
                                  <a:pt x="7282" y="0"/>
                                </a:lnTo>
                                <a:moveTo>
                                  <a:pt x="8996" y="2358"/>
                                </a:moveTo>
                                <a:lnTo>
                                  <a:pt x="8996" y="0"/>
                                </a:lnTo>
                              </a:path>
                            </a:pathLst>
                          </a:custGeom>
                          <a:noFill/>
                          <a:ln w="134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Freeform 4"/>
                        <wps:cNvSpPr>
                          <a:spLocks/>
                        </wps:cNvSpPr>
                        <wps:spPr bwMode="auto">
                          <a:xfrm>
                            <a:off x="2222" y="-363"/>
                            <a:ext cx="8568" cy="2144"/>
                          </a:xfrm>
                          <a:custGeom>
                            <a:avLst/>
                            <a:gdLst>
                              <a:gd name="T0" fmla="+- 0 2222 2222"/>
                              <a:gd name="T1" fmla="*/ T0 w 8568"/>
                              <a:gd name="T2" fmla="+- 0 1781 -363"/>
                              <a:gd name="T3" fmla="*/ 1781 h 2144"/>
                              <a:gd name="T4" fmla="+- 0 2222 2222"/>
                              <a:gd name="T5" fmla="*/ T4 w 8568"/>
                              <a:gd name="T6" fmla="+- 0 1781 -363"/>
                              <a:gd name="T7" fmla="*/ 1781 h 2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8568" h="2144">
                                <a:moveTo>
                                  <a:pt x="0" y="2144"/>
                                </a:moveTo>
                                <a:lnTo>
                                  <a:pt x="0" y="2144"/>
                                </a:lnTo>
                              </a:path>
                            </a:pathLst>
                          </a:custGeom>
                          <a:noFill/>
                          <a:ln w="8212">
                            <a:solidFill>
                              <a:srgbClr val="FE9F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AA810" id="Group 3" o:spid="_x0000_s1026" style="position:absolute;margin-left:89.7pt;margin-top:-23.5pt;width:471.25pt;height:117.95pt;z-index:15789056;mso-position-horizontal-relative:page" coordorigin="1794,-470" coordsize="9425,2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">
                <v:shape id="AutoShape 6" o:spid="_x0000_s1027" style="position:absolute;left:1793;top:-470;width:9425;height:2359;visibility:visible;mso-wrap-style:square;v-text-anchor:top" coordsize="9425,2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" path="m,2019r9424,m,1440r9424,m,861r9424,m,281r9424,m1285,2358l1285,m2999,2358l2999,m4712,2358l4712,m6426,2358l6426,m8139,2358l8139,e" filled="f" strokecolor="#ebebeb" strokeweight=".18547mm">
                  <v:path arrowok="t" o:connecttype="custom" o:connectlocs="0,1549;9424,1549;0,970;9424,970;0,391;9424,391;0,-189;9424,-189;1285,1888;1285,-470;2999,1888;2999,-470;4712,1888;4712,-470;6426,1888;6426,-470;8139,1888;8139,-470" o:connectangles="0,0,0,0,0,0,0,0,0,0,0,0,0,0,0,0,0,0"/>
                </v:shape>
                <v:shape id="AutoShape 5" o:spid="_x0000_s1028" style="position:absolute;left:1793;top:-470;width:9425;height:2359;visibility:visible;mso-wrap-style:square;v-text-anchor:top" coordsize="9425,2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" path="m,2309r9424,m,1730r9424,m,1150r9424,m,571r9424,m428,2358l428,m2142,2358l2142,m3855,2358l3855,m5569,2358l5569,m7282,2358l7282,m8996,2358l8996,e" filled="f" strokecolor="#ebebeb" strokeweight=".37308mm">
                  <v:path arrowok="t" o:connecttype="custom" o:connectlocs="0,1839;9424,1839;0,1260;9424,1260;0,680;9424,680;0,101;9424,101;428,1888;428,-470;2142,1888;2142,-470;3855,1888;3855,-470;5569,1888;5569,-470;7282,1888;7282,-470;8996,1888;8996,-470" o:connectangles="0,0,0,0,0,0,0,0,0,0,0,0,0,0,0,0,0,0,0,0"/>
                </v:shape>
                <v:shape id="Freeform 4" o:spid="_x0000_s1029" style="position:absolute;left:2222;top:-363;width:8568;height:2144;visibility:visible;mso-wrap-style:square;v-text-anchor:top" coordsize="8568,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" path="m,2144r,e" filled="f" strokecolor="#fe9f6d" strokeweight=".22811mm">
                  <v:path arrowok="t" o:connecttype="custom" o:connectlocs="0,1781;0,1781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9568" behindDoc="0" locked="0" layoutInCell="1" allowOverlap="1" wp14:anchorId="19195CE5" wp14:editId="76A84D56">
                <wp:simplePos x="0" y="0"/>
                <wp:positionH relativeFrom="page">
                  <wp:posOffset>613410</wp:posOffset>
                </wp:positionH>
                <wp:positionV relativeFrom="paragraph">
                  <wp:posOffset>-126365</wp:posOffset>
                </wp:positionV>
                <wp:extent cx="178435" cy="114871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5" cy="1148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36EFA" w14:textId="77777777" w:rsidR="006F1C89" w:rsidRDefault="005D3991">
                            <w:pPr>
                              <w:spacing w:before="18"/>
                              <w:ind w:left="20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spacing w:val="41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21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spacing w:val="32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21"/>
                              </w:rPr>
                              <w:t>Species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95CE5" id="Text Box 2" o:spid="_x0000_s1061" type="#_x0000_t202" style="position:absolute;left:0;text-align:left;margin-left:48.3pt;margin-top:-9.95pt;width:14.05pt;height:90.45pt;z-index: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" filled="f" stroked="f">
                <v:textbox style="layout-flow:vertical;mso-layout-flow-alt:bottom-to-top" inset="0,0,0,0">
                  <w:txbxContent>
                    <w:p w14:paraId="25C36EFA" w14:textId="77777777" w:rsidR="006F1C89" w:rsidRDefault="005D3991">
                      <w:pPr>
                        <w:spacing w:before="18"/>
                        <w:ind w:left="20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w w:val="105"/>
                          <w:sz w:val="21"/>
                        </w:rPr>
                        <w:t>Number</w:t>
                      </w:r>
                      <w:r>
                        <w:rPr>
                          <w:rFonts w:ascii="Times New Roman"/>
                          <w:spacing w:val="41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105"/>
                          <w:sz w:val="21"/>
                        </w:rPr>
                        <w:t>of</w:t>
                      </w:r>
                      <w:r>
                        <w:rPr>
                          <w:rFonts w:ascii="Times New Roman"/>
                          <w:spacing w:val="32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/>
                          <w:w w:val="105"/>
                          <w:sz w:val="21"/>
                        </w:rPr>
                        <w:t>Species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D3991">
        <w:rPr>
          <w:rFonts w:ascii="Times New Roman"/>
          <w:color w:val="4D4D4D"/>
          <w:sz w:val="17"/>
        </w:rPr>
        <w:t>30</w:t>
      </w:r>
    </w:p>
    <w:p w14:paraId="0B63A51B" w14:textId="77777777" w:rsidR="006F1C89" w:rsidRDefault="006F1C89">
      <w:pPr>
        <w:pStyle w:val="BodyText"/>
        <w:spacing w:before="4"/>
        <w:rPr>
          <w:rFonts w:ascii="Times New Roman"/>
          <w:sz w:val="25"/>
        </w:rPr>
      </w:pPr>
    </w:p>
    <w:p w14:paraId="08C1ADF7" w14:textId="77777777" w:rsidR="006F1C89" w:rsidRDefault="005D3991">
      <w:pPr>
        <w:spacing w:before="92"/>
        <w:ind w:left="827"/>
        <w:rPr>
          <w:rFonts w:ascii="Times New Roman"/>
          <w:sz w:val="17"/>
        </w:rPr>
      </w:pPr>
      <w:r>
        <w:rPr>
          <w:rFonts w:ascii="Times New Roman"/>
          <w:color w:val="4D4D4D"/>
          <w:sz w:val="17"/>
        </w:rPr>
        <w:t>20</w:t>
      </w:r>
    </w:p>
    <w:p w14:paraId="093B9634" w14:textId="77777777" w:rsidR="006F1C89" w:rsidRDefault="006F1C89">
      <w:pPr>
        <w:pStyle w:val="BodyText"/>
        <w:spacing w:before="5"/>
        <w:rPr>
          <w:rFonts w:ascii="Times New Roman"/>
          <w:sz w:val="25"/>
        </w:rPr>
      </w:pPr>
    </w:p>
    <w:p w14:paraId="4DFE0894" w14:textId="77777777" w:rsidR="006F1C89" w:rsidRDefault="005D3991">
      <w:pPr>
        <w:spacing w:before="92"/>
        <w:ind w:left="827"/>
        <w:rPr>
          <w:rFonts w:ascii="Times New Roman"/>
          <w:sz w:val="17"/>
        </w:rPr>
      </w:pPr>
      <w:r>
        <w:rPr>
          <w:rFonts w:ascii="Times New Roman"/>
          <w:color w:val="4D4D4D"/>
          <w:sz w:val="17"/>
        </w:rPr>
        <w:t>10</w:t>
      </w:r>
    </w:p>
    <w:p w14:paraId="259BFEBE" w14:textId="77777777" w:rsidR="006F1C89" w:rsidRDefault="006F1C89">
      <w:pPr>
        <w:pStyle w:val="BodyText"/>
        <w:spacing w:before="4"/>
        <w:rPr>
          <w:rFonts w:ascii="Times New Roman"/>
          <w:sz w:val="25"/>
        </w:rPr>
      </w:pPr>
    </w:p>
    <w:p w14:paraId="6C8884DB" w14:textId="77777777" w:rsidR="006F1C89" w:rsidRDefault="005D3991">
      <w:pPr>
        <w:spacing w:before="92"/>
        <w:ind w:left="911"/>
        <w:rPr>
          <w:rFonts w:ascii="Times New Roman"/>
          <w:sz w:val="17"/>
        </w:rPr>
      </w:pPr>
      <w:r>
        <w:rPr>
          <w:rFonts w:ascii="Times New Roman"/>
          <w:color w:val="4D4D4D"/>
          <w:w w:val="99"/>
          <w:sz w:val="17"/>
        </w:rPr>
        <w:t>0</w:t>
      </w:r>
    </w:p>
    <w:p w14:paraId="4C5DAA7D" w14:textId="77777777" w:rsidR="006F1C89" w:rsidRDefault="005D3991">
      <w:pPr>
        <w:tabs>
          <w:tab w:val="left" w:pos="3024"/>
          <w:tab w:val="left" w:pos="4737"/>
          <w:tab w:val="left" w:pos="6451"/>
          <w:tab w:val="left" w:pos="8164"/>
          <w:tab w:val="left" w:pos="9878"/>
        </w:tabs>
        <w:spacing w:before="9"/>
        <w:ind w:left="1480"/>
        <w:rPr>
          <w:rFonts w:ascii="Times New Roman"/>
          <w:sz w:val="17"/>
        </w:rPr>
      </w:pPr>
      <w:r>
        <w:rPr>
          <w:rFonts w:ascii="Times New Roman"/>
          <w:color w:val="4D4D4D"/>
          <w:sz w:val="17"/>
        </w:rPr>
        <w:t>0</w:t>
      </w:r>
      <w:r>
        <w:rPr>
          <w:rFonts w:ascii="Times New Roman"/>
          <w:color w:val="4D4D4D"/>
          <w:sz w:val="17"/>
        </w:rPr>
        <w:tab/>
        <w:t>10000</w:t>
      </w:r>
      <w:r>
        <w:rPr>
          <w:rFonts w:ascii="Times New Roman"/>
          <w:color w:val="4D4D4D"/>
          <w:sz w:val="17"/>
        </w:rPr>
        <w:tab/>
        <w:t>20000</w:t>
      </w:r>
      <w:r>
        <w:rPr>
          <w:rFonts w:ascii="Times New Roman"/>
          <w:color w:val="4D4D4D"/>
          <w:sz w:val="17"/>
        </w:rPr>
        <w:tab/>
        <w:t>30000</w:t>
      </w:r>
      <w:r>
        <w:rPr>
          <w:rFonts w:ascii="Times New Roman"/>
          <w:color w:val="4D4D4D"/>
          <w:sz w:val="17"/>
        </w:rPr>
        <w:tab/>
        <w:t>40000</w:t>
      </w:r>
      <w:r>
        <w:rPr>
          <w:rFonts w:ascii="Times New Roman"/>
          <w:color w:val="4D4D4D"/>
          <w:sz w:val="17"/>
        </w:rPr>
        <w:tab/>
        <w:t>50000</w:t>
      </w:r>
    </w:p>
    <w:p w14:paraId="40624AA9" w14:textId="77777777" w:rsidR="006F1C89" w:rsidRDefault="005D3991">
      <w:pPr>
        <w:spacing w:before="33"/>
        <w:ind w:left="842" w:right="18"/>
        <w:jc w:val="center"/>
        <w:rPr>
          <w:rFonts w:ascii="Times New Roman"/>
          <w:sz w:val="21"/>
        </w:rPr>
      </w:pPr>
      <w:r>
        <w:rPr>
          <w:rFonts w:ascii="Times New Roman"/>
          <w:w w:val="105"/>
          <w:sz w:val="21"/>
        </w:rPr>
        <w:t>Time</w:t>
      </w:r>
    </w:p>
    <w:p w14:paraId="15D719A7" w14:textId="77777777" w:rsidR="006F1C89" w:rsidRDefault="006F1C89">
      <w:pPr>
        <w:pStyle w:val="BodyText"/>
        <w:spacing w:before="6"/>
        <w:rPr>
          <w:rFonts w:ascii="Times New Roman"/>
          <w:sz w:val="26"/>
        </w:rPr>
      </w:pPr>
    </w:p>
    <w:p w14:paraId="77FFD07D" w14:textId="77777777" w:rsidR="006F1C89" w:rsidRDefault="005D3991">
      <w:pPr>
        <w:spacing w:before="63"/>
        <w:ind w:left="58" w:right="18"/>
        <w:jc w:val="center"/>
        <w:rPr>
          <w:sz w:val="18"/>
        </w:rPr>
      </w:pPr>
      <w:commentRangeStart w:id="139"/>
      <w:r>
        <w:rPr>
          <w:b/>
          <w:w w:val="110"/>
          <w:sz w:val="18"/>
        </w:rPr>
        <w:t>Figure</w:t>
      </w:r>
      <w:r>
        <w:rPr>
          <w:b/>
          <w:spacing w:val="14"/>
          <w:w w:val="110"/>
          <w:sz w:val="18"/>
        </w:rPr>
        <w:t xml:space="preserve"> </w:t>
      </w:r>
      <w:r>
        <w:rPr>
          <w:b/>
          <w:w w:val="110"/>
          <w:sz w:val="18"/>
        </w:rPr>
        <w:t>11:</w:t>
      </w:r>
      <w:r>
        <w:rPr>
          <w:b/>
          <w:spacing w:val="36"/>
          <w:w w:val="110"/>
          <w:sz w:val="18"/>
        </w:rPr>
        <w:t xml:space="preserve"> </w:t>
      </w:r>
      <w:r>
        <w:rPr>
          <w:w w:val="110"/>
          <w:sz w:val="18"/>
        </w:rPr>
        <w:t>Abundance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all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species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combined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as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well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as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number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species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over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time.</w:t>
      </w:r>
    </w:p>
    <w:p w14:paraId="2BEE4DC9" w14:textId="77777777" w:rsidR="006F1C89" w:rsidRDefault="005D3991">
      <w:pPr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16" behindDoc="0" locked="0" layoutInCell="1" allowOverlap="1" wp14:anchorId="7D0D7E00" wp14:editId="09A7CAC7">
            <wp:simplePos x="0" y="0"/>
            <wp:positionH relativeFrom="page">
              <wp:posOffset>585932</wp:posOffset>
            </wp:positionH>
            <wp:positionV relativeFrom="paragraph">
              <wp:posOffset>255794</wp:posOffset>
            </wp:positionV>
            <wp:extent cx="6509384" cy="3831145"/>
            <wp:effectExtent l="0" t="0" r="0" b="0"/>
            <wp:wrapTopAndBottom/>
            <wp:docPr id="10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0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9384" cy="383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139"/>
      <w:r w:rsidR="00555932">
        <w:rPr>
          <w:rStyle w:val="CommentReference"/>
        </w:rPr>
        <w:commentReference w:id="139"/>
      </w:r>
    </w:p>
    <w:p w14:paraId="702AF3F4" w14:textId="77777777" w:rsidR="006F1C89" w:rsidRDefault="006F1C89">
      <w:pPr>
        <w:spacing w:before="2"/>
      </w:pPr>
    </w:p>
    <w:p w14:paraId="3ADDD2F9" w14:textId="77777777" w:rsidR="006F1C89" w:rsidRDefault="005D3991">
      <w:pPr>
        <w:spacing w:before="63"/>
        <w:ind w:left="150"/>
        <w:rPr>
          <w:sz w:val="18"/>
        </w:rPr>
      </w:pPr>
      <w:r>
        <w:rPr>
          <w:b/>
          <w:w w:val="110"/>
          <w:sz w:val="18"/>
        </w:rPr>
        <w:t>Figure</w:t>
      </w:r>
      <w:r>
        <w:rPr>
          <w:b/>
          <w:spacing w:val="25"/>
          <w:w w:val="110"/>
          <w:sz w:val="18"/>
        </w:rPr>
        <w:t xml:space="preserve"> </w:t>
      </w:r>
      <w:r>
        <w:rPr>
          <w:b/>
          <w:w w:val="110"/>
          <w:sz w:val="18"/>
        </w:rPr>
        <w:t>12:</w:t>
      </w:r>
      <w:r>
        <w:rPr>
          <w:b/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Simulated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phenotypic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divergence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starting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from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10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individuals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one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species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with</w:t>
      </w:r>
      <w:r>
        <w:rPr>
          <w:spacing w:val="17"/>
          <w:w w:val="110"/>
          <w:sz w:val="18"/>
        </w:rPr>
        <w:t xml:space="preserve"> </w:t>
      </w:r>
      <w:r>
        <w:rPr>
          <w:rFonts w:ascii="Arial" w:hAnsi="Arial"/>
          <w:i/>
          <w:w w:val="110"/>
          <w:sz w:val="18"/>
        </w:rPr>
        <w:t>σ</w:t>
      </w:r>
      <w:r>
        <w:rPr>
          <w:rFonts w:ascii="Arial" w:hAnsi="Arial"/>
          <w:i/>
          <w:spacing w:val="6"/>
          <w:w w:val="110"/>
          <w:sz w:val="18"/>
        </w:rPr>
        <w:t xml:space="preserve"> </w:t>
      </w:r>
      <w:r>
        <w:rPr>
          <w:w w:val="130"/>
          <w:sz w:val="18"/>
        </w:rPr>
        <w:t>=</w:t>
      </w:r>
      <w:r>
        <w:rPr>
          <w:spacing w:val="3"/>
          <w:w w:val="130"/>
          <w:sz w:val="18"/>
        </w:rPr>
        <w:t xml:space="preserve"> </w:t>
      </w:r>
      <w:r>
        <w:rPr>
          <w:w w:val="110"/>
          <w:sz w:val="18"/>
        </w:rPr>
        <w:t>0</w:t>
      </w:r>
      <w:r>
        <w:rPr>
          <w:rFonts w:ascii="Arial" w:hAnsi="Arial"/>
          <w:i/>
          <w:w w:val="110"/>
          <w:sz w:val="18"/>
        </w:rPr>
        <w:t>.</w:t>
      </w:r>
      <w:r>
        <w:rPr>
          <w:w w:val="110"/>
          <w:sz w:val="18"/>
        </w:rPr>
        <w:t>05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standard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parameters</w:t>
      </w:r>
      <w:r>
        <w:rPr>
          <w:spacing w:val="-42"/>
          <w:w w:val="110"/>
          <w:sz w:val="18"/>
        </w:rPr>
        <w:t xml:space="preserve"> </w:t>
      </w:r>
      <w:r>
        <w:rPr>
          <w:w w:val="110"/>
          <w:sz w:val="18"/>
        </w:rPr>
        <w:t>over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course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50000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generations.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transparency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9"/>
          <w:w w:val="110"/>
          <w:sz w:val="18"/>
        </w:rPr>
        <w:t xml:space="preserve"> </w:t>
      </w:r>
      <w:proofErr w:type="spellStart"/>
      <w:r>
        <w:rPr>
          <w:w w:val="110"/>
          <w:sz w:val="18"/>
        </w:rPr>
        <w:t>colour</w:t>
      </w:r>
      <w:proofErr w:type="spellEnd"/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corresponds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number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individuals.</w:t>
      </w:r>
    </w:p>
    <w:p w14:paraId="6AF373B2" w14:textId="77777777" w:rsidR="006F1C89" w:rsidRDefault="006F1C89">
      <w:pPr>
        <w:rPr>
          <w:sz w:val="18"/>
        </w:rPr>
        <w:sectPr w:rsidR="006F1C89">
          <w:pgSz w:w="12240" w:h="15840"/>
          <w:pgMar w:top="1080" w:right="740" w:bottom="400" w:left="700" w:header="0" w:footer="216" w:gutter="0"/>
          <w:cols w:space="720"/>
        </w:sectPr>
      </w:pPr>
    </w:p>
    <w:p w14:paraId="18AA5A52" w14:textId="77777777" w:rsidR="006F1C89" w:rsidRDefault="005D3991">
      <w:pPr>
        <w:pStyle w:val="Heading1"/>
        <w:spacing w:before="23"/>
      </w:pPr>
      <w:r>
        <w:rPr>
          <w:w w:val="115"/>
        </w:rPr>
        <w:lastRenderedPageBreak/>
        <w:t>References</w:t>
      </w:r>
    </w:p>
    <w:p w14:paraId="5A57A992" w14:textId="77777777" w:rsidR="006F1C89" w:rsidRDefault="005D3991">
      <w:pPr>
        <w:pStyle w:val="BodyText"/>
        <w:spacing w:before="202"/>
        <w:ind w:left="150"/>
        <w:rPr>
          <w:rFonts w:ascii="Calibri" w:hAnsi="Calibri"/>
        </w:rPr>
      </w:pPr>
      <w:r>
        <w:rPr>
          <w:rFonts w:ascii="Calibri" w:hAnsi="Calibri"/>
          <w:w w:val="105"/>
        </w:rPr>
        <w:t>Abrams,</w:t>
      </w:r>
      <w:r>
        <w:rPr>
          <w:rFonts w:ascii="Calibri" w:hAnsi="Calibri"/>
          <w:spacing w:val="30"/>
          <w:w w:val="105"/>
        </w:rPr>
        <w:t xml:space="preserve"> </w:t>
      </w:r>
      <w:r>
        <w:rPr>
          <w:rFonts w:ascii="Calibri" w:hAnsi="Calibri"/>
          <w:w w:val="105"/>
        </w:rPr>
        <w:t>P.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1983.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30"/>
          <w:w w:val="105"/>
        </w:rPr>
        <w:t xml:space="preserve"> </w:t>
      </w:r>
      <w:r>
        <w:rPr>
          <w:rFonts w:ascii="Calibri" w:hAnsi="Calibri"/>
          <w:w w:val="105"/>
        </w:rPr>
        <w:t>Theory</w:t>
      </w:r>
      <w:r>
        <w:rPr>
          <w:rFonts w:ascii="Calibri" w:hAnsi="Calibri"/>
          <w:spacing w:val="30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30"/>
          <w:w w:val="105"/>
        </w:rPr>
        <w:t xml:space="preserve"> </w:t>
      </w:r>
      <w:r>
        <w:rPr>
          <w:rFonts w:ascii="Calibri" w:hAnsi="Calibri"/>
          <w:w w:val="105"/>
        </w:rPr>
        <w:t>Limiting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 xml:space="preserve">Similarity. </w:t>
      </w:r>
      <w:r>
        <w:rPr>
          <w:rFonts w:ascii="Calibri" w:hAnsi="Calibri"/>
          <w:spacing w:val="7"/>
          <w:w w:val="105"/>
        </w:rPr>
        <w:t xml:space="preserve"> </w:t>
      </w:r>
      <w:r>
        <w:rPr>
          <w:rFonts w:ascii="Calibri" w:hAnsi="Calibri"/>
          <w:w w:val="105"/>
        </w:rPr>
        <w:t>Annual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Review</w:t>
      </w:r>
      <w:r>
        <w:rPr>
          <w:rFonts w:ascii="Calibri" w:hAnsi="Calibri"/>
          <w:spacing w:val="30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30"/>
          <w:w w:val="105"/>
        </w:rPr>
        <w:t xml:space="preserve"> </w:t>
      </w:r>
      <w:r>
        <w:rPr>
          <w:rFonts w:ascii="Calibri" w:hAnsi="Calibri"/>
          <w:w w:val="105"/>
        </w:rPr>
        <w:t>Ecology</w:t>
      </w:r>
      <w:r>
        <w:rPr>
          <w:rFonts w:ascii="Calibri" w:hAnsi="Calibri"/>
          <w:spacing w:val="32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Systematics</w:t>
      </w:r>
      <w:r>
        <w:rPr>
          <w:rFonts w:ascii="Calibri" w:hAnsi="Calibri"/>
          <w:spacing w:val="31"/>
          <w:w w:val="105"/>
        </w:rPr>
        <w:t xml:space="preserve"> </w:t>
      </w:r>
      <w:r>
        <w:rPr>
          <w:rFonts w:ascii="Calibri" w:hAnsi="Calibri"/>
          <w:w w:val="105"/>
        </w:rPr>
        <w:t>14:359–376.</w:t>
      </w:r>
    </w:p>
    <w:p w14:paraId="70111F33" w14:textId="77777777" w:rsidR="006F1C89" w:rsidRDefault="005D3991">
      <w:pPr>
        <w:pStyle w:val="BodyText"/>
        <w:spacing w:before="182" w:line="242" w:lineRule="auto"/>
        <w:ind w:left="368" w:right="111" w:hanging="219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Abrams, P. A., and C. Rueffler. 2009. Coexistence and limiting similarity of consumer species competing for a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linear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array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resources.</w:t>
      </w:r>
      <w:r>
        <w:rPr>
          <w:rFonts w:ascii="Calibri" w:hAnsi="Calibri"/>
          <w:spacing w:val="43"/>
          <w:w w:val="105"/>
        </w:rPr>
        <w:t xml:space="preserve"> </w:t>
      </w:r>
      <w:r>
        <w:rPr>
          <w:rFonts w:ascii="Calibri" w:hAnsi="Calibri"/>
          <w:w w:val="105"/>
        </w:rPr>
        <w:t>Ecology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90:812–822.</w:t>
      </w:r>
    </w:p>
    <w:p w14:paraId="5BE6ED93" w14:textId="77777777" w:rsidR="006F1C89" w:rsidRDefault="005D3991">
      <w:pPr>
        <w:pStyle w:val="BodyText"/>
        <w:spacing w:before="179" w:line="242" w:lineRule="auto"/>
        <w:ind w:left="368" w:right="112" w:hanging="219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Ackermann,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M.,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M.</w:t>
      </w:r>
      <w:r>
        <w:rPr>
          <w:rFonts w:ascii="Calibri" w:hAnsi="Calibri"/>
          <w:spacing w:val="1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Doebeli</w:t>
      </w:r>
      <w:proofErr w:type="spellEnd"/>
      <w:r>
        <w:rPr>
          <w:rFonts w:ascii="Calibri" w:hAnsi="Calibri"/>
          <w:w w:val="105"/>
        </w:rPr>
        <w:t>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2004.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Evolution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niche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width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adaptive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diversification.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Evolution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58:2599–2612.</w:t>
      </w:r>
    </w:p>
    <w:p w14:paraId="4534F898" w14:textId="77777777" w:rsidR="006F1C89" w:rsidRDefault="005D3991">
      <w:pPr>
        <w:pStyle w:val="BodyText"/>
        <w:spacing w:before="178" w:line="242" w:lineRule="auto"/>
        <w:ind w:left="368" w:right="108" w:hanging="219"/>
        <w:jc w:val="both"/>
        <w:rPr>
          <w:rFonts w:ascii="Calibri" w:hAnsi="Calibri"/>
        </w:rPr>
      </w:pPr>
      <w:r>
        <w:rPr>
          <w:rFonts w:ascii="Calibri" w:hAnsi="Calibri"/>
          <w:w w:val="110"/>
        </w:rPr>
        <w:t xml:space="preserve">Anaya-Rojas,  J. M.,  R. D. </w:t>
      </w:r>
      <w:proofErr w:type="spellStart"/>
      <w:r>
        <w:rPr>
          <w:rFonts w:ascii="Calibri" w:hAnsi="Calibri"/>
          <w:w w:val="110"/>
        </w:rPr>
        <w:t>Bassar</w:t>
      </w:r>
      <w:proofErr w:type="spellEnd"/>
      <w:r>
        <w:rPr>
          <w:rFonts w:ascii="Calibri" w:hAnsi="Calibri"/>
          <w:w w:val="110"/>
        </w:rPr>
        <w:t>,  B. Matthews,  J. F. Goldberg,  L. King,  D. Reznick,  and J. Travis. 2023.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05"/>
        </w:rPr>
        <w:t xml:space="preserve">Does the evolution of ontogenetic niche shifts </w:t>
      </w:r>
      <w:proofErr w:type="spellStart"/>
      <w:r>
        <w:rPr>
          <w:rFonts w:ascii="Calibri" w:hAnsi="Calibri"/>
          <w:w w:val="105"/>
        </w:rPr>
        <w:t>favour</w:t>
      </w:r>
      <w:proofErr w:type="spellEnd"/>
      <w:r>
        <w:rPr>
          <w:rFonts w:ascii="Calibri" w:hAnsi="Calibri"/>
          <w:w w:val="105"/>
        </w:rPr>
        <w:t xml:space="preserve"> species coexistence?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 empirical test in Trinidadian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10"/>
        </w:rPr>
        <w:t>streams.</w:t>
      </w:r>
      <w:r>
        <w:rPr>
          <w:rFonts w:ascii="Calibri" w:hAnsi="Calibri"/>
          <w:spacing w:val="38"/>
          <w:w w:val="110"/>
        </w:rPr>
        <w:t xml:space="preserve"> </w:t>
      </w:r>
      <w:r>
        <w:rPr>
          <w:rFonts w:ascii="Calibri" w:hAnsi="Calibri"/>
          <w:w w:val="110"/>
        </w:rPr>
        <w:t>Journal</w:t>
      </w:r>
      <w:r>
        <w:rPr>
          <w:rFonts w:ascii="Calibri" w:hAnsi="Calibri"/>
          <w:spacing w:val="15"/>
          <w:w w:val="110"/>
        </w:rPr>
        <w:t xml:space="preserve"> </w:t>
      </w:r>
      <w:r>
        <w:rPr>
          <w:rFonts w:ascii="Calibri" w:hAnsi="Calibri"/>
          <w:w w:val="110"/>
        </w:rPr>
        <w:t>of</w:t>
      </w:r>
      <w:r>
        <w:rPr>
          <w:rFonts w:ascii="Calibri" w:hAnsi="Calibri"/>
          <w:spacing w:val="14"/>
          <w:w w:val="110"/>
        </w:rPr>
        <w:t xml:space="preserve"> </w:t>
      </w:r>
      <w:r>
        <w:rPr>
          <w:rFonts w:ascii="Calibri" w:hAnsi="Calibri"/>
          <w:w w:val="110"/>
        </w:rPr>
        <w:t>Animal</w:t>
      </w:r>
      <w:r>
        <w:rPr>
          <w:rFonts w:ascii="Calibri" w:hAnsi="Calibri"/>
          <w:spacing w:val="14"/>
          <w:w w:val="110"/>
        </w:rPr>
        <w:t xml:space="preserve"> </w:t>
      </w:r>
      <w:r>
        <w:rPr>
          <w:rFonts w:ascii="Calibri" w:hAnsi="Calibri"/>
          <w:w w:val="110"/>
        </w:rPr>
        <w:t>Ecology</w:t>
      </w:r>
      <w:r>
        <w:rPr>
          <w:rFonts w:ascii="Calibri" w:hAnsi="Calibri"/>
          <w:spacing w:val="15"/>
          <w:w w:val="110"/>
        </w:rPr>
        <w:t xml:space="preserve"> </w:t>
      </w:r>
      <w:r>
        <w:rPr>
          <w:rFonts w:ascii="Calibri" w:hAnsi="Calibri"/>
          <w:w w:val="110"/>
        </w:rPr>
        <w:t>92:1601–1612.</w:t>
      </w:r>
    </w:p>
    <w:p w14:paraId="1C31B10B" w14:textId="77777777" w:rsidR="006F1C89" w:rsidRDefault="005D3991">
      <w:pPr>
        <w:pStyle w:val="BodyText"/>
        <w:spacing w:before="179" w:line="242" w:lineRule="auto"/>
        <w:ind w:left="368" w:right="109" w:hanging="219"/>
        <w:jc w:val="both"/>
        <w:rPr>
          <w:rFonts w:ascii="Calibri" w:hAnsi="Calibri"/>
        </w:rPr>
      </w:pPr>
      <w:proofErr w:type="spellStart"/>
      <w:r>
        <w:rPr>
          <w:rFonts w:ascii="Calibri" w:hAnsi="Calibri"/>
          <w:w w:val="110"/>
        </w:rPr>
        <w:t>Bassar</w:t>
      </w:r>
      <w:proofErr w:type="spellEnd"/>
      <w:r>
        <w:rPr>
          <w:rFonts w:ascii="Calibri" w:hAnsi="Calibri"/>
          <w:w w:val="110"/>
        </w:rPr>
        <w:t>, R. D., J. Travis, and T. Coulson. 2017. Predicting coexistence in species with continuous ontogenetic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niche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shifts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and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competitive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asymmetry.</w:t>
      </w:r>
      <w:r>
        <w:rPr>
          <w:rFonts w:ascii="Calibri" w:hAnsi="Calibri"/>
          <w:spacing w:val="34"/>
          <w:w w:val="110"/>
        </w:rPr>
        <w:t xml:space="preserve"> </w:t>
      </w:r>
      <w:r>
        <w:rPr>
          <w:rFonts w:ascii="Calibri" w:hAnsi="Calibri"/>
          <w:w w:val="110"/>
        </w:rPr>
        <w:t>Ecology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98:2823–2836.</w:t>
      </w:r>
    </w:p>
    <w:p w14:paraId="3961B3F6" w14:textId="77777777" w:rsidR="006F1C89" w:rsidRDefault="005D3991">
      <w:pPr>
        <w:pStyle w:val="BodyText"/>
        <w:spacing w:before="179" w:line="242" w:lineRule="auto"/>
        <w:ind w:left="368" w:right="112" w:hanging="219"/>
        <w:jc w:val="both"/>
        <w:rPr>
          <w:rFonts w:ascii="Calibri"/>
        </w:rPr>
      </w:pPr>
      <w:proofErr w:type="spellStart"/>
      <w:r>
        <w:rPr>
          <w:rFonts w:ascii="Calibri"/>
          <w:w w:val="110"/>
        </w:rPr>
        <w:t>Butlin</w:t>
      </w:r>
      <w:proofErr w:type="spellEnd"/>
      <w:r>
        <w:rPr>
          <w:rFonts w:ascii="Calibri"/>
          <w:w w:val="110"/>
        </w:rPr>
        <w:t>, R., J. Bridle, and D. Schluter. 2009. Speciation and Patterns of Diversity. Cambridge University Press,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Cambridge,</w:t>
      </w:r>
      <w:r>
        <w:rPr>
          <w:rFonts w:ascii="Calibri"/>
          <w:spacing w:val="17"/>
          <w:w w:val="110"/>
        </w:rPr>
        <w:t xml:space="preserve"> </w:t>
      </w:r>
      <w:r>
        <w:rPr>
          <w:rFonts w:ascii="Calibri"/>
          <w:w w:val="110"/>
        </w:rPr>
        <w:t>United</w:t>
      </w:r>
      <w:r>
        <w:rPr>
          <w:rFonts w:ascii="Calibri"/>
          <w:spacing w:val="18"/>
          <w:w w:val="110"/>
        </w:rPr>
        <w:t xml:space="preserve"> </w:t>
      </w:r>
      <w:r>
        <w:rPr>
          <w:rFonts w:ascii="Calibri"/>
          <w:w w:val="110"/>
        </w:rPr>
        <w:t>Kingdom.</w:t>
      </w:r>
    </w:p>
    <w:p w14:paraId="7441AA59" w14:textId="77777777" w:rsidR="006F1C89" w:rsidRDefault="005D3991">
      <w:pPr>
        <w:pStyle w:val="BodyText"/>
        <w:spacing w:before="179" w:line="242" w:lineRule="auto"/>
        <w:ind w:left="368" w:right="109" w:hanging="219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Chesson, P. 2000. Mechanisms of Maintenance of Species Diversity. Annual Review of Ecology and Systematics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31:343–366.</w:t>
      </w:r>
    </w:p>
    <w:p w14:paraId="16310B33" w14:textId="77777777" w:rsidR="006F1C89" w:rsidRPr="00F94015" w:rsidRDefault="005D3991">
      <w:pPr>
        <w:pStyle w:val="BodyText"/>
        <w:spacing w:before="178"/>
        <w:ind w:left="150"/>
        <w:rPr>
          <w:rFonts w:ascii="Calibri" w:hAnsi="Calibri"/>
          <w:lang w:val="sv-SE"/>
          <w:rPrChange w:id="140" w:author="Izabel Eriksson Reuterborg" w:date="2024-07-29T05:31:00Z" w16du:dateUtc="2024-07-29T03:31:00Z">
            <w:rPr>
              <w:rFonts w:ascii="Calibri" w:hAnsi="Calibri"/>
            </w:rPr>
          </w:rPrChange>
        </w:rPr>
      </w:pPr>
      <w:r>
        <w:rPr>
          <w:rFonts w:ascii="Calibri" w:hAnsi="Calibri"/>
          <w:w w:val="105"/>
        </w:rPr>
        <w:t>Dieckmann,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U.,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M.</w:t>
      </w:r>
      <w:r>
        <w:rPr>
          <w:rFonts w:ascii="Calibri" w:hAnsi="Calibri"/>
          <w:spacing w:val="16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Doebeli</w:t>
      </w:r>
      <w:proofErr w:type="spellEnd"/>
      <w:r>
        <w:rPr>
          <w:rFonts w:ascii="Calibri" w:hAnsi="Calibri"/>
          <w:w w:val="105"/>
        </w:rPr>
        <w:t>.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1999.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On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origin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species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by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sympatric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speciation.</w:t>
      </w:r>
      <w:r>
        <w:rPr>
          <w:rFonts w:ascii="Calibri" w:hAnsi="Calibri"/>
          <w:spacing w:val="38"/>
          <w:w w:val="105"/>
        </w:rPr>
        <w:t xml:space="preserve"> </w:t>
      </w:r>
      <w:r w:rsidRPr="00F94015">
        <w:rPr>
          <w:rFonts w:ascii="Calibri" w:hAnsi="Calibri"/>
          <w:w w:val="105"/>
          <w:lang w:val="sv-SE"/>
          <w:rPrChange w:id="141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Nature</w:t>
      </w:r>
      <w:r w:rsidRPr="00F94015">
        <w:rPr>
          <w:rFonts w:ascii="Calibri" w:hAnsi="Calibri"/>
          <w:spacing w:val="15"/>
          <w:w w:val="105"/>
          <w:lang w:val="sv-SE"/>
          <w:rPrChange w:id="142" w:author="Izabel Eriksson Reuterborg" w:date="2024-07-29T05:31:00Z" w16du:dateUtc="2024-07-29T03:31:00Z">
            <w:rPr>
              <w:rFonts w:ascii="Calibri" w:hAnsi="Calibri"/>
              <w:spacing w:val="15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143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400:354–357.</w:t>
      </w:r>
    </w:p>
    <w:p w14:paraId="72876889" w14:textId="77777777" w:rsidR="006F1C89" w:rsidRDefault="005D3991">
      <w:pPr>
        <w:pStyle w:val="BodyText"/>
        <w:spacing w:before="182" w:line="242" w:lineRule="auto"/>
        <w:ind w:left="368" w:right="111" w:hanging="219"/>
        <w:jc w:val="both"/>
        <w:rPr>
          <w:rFonts w:ascii="Calibri" w:hAnsi="Calibri"/>
        </w:rPr>
      </w:pPr>
      <w:proofErr w:type="spellStart"/>
      <w:r w:rsidRPr="00F94015">
        <w:rPr>
          <w:rFonts w:ascii="Calibri" w:hAnsi="Calibri"/>
          <w:w w:val="110"/>
          <w:lang w:val="sv-SE"/>
          <w:rPrChange w:id="144" w:author="Izabel Eriksson Reuterborg" w:date="2024-07-29T05:31:00Z" w16du:dateUtc="2024-07-29T03:31:00Z">
            <w:rPr>
              <w:rFonts w:ascii="Calibri" w:hAnsi="Calibri"/>
              <w:w w:val="110"/>
            </w:rPr>
          </w:rPrChange>
        </w:rPr>
        <w:t>Geritz</w:t>
      </w:r>
      <w:proofErr w:type="spellEnd"/>
      <w:r w:rsidRPr="00F94015">
        <w:rPr>
          <w:rFonts w:ascii="Calibri" w:hAnsi="Calibri"/>
          <w:w w:val="110"/>
          <w:lang w:val="sv-SE"/>
          <w:rPrChange w:id="145" w:author="Izabel Eriksson Reuterborg" w:date="2024-07-29T05:31:00Z" w16du:dateUtc="2024-07-29T03:31:00Z">
            <w:rPr>
              <w:rFonts w:ascii="Calibri" w:hAnsi="Calibri"/>
              <w:w w:val="110"/>
            </w:rPr>
          </w:rPrChange>
        </w:rPr>
        <w:t>,</w:t>
      </w:r>
      <w:r w:rsidRPr="00F94015">
        <w:rPr>
          <w:rFonts w:ascii="Calibri" w:hAnsi="Calibri"/>
          <w:lang w:val="sv-SE"/>
          <w:rPrChange w:id="146" w:author="Izabel Eriksson Reuterborg" w:date="2024-07-29T05:31:00Z" w16du:dateUtc="2024-07-29T03:31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5"/>
          <w:lang w:val="sv-SE"/>
          <w:rPrChange w:id="147" w:author="Izabel Eriksson Reuterborg" w:date="2024-07-29T05:31:00Z" w16du:dateUtc="2024-07-29T03:31:00Z">
            <w:rPr>
              <w:rFonts w:ascii="Calibri" w:hAnsi="Calibri"/>
              <w:spacing w:val="-5"/>
            </w:rPr>
          </w:rPrChange>
        </w:rPr>
        <w:t xml:space="preserve"> </w:t>
      </w:r>
      <w:r w:rsidRPr="00F94015">
        <w:rPr>
          <w:rFonts w:ascii="Calibri" w:hAnsi="Calibri"/>
          <w:w w:val="115"/>
          <w:lang w:val="sv-SE"/>
          <w:rPrChange w:id="148" w:author="Izabel Eriksson Reuterborg" w:date="2024-07-29T05:31:00Z" w16du:dateUtc="2024-07-29T03:31:00Z">
            <w:rPr>
              <w:rFonts w:ascii="Calibri" w:hAnsi="Calibri"/>
              <w:w w:val="115"/>
            </w:rPr>
          </w:rPrChange>
        </w:rPr>
        <w:t>S.</w:t>
      </w:r>
      <w:r w:rsidRPr="00F94015">
        <w:rPr>
          <w:rFonts w:ascii="Calibri" w:hAnsi="Calibri"/>
          <w:lang w:val="sv-SE"/>
          <w:rPrChange w:id="149" w:author="Izabel Eriksson Reuterborg" w:date="2024-07-29T05:31:00Z" w16du:dateUtc="2024-07-29T03:31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9"/>
          <w:lang w:val="sv-SE"/>
          <w:rPrChange w:id="150" w:author="Izabel Eriksson Reuterborg" w:date="2024-07-29T05:31:00Z" w16du:dateUtc="2024-07-29T03:31:00Z">
            <w:rPr>
              <w:rFonts w:ascii="Calibri" w:hAnsi="Calibri"/>
              <w:spacing w:val="-9"/>
            </w:rPr>
          </w:rPrChange>
        </w:rPr>
        <w:t xml:space="preserve"> </w:t>
      </w:r>
      <w:r w:rsidRPr="00F94015">
        <w:rPr>
          <w:rFonts w:ascii="Calibri" w:hAnsi="Calibri"/>
          <w:w w:val="122"/>
          <w:lang w:val="sv-SE"/>
          <w:rPrChange w:id="151" w:author="Izabel Eriksson Reuterborg" w:date="2024-07-29T05:31:00Z" w16du:dateUtc="2024-07-29T03:31:00Z">
            <w:rPr>
              <w:rFonts w:ascii="Calibri" w:hAnsi="Calibri"/>
              <w:w w:val="122"/>
            </w:rPr>
          </w:rPrChange>
        </w:rPr>
        <w:t>A.</w:t>
      </w:r>
      <w:r w:rsidRPr="00F94015">
        <w:rPr>
          <w:rFonts w:ascii="Calibri" w:hAnsi="Calibri"/>
          <w:lang w:val="sv-SE"/>
          <w:rPrChange w:id="152" w:author="Izabel Eriksson Reuterborg" w:date="2024-07-29T05:31:00Z" w16du:dateUtc="2024-07-29T03:31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10"/>
          <w:lang w:val="sv-SE"/>
          <w:rPrChange w:id="153" w:author="Izabel Eriksson Reuterborg" w:date="2024-07-29T05:31:00Z" w16du:dateUtc="2024-07-29T03:31:00Z">
            <w:rPr>
              <w:rFonts w:ascii="Calibri" w:hAnsi="Calibri"/>
              <w:spacing w:val="-10"/>
            </w:rPr>
          </w:rPrChange>
        </w:rPr>
        <w:t xml:space="preserve"> </w:t>
      </w:r>
      <w:r w:rsidRPr="00F94015">
        <w:rPr>
          <w:rFonts w:ascii="Calibri" w:hAnsi="Calibri"/>
          <w:w w:val="114"/>
          <w:lang w:val="sv-SE"/>
          <w:rPrChange w:id="154" w:author="Izabel Eriksson Reuterborg" w:date="2024-07-29T05:31:00Z" w16du:dateUtc="2024-07-29T03:31:00Z">
            <w:rPr>
              <w:rFonts w:ascii="Calibri" w:hAnsi="Calibri"/>
              <w:w w:val="114"/>
            </w:rPr>
          </w:rPrChange>
        </w:rPr>
        <w:t>H.</w:t>
      </w:r>
      <w:proofErr w:type="gramStart"/>
      <w:r w:rsidRPr="00F94015">
        <w:rPr>
          <w:rFonts w:ascii="Calibri" w:hAnsi="Calibri"/>
          <w:w w:val="114"/>
          <w:lang w:val="sv-SE"/>
          <w:rPrChange w:id="155" w:author="Izabel Eriksson Reuterborg" w:date="2024-07-29T05:31:00Z" w16du:dateUtc="2024-07-29T03:31:00Z">
            <w:rPr>
              <w:rFonts w:ascii="Calibri" w:hAnsi="Calibri"/>
              <w:w w:val="114"/>
            </w:rPr>
          </w:rPrChange>
        </w:rPr>
        <w:t>,</w:t>
      </w:r>
      <w:r w:rsidRPr="00F94015">
        <w:rPr>
          <w:rFonts w:ascii="Calibri" w:hAnsi="Calibri"/>
          <w:lang w:val="sv-SE"/>
          <w:rPrChange w:id="156" w:author="Izabel Eriksson Reuterborg" w:date="2024-07-29T05:31:00Z" w16du:dateUtc="2024-07-29T03:31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5"/>
          <w:lang w:val="sv-SE"/>
          <w:rPrChange w:id="157" w:author="Izabel Eriksson Reuterborg" w:date="2024-07-29T05:31:00Z" w16du:dateUtc="2024-07-29T03:31:00Z">
            <w:rPr>
              <w:rFonts w:ascii="Calibri" w:hAnsi="Calibri"/>
              <w:spacing w:val="-5"/>
            </w:rPr>
          </w:rPrChange>
        </w:rPr>
        <w:t xml:space="preserve"> </w:t>
      </w:r>
      <w:r w:rsidRPr="00F94015">
        <w:rPr>
          <w:rFonts w:ascii="Calibri" w:hAnsi="Calibri"/>
          <w:w w:val="128"/>
          <w:lang w:val="sv-SE"/>
          <w:rPrChange w:id="158" w:author="Izabel Eriksson Reuterborg" w:date="2024-07-29T05:31:00Z" w16du:dateUtc="2024-07-29T03:31:00Z">
            <w:rPr>
              <w:rFonts w:ascii="Calibri" w:hAnsi="Calibri"/>
              <w:w w:val="128"/>
            </w:rPr>
          </w:rPrChange>
        </w:rPr>
        <w:t>E.</w:t>
      </w:r>
      <w:proofErr w:type="gramEnd"/>
      <w:r w:rsidRPr="00F94015">
        <w:rPr>
          <w:rFonts w:ascii="Calibri" w:hAnsi="Calibri"/>
          <w:lang w:val="sv-SE"/>
          <w:rPrChange w:id="159" w:author="Izabel Eriksson Reuterborg" w:date="2024-07-29T05:31:00Z" w16du:dateUtc="2024-07-29T03:31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10"/>
          <w:lang w:val="sv-SE"/>
          <w:rPrChange w:id="160" w:author="Izabel Eriksson Reuterborg" w:date="2024-07-29T05:31:00Z" w16du:dateUtc="2024-07-29T03:31:00Z">
            <w:rPr>
              <w:rFonts w:ascii="Calibri" w:hAnsi="Calibri"/>
              <w:spacing w:val="-10"/>
            </w:rPr>
          </w:rPrChange>
        </w:rPr>
        <w:t xml:space="preserve"> </w:t>
      </w:r>
      <w:proofErr w:type="spellStart"/>
      <w:r w:rsidRPr="00F94015">
        <w:rPr>
          <w:rFonts w:ascii="Calibri" w:hAnsi="Calibri"/>
          <w:w w:val="118"/>
          <w:lang w:val="sv-SE"/>
          <w:rPrChange w:id="161" w:author="Izabel Eriksson Reuterborg" w:date="2024-07-29T05:31:00Z" w16du:dateUtc="2024-07-29T03:31:00Z">
            <w:rPr>
              <w:rFonts w:ascii="Calibri" w:hAnsi="Calibri"/>
              <w:w w:val="118"/>
            </w:rPr>
          </w:rPrChange>
        </w:rPr>
        <w:t>Kisdi</w:t>
      </w:r>
      <w:proofErr w:type="spellEnd"/>
      <w:r w:rsidRPr="00F94015">
        <w:rPr>
          <w:rFonts w:ascii="Calibri" w:hAnsi="Calibri"/>
          <w:w w:val="118"/>
          <w:lang w:val="sv-SE"/>
          <w:rPrChange w:id="162" w:author="Izabel Eriksson Reuterborg" w:date="2024-07-29T05:31:00Z" w16du:dateUtc="2024-07-29T03:31:00Z">
            <w:rPr>
              <w:rFonts w:ascii="Calibri" w:hAnsi="Calibri"/>
              <w:w w:val="118"/>
            </w:rPr>
          </w:rPrChange>
        </w:rPr>
        <w:t>,</w:t>
      </w:r>
      <w:r w:rsidRPr="00F94015">
        <w:rPr>
          <w:rFonts w:ascii="Calibri" w:hAnsi="Calibri"/>
          <w:lang w:val="sv-SE"/>
          <w:rPrChange w:id="163" w:author="Izabel Eriksson Reuterborg" w:date="2024-07-29T05:31:00Z" w16du:dateUtc="2024-07-29T03:31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5"/>
          <w:lang w:val="sv-SE"/>
          <w:rPrChange w:id="164" w:author="Izabel Eriksson Reuterborg" w:date="2024-07-29T05:31:00Z" w16du:dateUtc="2024-07-29T03:31:00Z">
            <w:rPr>
              <w:rFonts w:ascii="Calibri" w:hAnsi="Calibri"/>
              <w:spacing w:val="-5"/>
            </w:rPr>
          </w:rPrChange>
        </w:rPr>
        <w:t xml:space="preserve"> </w:t>
      </w:r>
      <w:r w:rsidRPr="00F94015">
        <w:rPr>
          <w:rFonts w:ascii="Calibri" w:hAnsi="Calibri"/>
          <w:w w:val="119"/>
          <w:lang w:val="sv-SE"/>
          <w:rPrChange w:id="165" w:author="Izabel Eriksson Reuterborg" w:date="2024-07-29T05:31:00Z" w16du:dateUtc="2024-07-29T03:31:00Z">
            <w:rPr>
              <w:rFonts w:ascii="Calibri" w:hAnsi="Calibri"/>
              <w:w w:val="119"/>
            </w:rPr>
          </w:rPrChange>
        </w:rPr>
        <w:t>G.</w:t>
      </w:r>
      <w:r w:rsidRPr="00F94015">
        <w:rPr>
          <w:rFonts w:ascii="Calibri" w:hAnsi="Calibri"/>
          <w:lang w:val="sv-SE"/>
          <w:rPrChange w:id="166" w:author="Izabel Eriksson Reuterborg" w:date="2024-07-29T05:31:00Z" w16du:dateUtc="2024-07-29T03:31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9"/>
          <w:lang w:val="sv-SE"/>
          <w:rPrChange w:id="167" w:author="Izabel Eriksson Reuterborg" w:date="2024-07-29T05:31:00Z" w16du:dateUtc="2024-07-29T03:31:00Z">
            <w:rPr>
              <w:rFonts w:ascii="Calibri" w:hAnsi="Calibri"/>
              <w:spacing w:val="-9"/>
            </w:rPr>
          </w:rPrChange>
        </w:rPr>
        <w:t xml:space="preserve"> </w:t>
      </w:r>
      <w:proofErr w:type="spellStart"/>
      <w:r w:rsidRPr="00F94015">
        <w:rPr>
          <w:rFonts w:ascii="Calibri" w:hAnsi="Calibri"/>
          <w:w w:val="101"/>
          <w:lang w:val="sv-SE"/>
          <w:rPrChange w:id="168" w:author="Izabel Eriksson Reuterborg" w:date="2024-07-29T05:31:00Z" w16du:dateUtc="2024-07-29T03:31:00Z">
            <w:rPr>
              <w:rFonts w:ascii="Calibri" w:hAnsi="Calibri"/>
              <w:w w:val="101"/>
            </w:rPr>
          </w:rPrChange>
        </w:rPr>
        <w:t>Mes</w:t>
      </w:r>
      <w:r w:rsidRPr="00F94015">
        <w:rPr>
          <w:rFonts w:ascii="Calibri" w:hAnsi="Calibri"/>
          <w:spacing w:val="-6"/>
          <w:w w:val="101"/>
          <w:lang w:val="sv-SE"/>
          <w:rPrChange w:id="169" w:author="Izabel Eriksson Reuterborg" w:date="2024-07-29T05:31:00Z" w16du:dateUtc="2024-07-29T03:31:00Z">
            <w:rPr>
              <w:rFonts w:ascii="Calibri" w:hAnsi="Calibri"/>
              <w:spacing w:val="-6"/>
              <w:w w:val="101"/>
            </w:rPr>
          </w:rPrChange>
        </w:rPr>
        <w:t>z</w:t>
      </w:r>
      <w:r w:rsidRPr="00F94015">
        <w:rPr>
          <w:rFonts w:ascii="Calibri" w:hAnsi="Calibri"/>
          <w:spacing w:val="-103"/>
          <w:w w:val="169"/>
          <w:lang w:val="sv-SE"/>
          <w:rPrChange w:id="170" w:author="Izabel Eriksson Reuterborg" w:date="2024-07-29T05:31:00Z" w16du:dateUtc="2024-07-29T03:31:00Z">
            <w:rPr>
              <w:rFonts w:ascii="Calibri" w:hAnsi="Calibri"/>
              <w:spacing w:val="-103"/>
              <w:w w:val="169"/>
            </w:rPr>
          </w:rPrChange>
        </w:rPr>
        <w:t>´</w:t>
      </w:r>
      <w:r w:rsidRPr="00F94015">
        <w:rPr>
          <w:rFonts w:ascii="Calibri" w:hAnsi="Calibri"/>
          <w:lang w:val="sv-SE"/>
          <w:rPrChange w:id="171" w:author="Izabel Eriksson Reuterborg" w:date="2024-07-29T05:31:00Z" w16du:dateUtc="2024-07-29T03:31:00Z">
            <w:rPr>
              <w:rFonts w:ascii="Calibri" w:hAnsi="Calibri"/>
            </w:rPr>
          </w:rPrChange>
        </w:rPr>
        <w:t>ena</w:t>
      </w:r>
      <w:proofErr w:type="spellEnd"/>
      <w:r w:rsidRPr="00F94015">
        <w:rPr>
          <w:rFonts w:ascii="Calibri" w:hAnsi="Calibri"/>
          <w:lang w:val="sv-SE"/>
          <w:rPrChange w:id="172" w:author="Izabel Eriksson Reuterborg" w:date="2024-07-29T05:31:00Z" w16du:dateUtc="2024-07-29T03:31:00Z">
            <w:rPr>
              <w:rFonts w:ascii="Calibri" w:hAnsi="Calibri"/>
            </w:rPr>
          </w:rPrChange>
        </w:rPr>
        <w:t xml:space="preserve">, </w:t>
      </w:r>
      <w:r w:rsidRPr="00F94015">
        <w:rPr>
          <w:rFonts w:ascii="Calibri" w:hAnsi="Calibri"/>
          <w:spacing w:val="-5"/>
          <w:lang w:val="sv-SE"/>
          <w:rPrChange w:id="173" w:author="Izabel Eriksson Reuterborg" w:date="2024-07-29T05:31:00Z" w16du:dateUtc="2024-07-29T03:31:00Z">
            <w:rPr>
              <w:rFonts w:ascii="Calibri" w:hAnsi="Calibri"/>
              <w:spacing w:val="-5"/>
            </w:rPr>
          </w:rPrChange>
        </w:rPr>
        <w:t xml:space="preserve"> </w:t>
      </w:r>
      <w:r w:rsidRPr="00F94015">
        <w:rPr>
          <w:rFonts w:ascii="Calibri" w:hAnsi="Calibri"/>
          <w:w w:val="104"/>
          <w:lang w:val="sv-SE"/>
          <w:rPrChange w:id="174" w:author="Izabel Eriksson Reuterborg" w:date="2024-07-29T05:31:00Z" w16du:dateUtc="2024-07-29T03:31:00Z">
            <w:rPr>
              <w:rFonts w:ascii="Calibri" w:hAnsi="Calibri"/>
              <w:w w:val="104"/>
            </w:rPr>
          </w:rPrChange>
        </w:rPr>
        <w:t>and</w:t>
      </w:r>
      <w:r w:rsidRPr="00F94015">
        <w:rPr>
          <w:rFonts w:ascii="Calibri" w:hAnsi="Calibri"/>
          <w:lang w:val="sv-SE"/>
          <w:rPrChange w:id="175" w:author="Izabel Eriksson Reuterborg" w:date="2024-07-29T05:31:00Z" w16du:dateUtc="2024-07-29T03:31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10"/>
          <w:lang w:val="sv-SE"/>
          <w:rPrChange w:id="176" w:author="Izabel Eriksson Reuterborg" w:date="2024-07-29T05:31:00Z" w16du:dateUtc="2024-07-29T03:31:00Z">
            <w:rPr>
              <w:rFonts w:ascii="Calibri" w:hAnsi="Calibri"/>
              <w:spacing w:val="-10"/>
            </w:rPr>
          </w:rPrChange>
        </w:rPr>
        <w:t xml:space="preserve"> </w:t>
      </w:r>
      <w:r w:rsidRPr="00F94015">
        <w:rPr>
          <w:rFonts w:ascii="Calibri" w:hAnsi="Calibri"/>
          <w:w w:val="137"/>
          <w:lang w:val="sv-SE"/>
          <w:rPrChange w:id="177" w:author="Izabel Eriksson Reuterborg" w:date="2024-07-29T05:31:00Z" w16du:dateUtc="2024-07-29T03:31:00Z">
            <w:rPr>
              <w:rFonts w:ascii="Calibri" w:hAnsi="Calibri"/>
              <w:w w:val="137"/>
            </w:rPr>
          </w:rPrChange>
        </w:rPr>
        <w:t>J.</w:t>
      </w:r>
      <w:r w:rsidRPr="00F94015">
        <w:rPr>
          <w:rFonts w:ascii="Calibri" w:hAnsi="Calibri"/>
          <w:lang w:val="sv-SE"/>
          <w:rPrChange w:id="178" w:author="Izabel Eriksson Reuterborg" w:date="2024-07-29T05:31:00Z" w16du:dateUtc="2024-07-29T03:31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9"/>
          <w:lang w:val="sv-SE"/>
          <w:rPrChange w:id="179" w:author="Izabel Eriksson Reuterborg" w:date="2024-07-29T05:31:00Z" w16du:dateUtc="2024-07-29T03:31:00Z">
            <w:rPr>
              <w:rFonts w:ascii="Calibri" w:hAnsi="Calibri"/>
              <w:spacing w:val="-9"/>
            </w:rPr>
          </w:rPrChange>
        </w:rPr>
        <w:t xml:space="preserve"> </w:t>
      </w:r>
      <w:r>
        <w:rPr>
          <w:rFonts w:ascii="Calibri" w:hAnsi="Calibri"/>
          <w:w w:val="122"/>
        </w:rPr>
        <w:t>A.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w w:val="137"/>
        </w:rPr>
        <w:t>J.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w w:val="104"/>
        </w:rPr>
        <w:t>Metz.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w w:val="99"/>
        </w:rPr>
        <w:t>1998.</w:t>
      </w:r>
      <w:r>
        <w:rPr>
          <w:rFonts w:ascii="Calibri" w:hAnsi="Calibri"/>
        </w:rPr>
        <w:t xml:space="preserve">   </w:t>
      </w:r>
      <w:r>
        <w:rPr>
          <w:rFonts w:ascii="Calibri" w:hAnsi="Calibri"/>
          <w:w w:val="127"/>
        </w:rPr>
        <w:t>E</w:t>
      </w:r>
      <w:r>
        <w:rPr>
          <w:rFonts w:ascii="Calibri" w:hAnsi="Calibri"/>
          <w:spacing w:val="-6"/>
          <w:w w:val="127"/>
        </w:rPr>
        <w:t>v</w:t>
      </w:r>
      <w:r>
        <w:rPr>
          <w:rFonts w:ascii="Calibri" w:hAnsi="Calibri"/>
          <w:w w:val="107"/>
        </w:rPr>
        <w:t>olutionarily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w w:val="106"/>
        </w:rPr>
        <w:t>singular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w w:val="102"/>
        </w:rPr>
        <w:t>strategies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w w:val="104"/>
        </w:rPr>
        <w:t>and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  <w:w w:val="101"/>
        </w:rPr>
        <w:t xml:space="preserve">the </w:t>
      </w:r>
      <w:r>
        <w:rPr>
          <w:rFonts w:ascii="Calibri" w:hAnsi="Calibri"/>
          <w:w w:val="110"/>
        </w:rPr>
        <w:t>adaptive</w:t>
      </w:r>
      <w:r>
        <w:rPr>
          <w:rFonts w:ascii="Calibri" w:hAnsi="Calibri"/>
          <w:spacing w:val="5"/>
          <w:w w:val="110"/>
        </w:rPr>
        <w:t xml:space="preserve"> </w:t>
      </w:r>
      <w:r>
        <w:rPr>
          <w:rFonts w:ascii="Calibri" w:hAnsi="Calibri"/>
          <w:w w:val="110"/>
        </w:rPr>
        <w:t>growth</w:t>
      </w:r>
      <w:r>
        <w:rPr>
          <w:rFonts w:ascii="Calibri" w:hAnsi="Calibri"/>
          <w:spacing w:val="4"/>
          <w:w w:val="110"/>
        </w:rPr>
        <w:t xml:space="preserve"> </w:t>
      </w:r>
      <w:r>
        <w:rPr>
          <w:rFonts w:ascii="Calibri" w:hAnsi="Calibri"/>
          <w:w w:val="110"/>
        </w:rPr>
        <w:t>and</w:t>
      </w:r>
      <w:r>
        <w:rPr>
          <w:rFonts w:ascii="Calibri" w:hAnsi="Calibri"/>
          <w:spacing w:val="4"/>
          <w:w w:val="110"/>
        </w:rPr>
        <w:t xml:space="preserve"> </w:t>
      </w:r>
      <w:r>
        <w:rPr>
          <w:rFonts w:ascii="Calibri" w:hAnsi="Calibri"/>
          <w:w w:val="110"/>
        </w:rPr>
        <w:t>branching</w:t>
      </w:r>
      <w:r>
        <w:rPr>
          <w:rFonts w:ascii="Calibri" w:hAnsi="Calibri"/>
          <w:spacing w:val="6"/>
          <w:w w:val="110"/>
        </w:rPr>
        <w:t xml:space="preserve"> </w:t>
      </w:r>
      <w:r>
        <w:rPr>
          <w:rFonts w:ascii="Calibri" w:hAnsi="Calibri"/>
          <w:w w:val="110"/>
        </w:rPr>
        <w:t>of</w:t>
      </w:r>
      <w:r>
        <w:rPr>
          <w:rFonts w:ascii="Calibri" w:hAnsi="Calibri"/>
          <w:spacing w:val="4"/>
          <w:w w:val="110"/>
        </w:rPr>
        <w:t xml:space="preserve"> </w:t>
      </w:r>
      <w:r>
        <w:rPr>
          <w:rFonts w:ascii="Calibri" w:hAnsi="Calibri"/>
          <w:w w:val="110"/>
        </w:rPr>
        <w:t>the</w:t>
      </w:r>
      <w:r>
        <w:rPr>
          <w:rFonts w:ascii="Calibri" w:hAnsi="Calibri"/>
          <w:spacing w:val="5"/>
          <w:w w:val="110"/>
        </w:rPr>
        <w:t xml:space="preserve"> </w:t>
      </w:r>
      <w:r>
        <w:rPr>
          <w:rFonts w:ascii="Calibri" w:hAnsi="Calibri"/>
          <w:w w:val="110"/>
        </w:rPr>
        <w:t>evolutionary</w:t>
      </w:r>
      <w:r>
        <w:rPr>
          <w:rFonts w:ascii="Calibri" w:hAnsi="Calibri"/>
          <w:spacing w:val="5"/>
          <w:w w:val="110"/>
        </w:rPr>
        <w:t xml:space="preserve"> </w:t>
      </w:r>
      <w:r>
        <w:rPr>
          <w:rFonts w:ascii="Calibri" w:hAnsi="Calibri"/>
          <w:w w:val="110"/>
        </w:rPr>
        <w:t>tree.</w:t>
      </w:r>
      <w:r>
        <w:rPr>
          <w:rFonts w:ascii="Calibri" w:hAnsi="Calibri"/>
          <w:spacing w:val="25"/>
          <w:w w:val="110"/>
        </w:rPr>
        <w:t xml:space="preserve"> </w:t>
      </w:r>
      <w:r>
        <w:rPr>
          <w:rFonts w:ascii="Calibri" w:hAnsi="Calibri"/>
          <w:w w:val="110"/>
        </w:rPr>
        <w:t>Evolutionary</w:t>
      </w:r>
      <w:r>
        <w:rPr>
          <w:rFonts w:ascii="Calibri" w:hAnsi="Calibri"/>
          <w:spacing w:val="5"/>
          <w:w w:val="110"/>
        </w:rPr>
        <w:t xml:space="preserve"> </w:t>
      </w:r>
      <w:r>
        <w:rPr>
          <w:rFonts w:ascii="Calibri" w:hAnsi="Calibri"/>
          <w:w w:val="110"/>
        </w:rPr>
        <w:t>ecology</w:t>
      </w:r>
      <w:r>
        <w:rPr>
          <w:rFonts w:ascii="Calibri" w:hAnsi="Calibri"/>
          <w:spacing w:val="5"/>
          <w:w w:val="110"/>
        </w:rPr>
        <w:t xml:space="preserve"> </w:t>
      </w:r>
      <w:r>
        <w:rPr>
          <w:rFonts w:ascii="Calibri" w:hAnsi="Calibri"/>
          <w:w w:val="110"/>
        </w:rPr>
        <w:t>12:35–57.</w:t>
      </w:r>
    </w:p>
    <w:p w14:paraId="4FC234C6" w14:textId="77777777" w:rsidR="006F1C89" w:rsidRDefault="005D3991">
      <w:pPr>
        <w:pStyle w:val="BodyText"/>
        <w:spacing w:before="179" w:line="242" w:lineRule="auto"/>
        <w:ind w:left="368" w:right="111" w:hanging="219"/>
        <w:jc w:val="both"/>
        <w:rPr>
          <w:rFonts w:ascii="Calibri" w:hAnsi="Calibri"/>
        </w:rPr>
      </w:pPr>
      <w:proofErr w:type="spellStart"/>
      <w:r>
        <w:rPr>
          <w:rFonts w:ascii="Calibri" w:hAnsi="Calibri"/>
          <w:w w:val="105"/>
        </w:rPr>
        <w:t>Loreau</w:t>
      </w:r>
      <w:proofErr w:type="spellEnd"/>
      <w:r>
        <w:rPr>
          <w:rFonts w:ascii="Calibri" w:hAnsi="Calibri"/>
          <w:w w:val="105"/>
        </w:rPr>
        <w:t>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M.,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W.</w:t>
      </w:r>
      <w:r>
        <w:rPr>
          <w:rFonts w:ascii="Calibri" w:hAnsi="Calibri"/>
          <w:spacing w:val="1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Ebenhoh</w:t>
      </w:r>
      <w:proofErr w:type="spellEnd"/>
      <w:r>
        <w:rPr>
          <w:rFonts w:ascii="Calibri" w:hAnsi="Calibri"/>
          <w:w w:val="105"/>
        </w:rPr>
        <w:t>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1994.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Competitive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Exclusion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Coexistence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Species  with  Complex  Life</w:t>
      </w:r>
      <w:r>
        <w:rPr>
          <w:rFonts w:ascii="Calibri" w:hAnsi="Calibri"/>
          <w:spacing w:val="-50"/>
          <w:w w:val="105"/>
        </w:rPr>
        <w:t xml:space="preserve"> </w:t>
      </w:r>
      <w:r>
        <w:rPr>
          <w:rFonts w:ascii="Calibri" w:hAnsi="Calibri"/>
          <w:w w:val="105"/>
        </w:rPr>
        <w:t>Cycles.</w:t>
      </w:r>
      <w:r>
        <w:rPr>
          <w:rFonts w:ascii="Calibri" w:hAnsi="Calibri"/>
          <w:spacing w:val="44"/>
          <w:w w:val="105"/>
        </w:rPr>
        <w:t xml:space="preserve"> </w:t>
      </w:r>
      <w:r>
        <w:rPr>
          <w:rFonts w:ascii="Calibri" w:hAnsi="Calibri"/>
          <w:w w:val="105"/>
        </w:rPr>
        <w:t>Theoretical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Population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Biology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46:58–77.</w:t>
      </w:r>
    </w:p>
    <w:p w14:paraId="686F6412" w14:textId="77777777" w:rsidR="006F1C89" w:rsidRDefault="005D3991">
      <w:pPr>
        <w:pStyle w:val="BodyText"/>
        <w:spacing w:before="179" w:line="242" w:lineRule="auto"/>
        <w:ind w:left="368" w:right="110" w:hanging="219"/>
        <w:jc w:val="both"/>
        <w:rPr>
          <w:rFonts w:ascii="Calibri" w:hAnsi="Calibri"/>
        </w:rPr>
      </w:pPr>
      <w:proofErr w:type="spellStart"/>
      <w:r>
        <w:rPr>
          <w:rFonts w:ascii="Calibri" w:hAnsi="Calibri"/>
          <w:w w:val="101"/>
        </w:rPr>
        <w:t>Mes</w:t>
      </w:r>
      <w:r>
        <w:rPr>
          <w:rFonts w:ascii="Calibri" w:hAnsi="Calibri"/>
          <w:spacing w:val="-6"/>
          <w:w w:val="101"/>
        </w:rPr>
        <w:t>z</w:t>
      </w:r>
      <w:r>
        <w:rPr>
          <w:rFonts w:ascii="Calibri" w:hAnsi="Calibri"/>
          <w:spacing w:val="-103"/>
          <w:w w:val="169"/>
        </w:rPr>
        <w:t>´</w:t>
      </w:r>
      <w:r>
        <w:rPr>
          <w:rFonts w:ascii="Calibri" w:hAnsi="Calibri"/>
        </w:rPr>
        <w:t>ena</w:t>
      </w:r>
      <w:proofErr w:type="spellEnd"/>
      <w:r>
        <w:rPr>
          <w:rFonts w:ascii="Calibri" w:hAnsi="Calibri"/>
        </w:rPr>
        <w:t>,</w:t>
      </w:r>
      <w:r>
        <w:rPr>
          <w:rFonts w:ascii="Calibri" w:hAnsi="Calibri"/>
          <w:spacing w:val="13"/>
        </w:rPr>
        <w:t xml:space="preserve"> </w:t>
      </w:r>
      <w:r>
        <w:rPr>
          <w:rFonts w:ascii="Calibri" w:hAnsi="Calibri"/>
          <w:w w:val="117"/>
        </w:rPr>
        <w:t>G.,</w:t>
      </w:r>
      <w:r>
        <w:rPr>
          <w:rFonts w:ascii="Calibri" w:hAnsi="Calibri"/>
          <w:spacing w:val="13"/>
        </w:rPr>
        <w:t xml:space="preserve"> </w:t>
      </w:r>
      <w:r>
        <w:rPr>
          <w:rFonts w:ascii="Calibri" w:hAnsi="Calibri"/>
          <w:w w:val="106"/>
        </w:rPr>
        <w:t>M.</w:t>
      </w:r>
      <w:r>
        <w:rPr>
          <w:rFonts w:ascii="Calibri" w:hAnsi="Calibri"/>
          <w:spacing w:val="11"/>
        </w:rPr>
        <w:t xml:space="preserve"> </w:t>
      </w:r>
      <w:proofErr w:type="spellStart"/>
      <w:r>
        <w:rPr>
          <w:rFonts w:ascii="Calibri" w:hAnsi="Calibri"/>
          <w:w w:val="110"/>
        </w:rPr>
        <w:t>Gylle</w:t>
      </w:r>
      <w:r>
        <w:rPr>
          <w:rFonts w:ascii="Calibri" w:hAnsi="Calibri"/>
          <w:spacing w:val="-6"/>
          <w:w w:val="110"/>
        </w:rPr>
        <w:t>n</w:t>
      </w:r>
      <w:r>
        <w:rPr>
          <w:rFonts w:ascii="Calibri" w:hAnsi="Calibri"/>
          <w:spacing w:val="6"/>
          <w:w w:val="104"/>
        </w:rPr>
        <w:t>b</w:t>
      </w:r>
      <w:r>
        <w:rPr>
          <w:rFonts w:ascii="Calibri" w:hAnsi="Calibri"/>
          <w:w w:val="102"/>
        </w:rPr>
        <w:t>erg</w:t>
      </w:r>
      <w:proofErr w:type="spellEnd"/>
      <w:r>
        <w:rPr>
          <w:rFonts w:ascii="Calibri" w:hAnsi="Calibri"/>
          <w:w w:val="102"/>
        </w:rPr>
        <w:t>,</w:t>
      </w:r>
      <w:r>
        <w:rPr>
          <w:rFonts w:ascii="Calibri" w:hAnsi="Calibri"/>
          <w:spacing w:val="13"/>
        </w:rPr>
        <w:t xml:space="preserve"> </w:t>
      </w:r>
      <w:r>
        <w:rPr>
          <w:rFonts w:ascii="Calibri" w:hAnsi="Calibri"/>
          <w:w w:val="132"/>
        </w:rPr>
        <w:t>L.</w:t>
      </w:r>
      <w:r>
        <w:rPr>
          <w:rFonts w:ascii="Calibri" w:hAnsi="Calibri"/>
          <w:spacing w:val="10"/>
        </w:rPr>
        <w:t xml:space="preserve"> </w:t>
      </w:r>
      <w:proofErr w:type="spellStart"/>
      <w:r>
        <w:rPr>
          <w:rFonts w:ascii="Calibri" w:hAnsi="Calibri"/>
          <w:w w:val="130"/>
        </w:rPr>
        <w:t>P</w:t>
      </w:r>
      <w:r>
        <w:rPr>
          <w:rFonts w:ascii="Calibri" w:hAnsi="Calibri"/>
          <w:spacing w:val="-109"/>
          <w:w w:val="169"/>
        </w:rPr>
        <w:t>´</w:t>
      </w:r>
      <w:r>
        <w:rPr>
          <w:rFonts w:ascii="Calibri" w:hAnsi="Calibri"/>
          <w:w w:val="105"/>
        </w:rPr>
        <w:t>asztor</w:t>
      </w:r>
      <w:proofErr w:type="spellEnd"/>
      <w:r>
        <w:rPr>
          <w:rFonts w:ascii="Calibri" w:hAnsi="Calibri"/>
          <w:w w:val="105"/>
        </w:rPr>
        <w:t>,</w:t>
      </w:r>
      <w:r>
        <w:rPr>
          <w:rFonts w:ascii="Calibri" w:hAnsi="Calibri"/>
          <w:spacing w:val="13"/>
        </w:rPr>
        <w:t xml:space="preserve"> </w:t>
      </w:r>
      <w:r>
        <w:rPr>
          <w:rFonts w:ascii="Calibri" w:hAnsi="Calibri"/>
          <w:w w:val="104"/>
        </w:rPr>
        <w:t>and</w:t>
      </w:r>
      <w:r>
        <w:rPr>
          <w:rFonts w:ascii="Calibri" w:hAnsi="Calibri"/>
          <w:spacing w:val="10"/>
        </w:rPr>
        <w:t xml:space="preserve"> </w:t>
      </w:r>
      <w:r>
        <w:rPr>
          <w:rFonts w:ascii="Calibri" w:hAnsi="Calibri"/>
          <w:w w:val="137"/>
        </w:rPr>
        <w:t>J.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  <w:w w:val="122"/>
        </w:rPr>
        <w:t>A.</w:t>
      </w:r>
      <w:r>
        <w:rPr>
          <w:rFonts w:ascii="Calibri" w:hAnsi="Calibri"/>
          <w:spacing w:val="10"/>
        </w:rPr>
        <w:t xml:space="preserve"> </w:t>
      </w:r>
      <w:r>
        <w:rPr>
          <w:rFonts w:ascii="Calibri" w:hAnsi="Calibri"/>
          <w:w w:val="137"/>
        </w:rPr>
        <w:t>J.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  <w:w w:val="104"/>
        </w:rPr>
        <w:t>Metz.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  <w:w w:val="99"/>
        </w:rPr>
        <w:t>2006.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23"/>
        </w:rPr>
        <w:t xml:space="preserve"> </w:t>
      </w:r>
      <w:r>
        <w:rPr>
          <w:rFonts w:ascii="Calibri" w:hAnsi="Calibri"/>
          <w:w w:val="108"/>
        </w:rPr>
        <w:t>Com</w:t>
      </w:r>
      <w:r>
        <w:rPr>
          <w:rFonts w:ascii="Calibri" w:hAnsi="Calibri"/>
          <w:spacing w:val="6"/>
          <w:w w:val="108"/>
        </w:rPr>
        <w:t>p</w:t>
      </w:r>
      <w:r>
        <w:rPr>
          <w:rFonts w:ascii="Calibri" w:hAnsi="Calibri"/>
          <w:w w:val="109"/>
        </w:rPr>
        <w:t>etiti</w:t>
      </w:r>
      <w:r>
        <w:rPr>
          <w:rFonts w:ascii="Calibri" w:hAnsi="Calibri"/>
          <w:spacing w:val="-7"/>
          <w:w w:val="109"/>
        </w:rPr>
        <w:t>v</w:t>
      </w:r>
      <w:r>
        <w:rPr>
          <w:rFonts w:ascii="Calibri" w:hAnsi="Calibri"/>
          <w:w w:val="88"/>
        </w:rPr>
        <w:t>e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  <w:w w:val="104"/>
        </w:rPr>
        <w:t>exclusion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  <w:w w:val="104"/>
        </w:rPr>
        <w:t>and</w:t>
      </w:r>
      <w:r>
        <w:rPr>
          <w:rFonts w:ascii="Calibri" w:hAnsi="Calibri"/>
          <w:spacing w:val="10"/>
        </w:rPr>
        <w:t xml:space="preserve"> </w:t>
      </w:r>
      <w:r>
        <w:rPr>
          <w:rFonts w:ascii="Calibri" w:hAnsi="Calibri"/>
          <w:spacing w:val="-1"/>
          <w:w w:val="119"/>
        </w:rPr>
        <w:t>l</w:t>
      </w:r>
      <w:r>
        <w:rPr>
          <w:rFonts w:ascii="Calibri" w:hAnsi="Calibri"/>
          <w:w w:val="109"/>
        </w:rPr>
        <w:t>imiting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  <w:w w:val="109"/>
        </w:rPr>
        <w:t>similari</w:t>
      </w:r>
      <w:r>
        <w:rPr>
          <w:rFonts w:ascii="Calibri" w:hAnsi="Calibri"/>
          <w:spacing w:val="-7"/>
          <w:w w:val="109"/>
        </w:rPr>
        <w:t>t</w:t>
      </w:r>
      <w:r>
        <w:rPr>
          <w:rFonts w:ascii="Calibri" w:hAnsi="Calibri"/>
          <w:w w:val="110"/>
        </w:rPr>
        <w:t>y: A</w:t>
      </w:r>
      <w:r>
        <w:rPr>
          <w:rFonts w:ascii="Calibri" w:hAnsi="Calibri"/>
          <w:spacing w:val="13"/>
          <w:w w:val="110"/>
        </w:rPr>
        <w:t xml:space="preserve"> </w:t>
      </w:r>
      <w:r>
        <w:rPr>
          <w:rFonts w:ascii="Calibri" w:hAnsi="Calibri"/>
          <w:w w:val="110"/>
        </w:rPr>
        <w:t>unified</w:t>
      </w:r>
      <w:r>
        <w:rPr>
          <w:rFonts w:ascii="Calibri" w:hAnsi="Calibri"/>
          <w:spacing w:val="15"/>
          <w:w w:val="110"/>
        </w:rPr>
        <w:t xml:space="preserve"> </w:t>
      </w:r>
      <w:r>
        <w:rPr>
          <w:rFonts w:ascii="Calibri" w:hAnsi="Calibri"/>
          <w:w w:val="110"/>
        </w:rPr>
        <w:t>theory.</w:t>
      </w:r>
      <w:r>
        <w:rPr>
          <w:rFonts w:ascii="Calibri" w:hAnsi="Calibri"/>
          <w:spacing w:val="37"/>
          <w:w w:val="110"/>
        </w:rPr>
        <w:t xml:space="preserve"> </w:t>
      </w:r>
      <w:r>
        <w:rPr>
          <w:rFonts w:ascii="Calibri" w:hAnsi="Calibri"/>
          <w:w w:val="110"/>
        </w:rPr>
        <w:t>Theoretical</w:t>
      </w:r>
      <w:r>
        <w:rPr>
          <w:rFonts w:ascii="Calibri" w:hAnsi="Calibri"/>
          <w:spacing w:val="15"/>
          <w:w w:val="110"/>
        </w:rPr>
        <w:t xml:space="preserve"> </w:t>
      </w:r>
      <w:r>
        <w:rPr>
          <w:rFonts w:ascii="Calibri" w:hAnsi="Calibri"/>
          <w:w w:val="110"/>
        </w:rPr>
        <w:t>Population</w:t>
      </w:r>
      <w:r>
        <w:rPr>
          <w:rFonts w:ascii="Calibri" w:hAnsi="Calibri"/>
          <w:spacing w:val="13"/>
          <w:w w:val="110"/>
        </w:rPr>
        <w:t xml:space="preserve"> </w:t>
      </w:r>
      <w:r>
        <w:rPr>
          <w:rFonts w:ascii="Calibri" w:hAnsi="Calibri"/>
          <w:w w:val="110"/>
        </w:rPr>
        <w:t>Biology</w:t>
      </w:r>
      <w:r>
        <w:rPr>
          <w:rFonts w:ascii="Calibri" w:hAnsi="Calibri"/>
          <w:spacing w:val="14"/>
          <w:w w:val="110"/>
        </w:rPr>
        <w:t xml:space="preserve"> </w:t>
      </w:r>
      <w:r>
        <w:rPr>
          <w:rFonts w:ascii="Calibri" w:hAnsi="Calibri"/>
          <w:w w:val="110"/>
        </w:rPr>
        <w:t>69:68–87.</w:t>
      </w:r>
    </w:p>
    <w:p w14:paraId="145F0612" w14:textId="77777777" w:rsidR="006F1C89" w:rsidRDefault="005D3991">
      <w:pPr>
        <w:pStyle w:val="BodyText"/>
        <w:spacing w:before="179" w:line="242" w:lineRule="auto"/>
        <w:ind w:left="368" w:right="110" w:hanging="219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Miller, T. E., and V. H. Rudolf. 2011. Thinking inside the box: community-level consequences of stage-structured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10"/>
        </w:rPr>
        <w:t>populations.</w:t>
      </w:r>
      <w:r>
        <w:rPr>
          <w:rFonts w:ascii="Calibri" w:hAnsi="Calibri"/>
          <w:spacing w:val="37"/>
          <w:w w:val="110"/>
        </w:rPr>
        <w:t xml:space="preserve"> </w:t>
      </w:r>
      <w:r>
        <w:rPr>
          <w:rFonts w:ascii="Calibri" w:hAnsi="Calibri"/>
          <w:w w:val="110"/>
        </w:rPr>
        <w:t>Trends</w:t>
      </w:r>
      <w:r>
        <w:rPr>
          <w:rFonts w:ascii="Calibri" w:hAnsi="Calibri"/>
          <w:spacing w:val="16"/>
          <w:w w:val="110"/>
        </w:rPr>
        <w:t xml:space="preserve"> </w:t>
      </w:r>
      <w:r>
        <w:rPr>
          <w:rFonts w:ascii="Calibri" w:hAnsi="Calibri"/>
          <w:w w:val="110"/>
        </w:rPr>
        <w:t>in</w:t>
      </w:r>
      <w:r>
        <w:rPr>
          <w:rFonts w:ascii="Calibri" w:hAnsi="Calibri"/>
          <w:spacing w:val="15"/>
          <w:w w:val="110"/>
        </w:rPr>
        <w:t xml:space="preserve"> </w:t>
      </w:r>
      <w:r>
        <w:rPr>
          <w:rFonts w:ascii="Calibri" w:hAnsi="Calibri"/>
          <w:w w:val="110"/>
        </w:rPr>
        <w:t>Ecology</w:t>
      </w:r>
      <w:r>
        <w:rPr>
          <w:rFonts w:ascii="Calibri" w:hAnsi="Calibri"/>
          <w:spacing w:val="15"/>
          <w:w w:val="110"/>
        </w:rPr>
        <w:t xml:space="preserve"> </w:t>
      </w:r>
      <w:r>
        <w:rPr>
          <w:rFonts w:ascii="Calibri" w:hAnsi="Calibri"/>
          <w:w w:val="110"/>
        </w:rPr>
        <w:t>&amp;</w:t>
      </w:r>
      <w:r>
        <w:rPr>
          <w:rFonts w:ascii="Calibri" w:hAnsi="Calibri"/>
          <w:spacing w:val="15"/>
          <w:w w:val="110"/>
        </w:rPr>
        <w:t xml:space="preserve"> </w:t>
      </w:r>
      <w:r>
        <w:rPr>
          <w:rFonts w:ascii="Calibri" w:hAnsi="Calibri"/>
          <w:w w:val="110"/>
        </w:rPr>
        <w:t>Evolution</w:t>
      </w:r>
      <w:r>
        <w:rPr>
          <w:rFonts w:ascii="Calibri" w:hAnsi="Calibri"/>
          <w:spacing w:val="14"/>
          <w:w w:val="110"/>
        </w:rPr>
        <w:t xml:space="preserve"> </w:t>
      </w:r>
      <w:r>
        <w:rPr>
          <w:rFonts w:ascii="Calibri" w:hAnsi="Calibri"/>
          <w:w w:val="110"/>
        </w:rPr>
        <w:t>26:457–466.</w:t>
      </w:r>
    </w:p>
    <w:p w14:paraId="1C7899DD" w14:textId="77777777" w:rsidR="006F1C89" w:rsidRDefault="005D3991">
      <w:pPr>
        <w:pStyle w:val="BodyText"/>
        <w:spacing w:before="178"/>
        <w:ind w:left="150"/>
        <w:rPr>
          <w:rFonts w:ascii="Calibri"/>
        </w:rPr>
      </w:pPr>
      <w:proofErr w:type="spellStart"/>
      <w:r>
        <w:rPr>
          <w:rFonts w:ascii="Calibri"/>
          <w:w w:val="105"/>
        </w:rPr>
        <w:t>Mougi</w:t>
      </w:r>
      <w:proofErr w:type="spellEnd"/>
      <w:r>
        <w:rPr>
          <w:rFonts w:ascii="Calibri"/>
          <w:w w:val="105"/>
        </w:rPr>
        <w:t>,</w:t>
      </w:r>
      <w:r>
        <w:rPr>
          <w:rFonts w:ascii="Calibri"/>
          <w:spacing w:val="10"/>
          <w:w w:val="105"/>
        </w:rPr>
        <w:t xml:space="preserve"> </w:t>
      </w:r>
      <w:r>
        <w:rPr>
          <w:rFonts w:ascii="Calibri"/>
          <w:w w:val="105"/>
        </w:rPr>
        <w:t>A.</w:t>
      </w:r>
      <w:r>
        <w:rPr>
          <w:rFonts w:ascii="Calibri"/>
          <w:spacing w:val="10"/>
          <w:w w:val="105"/>
        </w:rPr>
        <w:t xml:space="preserve"> </w:t>
      </w:r>
      <w:r>
        <w:rPr>
          <w:rFonts w:ascii="Calibri"/>
          <w:w w:val="105"/>
        </w:rPr>
        <w:t>2017.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Persistence</w:t>
      </w:r>
      <w:r>
        <w:rPr>
          <w:rFonts w:ascii="Calibri"/>
          <w:spacing w:val="10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10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10"/>
          <w:w w:val="105"/>
        </w:rPr>
        <w:t xml:space="preserve"> </w:t>
      </w:r>
      <w:r>
        <w:rPr>
          <w:rFonts w:ascii="Calibri"/>
          <w:w w:val="105"/>
        </w:rPr>
        <w:t>stage-structured</w:t>
      </w:r>
      <w:r>
        <w:rPr>
          <w:rFonts w:ascii="Calibri"/>
          <w:spacing w:val="10"/>
          <w:w w:val="105"/>
        </w:rPr>
        <w:t xml:space="preserve"> </w:t>
      </w:r>
      <w:r>
        <w:rPr>
          <w:rFonts w:ascii="Calibri"/>
          <w:w w:val="105"/>
        </w:rPr>
        <w:t>food-web.</w:t>
      </w:r>
      <w:r>
        <w:rPr>
          <w:rFonts w:ascii="Calibri"/>
          <w:spacing w:val="31"/>
          <w:w w:val="105"/>
        </w:rPr>
        <w:t xml:space="preserve"> </w:t>
      </w:r>
      <w:r>
        <w:rPr>
          <w:rFonts w:ascii="Calibri"/>
          <w:w w:val="105"/>
        </w:rPr>
        <w:t>Scientific</w:t>
      </w:r>
      <w:r>
        <w:rPr>
          <w:rFonts w:ascii="Calibri"/>
          <w:spacing w:val="10"/>
          <w:w w:val="105"/>
        </w:rPr>
        <w:t xml:space="preserve"> </w:t>
      </w:r>
      <w:r>
        <w:rPr>
          <w:rFonts w:ascii="Calibri"/>
          <w:w w:val="105"/>
        </w:rPr>
        <w:t>Reports</w:t>
      </w:r>
      <w:r>
        <w:rPr>
          <w:rFonts w:ascii="Calibri"/>
          <w:spacing w:val="9"/>
          <w:w w:val="105"/>
        </w:rPr>
        <w:t xml:space="preserve"> </w:t>
      </w:r>
      <w:r>
        <w:rPr>
          <w:rFonts w:ascii="Calibri"/>
          <w:w w:val="105"/>
        </w:rPr>
        <w:t>7:11055.</w:t>
      </w:r>
    </w:p>
    <w:p w14:paraId="59B36509" w14:textId="77777777" w:rsidR="006F1C89" w:rsidRDefault="005D3991">
      <w:pPr>
        <w:pStyle w:val="BodyText"/>
        <w:spacing w:before="182" w:line="242" w:lineRule="auto"/>
        <w:ind w:left="368" w:right="109" w:hanging="219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Otto, S. P., and T. Day. 2007. A biologist’s guide to mathematical modeling in ecology and evolution. Princeton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10"/>
        </w:rPr>
        <w:t>University</w:t>
      </w:r>
      <w:r>
        <w:rPr>
          <w:rFonts w:ascii="Calibri" w:hAnsi="Calibri"/>
          <w:spacing w:val="17"/>
          <w:w w:val="110"/>
        </w:rPr>
        <w:t xml:space="preserve"> </w:t>
      </w:r>
      <w:r>
        <w:rPr>
          <w:rFonts w:ascii="Calibri" w:hAnsi="Calibri"/>
          <w:w w:val="110"/>
        </w:rPr>
        <w:t>Press,</w:t>
      </w:r>
      <w:r>
        <w:rPr>
          <w:rFonts w:ascii="Calibri" w:hAnsi="Calibri"/>
          <w:spacing w:val="17"/>
          <w:w w:val="110"/>
        </w:rPr>
        <w:t xml:space="preserve"> </w:t>
      </w:r>
      <w:r>
        <w:rPr>
          <w:rFonts w:ascii="Calibri" w:hAnsi="Calibri"/>
          <w:w w:val="110"/>
        </w:rPr>
        <w:t>Princeton.</w:t>
      </w:r>
    </w:p>
    <w:p w14:paraId="5237FB7C" w14:textId="77777777" w:rsidR="006F1C89" w:rsidRDefault="005D3991">
      <w:pPr>
        <w:pStyle w:val="BodyText"/>
        <w:spacing w:before="179" w:line="242" w:lineRule="auto"/>
        <w:ind w:left="368" w:right="110" w:hanging="219"/>
        <w:jc w:val="both"/>
        <w:rPr>
          <w:rFonts w:ascii="Calibri"/>
        </w:rPr>
      </w:pPr>
      <w:r>
        <w:rPr>
          <w:rFonts w:ascii="Calibri"/>
          <w:w w:val="110"/>
        </w:rPr>
        <w:t>R Core Team. 2023. R: A Language and Environment for Statistical Computing. R Foundation for Statistical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Computing,</w:t>
      </w:r>
      <w:r>
        <w:rPr>
          <w:rFonts w:ascii="Calibri"/>
          <w:spacing w:val="16"/>
          <w:w w:val="110"/>
        </w:rPr>
        <w:t xml:space="preserve"> </w:t>
      </w:r>
      <w:r>
        <w:rPr>
          <w:rFonts w:ascii="Calibri"/>
          <w:w w:val="110"/>
        </w:rPr>
        <w:t>Vienna,</w:t>
      </w:r>
      <w:r>
        <w:rPr>
          <w:rFonts w:ascii="Calibri"/>
          <w:spacing w:val="17"/>
          <w:w w:val="110"/>
        </w:rPr>
        <w:t xml:space="preserve"> </w:t>
      </w:r>
      <w:r>
        <w:rPr>
          <w:rFonts w:ascii="Calibri"/>
          <w:w w:val="110"/>
        </w:rPr>
        <w:t>Austria.</w:t>
      </w:r>
    </w:p>
    <w:p w14:paraId="48B7AF7E" w14:textId="77777777" w:rsidR="006F1C89" w:rsidRDefault="005D3991">
      <w:pPr>
        <w:pStyle w:val="BodyText"/>
        <w:spacing w:before="179" w:line="242" w:lineRule="auto"/>
        <w:ind w:left="368" w:right="107" w:hanging="219"/>
        <w:jc w:val="both"/>
        <w:rPr>
          <w:rFonts w:ascii="Calibri"/>
        </w:rPr>
      </w:pPr>
      <w:r>
        <w:rPr>
          <w:rFonts w:ascii="Calibri"/>
          <w:w w:val="110"/>
        </w:rPr>
        <w:t xml:space="preserve">Rainford,  J. L.,  M. </w:t>
      </w:r>
      <w:proofErr w:type="spellStart"/>
      <w:r>
        <w:rPr>
          <w:rFonts w:ascii="Calibri"/>
          <w:w w:val="110"/>
        </w:rPr>
        <w:t>Hofreiter</w:t>
      </w:r>
      <w:proofErr w:type="spellEnd"/>
      <w:r>
        <w:rPr>
          <w:rFonts w:ascii="Calibri"/>
          <w:w w:val="110"/>
        </w:rPr>
        <w:t xml:space="preserve">,  D. B. Nicholson,  and P. J. Mayhew. 2014. 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Phylogenetic Distribution of Ex-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tant Richness Suggests Metamorphosis Is a Key Innovation Driving Diversification in Insects.</w:t>
      </w:r>
      <w:r>
        <w:rPr>
          <w:rFonts w:ascii="Calibri"/>
          <w:spacing w:val="1"/>
          <w:w w:val="110"/>
        </w:rPr>
        <w:t xml:space="preserve"> </w:t>
      </w:r>
      <w:proofErr w:type="spellStart"/>
      <w:r>
        <w:rPr>
          <w:rFonts w:ascii="Calibri"/>
          <w:w w:val="110"/>
        </w:rPr>
        <w:t>PLoS</w:t>
      </w:r>
      <w:proofErr w:type="spellEnd"/>
      <w:r>
        <w:rPr>
          <w:rFonts w:ascii="Calibri"/>
          <w:w w:val="110"/>
        </w:rPr>
        <w:t xml:space="preserve"> ONE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0"/>
        </w:rPr>
        <w:t>9:e109085.</w:t>
      </w:r>
    </w:p>
    <w:p w14:paraId="49D460BF" w14:textId="77777777" w:rsidR="006F1C89" w:rsidRDefault="005D3991">
      <w:pPr>
        <w:pStyle w:val="BodyText"/>
        <w:spacing w:before="178" w:line="242" w:lineRule="auto"/>
        <w:ind w:left="368" w:right="111" w:hanging="219"/>
        <w:jc w:val="both"/>
        <w:rPr>
          <w:rFonts w:ascii="Calibri" w:hAnsi="Calibri"/>
        </w:rPr>
      </w:pPr>
      <w:r>
        <w:rPr>
          <w:rFonts w:ascii="Calibri" w:hAnsi="Calibri"/>
          <w:w w:val="110"/>
        </w:rPr>
        <w:t>Rudolf,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V.</w:t>
      </w:r>
      <w:r>
        <w:rPr>
          <w:rFonts w:ascii="Calibri" w:hAnsi="Calibri"/>
          <w:spacing w:val="-8"/>
          <w:w w:val="110"/>
        </w:rPr>
        <w:t xml:space="preserve"> </w:t>
      </w:r>
      <w:r>
        <w:rPr>
          <w:rFonts w:ascii="Calibri" w:hAnsi="Calibri"/>
          <w:w w:val="110"/>
        </w:rPr>
        <w:t>H.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W.,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and</w:t>
      </w:r>
      <w:r>
        <w:rPr>
          <w:rFonts w:ascii="Calibri" w:hAnsi="Calibri"/>
          <w:spacing w:val="-8"/>
          <w:w w:val="110"/>
        </w:rPr>
        <w:t xml:space="preserve"> </w:t>
      </w:r>
      <w:r>
        <w:rPr>
          <w:rFonts w:ascii="Calibri" w:hAnsi="Calibri"/>
          <w:w w:val="110"/>
        </w:rPr>
        <w:t>K.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D.</w:t>
      </w:r>
      <w:r>
        <w:rPr>
          <w:rFonts w:ascii="Calibri" w:hAnsi="Calibri"/>
          <w:spacing w:val="-8"/>
          <w:w w:val="110"/>
        </w:rPr>
        <w:t xml:space="preserve"> </w:t>
      </w:r>
      <w:r>
        <w:rPr>
          <w:rFonts w:ascii="Calibri" w:hAnsi="Calibri"/>
          <w:w w:val="110"/>
        </w:rPr>
        <w:t>Lafferty.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2011.</w:t>
      </w:r>
      <w:r>
        <w:rPr>
          <w:rFonts w:ascii="Calibri" w:hAnsi="Calibri"/>
          <w:spacing w:val="6"/>
          <w:w w:val="110"/>
        </w:rPr>
        <w:t xml:space="preserve"> </w:t>
      </w:r>
      <w:r>
        <w:rPr>
          <w:rFonts w:ascii="Calibri" w:hAnsi="Calibri"/>
          <w:w w:val="110"/>
        </w:rPr>
        <w:t>Stage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structure</w:t>
      </w:r>
      <w:r>
        <w:rPr>
          <w:rFonts w:ascii="Calibri" w:hAnsi="Calibri"/>
          <w:spacing w:val="-8"/>
          <w:w w:val="110"/>
        </w:rPr>
        <w:t xml:space="preserve"> </w:t>
      </w:r>
      <w:r>
        <w:rPr>
          <w:rFonts w:ascii="Calibri" w:hAnsi="Calibri"/>
          <w:w w:val="110"/>
        </w:rPr>
        <w:t>alters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how</w:t>
      </w:r>
      <w:r>
        <w:rPr>
          <w:rFonts w:ascii="Calibri" w:hAnsi="Calibri"/>
          <w:spacing w:val="-8"/>
          <w:w w:val="110"/>
        </w:rPr>
        <w:t xml:space="preserve"> </w:t>
      </w:r>
      <w:r>
        <w:rPr>
          <w:rFonts w:ascii="Calibri" w:hAnsi="Calibri"/>
          <w:w w:val="110"/>
        </w:rPr>
        <w:t>complexity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affects</w:t>
      </w:r>
      <w:r>
        <w:rPr>
          <w:rFonts w:ascii="Calibri" w:hAnsi="Calibri"/>
          <w:spacing w:val="-8"/>
          <w:w w:val="110"/>
        </w:rPr>
        <w:t xml:space="preserve"> </w:t>
      </w:r>
      <w:r>
        <w:rPr>
          <w:rFonts w:ascii="Calibri" w:hAnsi="Calibri"/>
          <w:w w:val="110"/>
        </w:rPr>
        <w:t>stability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of</w:t>
      </w:r>
      <w:r>
        <w:rPr>
          <w:rFonts w:ascii="Calibri" w:hAnsi="Calibri"/>
          <w:spacing w:val="-8"/>
          <w:w w:val="110"/>
        </w:rPr>
        <w:t xml:space="preserve"> </w:t>
      </w:r>
      <w:r>
        <w:rPr>
          <w:rFonts w:ascii="Calibri" w:hAnsi="Calibri"/>
          <w:w w:val="110"/>
        </w:rPr>
        <w:t>ecological</w:t>
      </w:r>
      <w:r>
        <w:rPr>
          <w:rFonts w:ascii="Calibri" w:hAnsi="Calibri"/>
          <w:spacing w:val="-52"/>
          <w:w w:val="110"/>
        </w:rPr>
        <w:t xml:space="preserve"> </w:t>
      </w:r>
      <w:r>
        <w:rPr>
          <w:rFonts w:ascii="Calibri" w:hAnsi="Calibri"/>
          <w:w w:val="110"/>
        </w:rPr>
        <w:t>networks.</w:t>
      </w:r>
      <w:r>
        <w:rPr>
          <w:rFonts w:ascii="Calibri" w:hAnsi="Calibri"/>
          <w:spacing w:val="39"/>
          <w:w w:val="110"/>
        </w:rPr>
        <w:t xml:space="preserve"> </w:t>
      </w:r>
      <w:r>
        <w:rPr>
          <w:rFonts w:ascii="Calibri" w:hAnsi="Calibri"/>
          <w:w w:val="110"/>
        </w:rPr>
        <w:t>Ecology</w:t>
      </w:r>
      <w:r>
        <w:rPr>
          <w:rFonts w:ascii="Calibri" w:hAnsi="Calibri"/>
          <w:spacing w:val="16"/>
          <w:w w:val="110"/>
        </w:rPr>
        <w:t xml:space="preserve"> </w:t>
      </w:r>
      <w:r>
        <w:rPr>
          <w:rFonts w:ascii="Calibri" w:hAnsi="Calibri"/>
          <w:w w:val="110"/>
        </w:rPr>
        <w:t>Letters</w:t>
      </w:r>
      <w:r>
        <w:rPr>
          <w:rFonts w:ascii="Calibri" w:hAnsi="Calibri"/>
          <w:spacing w:val="15"/>
          <w:w w:val="110"/>
        </w:rPr>
        <w:t xml:space="preserve"> </w:t>
      </w:r>
      <w:r>
        <w:rPr>
          <w:rFonts w:ascii="Calibri" w:hAnsi="Calibri"/>
          <w:w w:val="110"/>
        </w:rPr>
        <w:t>14:75–79.</w:t>
      </w:r>
    </w:p>
    <w:p w14:paraId="73904F68" w14:textId="77777777" w:rsidR="006F1C89" w:rsidRDefault="005D3991">
      <w:pPr>
        <w:pStyle w:val="BodyText"/>
        <w:spacing w:before="179"/>
        <w:ind w:left="150"/>
        <w:rPr>
          <w:rFonts w:ascii="Calibri"/>
        </w:rPr>
      </w:pPr>
      <w:r>
        <w:rPr>
          <w:rFonts w:ascii="Calibri"/>
          <w:w w:val="110"/>
        </w:rPr>
        <w:t>Rueffler,</w:t>
      </w:r>
      <w:r>
        <w:rPr>
          <w:rFonts w:ascii="Calibri"/>
          <w:spacing w:val="15"/>
          <w:w w:val="110"/>
        </w:rPr>
        <w:t xml:space="preserve"> </w:t>
      </w:r>
      <w:r>
        <w:rPr>
          <w:rFonts w:ascii="Calibri"/>
          <w:w w:val="110"/>
        </w:rPr>
        <w:t>C.,</w:t>
      </w:r>
      <w:r>
        <w:rPr>
          <w:rFonts w:ascii="Calibri"/>
          <w:spacing w:val="15"/>
          <w:w w:val="110"/>
        </w:rPr>
        <w:t xml:space="preserve"> </w:t>
      </w:r>
      <w:r>
        <w:rPr>
          <w:rFonts w:ascii="Calibri"/>
          <w:w w:val="110"/>
        </w:rPr>
        <w:t>T.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J.</w:t>
      </w:r>
      <w:r>
        <w:rPr>
          <w:rFonts w:ascii="Calibri"/>
          <w:spacing w:val="13"/>
          <w:w w:val="110"/>
        </w:rPr>
        <w:t xml:space="preserve"> </w:t>
      </w:r>
      <w:r>
        <w:rPr>
          <w:rFonts w:ascii="Calibri"/>
          <w:w w:val="110"/>
        </w:rPr>
        <w:t>M.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Van</w:t>
      </w:r>
      <w:r>
        <w:rPr>
          <w:rFonts w:ascii="Calibri"/>
          <w:spacing w:val="13"/>
          <w:w w:val="110"/>
        </w:rPr>
        <w:t xml:space="preserve"> </w:t>
      </w:r>
      <w:r>
        <w:rPr>
          <w:rFonts w:ascii="Calibri"/>
          <w:w w:val="110"/>
        </w:rPr>
        <w:t>Dooren,</w:t>
      </w:r>
      <w:r>
        <w:rPr>
          <w:rFonts w:ascii="Calibri"/>
          <w:spacing w:val="15"/>
          <w:w w:val="110"/>
        </w:rPr>
        <w:t xml:space="preserve"> </w:t>
      </w:r>
      <w:r>
        <w:rPr>
          <w:rFonts w:ascii="Calibri"/>
          <w:w w:val="110"/>
        </w:rPr>
        <w:t>O.</w:t>
      </w:r>
      <w:r>
        <w:rPr>
          <w:rFonts w:ascii="Calibri"/>
          <w:spacing w:val="14"/>
          <w:w w:val="110"/>
        </w:rPr>
        <w:t xml:space="preserve"> </w:t>
      </w:r>
      <w:proofErr w:type="spellStart"/>
      <w:r>
        <w:rPr>
          <w:rFonts w:ascii="Calibri"/>
          <w:w w:val="110"/>
        </w:rPr>
        <w:t>Leimar</w:t>
      </w:r>
      <w:proofErr w:type="spellEnd"/>
      <w:r>
        <w:rPr>
          <w:rFonts w:ascii="Calibri"/>
          <w:w w:val="110"/>
        </w:rPr>
        <w:t>,</w:t>
      </w:r>
      <w:r>
        <w:rPr>
          <w:rFonts w:ascii="Calibri"/>
          <w:spacing w:val="15"/>
          <w:w w:val="110"/>
        </w:rPr>
        <w:t xml:space="preserve"> </w:t>
      </w:r>
      <w:r>
        <w:rPr>
          <w:rFonts w:ascii="Calibri"/>
          <w:w w:val="110"/>
        </w:rPr>
        <w:t>and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P.</w:t>
      </w:r>
      <w:r>
        <w:rPr>
          <w:rFonts w:ascii="Calibri"/>
          <w:spacing w:val="13"/>
          <w:w w:val="110"/>
        </w:rPr>
        <w:t xml:space="preserve"> </w:t>
      </w:r>
      <w:r>
        <w:rPr>
          <w:rFonts w:ascii="Calibri"/>
          <w:w w:val="110"/>
        </w:rPr>
        <w:t>A.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Abrams.</w:t>
      </w:r>
      <w:r>
        <w:rPr>
          <w:rFonts w:ascii="Calibri"/>
          <w:spacing w:val="13"/>
          <w:w w:val="110"/>
        </w:rPr>
        <w:t xml:space="preserve"> </w:t>
      </w:r>
      <w:r>
        <w:rPr>
          <w:rFonts w:ascii="Calibri"/>
          <w:w w:val="110"/>
        </w:rPr>
        <w:t>2006.</w:t>
      </w:r>
      <w:r>
        <w:rPr>
          <w:rFonts w:ascii="Calibri"/>
          <w:spacing w:val="46"/>
          <w:w w:val="110"/>
        </w:rPr>
        <w:t xml:space="preserve"> </w:t>
      </w:r>
      <w:r>
        <w:rPr>
          <w:rFonts w:ascii="Calibri"/>
          <w:w w:val="110"/>
        </w:rPr>
        <w:t>Disruptive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selection</w:t>
      </w:r>
      <w:r>
        <w:rPr>
          <w:rFonts w:ascii="Calibri"/>
          <w:spacing w:val="13"/>
          <w:w w:val="110"/>
        </w:rPr>
        <w:t xml:space="preserve"> </w:t>
      </w:r>
      <w:r>
        <w:rPr>
          <w:rFonts w:ascii="Calibri"/>
          <w:w w:val="110"/>
        </w:rPr>
        <w:t>and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then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what?</w:t>
      </w:r>
    </w:p>
    <w:p w14:paraId="024348B0" w14:textId="77777777" w:rsidR="006F1C89" w:rsidRDefault="005D3991">
      <w:pPr>
        <w:pStyle w:val="BodyText"/>
        <w:spacing w:before="3"/>
        <w:ind w:left="368"/>
        <w:rPr>
          <w:rFonts w:ascii="Calibri" w:hAnsi="Calibri"/>
        </w:rPr>
      </w:pPr>
      <w:r>
        <w:rPr>
          <w:rFonts w:ascii="Calibri" w:hAnsi="Calibri"/>
          <w:spacing w:val="-1"/>
          <w:w w:val="110"/>
        </w:rPr>
        <w:t>Trends</w:t>
      </w:r>
      <w:r>
        <w:rPr>
          <w:rFonts w:ascii="Calibri" w:hAnsi="Calibri"/>
          <w:spacing w:val="-8"/>
          <w:w w:val="110"/>
        </w:rPr>
        <w:t xml:space="preserve"> </w:t>
      </w:r>
      <w:r>
        <w:rPr>
          <w:rFonts w:ascii="Calibri" w:hAnsi="Calibri"/>
          <w:w w:val="110"/>
        </w:rPr>
        <w:t>in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Ecology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&amp;</w:t>
      </w:r>
      <w:r>
        <w:rPr>
          <w:rFonts w:ascii="Calibri" w:hAnsi="Calibri"/>
          <w:spacing w:val="-7"/>
          <w:w w:val="110"/>
        </w:rPr>
        <w:t xml:space="preserve"> </w:t>
      </w:r>
      <w:r>
        <w:rPr>
          <w:rFonts w:ascii="Calibri" w:hAnsi="Calibri"/>
          <w:w w:val="110"/>
        </w:rPr>
        <w:t>Evolution</w:t>
      </w:r>
      <w:r>
        <w:rPr>
          <w:rFonts w:ascii="Calibri" w:hAnsi="Calibri"/>
          <w:spacing w:val="-8"/>
          <w:w w:val="110"/>
        </w:rPr>
        <w:t xml:space="preserve"> </w:t>
      </w:r>
      <w:r>
        <w:rPr>
          <w:rFonts w:ascii="Calibri" w:hAnsi="Calibri"/>
          <w:w w:val="110"/>
        </w:rPr>
        <w:t>21:238–245.</w:t>
      </w:r>
    </w:p>
    <w:p w14:paraId="6A483DCF" w14:textId="77777777" w:rsidR="006F1C89" w:rsidRDefault="005D3991">
      <w:pPr>
        <w:pStyle w:val="BodyText"/>
        <w:spacing w:before="181" w:line="242" w:lineRule="auto"/>
        <w:ind w:left="368" w:right="110" w:hanging="219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Saltini,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M.,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P. Vasconcelos,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and C. Rueffler. 2023.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Complex life cycles drive community assembly through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immigration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adaptive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diversification.</w:t>
      </w:r>
      <w:r>
        <w:rPr>
          <w:rFonts w:ascii="Calibri" w:hAnsi="Calibri"/>
          <w:spacing w:val="42"/>
          <w:w w:val="105"/>
        </w:rPr>
        <w:t xml:space="preserve"> </w:t>
      </w:r>
      <w:r>
        <w:rPr>
          <w:rFonts w:ascii="Calibri" w:hAnsi="Calibri"/>
          <w:w w:val="105"/>
        </w:rPr>
        <w:t>Ecology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letters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26:1084–1094.</w:t>
      </w:r>
    </w:p>
    <w:p w14:paraId="70781F0A" w14:textId="77777777" w:rsidR="006F1C89" w:rsidRDefault="006F1C89">
      <w:pPr>
        <w:spacing w:line="242" w:lineRule="auto"/>
        <w:jc w:val="both"/>
        <w:sectPr w:rsidR="006F1C89">
          <w:pgSz w:w="12240" w:h="15840"/>
          <w:pgMar w:top="780" w:right="740" w:bottom="400" w:left="700" w:header="0" w:footer="216" w:gutter="0"/>
          <w:cols w:space="720"/>
        </w:sectPr>
      </w:pPr>
    </w:p>
    <w:p w14:paraId="4B4BC89B" w14:textId="77777777" w:rsidR="006F1C89" w:rsidRDefault="005D3991">
      <w:pPr>
        <w:pStyle w:val="BodyText"/>
        <w:spacing w:before="40" w:line="242" w:lineRule="auto"/>
        <w:ind w:left="368" w:right="111" w:hanging="219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lastRenderedPageBreak/>
        <w:t xml:space="preserve">Schmid, M., C. Rueffler, L. Lehmann, and C. </w:t>
      </w:r>
      <w:proofErr w:type="spellStart"/>
      <w:r>
        <w:rPr>
          <w:rFonts w:ascii="Calibri" w:hAnsi="Calibri"/>
          <w:w w:val="105"/>
        </w:rPr>
        <w:t>Mullon</w:t>
      </w:r>
      <w:proofErr w:type="spellEnd"/>
      <w:r>
        <w:rPr>
          <w:rFonts w:ascii="Calibri" w:hAnsi="Calibri"/>
          <w:w w:val="105"/>
        </w:rPr>
        <w:t>. 2024.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Resource variation within and between patches: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Where exploitation competition, local adaptation and kin selection meet. The American Naturalist 203:E19–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E34.</w:t>
      </w:r>
    </w:p>
    <w:p w14:paraId="355BB375" w14:textId="77777777" w:rsidR="006F1C89" w:rsidRDefault="005D3991">
      <w:pPr>
        <w:pStyle w:val="BodyText"/>
        <w:spacing w:before="178" w:line="242" w:lineRule="auto"/>
        <w:ind w:left="368" w:right="112" w:hanging="219"/>
        <w:jc w:val="both"/>
        <w:rPr>
          <w:rFonts w:ascii="Calibri" w:hAnsi="Calibri"/>
        </w:rPr>
      </w:pPr>
      <w:r>
        <w:rPr>
          <w:rFonts w:ascii="Calibri" w:hAnsi="Calibri"/>
          <w:w w:val="105"/>
        </w:rPr>
        <w:t>Schreiber,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S.,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V.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H.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W.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Rudolf.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2008.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Crossing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habitat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boundaries: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coupling  dynamics  of  ecosystems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through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complex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life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cycles.</w:t>
      </w:r>
      <w:r>
        <w:rPr>
          <w:rFonts w:ascii="Calibri" w:hAnsi="Calibri"/>
          <w:spacing w:val="43"/>
          <w:w w:val="105"/>
        </w:rPr>
        <w:t xml:space="preserve"> </w:t>
      </w:r>
      <w:r>
        <w:rPr>
          <w:rFonts w:ascii="Calibri" w:hAnsi="Calibri"/>
          <w:w w:val="105"/>
        </w:rPr>
        <w:t>Ecology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rFonts w:ascii="Calibri" w:hAnsi="Calibri"/>
          <w:w w:val="105"/>
        </w:rPr>
        <w:t>Letters</w:t>
      </w:r>
      <w:r>
        <w:rPr>
          <w:rFonts w:ascii="Calibri" w:hAnsi="Calibri"/>
          <w:spacing w:val="19"/>
          <w:w w:val="105"/>
        </w:rPr>
        <w:t xml:space="preserve"> </w:t>
      </w:r>
      <w:r>
        <w:rPr>
          <w:rFonts w:ascii="Calibri" w:hAnsi="Calibri"/>
          <w:w w:val="105"/>
        </w:rPr>
        <w:t>11:576–587.</w:t>
      </w:r>
    </w:p>
    <w:p w14:paraId="1A005E7B" w14:textId="77777777" w:rsidR="006F1C89" w:rsidRDefault="005D3991">
      <w:pPr>
        <w:pStyle w:val="BodyText"/>
        <w:spacing w:before="179" w:line="242" w:lineRule="auto"/>
        <w:ind w:left="368" w:right="110" w:hanging="219"/>
        <w:jc w:val="both"/>
        <w:rPr>
          <w:rFonts w:ascii="Calibri" w:hAnsi="Calibri"/>
        </w:rPr>
      </w:pPr>
      <w:r>
        <w:rPr>
          <w:rFonts w:ascii="Calibri" w:hAnsi="Calibri"/>
          <w:spacing w:val="-2"/>
          <w:w w:val="115"/>
        </w:rPr>
        <w:t>Sherratt, E., M. Vidal-</w:t>
      </w:r>
      <w:proofErr w:type="spellStart"/>
      <w:r>
        <w:rPr>
          <w:rFonts w:ascii="Calibri" w:hAnsi="Calibri"/>
          <w:spacing w:val="-2"/>
          <w:w w:val="115"/>
        </w:rPr>
        <w:t>Garc´ıa</w:t>
      </w:r>
      <w:proofErr w:type="spellEnd"/>
      <w:r>
        <w:rPr>
          <w:rFonts w:ascii="Calibri" w:hAnsi="Calibri"/>
          <w:spacing w:val="-2"/>
          <w:w w:val="115"/>
        </w:rPr>
        <w:t xml:space="preserve">, </w:t>
      </w:r>
      <w:r>
        <w:rPr>
          <w:rFonts w:ascii="Calibri" w:hAnsi="Calibri"/>
          <w:spacing w:val="-1"/>
          <w:w w:val="115"/>
        </w:rPr>
        <w:t>M. Anstis, and J. S. Keogh. 2017.</w:t>
      </w:r>
      <w:r>
        <w:rPr>
          <w:rFonts w:ascii="Calibri" w:hAnsi="Calibri"/>
          <w:w w:val="115"/>
        </w:rPr>
        <w:t xml:space="preserve"> </w:t>
      </w:r>
      <w:r>
        <w:rPr>
          <w:rFonts w:ascii="Calibri" w:hAnsi="Calibri"/>
          <w:spacing w:val="-1"/>
          <w:w w:val="115"/>
        </w:rPr>
        <w:t>Adult frogs and tadpoles have different</w:t>
      </w:r>
      <w:r>
        <w:rPr>
          <w:rFonts w:ascii="Calibri" w:hAnsi="Calibri"/>
          <w:w w:val="115"/>
        </w:rPr>
        <w:t xml:space="preserve"> </w:t>
      </w:r>
      <w:r>
        <w:rPr>
          <w:rFonts w:ascii="Calibri" w:hAnsi="Calibri"/>
          <w:w w:val="105"/>
        </w:rPr>
        <w:t>macroevolutionary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05"/>
        </w:rPr>
        <w:t>patterns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across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Australian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continent.</w:t>
      </w:r>
      <w:r>
        <w:rPr>
          <w:rFonts w:ascii="Calibri" w:hAnsi="Calibri"/>
          <w:spacing w:val="35"/>
          <w:w w:val="105"/>
        </w:rPr>
        <w:t xml:space="preserve"> </w:t>
      </w:r>
      <w:r>
        <w:rPr>
          <w:rFonts w:ascii="Calibri" w:hAnsi="Calibri"/>
          <w:w w:val="105"/>
        </w:rPr>
        <w:t>Nature</w:t>
      </w:r>
      <w:r>
        <w:rPr>
          <w:rFonts w:ascii="Calibri" w:hAnsi="Calibri"/>
          <w:spacing w:val="13"/>
          <w:w w:val="105"/>
        </w:rPr>
        <w:t xml:space="preserve"> </w:t>
      </w:r>
      <w:r>
        <w:rPr>
          <w:rFonts w:ascii="Calibri" w:hAnsi="Calibri"/>
          <w:w w:val="105"/>
        </w:rPr>
        <w:t>ecology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&amp;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evolution</w:t>
      </w:r>
      <w:r>
        <w:rPr>
          <w:rFonts w:ascii="Calibri" w:hAnsi="Calibri"/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1:1385–1391.</w:t>
      </w:r>
    </w:p>
    <w:p w14:paraId="1B355965" w14:textId="77340031" w:rsidR="006F1C89" w:rsidRDefault="005D3991" w:rsidP="00986C56">
      <w:pPr>
        <w:pStyle w:val="BodyText"/>
        <w:spacing w:before="179" w:line="242" w:lineRule="auto"/>
        <w:ind w:left="368" w:right="110" w:hanging="219"/>
        <w:jc w:val="both"/>
        <w:rPr>
          <w:rFonts w:ascii="Calibri"/>
        </w:rPr>
      </w:pPr>
      <w:r>
        <w:rPr>
          <w:rFonts w:ascii="Calibri"/>
          <w:w w:val="105"/>
        </w:rPr>
        <w:t>Vasconcelos, P., M. Saltini, and C. Rueffler. 2022.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Consequences of life-cycle complexity to the potential for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evolutionary</w:t>
      </w:r>
      <w:r>
        <w:rPr>
          <w:rFonts w:ascii="Calibri"/>
          <w:spacing w:val="19"/>
          <w:w w:val="105"/>
        </w:rPr>
        <w:t xml:space="preserve"> </w:t>
      </w:r>
      <w:r>
        <w:rPr>
          <w:rFonts w:ascii="Calibri"/>
          <w:w w:val="105"/>
        </w:rPr>
        <w:t>branching.</w:t>
      </w:r>
      <w:ins w:id="180" w:author="Frank Johansson" w:date="2024-07-24T13:27:00Z">
        <w:r w:rsidR="00986C56">
          <w:rPr>
            <w:rFonts w:ascii="Calibri"/>
            <w:w w:val="105"/>
          </w:rPr>
          <w:t xml:space="preserve"> </w:t>
        </w:r>
        <w:r w:rsidR="00986C56" w:rsidRPr="00986C56">
          <w:rPr>
            <w:rFonts w:ascii="Calibri"/>
            <w:w w:val="105"/>
          </w:rPr>
          <w:t>In thesis</w:t>
        </w:r>
      </w:ins>
      <w:ins w:id="181" w:author="Frank Johansson" w:date="2024-07-24T13:28:00Z">
        <w:r w:rsidR="00986C56">
          <w:rPr>
            <w:rFonts w:ascii="Calibri"/>
            <w:w w:val="105"/>
          </w:rPr>
          <w:t xml:space="preserve">: </w:t>
        </w:r>
      </w:ins>
      <w:ins w:id="182" w:author="Frank Johansson" w:date="2024-07-24T13:27:00Z">
        <w:r w:rsidR="00986C56" w:rsidRPr="00986C56">
          <w:rPr>
            <w:rFonts w:ascii="Calibri"/>
            <w:w w:val="105"/>
          </w:rPr>
          <w:t>Adaptive evolution in multidimensional trait spaces</w:t>
        </w:r>
      </w:ins>
      <w:ins w:id="183" w:author="Frank Johansson" w:date="2024-07-24T13:28:00Z">
        <w:r w:rsidR="00986C56">
          <w:rPr>
            <w:rFonts w:ascii="Calibri"/>
            <w:w w:val="105"/>
          </w:rPr>
          <w:t>, Uppsala University.</w:t>
        </w:r>
      </w:ins>
    </w:p>
    <w:p w14:paraId="68B340D2" w14:textId="77777777" w:rsidR="006F1C89" w:rsidRDefault="005D3991">
      <w:pPr>
        <w:pStyle w:val="BodyText"/>
        <w:spacing w:before="179"/>
        <w:ind w:left="150"/>
        <w:rPr>
          <w:rFonts w:ascii="Calibri"/>
        </w:rPr>
      </w:pPr>
      <w:proofErr w:type="spellStart"/>
      <w:r>
        <w:rPr>
          <w:rFonts w:ascii="Calibri"/>
          <w:w w:val="110"/>
        </w:rPr>
        <w:t>Weissing</w:t>
      </w:r>
      <w:proofErr w:type="spellEnd"/>
      <w:r>
        <w:rPr>
          <w:rFonts w:ascii="Calibri"/>
          <w:w w:val="110"/>
        </w:rPr>
        <w:t>,</w:t>
      </w:r>
      <w:r>
        <w:rPr>
          <w:rFonts w:ascii="Calibri"/>
          <w:spacing w:val="29"/>
          <w:w w:val="110"/>
        </w:rPr>
        <w:t xml:space="preserve"> </w:t>
      </w:r>
      <w:r>
        <w:rPr>
          <w:rFonts w:ascii="Calibri"/>
          <w:w w:val="110"/>
        </w:rPr>
        <w:t>F.</w:t>
      </w:r>
      <w:r>
        <w:rPr>
          <w:rFonts w:ascii="Calibri"/>
          <w:spacing w:val="25"/>
          <w:w w:val="110"/>
        </w:rPr>
        <w:t xml:space="preserve"> </w:t>
      </w:r>
      <w:r>
        <w:rPr>
          <w:rFonts w:ascii="Calibri"/>
          <w:w w:val="110"/>
        </w:rPr>
        <w:t>J.,</w:t>
      </w:r>
      <w:r>
        <w:rPr>
          <w:rFonts w:ascii="Calibri"/>
          <w:spacing w:val="29"/>
          <w:w w:val="110"/>
        </w:rPr>
        <w:t xml:space="preserve"> </w:t>
      </w:r>
      <w:r>
        <w:rPr>
          <w:rFonts w:ascii="Calibri"/>
          <w:w w:val="110"/>
        </w:rPr>
        <w:t>P.</w:t>
      </w:r>
      <w:r>
        <w:rPr>
          <w:rFonts w:ascii="Calibri"/>
          <w:spacing w:val="25"/>
          <w:w w:val="110"/>
        </w:rPr>
        <w:t xml:space="preserve"> </w:t>
      </w:r>
      <w:proofErr w:type="spellStart"/>
      <w:r>
        <w:rPr>
          <w:rFonts w:ascii="Calibri"/>
          <w:w w:val="110"/>
        </w:rPr>
        <w:t>Edelaar</w:t>
      </w:r>
      <w:proofErr w:type="spellEnd"/>
      <w:r>
        <w:rPr>
          <w:rFonts w:ascii="Calibri"/>
          <w:w w:val="110"/>
        </w:rPr>
        <w:t>,</w:t>
      </w:r>
      <w:r>
        <w:rPr>
          <w:rFonts w:ascii="Calibri"/>
          <w:spacing w:val="29"/>
          <w:w w:val="110"/>
        </w:rPr>
        <w:t xml:space="preserve"> </w:t>
      </w:r>
      <w:r>
        <w:rPr>
          <w:rFonts w:ascii="Calibri"/>
          <w:w w:val="110"/>
        </w:rPr>
        <w:t>and</w:t>
      </w:r>
      <w:r>
        <w:rPr>
          <w:rFonts w:ascii="Calibri"/>
          <w:spacing w:val="25"/>
          <w:w w:val="110"/>
        </w:rPr>
        <w:t xml:space="preserve"> </w:t>
      </w:r>
      <w:r>
        <w:rPr>
          <w:rFonts w:ascii="Calibri"/>
          <w:w w:val="110"/>
        </w:rPr>
        <w:t>G.</w:t>
      </w:r>
      <w:r>
        <w:rPr>
          <w:rFonts w:ascii="Calibri"/>
          <w:spacing w:val="24"/>
          <w:w w:val="110"/>
        </w:rPr>
        <w:t xml:space="preserve"> </w:t>
      </w:r>
      <w:r>
        <w:rPr>
          <w:rFonts w:ascii="Calibri"/>
          <w:w w:val="110"/>
        </w:rPr>
        <w:t>S.</w:t>
      </w:r>
      <w:r>
        <w:rPr>
          <w:rFonts w:ascii="Calibri"/>
          <w:spacing w:val="25"/>
          <w:w w:val="110"/>
        </w:rPr>
        <w:t xml:space="preserve"> </w:t>
      </w:r>
      <w:r>
        <w:rPr>
          <w:rFonts w:ascii="Calibri"/>
          <w:w w:val="110"/>
        </w:rPr>
        <w:t>van</w:t>
      </w:r>
      <w:r>
        <w:rPr>
          <w:rFonts w:ascii="Calibri"/>
          <w:spacing w:val="24"/>
          <w:w w:val="110"/>
        </w:rPr>
        <w:t xml:space="preserve"> </w:t>
      </w:r>
      <w:r>
        <w:rPr>
          <w:rFonts w:ascii="Calibri"/>
          <w:w w:val="110"/>
        </w:rPr>
        <w:t>Doorn.</w:t>
      </w:r>
      <w:r>
        <w:rPr>
          <w:rFonts w:ascii="Calibri"/>
          <w:spacing w:val="25"/>
          <w:w w:val="110"/>
        </w:rPr>
        <w:t xml:space="preserve"> </w:t>
      </w:r>
      <w:r>
        <w:rPr>
          <w:rFonts w:ascii="Calibri"/>
          <w:w w:val="110"/>
        </w:rPr>
        <w:t>2011.</w:t>
      </w:r>
      <w:r>
        <w:rPr>
          <w:rFonts w:ascii="Calibri"/>
          <w:spacing w:val="30"/>
          <w:w w:val="110"/>
        </w:rPr>
        <w:t xml:space="preserve"> </w:t>
      </w:r>
      <w:r>
        <w:rPr>
          <w:rFonts w:ascii="Calibri"/>
          <w:w w:val="110"/>
        </w:rPr>
        <w:t>Adaptive</w:t>
      </w:r>
      <w:r>
        <w:rPr>
          <w:rFonts w:ascii="Calibri"/>
          <w:spacing w:val="24"/>
          <w:w w:val="110"/>
        </w:rPr>
        <w:t xml:space="preserve"> </w:t>
      </w:r>
      <w:r>
        <w:rPr>
          <w:rFonts w:ascii="Calibri"/>
          <w:w w:val="110"/>
        </w:rPr>
        <w:t>speciation</w:t>
      </w:r>
      <w:r>
        <w:rPr>
          <w:rFonts w:ascii="Calibri"/>
          <w:spacing w:val="25"/>
          <w:w w:val="110"/>
        </w:rPr>
        <w:t xml:space="preserve"> </w:t>
      </w:r>
      <w:r>
        <w:rPr>
          <w:rFonts w:ascii="Calibri"/>
          <w:w w:val="110"/>
        </w:rPr>
        <w:t xml:space="preserve">theory: </w:t>
      </w:r>
      <w:r>
        <w:rPr>
          <w:rFonts w:ascii="Calibri"/>
          <w:spacing w:val="10"/>
          <w:w w:val="110"/>
        </w:rPr>
        <w:t xml:space="preserve"> </w:t>
      </w:r>
      <w:r>
        <w:rPr>
          <w:rFonts w:ascii="Calibri"/>
          <w:w w:val="110"/>
        </w:rPr>
        <w:t>a</w:t>
      </w:r>
      <w:r>
        <w:rPr>
          <w:rFonts w:ascii="Calibri"/>
          <w:spacing w:val="24"/>
          <w:w w:val="110"/>
        </w:rPr>
        <w:t xml:space="preserve"> </w:t>
      </w:r>
      <w:r>
        <w:rPr>
          <w:rFonts w:ascii="Calibri"/>
          <w:w w:val="110"/>
        </w:rPr>
        <w:t>conceptual</w:t>
      </w:r>
      <w:r>
        <w:rPr>
          <w:rFonts w:ascii="Calibri"/>
          <w:spacing w:val="25"/>
          <w:w w:val="110"/>
        </w:rPr>
        <w:t xml:space="preserve"> </w:t>
      </w:r>
      <w:r>
        <w:rPr>
          <w:rFonts w:ascii="Calibri"/>
          <w:w w:val="110"/>
        </w:rPr>
        <w:t>review.</w:t>
      </w:r>
    </w:p>
    <w:p w14:paraId="3FCA9CEB" w14:textId="77777777" w:rsidR="006F1C89" w:rsidRDefault="005D3991">
      <w:pPr>
        <w:pStyle w:val="BodyText"/>
        <w:spacing w:before="2"/>
        <w:ind w:left="368"/>
        <w:rPr>
          <w:rFonts w:ascii="Calibri" w:hAnsi="Calibri"/>
        </w:rPr>
      </w:pPr>
      <w:r>
        <w:rPr>
          <w:rFonts w:ascii="Calibri" w:hAnsi="Calibri"/>
          <w:w w:val="105"/>
        </w:rPr>
        <w:t>Behavioral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Ecology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Sociobiology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65:461–480.</w:t>
      </w:r>
    </w:p>
    <w:p w14:paraId="5AF2BB09" w14:textId="77777777" w:rsidR="006F1C89" w:rsidRDefault="005D3991">
      <w:pPr>
        <w:pStyle w:val="BodyText"/>
        <w:spacing w:before="182"/>
        <w:ind w:left="150"/>
        <w:rPr>
          <w:rFonts w:ascii="Calibri" w:hAnsi="Calibri"/>
        </w:rPr>
      </w:pPr>
      <w:r>
        <w:rPr>
          <w:rFonts w:ascii="Calibri" w:hAnsi="Calibri"/>
          <w:w w:val="110"/>
        </w:rPr>
        <w:t>Werner,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E.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E.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1988.</w:t>
      </w:r>
      <w:r>
        <w:rPr>
          <w:rFonts w:ascii="Calibri" w:hAnsi="Calibri"/>
          <w:spacing w:val="19"/>
          <w:w w:val="110"/>
        </w:rPr>
        <w:t xml:space="preserve"> </w:t>
      </w:r>
      <w:r>
        <w:rPr>
          <w:rFonts w:ascii="Calibri" w:hAnsi="Calibri"/>
          <w:w w:val="110"/>
        </w:rPr>
        <w:t>Size,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Scaling,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and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the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Evolution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of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Complex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Life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Cycles.</w:t>
      </w:r>
      <w:r>
        <w:rPr>
          <w:rFonts w:ascii="Calibri" w:hAnsi="Calibri"/>
          <w:spacing w:val="19"/>
          <w:w w:val="110"/>
        </w:rPr>
        <w:t xml:space="preserve"> </w:t>
      </w:r>
      <w:r>
        <w:rPr>
          <w:rFonts w:ascii="Calibri" w:hAnsi="Calibri"/>
          <w:w w:val="110"/>
        </w:rPr>
        <w:t>Pages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60–81</w:t>
      </w:r>
      <w:r>
        <w:rPr>
          <w:rFonts w:ascii="Calibri" w:hAnsi="Calibri"/>
          <w:spacing w:val="4"/>
          <w:w w:val="110"/>
        </w:rPr>
        <w:t xml:space="preserve"> </w:t>
      </w:r>
      <w:r>
        <w:rPr>
          <w:rFonts w:ascii="Calibri" w:hAnsi="Calibri"/>
          <w:i/>
          <w:w w:val="110"/>
        </w:rPr>
        <w:t>in</w:t>
      </w:r>
      <w:r>
        <w:rPr>
          <w:rFonts w:ascii="Calibri" w:hAnsi="Calibri"/>
          <w:i/>
          <w:spacing w:val="14"/>
          <w:w w:val="110"/>
        </w:rPr>
        <w:t xml:space="preserve"> </w:t>
      </w:r>
      <w:r>
        <w:rPr>
          <w:rFonts w:ascii="Calibri" w:hAnsi="Calibri"/>
          <w:w w:val="110"/>
        </w:rPr>
        <w:t>B.</w:t>
      </w:r>
      <w:r>
        <w:rPr>
          <w:rFonts w:ascii="Calibri" w:hAnsi="Calibri"/>
          <w:spacing w:val="2"/>
          <w:w w:val="110"/>
        </w:rPr>
        <w:t xml:space="preserve"> </w:t>
      </w:r>
      <w:proofErr w:type="spellStart"/>
      <w:r>
        <w:rPr>
          <w:rFonts w:ascii="Calibri" w:hAnsi="Calibri"/>
          <w:w w:val="110"/>
        </w:rPr>
        <w:t>Ebenman</w:t>
      </w:r>
      <w:proofErr w:type="spellEnd"/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and</w:t>
      </w:r>
    </w:p>
    <w:p w14:paraId="2CFE360A" w14:textId="77777777" w:rsidR="006F1C89" w:rsidRDefault="005D3991">
      <w:pPr>
        <w:pStyle w:val="BodyText"/>
        <w:spacing w:before="2"/>
        <w:ind w:left="368"/>
        <w:rPr>
          <w:rFonts w:ascii="Calibri"/>
        </w:rPr>
      </w:pPr>
      <w:r>
        <w:rPr>
          <w:rFonts w:ascii="Calibri"/>
          <w:w w:val="110"/>
        </w:rPr>
        <w:t>L.</w:t>
      </w:r>
      <w:r>
        <w:rPr>
          <w:rFonts w:ascii="Calibri"/>
          <w:spacing w:val="-8"/>
          <w:w w:val="110"/>
        </w:rPr>
        <w:t xml:space="preserve"> </w:t>
      </w:r>
      <w:r>
        <w:rPr>
          <w:rFonts w:ascii="Calibri"/>
          <w:w w:val="110"/>
        </w:rPr>
        <w:t>Persson,</w:t>
      </w:r>
      <w:r>
        <w:rPr>
          <w:rFonts w:ascii="Calibri"/>
          <w:spacing w:val="-8"/>
          <w:w w:val="110"/>
        </w:rPr>
        <w:t xml:space="preserve"> </w:t>
      </w:r>
      <w:r>
        <w:rPr>
          <w:rFonts w:ascii="Calibri"/>
          <w:w w:val="110"/>
        </w:rPr>
        <w:t>eds.</w:t>
      </w:r>
      <w:r>
        <w:rPr>
          <w:rFonts w:ascii="Calibri"/>
          <w:spacing w:val="-7"/>
          <w:w w:val="110"/>
        </w:rPr>
        <w:t xml:space="preserve"> </w:t>
      </w:r>
      <w:r>
        <w:rPr>
          <w:rFonts w:ascii="Calibri"/>
          <w:w w:val="110"/>
        </w:rPr>
        <w:t>Size-Structured</w:t>
      </w:r>
      <w:r>
        <w:rPr>
          <w:rFonts w:ascii="Calibri"/>
          <w:spacing w:val="-7"/>
          <w:w w:val="110"/>
        </w:rPr>
        <w:t xml:space="preserve"> </w:t>
      </w:r>
      <w:r>
        <w:rPr>
          <w:rFonts w:ascii="Calibri"/>
          <w:w w:val="110"/>
        </w:rPr>
        <w:t>Populations.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Springer,</w:t>
      </w:r>
      <w:r>
        <w:rPr>
          <w:rFonts w:ascii="Calibri"/>
          <w:spacing w:val="-7"/>
          <w:w w:val="110"/>
        </w:rPr>
        <w:t xml:space="preserve"> </w:t>
      </w:r>
      <w:r>
        <w:rPr>
          <w:rFonts w:ascii="Calibri"/>
          <w:w w:val="110"/>
        </w:rPr>
        <w:t>Berlin,</w:t>
      </w:r>
      <w:r>
        <w:rPr>
          <w:rFonts w:ascii="Calibri"/>
          <w:spacing w:val="-8"/>
          <w:w w:val="110"/>
        </w:rPr>
        <w:t xml:space="preserve"> </w:t>
      </w:r>
      <w:r>
        <w:rPr>
          <w:rFonts w:ascii="Calibri"/>
          <w:w w:val="110"/>
        </w:rPr>
        <w:t>Heidelberg.</w:t>
      </w:r>
    </w:p>
    <w:p w14:paraId="2F6BFB72" w14:textId="77777777" w:rsidR="006F1C89" w:rsidRDefault="005D3991">
      <w:pPr>
        <w:pStyle w:val="BodyText"/>
        <w:spacing w:before="182" w:line="242" w:lineRule="auto"/>
        <w:ind w:left="368" w:right="108" w:hanging="219"/>
        <w:jc w:val="both"/>
        <w:rPr>
          <w:rFonts w:ascii="Calibri" w:hAnsi="Calibri"/>
        </w:rPr>
      </w:pPr>
      <w:r>
        <w:rPr>
          <w:rFonts w:ascii="Calibri" w:hAnsi="Calibri"/>
          <w:w w:val="110"/>
        </w:rPr>
        <w:t xml:space="preserve">Werner, E. </w:t>
      </w:r>
      <w:r>
        <w:rPr>
          <w:rFonts w:ascii="Calibri" w:hAnsi="Calibri"/>
          <w:w w:val="115"/>
        </w:rPr>
        <w:t xml:space="preserve">E., </w:t>
      </w:r>
      <w:r>
        <w:rPr>
          <w:rFonts w:ascii="Calibri" w:hAnsi="Calibri"/>
          <w:w w:val="110"/>
        </w:rPr>
        <w:t>and J. F. Gilliam. 1984.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The Ontogenetic Niche and Species Interactions in Size-Structured</w:t>
      </w:r>
      <w:r>
        <w:rPr>
          <w:rFonts w:ascii="Calibri" w:hAnsi="Calibri"/>
          <w:spacing w:val="1"/>
          <w:w w:val="110"/>
        </w:rPr>
        <w:t xml:space="preserve"> </w:t>
      </w:r>
      <w:r>
        <w:rPr>
          <w:rFonts w:ascii="Calibri" w:hAnsi="Calibri"/>
          <w:w w:val="110"/>
        </w:rPr>
        <w:t>Populations.</w:t>
      </w:r>
      <w:r>
        <w:rPr>
          <w:rFonts w:ascii="Calibri" w:hAnsi="Calibri"/>
          <w:spacing w:val="33"/>
          <w:w w:val="110"/>
        </w:rPr>
        <w:t xml:space="preserve"> </w:t>
      </w:r>
      <w:r>
        <w:rPr>
          <w:rFonts w:ascii="Calibri" w:hAnsi="Calibri"/>
          <w:w w:val="110"/>
        </w:rPr>
        <w:t>Annual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review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of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ecology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and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systematics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15:393–425.</w:t>
      </w:r>
    </w:p>
    <w:p w14:paraId="5C9A07C6" w14:textId="77777777" w:rsidR="006F1C89" w:rsidRDefault="005D3991">
      <w:pPr>
        <w:pStyle w:val="BodyText"/>
        <w:spacing w:before="179"/>
        <w:ind w:left="150"/>
        <w:rPr>
          <w:rFonts w:ascii="Calibri" w:hAnsi="Calibri"/>
        </w:rPr>
      </w:pPr>
      <w:r>
        <w:rPr>
          <w:rFonts w:ascii="Calibri" w:hAnsi="Calibri"/>
          <w:w w:val="105"/>
        </w:rPr>
        <w:t>Wilbur,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H.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M.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1980.</w:t>
      </w:r>
      <w:r>
        <w:rPr>
          <w:rFonts w:ascii="Calibri" w:hAnsi="Calibri"/>
          <w:spacing w:val="46"/>
          <w:w w:val="105"/>
        </w:rPr>
        <w:t xml:space="preserve"> </w:t>
      </w:r>
      <w:r>
        <w:rPr>
          <w:rFonts w:ascii="Calibri" w:hAnsi="Calibri"/>
          <w:w w:val="105"/>
        </w:rPr>
        <w:t>Complex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Life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Cycles.</w:t>
      </w:r>
      <w:r>
        <w:rPr>
          <w:rFonts w:ascii="Calibri" w:hAnsi="Calibri"/>
          <w:spacing w:val="46"/>
          <w:w w:val="105"/>
        </w:rPr>
        <w:t xml:space="preserve"> </w:t>
      </w:r>
      <w:r>
        <w:rPr>
          <w:rFonts w:ascii="Calibri" w:hAnsi="Calibri"/>
          <w:w w:val="105"/>
        </w:rPr>
        <w:t>Annual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review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of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ecology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21"/>
          <w:w w:val="105"/>
        </w:rPr>
        <w:t xml:space="preserve"> </w:t>
      </w:r>
      <w:r>
        <w:rPr>
          <w:rFonts w:ascii="Calibri" w:hAnsi="Calibri"/>
          <w:w w:val="105"/>
        </w:rPr>
        <w:t>systematics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11:67–93.</w:t>
      </w:r>
    </w:p>
    <w:p w14:paraId="1C291C16" w14:textId="77777777" w:rsidR="006F1C89" w:rsidRDefault="006F1C89">
      <w:p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702733B5" w14:textId="77777777" w:rsidR="006F1C89" w:rsidRDefault="005D3991">
      <w:pPr>
        <w:tabs>
          <w:tab w:val="left" w:pos="3518"/>
          <w:tab w:val="left" w:pos="10689"/>
        </w:tabs>
        <w:spacing w:before="120" w:line="259" w:lineRule="auto"/>
        <w:ind w:left="150" w:right="108"/>
        <w:jc w:val="center"/>
        <w:rPr>
          <w:sz w:val="34"/>
        </w:rPr>
      </w:pPr>
      <w:r>
        <w:rPr>
          <w:rFonts w:ascii="Times New Roman"/>
          <w:w w:val="101"/>
          <w:sz w:val="34"/>
          <w:u w:val="single"/>
        </w:rPr>
        <w:lastRenderedPageBreak/>
        <w:t xml:space="preserve"> </w:t>
      </w:r>
      <w:r>
        <w:rPr>
          <w:rFonts w:ascii="Times New Roman"/>
          <w:sz w:val="34"/>
          <w:u w:val="single"/>
        </w:rPr>
        <w:tab/>
      </w:r>
      <w:r>
        <w:rPr>
          <w:w w:val="95"/>
          <w:sz w:val="34"/>
          <w:u w:val="single"/>
        </w:rPr>
        <w:t>Supplementary</w:t>
      </w:r>
      <w:r>
        <w:rPr>
          <w:spacing w:val="10"/>
          <w:w w:val="95"/>
          <w:sz w:val="34"/>
          <w:u w:val="single"/>
        </w:rPr>
        <w:t xml:space="preserve"> </w:t>
      </w:r>
      <w:r>
        <w:rPr>
          <w:w w:val="95"/>
          <w:sz w:val="34"/>
          <w:u w:val="single"/>
        </w:rPr>
        <w:t>Information</w:t>
      </w:r>
      <w:r>
        <w:rPr>
          <w:sz w:val="34"/>
          <w:u w:val="single"/>
        </w:rPr>
        <w:tab/>
      </w:r>
      <w:r>
        <w:rPr>
          <w:sz w:val="34"/>
        </w:rPr>
        <w:t xml:space="preserve"> </w:t>
      </w:r>
      <w:r>
        <w:rPr>
          <w:w w:val="95"/>
          <w:sz w:val="34"/>
        </w:rPr>
        <w:t xml:space="preserve">                             Relaxation</w:t>
      </w:r>
      <w:r>
        <w:rPr>
          <w:spacing w:val="44"/>
          <w:w w:val="95"/>
          <w:sz w:val="34"/>
        </w:rPr>
        <w:t xml:space="preserve"> </w:t>
      </w:r>
      <w:r>
        <w:rPr>
          <w:w w:val="95"/>
          <w:sz w:val="34"/>
        </w:rPr>
        <w:t>of</w:t>
      </w:r>
      <w:r>
        <w:rPr>
          <w:spacing w:val="44"/>
          <w:w w:val="95"/>
          <w:sz w:val="34"/>
        </w:rPr>
        <w:t xml:space="preserve"> </w:t>
      </w:r>
      <w:r>
        <w:rPr>
          <w:w w:val="95"/>
          <w:sz w:val="34"/>
        </w:rPr>
        <w:t>the</w:t>
      </w:r>
      <w:r>
        <w:rPr>
          <w:spacing w:val="44"/>
          <w:w w:val="95"/>
          <w:sz w:val="34"/>
        </w:rPr>
        <w:t xml:space="preserve"> </w:t>
      </w:r>
      <w:r>
        <w:rPr>
          <w:w w:val="95"/>
          <w:sz w:val="34"/>
        </w:rPr>
        <w:t>separation</w:t>
      </w:r>
      <w:r>
        <w:rPr>
          <w:spacing w:val="44"/>
          <w:w w:val="95"/>
          <w:sz w:val="34"/>
        </w:rPr>
        <w:t xml:space="preserve"> </w:t>
      </w:r>
      <w:r>
        <w:rPr>
          <w:w w:val="95"/>
          <w:sz w:val="34"/>
        </w:rPr>
        <w:t>between</w:t>
      </w:r>
      <w:r>
        <w:rPr>
          <w:spacing w:val="44"/>
          <w:w w:val="95"/>
          <w:sz w:val="34"/>
        </w:rPr>
        <w:t xml:space="preserve"> </w:t>
      </w:r>
      <w:r>
        <w:rPr>
          <w:w w:val="95"/>
          <w:sz w:val="34"/>
        </w:rPr>
        <w:t>ecological</w:t>
      </w:r>
      <w:r>
        <w:rPr>
          <w:spacing w:val="44"/>
          <w:w w:val="95"/>
          <w:sz w:val="34"/>
        </w:rPr>
        <w:t xml:space="preserve"> </w:t>
      </w:r>
      <w:r>
        <w:rPr>
          <w:w w:val="95"/>
          <w:sz w:val="34"/>
        </w:rPr>
        <w:t>and</w:t>
      </w:r>
      <w:r>
        <w:rPr>
          <w:spacing w:val="44"/>
          <w:w w:val="95"/>
          <w:sz w:val="34"/>
        </w:rPr>
        <w:t xml:space="preserve"> </w:t>
      </w:r>
      <w:r>
        <w:rPr>
          <w:w w:val="95"/>
          <w:sz w:val="34"/>
        </w:rPr>
        <w:t>evolutionary</w:t>
      </w:r>
      <w:r>
        <w:rPr>
          <w:spacing w:val="44"/>
          <w:w w:val="95"/>
          <w:sz w:val="34"/>
        </w:rPr>
        <w:t xml:space="preserve"> </w:t>
      </w:r>
      <w:r>
        <w:rPr>
          <w:w w:val="95"/>
          <w:sz w:val="34"/>
        </w:rPr>
        <w:t>timescales</w:t>
      </w:r>
      <w:r>
        <w:rPr>
          <w:spacing w:val="1"/>
          <w:w w:val="95"/>
          <w:sz w:val="34"/>
        </w:rPr>
        <w:t xml:space="preserve"> </w:t>
      </w:r>
      <w:r>
        <w:rPr>
          <w:spacing w:val="-1"/>
          <w:sz w:val="34"/>
        </w:rPr>
        <w:t xml:space="preserve">has unexpected </w:t>
      </w:r>
      <w:r>
        <w:rPr>
          <w:sz w:val="34"/>
        </w:rPr>
        <w:t>effects on community assembly of species with complex life</w:t>
      </w:r>
      <w:r>
        <w:rPr>
          <w:spacing w:val="-74"/>
          <w:sz w:val="34"/>
        </w:rPr>
        <w:t xml:space="preserve"> </w:t>
      </w:r>
      <w:r>
        <w:rPr>
          <w:sz w:val="34"/>
        </w:rPr>
        <w:t>cycles.</w:t>
      </w:r>
    </w:p>
    <w:p w14:paraId="2AF79E0B" w14:textId="77777777" w:rsidR="006F1C89" w:rsidRDefault="005D3991">
      <w:pPr>
        <w:spacing w:before="259"/>
        <w:ind w:left="56" w:right="18"/>
        <w:jc w:val="center"/>
        <w:rPr>
          <w:sz w:val="24"/>
        </w:rPr>
      </w:pPr>
      <w:r>
        <w:rPr>
          <w:w w:val="105"/>
          <w:sz w:val="24"/>
        </w:rPr>
        <w:t>Izabel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Eriksson</w:t>
      </w:r>
    </w:p>
    <w:p w14:paraId="7876C610" w14:textId="77777777" w:rsidR="006F1C89" w:rsidRDefault="006F1C89">
      <w:pPr>
        <w:rPr>
          <w:sz w:val="24"/>
        </w:rPr>
      </w:pPr>
    </w:p>
    <w:p w14:paraId="7F994B3F" w14:textId="77777777" w:rsidR="006F1C89" w:rsidRDefault="006F1C89">
      <w:pPr>
        <w:spacing w:before="6"/>
        <w:rPr>
          <w:sz w:val="21"/>
        </w:rPr>
      </w:pPr>
    </w:p>
    <w:p w14:paraId="36E89E68" w14:textId="77777777" w:rsidR="006F1C89" w:rsidRDefault="005D3991">
      <w:pPr>
        <w:pStyle w:val="Heading1"/>
      </w:pPr>
      <w:r>
        <w:rPr>
          <w:w w:val="130"/>
        </w:rPr>
        <w:t>R-Code</w:t>
      </w:r>
    </w:p>
    <w:p w14:paraId="1511D2A0" w14:textId="77777777" w:rsidR="006F1C89" w:rsidRDefault="005D3991">
      <w:pPr>
        <w:pStyle w:val="BodyText"/>
        <w:spacing w:before="202" w:line="242" w:lineRule="auto"/>
        <w:ind w:left="150" w:right="107"/>
        <w:jc w:val="both"/>
        <w:rPr>
          <w:rFonts w:ascii="Calibri"/>
        </w:rPr>
      </w:pPr>
      <w:r>
        <w:rPr>
          <w:rFonts w:ascii="Calibri"/>
          <w:w w:val="105"/>
        </w:rPr>
        <w:t>The code is divided into five parts for easier handling.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 first two parts are the functions used during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simulations. The third part is how </w:t>
      </w:r>
      <w:r>
        <w:rPr>
          <w:rFonts w:ascii="Calibri"/>
          <w:w w:val="115"/>
        </w:rPr>
        <w:t xml:space="preserve">I </w:t>
      </w:r>
      <w:r>
        <w:rPr>
          <w:rFonts w:ascii="Calibri"/>
          <w:w w:val="105"/>
        </w:rPr>
        <w:t>define my resource distributions and parameters and the fourth part and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example simulation.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 xml:space="preserve">The last part is how </w:t>
      </w:r>
      <w:r>
        <w:rPr>
          <w:rFonts w:ascii="Calibri"/>
          <w:w w:val="115"/>
        </w:rPr>
        <w:t xml:space="preserve">I </w:t>
      </w:r>
      <w:r>
        <w:rPr>
          <w:rFonts w:ascii="Calibri"/>
          <w:w w:val="105"/>
        </w:rPr>
        <w:t>would plot the simulation example.</w:t>
      </w:r>
      <w:r>
        <w:rPr>
          <w:rFonts w:ascii="Calibri"/>
          <w:spacing w:val="53"/>
          <w:w w:val="105"/>
        </w:rPr>
        <w:t xml:space="preserve"> </w:t>
      </w:r>
      <w:r>
        <w:rPr>
          <w:rFonts w:ascii="Calibri"/>
          <w:w w:val="115"/>
        </w:rPr>
        <w:t xml:space="preserve">I </w:t>
      </w:r>
      <w:r>
        <w:rPr>
          <w:rFonts w:ascii="Calibri"/>
          <w:w w:val="105"/>
        </w:rPr>
        <w:t>run simulations in many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different iterations during my thesis, with different parameters and replicates and different plotting techniques.</w:t>
      </w:r>
      <w:r>
        <w:rPr>
          <w:rFonts w:ascii="Calibri"/>
          <w:spacing w:val="-50"/>
          <w:w w:val="105"/>
        </w:rPr>
        <w:t xml:space="preserve"> </w:t>
      </w:r>
      <w:r>
        <w:rPr>
          <w:rFonts w:ascii="Calibri"/>
          <w:w w:val="105"/>
        </w:rPr>
        <w:t xml:space="preserve">If you are interested in recreating something that is not in the simulation </w:t>
      </w:r>
      <w:proofErr w:type="gramStart"/>
      <w:r>
        <w:rPr>
          <w:rFonts w:ascii="Calibri"/>
          <w:w w:val="105"/>
        </w:rPr>
        <w:t>example</w:t>
      </w:r>
      <w:proofErr w:type="gramEnd"/>
      <w:r>
        <w:rPr>
          <w:rFonts w:ascii="Calibri"/>
          <w:w w:val="105"/>
        </w:rPr>
        <w:t xml:space="preserve"> please consult my thesis for</w:t>
      </w:r>
      <w:r>
        <w:rPr>
          <w:rFonts w:ascii="Calibri"/>
          <w:spacing w:val="1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different</w:t>
      </w:r>
      <w:r>
        <w:rPr>
          <w:rFonts w:ascii="Calibri"/>
          <w:spacing w:val="17"/>
          <w:w w:val="105"/>
        </w:rPr>
        <w:t xml:space="preserve"> </w:t>
      </w:r>
      <w:proofErr w:type="gramStart"/>
      <w:r>
        <w:rPr>
          <w:rFonts w:ascii="Calibri"/>
          <w:w w:val="105"/>
        </w:rPr>
        <w:t>change</w:t>
      </w:r>
      <w:proofErr w:type="gramEnd"/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needed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resource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distribution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or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parameter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values.</w:t>
      </w:r>
    </w:p>
    <w:p w14:paraId="67CA0B9B" w14:textId="77777777" w:rsidR="006F1C89" w:rsidRDefault="005D3991">
      <w:pPr>
        <w:pStyle w:val="BodyText"/>
        <w:spacing w:line="242" w:lineRule="auto"/>
        <w:ind w:left="150" w:right="108" w:firstLine="338"/>
        <w:jc w:val="both"/>
        <w:rPr>
          <w:rFonts w:ascii="Calibri"/>
        </w:rPr>
      </w:pPr>
      <w:r>
        <w:rPr>
          <w:rFonts w:ascii="Calibri"/>
          <w:w w:val="110"/>
        </w:rPr>
        <w:t>I ran these simulations using R studio in R Statistical Software (R Core Team, 2023, version 4.3.2). The</w:t>
      </w:r>
      <w:r>
        <w:rPr>
          <w:rFonts w:ascii="Calibri"/>
          <w:spacing w:val="1"/>
          <w:w w:val="110"/>
        </w:rPr>
        <w:t xml:space="preserve"> </w:t>
      </w:r>
      <w:r>
        <w:rPr>
          <w:rFonts w:ascii="Calibri"/>
          <w:w w:val="115"/>
        </w:rPr>
        <w:t>packages</w:t>
      </w:r>
      <w:r>
        <w:rPr>
          <w:rFonts w:ascii="Calibri"/>
          <w:spacing w:val="12"/>
          <w:w w:val="115"/>
        </w:rPr>
        <w:t xml:space="preserve"> </w:t>
      </w:r>
      <w:r>
        <w:rPr>
          <w:rFonts w:ascii="Calibri"/>
          <w:w w:val="115"/>
        </w:rPr>
        <w:t>used</w:t>
      </w:r>
      <w:r>
        <w:rPr>
          <w:rFonts w:ascii="Calibri"/>
          <w:spacing w:val="13"/>
          <w:w w:val="115"/>
        </w:rPr>
        <w:t xml:space="preserve"> </w:t>
      </w:r>
      <w:r>
        <w:rPr>
          <w:rFonts w:ascii="Calibri"/>
          <w:w w:val="115"/>
        </w:rPr>
        <w:t>where:</w:t>
      </w:r>
    </w:p>
    <w:p w14:paraId="4D2C1E16" w14:textId="77777777" w:rsidR="006F1C89" w:rsidRDefault="005D3991">
      <w:pPr>
        <w:pStyle w:val="BodyText"/>
        <w:spacing w:before="123" w:line="192" w:lineRule="auto"/>
        <w:ind w:left="170" w:right="8174"/>
      </w:pPr>
      <w:r>
        <w:rPr>
          <w:spacing w:val="20"/>
          <w:w w:val="180"/>
        </w:rPr>
        <w:t>li</w:t>
      </w:r>
      <w:r>
        <w:rPr>
          <w:spacing w:val="20"/>
          <w:w w:val="82"/>
        </w:rPr>
        <w:t>b</w:t>
      </w:r>
      <w:r>
        <w:rPr>
          <w:spacing w:val="20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20"/>
          <w:w w:val="127"/>
        </w:rPr>
        <w:t>r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71"/>
        </w:rPr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20"/>
          <w:w w:val="180"/>
        </w:rPr>
        <w:t>li</w:t>
      </w:r>
      <w:r>
        <w:rPr>
          <w:spacing w:val="20"/>
          <w:w w:val="82"/>
        </w:rPr>
        <w:t>b</w:t>
      </w:r>
      <w:r>
        <w:rPr>
          <w:spacing w:val="20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20"/>
          <w:w w:val="127"/>
        </w:rPr>
        <w:t>r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proofErr w:type="spellStart"/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</w:t>
      </w:r>
      <w:r>
        <w:rPr>
          <w:spacing w:val="20"/>
          <w:w w:val="99"/>
        </w:rPr>
        <w:t>y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02"/>
        </w:rPr>
        <w:t>s</w:t>
      </w:r>
      <w:r>
        <w:rPr>
          <w:w w:val="93"/>
        </w:rPr>
        <w:t>e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)</w:t>
      </w:r>
    </w:p>
    <w:p w14:paraId="308B1799" w14:textId="77777777" w:rsidR="006F1C89" w:rsidRDefault="005D3991">
      <w:pPr>
        <w:pStyle w:val="BodyText"/>
        <w:spacing w:before="1" w:line="192" w:lineRule="auto"/>
        <w:ind w:left="170" w:right="7901"/>
      </w:pPr>
      <w:r>
        <w:rPr>
          <w:spacing w:val="20"/>
          <w:w w:val="180"/>
        </w:rPr>
        <w:t>li</w:t>
      </w:r>
      <w:r>
        <w:rPr>
          <w:spacing w:val="20"/>
          <w:w w:val="82"/>
        </w:rPr>
        <w:t>b</w:t>
      </w:r>
      <w:r>
        <w:rPr>
          <w:spacing w:val="20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20"/>
          <w:w w:val="127"/>
        </w:rPr>
        <w:t>r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proofErr w:type="spellStart"/>
      <w:r>
        <w:rPr>
          <w:spacing w:val="21"/>
        </w:rPr>
        <w:t>v</w:t>
      </w:r>
      <w:r>
        <w:rPr>
          <w:spacing w:val="20"/>
          <w:w w:val="180"/>
        </w:rPr>
        <w:t>i</w:t>
      </w:r>
      <w:r>
        <w:rPr>
          <w:spacing w:val="20"/>
          <w:w w:val="127"/>
        </w:rPr>
        <w:t>r</w:t>
      </w:r>
      <w:r>
        <w:rPr>
          <w:spacing w:val="20"/>
          <w:w w:val="180"/>
        </w:rPr>
        <w:t>i</w:t>
      </w:r>
      <w:r>
        <w:rPr>
          <w:spacing w:val="21"/>
          <w:w w:val="82"/>
        </w:rPr>
        <w:t>d</w:t>
      </w:r>
      <w:r>
        <w:rPr>
          <w:spacing w:val="20"/>
          <w:w w:val="180"/>
        </w:rPr>
        <w:t>i</w:t>
      </w:r>
      <w:r>
        <w:rPr>
          <w:w w:val="102"/>
        </w:rPr>
        <w:t>s</w:t>
      </w:r>
      <w:proofErr w:type="spellEnd"/>
      <w:r>
        <w:rPr>
          <w:spacing w:val="-49"/>
        </w:rPr>
        <w:t xml:space="preserve"> </w:t>
      </w:r>
      <w:r>
        <w:rPr>
          <w:spacing w:val="20"/>
          <w:w w:val="97"/>
        </w:rPr>
        <w:t>L</w:t>
      </w:r>
      <w:r>
        <w:rPr>
          <w:spacing w:val="21"/>
          <w:w w:val="180"/>
        </w:rPr>
        <w:t>i</w:t>
      </w:r>
      <w:r>
        <w:rPr>
          <w:spacing w:val="20"/>
          <w:w w:val="139"/>
        </w:rPr>
        <w:t>t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20"/>
          <w:w w:val="180"/>
        </w:rPr>
        <w:t>li</w:t>
      </w:r>
      <w:r>
        <w:rPr>
          <w:spacing w:val="20"/>
          <w:w w:val="82"/>
        </w:rPr>
        <w:t>b</w:t>
      </w:r>
      <w:r>
        <w:rPr>
          <w:spacing w:val="20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20"/>
          <w:w w:val="127"/>
        </w:rPr>
        <w:t>r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20"/>
        </w:rPr>
        <w:t>v</w:t>
      </w:r>
      <w:r>
        <w:rPr>
          <w:spacing w:val="20"/>
          <w:w w:val="180"/>
        </w:rPr>
        <w:t>i</w:t>
      </w:r>
      <w:r>
        <w:rPr>
          <w:spacing w:val="20"/>
          <w:w w:val="127"/>
        </w:rPr>
        <w:t>r</w:t>
      </w:r>
      <w:r>
        <w:rPr>
          <w:spacing w:val="20"/>
          <w:w w:val="180"/>
        </w:rPr>
        <w:t>i</w:t>
      </w:r>
      <w:r>
        <w:rPr>
          <w:spacing w:val="19"/>
          <w:w w:val="82"/>
        </w:rPr>
        <w:t>d</w:t>
      </w:r>
      <w:r>
        <w:rPr>
          <w:spacing w:val="20"/>
          <w:w w:val="180"/>
        </w:rPr>
        <w:t>i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20"/>
          <w:w w:val="180"/>
        </w:rPr>
        <w:t>li</w:t>
      </w:r>
      <w:r>
        <w:rPr>
          <w:spacing w:val="20"/>
          <w:w w:val="82"/>
        </w:rPr>
        <w:t>b</w:t>
      </w:r>
      <w:r>
        <w:rPr>
          <w:spacing w:val="20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20"/>
          <w:w w:val="127"/>
        </w:rPr>
        <w:t>r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83"/>
        </w:rPr>
        <w:t>gg</w:t>
      </w:r>
      <w:r>
        <w:rPr>
          <w:spacing w:val="20"/>
          <w:w w:val="82"/>
        </w:rPr>
        <w:t>p</w:t>
      </w:r>
      <w:r>
        <w:rPr>
          <w:spacing w:val="20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20"/>
          <w:w w:val="139"/>
        </w:rPr>
        <w:t>t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20"/>
          <w:w w:val="180"/>
        </w:rPr>
        <w:t>li</w:t>
      </w:r>
      <w:r>
        <w:rPr>
          <w:spacing w:val="20"/>
          <w:w w:val="82"/>
        </w:rPr>
        <w:t>b</w:t>
      </w:r>
      <w:r>
        <w:rPr>
          <w:spacing w:val="20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20"/>
          <w:w w:val="127"/>
        </w:rPr>
        <w:t>r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proofErr w:type="spellStart"/>
      <w:r>
        <w:rPr>
          <w:spacing w:val="20"/>
          <w:w w:val="93"/>
        </w:rPr>
        <w:t>e</w:t>
      </w:r>
      <w:r>
        <w:rPr>
          <w:spacing w:val="20"/>
          <w:w w:val="84"/>
        </w:rPr>
        <w:t>x</w:t>
      </w:r>
      <w:r>
        <w:rPr>
          <w:spacing w:val="20"/>
          <w:w w:val="139"/>
        </w:rPr>
        <w:t>t</w:t>
      </w:r>
      <w:r>
        <w:rPr>
          <w:spacing w:val="20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41"/>
        </w:rPr>
        <w:t>f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32"/>
          <w:w w:val="139"/>
        </w:rPr>
        <w:t>t</w:t>
      </w:r>
      <w:proofErr w:type="spellEnd"/>
      <w:r>
        <w:rPr>
          <w:w w:val="160"/>
        </w:rPr>
        <w:t xml:space="preserve">) </w:t>
      </w:r>
      <w:r>
        <w:rPr>
          <w:spacing w:val="20"/>
          <w:w w:val="180"/>
        </w:rPr>
        <w:t>li</w:t>
      </w:r>
      <w:r>
        <w:rPr>
          <w:spacing w:val="20"/>
          <w:w w:val="82"/>
        </w:rPr>
        <w:t>b</w:t>
      </w:r>
      <w:r>
        <w:rPr>
          <w:spacing w:val="20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20"/>
          <w:w w:val="127"/>
        </w:rPr>
        <w:t>r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</w:t>
      </w:r>
      <w:r>
        <w:rPr>
          <w:spacing w:val="20"/>
          <w:w w:val="67"/>
        </w:rPr>
        <w:t>w</w:t>
      </w:r>
      <w:r>
        <w:rPr>
          <w:spacing w:val="20"/>
          <w:w w:val="84"/>
        </w:rPr>
        <w:t>o</w:t>
      </w:r>
      <w:r>
        <w:rPr>
          <w:spacing w:val="20"/>
          <w:w w:val="127"/>
        </w:rPr>
        <w:t>r</w:t>
      </w:r>
      <w:r>
        <w:rPr>
          <w:w w:val="89"/>
        </w:rPr>
        <w:t>k</w:t>
      </w:r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20"/>
          <w:w w:val="180"/>
        </w:rPr>
        <w:t>li</w:t>
      </w:r>
      <w:r>
        <w:rPr>
          <w:spacing w:val="20"/>
          <w:w w:val="82"/>
        </w:rPr>
        <w:t>b</w:t>
      </w:r>
      <w:r>
        <w:rPr>
          <w:spacing w:val="20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20"/>
          <w:w w:val="127"/>
        </w:rPr>
        <w:t>r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82"/>
        </w:rPr>
        <w:t>d</w:t>
      </w:r>
      <w:r>
        <w:rPr>
          <w:spacing w:val="19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9"/>
          <w:w w:val="99"/>
        </w:rPr>
        <w:t>y</w:t>
      </w:r>
      <w:r>
        <w:rPr>
          <w:spacing w:val="30"/>
          <w:w w:val="127"/>
        </w:rPr>
        <w:t>r</w:t>
      </w:r>
      <w:proofErr w:type="spellEnd"/>
      <w:r>
        <w:rPr>
          <w:w w:val="160"/>
        </w:rPr>
        <w:t xml:space="preserve">) </w:t>
      </w:r>
      <w:r>
        <w:rPr>
          <w:spacing w:val="20"/>
          <w:w w:val="180"/>
        </w:rPr>
        <w:t>li</w:t>
      </w:r>
      <w:r>
        <w:rPr>
          <w:spacing w:val="20"/>
          <w:w w:val="82"/>
        </w:rPr>
        <w:t>b</w:t>
      </w:r>
      <w:r>
        <w:rPr>
          <w:spacing w:val="20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20"/>
          <w:w w:val="127"/>
        </w:rPr>
        <w:t>r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97"/>
        </w:rPr>
        <w:t>F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il</w:t>
      </w:r>
      <w:r>
        <w:rPr>
          <w:w w:val="99"/>
        </w:rPr>
        <w:t>y</w:t>
      </w:r>
      <w:r>
        <w:rPr>
          <w:spacing w:val="-49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w w:val="89"/>
        </w:rPr>
        <w:t>k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631507BF" w14:textId="77777777" w:rsidR="006F1C89" w:rsidRPr="00F94015" w:rsidRDefault="005D3991">
      <w:pPr>
        <w:pStyle w:val="BodyText"/>
        <w:spacing w:before="95"/>
        <w:ind w:left="150"/>
        <w:rPr>
          <w:rFonts w:ascii="Calibri" w:hAnsi="Calibri"/>
          <w:lang w:val="sv-SE"/>
          <w:rPrChange w:id="184" w:author="Izabel Eriksson Reuterborg" w:date="2024-07-29T05:31:00Z" w16du:dateUtc="2024-07-29T03:31:00Z">
            <w:rPr>
              <w:rFonts w:ascii="Calibri" w:hAnsi="Calibri"/>
            </w:rPr>
          </w:rPrChange>
        </w:rPr>
      </w:pPr>
      <w:r w:rsidRPr="00F94015">
        <w:rPr>
          <w:rFonts w:ascii="Calibri" w:hAnsi="Calibri"/>
          <w:w w:val="105"/>
          <w:lang w:val="sv-SE"/>
          <w:rPrChange w:id="185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(</w:t>
      </w:r>
      <w:proofErr w:type="spellStart"/>
      <w:r w:rsidRPr="00F94015">
        <w:rPr>
          <w:rFonts w:ascii="Calibri" w:hAnsi="Calibri"/>
          <w:w w:val="105"/>
          <w:lang w:val="sv-SE"/>
          <w:rPrChange w:id="186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Lindeløv</w:t>
      </w:r>
      <w:proofErr w:type="spellEnd"/>
      <w:r w:rsidRPr="00F94015">
        <w:rPr>
          <w:rFonts w:ascii="Calibri" w:hAnsi="Calibri"/>
          <w:w w:val="105"/>
          <w:lang w:val="sv-SE"/>
          <w:rPrChange w:id="187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,</w:t>
      </w:r>
      <w:r w:rsidRPr="00F94015">
        <w:rPr>
          <w:rFonts w:ascii="Calibri" w:hAnsi="Calibri"/>
          <w:spacing w:val="40"/>
          <w:w w:val="105"/>
          <w:lang w:val="sv-SE"/>
          <w:rPrChange w:id="188" w:author="Izabel Eriksson Reuterborg" w:date="2024-07-29T05:31:00Z" w16du:dateUtc="2024-07-29T03:31:00Z">
            <w:rPr>
              <w:rFonts w:ascii="Calibri" w:hAnsi="Calibri"/>
              <w:spacing w:val="40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189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2021;</w:t>
      </w:r>
      <w:r w:rsidRPr="00F94015">
        <w:rPr>
          <w:rFonts w:ascii="Calibri" w:hAnsi="Calibri"/>
          <w:spacing w:val="40"/>
          <w:w w:val="105"/>
          <w:lang w:val="sv-SE"/>
          <w:rPrChange w:id="190" w:author="Izabel Eriksson Reuterborg" w:date="2024-07-29T05:31:00Z" w16du:dateUtc="2024-07-29T03:31:00Z">
            <w:rPr>
              <w:rFonts w:ascii="Calibri" w:hAnsi="Calibri"/>
              <w:spacing w:val="40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191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Garnier</w:t>
      </w:r>
      <w:r w:rsidRPr="00F94015">
        <w:rPr>
          <w:rFonts w:ascii="Calibri" w:hAnsi="Calibri"/>
          <w:spacing w:val="41"/>
          <w:w w:val="105"/>
          <w:lang w:val="sv-SE"/>
          <w:rPrChange w:id="192" w:author="Izabel Eriksson Reuterborg" w:date="2024-07-29T05:31:00Z" w16du:dateUtc="2024-07-29T03:31:00Z">
            <w:rPr>
              <w:rFonts w:ascii="Calibri" w:hAnsi="Calibri"/>
              <w:spacing w:val="41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193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et</w:t>
      </w:r>
      <w:r w:rsidRPr="00F94015">
        <w:rPr>
          <w:rFonts w:ascii="Calibri" w:hAnsi="Calibri"/>
          <w:spacing w:val="40"/>
          <w:w w:val="105"/>
          <w:lang w:val="sv-SE"/>
          <w:rPrChange w:id="194" w:author="Izabel Eriksson Reuterborg" w:date="2024-07-29T05:31:00Z" w16du:dateUtc="2024-07-29T03:31:00Z">
            <w:rPr>
              <w:rFonts w:ascii="Calibri" w:hAnsi="Calibri"/>
              <w:spacing w:val="40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195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al.,</w:t>
      </w:r>
      <w:r w:rsidRPr="00F94015">
        <w:rPr>
          <w:rFonts w:ascii="Calibri" w:hAnsi="Calibri"/>
          <w:spacing w:val="41"/>
          <w:w w:val="105"/>
          <w:lang w:val="sv-SE"/>
          <w:rPrChange w:id="196" w:author="Izabel Eriksson Reuterborg" w:date="2024-07-29T05:31:00Z" w16du:dateUtc="2024-07-29T03:31:00Z">
            <w:rPr>
              <w:rFonts w:ascii="Calibri" w:hAnsi="Calibri"/>
              <w:spacing w:val="41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197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2023;</w:t>
      </w:r>
      <w:r w:rsidRPr="00F94015">
        <w:rPr>
          <w:rFonts w:ascii="Calibri" w:hAnsi="Calibri"/>
          <w:spacing w:val="40"/>
          <w:w w:val="105"/>
          <w:lang w:val="sv-SE"/>
          <w:rPrChange w:id="198" w:author="Izabel Eriksson Reuterborg" w:date="2024-07-29T05:31:00Z" w16du:dateUtc="2024-07-29T03:31:00Z">
            <w:rPr>
              <w:rFonts w:ascii="Calibri" w:hAnsi="Calibri"/>
              <w:spacing w:val="40"/>
              <w:w w:val="105"/>
            </w:rPr>
          </w:rPrChange>
        </w:rPr>
        <w:t xml:space="preserve"> </w:t>
      </w:r>
      <w:proofErr w:type="spellStart"/>
      <w:r w:rsidRPr="00F94015">
        <w:rPr>
          <w:rFonts w:ascii="Calibri" w:hAnsi="Calibri"/>
          <w:w w:val="105"/>
          <w:lang w:val="sv-SE"/>
          <w:rPrChange w:id="199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Wickham</w:t>
      </w:r>
      <w:proofErr w:type="spellEnd"/>
      <w:r w:rsidRPr="00F94015">
        <w:rPr>
          <w:rFonts w:ascii="Calibri" w:hAnsi="Calibri"/>
          <w:w w:val="105"/>
          <w:lang w:val="sv-SE"/>
          <w:rPrChange w:id="200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,</w:t>
      </w:r>
      <w:r w:rsidRPr="00F94015">
        <w:rPr>
          <w:rFonts w:ascii="Calibri" w:hAnsi="Calibri"/>
          <w:spacing w:val="41"/>
          <w:w w:val="105"/>
          <w:lang w:val="sv-SE"/>
          <w:rPrChange w:id="201" w:author="Izabel Eriksson Reuterborg" w:date="2024-07-29T05:31:00Z" w16du:dateUtc="2024-07-29T03:31:00Z">
            <w:rPr>
              <w:rFonts w:ascii="Calibri" w:hAnsi="Calibri"/>
              <w:spacing w:val="41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202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2016;</w:t>
      </w:r>
      <w:r w:rsidRPr="00F94015">
        <w:rPr>
          <w:rFonts w:ascii="Calibri" w:hAnsi="Calibri"/>
          <w:spacing w:val="40"/>
          <w:w w:val="105"/>
          <w:lang w:val="sv-SE"/>
          <w:rPrChange w:id="203" w:author="Izabel Eriksson Reuterborg" w:date="2024-07-29T05:31:00Z" w16du:dateUtc="2024-07-29T03:31:00Z">
            <w:rPr>
              <w:rFonts w:ascii="Calibri" w:hAnsi="Calibri"/>
              <w:spacing w:val="40"/>
              <w:w w:val="105"/>
            </w:rPr>
          </w:rPrChange>
        </w:rPr>
        <w:t xml:space="preserve"> </w:t>
      </w:r>
      <w:proofErr w:type="spellStart"/>
      <w:r w:rsidRPr="00F94015">
        <w:rPr>
          <w:rFonts w:ascii="Calibri" w:hAnsi="Calibri"/>
          <w:w w:val="105"/>
          <w:lang w:val="sv-SE"/>
          <w:rPrChange w:id="204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Wickham</w:t>
      </w:r>
      <w:proofErr w:type="spellEnd"/>
      <w:r w:rsidRPr="00F94015">
        <w:rPr>
          <w:rFonts w:ascii="Calibri" w:hAnsi="Calibri"/>
          <w:spacing w:val="41"/>
          <w:w w:val="105"/>
          <w:lang w:val="sv-SE"/>
          <w:rPrChange w:id="205" w:author="Izabel Eriksson Reuterborg" w:date="2024-07-29T05:31:00Z" w16du:dateUtc="2024-07-29T03:31:00Z">
            <w:rPr>
              <w:rFonts w:ascii="Calibri" w:hAnsi="Calibri"/>
              <w:spacing w:val="41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206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et</w:t>
      </w:r>
      <w:r w:rsidRPr="00F94015">
        <w:rPr>
          <w:rFonts w:ascii="Calibri" w:hAnsi="Calibri"/>
          <w:spacing w:val="40"/>
          <w:w w:val="105"/>
          <w:lang w:val="sv-SE"/>
          <w:rPrChange w:id="207" w:author="Izabel Eriksson Reuterborg" w:date="2024-07-29T05:31:00Z" w16du:dateUtc="2024-07-29T03:31:00Z">
            <w:rPr>
              <w:rFonts w:ascii="Calibri" w:hAnsi="Calibri"/>
              <w:spacing w:val="40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208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al.,</w:t>
      </w:r>
      <w:r w:rsidRPr="00F94015">
        <w:rPr>
          <w:rFonts w:ascii="Calibri" w:hAnsi="Calibri"/>
          <w:spacing w:val="40"/>
          <w:w w:val="105"/>
          <w:lang w:val="sv-SE"/>
          <w:rPrChange w:id="209" w:author="Izabel Eriksson Reuterborg" w:date="2024-07-29T05:31:00Z" w16du:dateUtc="2024-07-29T03:31:00Z">
            <w:rPr>
              <w:rFonts w:ascii="Calibri" w:hAnsi="Calibri"/>
              <w:spacing w:val="40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210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2019;</w:t>
      </w:r>
      <w:r w:rsidRPr="00F94015">
        <w:rPr>
          <w:rFonts w:ascii="Calibri" w:hAnsi="Calibri"/>
          <w:spacing w:val="41"/>
          <w:w w:val="105"/>
          <w:lang w:val="sv-SE"/>
          <w:rPrChange w:id="211" w:author="Izabel Eriksson Reuterborg" w:date="2024-07-29T05:31:00Z" w16du:dateUtc="2024-07-29T03:31:00Z">
            <w:rPr>
              <w:rFonts w:ascii="Calibri" w:hAnsi="Calibri"/>
              <w:spacing w:val="41"/>
              <w:w w:val="105"/>
            </w:rPr>
          </w:rPrChange>
        </w:rPr>
        <w:t xml:space="preserve"> </w:t>
      </w:r>
      <w:proofErr w:type="spellStart"/>
      <w:r w:rsidRPr="00F94015">
        <w:rPr>
          <w:rFonts w:ascii="Calibri" w:hAnsi="Calibri"/>
          <w:w w:val="105"/>
          <w:lang w:val="sv-SE"/>
          <w:rPrChange w:id="212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Wickham</w:t>
      </w:r>
      <w:proofErr w:type="spellEnd"/>
      <w:r w:rsidRPr="00F94015">
        <w:rPr>
          <w:rFonts w:ascii="Calibri" w:hAnsi="Calibri"/>
          <w:w w:val="105"/>
          <w:lang w:val="sv-SE"/>
          <w:rPrChange w:id="213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,</w:t>
      </w:r>
      <w:r w:rsidRPr="00F94015">
        <w:rPr>
          <w:rFonts w:ascii="Calibri" w:hAnsi="Calibri"/>
          <w:spacing w:val="40"/>
          <w:w w:val="105"/>
          <w:lang w:val="sv-SE"/>
          <w:rPrChange w:id="214" w:author="Izabel Eriksson Reuterborg" w:date="2024-07-29T05:31:00Z" w16du:dateUtc="2024-07-29T03:31:00Z">
            <w:rPr>
              <w:rFonts w:ascii="Calibri" w:hAnsi="Calibri"/>
              <w:spacing w:val="40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215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2016;</w:t>
      </w:r>
      <w:r w:rsidRPr="00F94015">
        <w:rPr>
          <w:rFonts w:ascii="Calibri" w:hAnsi="Calibri"/>
          <w:spacing w:val="41"/>
          <w:w w:val="105"/>
          <w:lang w:val="sv-SE"/>
          <w:rPrChange w:id="216" w:author="Izabel Eriksson Reuterborg" w:date="2024-07-29T05:31:00Z" w16du:dateUtc="2024-07-29T03:31:00Z">
            <w:rPr>
              <w:rFonts w:ascii="Calibri" w:hAnsi="Calibri"/>
              <w:spacing w:val="41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217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Chang,</w:t>
      </w:r>
      <w:r w:rsidRPr="00F94015">
        <w:rPr>
          <w:rFonts w:ascii="Calibri" w:hAnsi="Calibri"/>
          <w:spacing w:val="40"/>
          <w:w w:val="105"/>
          <w:lang w:val="sv-SE"/>
          <w:rPrChange w:id="218" w:author="Izabel Eriksson Reuterborg" w:date="2024-07-29T05:31:00Z" w16du:dateUtc="2024-07-29T03:31:00Z">
            <w:rPr>
              <w:rFonts w:ascii="Calibri" w:hAnsi="Calibri"/>
              <w:spacing w:val="40"/>
              <w:w w:val="105"/>
            </w:rPr>
          </w:rPrChange>
        </w:rPr>
        <w:t xml:space="preserve"> </w:t>
      </w:r>
      <w:r w:rsidRPr="00F94015">
        <w:rPr>
          <w:rFonts w:ascii="Calibri" w:hAnsi="Calibri"/>
          <w:w w:val="105"/>
          <w:lang w:val="sv-SE"/>
          <w:rPrChange w:id="219" w:author="Izabel Eriksson Reuterborg" w:date="2024-07-29T05:31:00Z" w16du:dateUtc="2024-07-29T03:31:00Z">
            <w:rPr>
              <w:rFonts w:ascii="Calibri" w:hAnsi="Calibri"/>
              <w:w w:val="105"/>
            </w:rPr>
          </w:rPrChange>
        </w:rPr>
        <w:t>2023;</w:t>
      </w:r>
    </w:p>
    <w:p w14:paraId="38D708F2" w14:textId="77777777" w:rsidR="006F1C89" w:rsidRDefault="005D3991">
      <w:pPr>
        <w:pStyle w:val="BodyText"/>
        <w:spacing w:before="3"/>
        <w:ind w:left="150"/>
        <w:rPr>
          <w:rFonts w:ascii="Calibri"/>
        </w:rPr>
      </w:pPr>
      <w:r>
        <w:rPr>
          <w:rFonts w:ascii="Calibri"/>
          <w:w w:val="105"/>
        </w:rPr>
        <w:t>Wickham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et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al.,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2023;</w:t>
      </w:r>
      <w:r>
        <w:rPr>
          <w:rFonts w:ascii="Calibri"/>
          <w:spacing w:val="11"/>
          <w:w w:val="105"/>
        </w:rPr>
        <w:t xml:space="preserve"> </w:t>
      </w:r>
      <w:r>
        <w:rPr>
          <w:rFonts w:ascii="Calibri"/>
          <w:w w:val="105"/>
        </w:rPr>
        <w:t>Saul,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2021;</w:t>
      </w:r>
      <w:r>
        <w:rPr>
          <w:rFonts w:ascii="Calibri"/>
          <w:spacing w:val="12"/>
          <w:w w:val="105"/>
        </w:rPr>
        <w:t xml:space="preserve"> </w:t>
      </w:r>
      <w:r>
        <w:rPr>
          <w:rFonts w:ascii="Calibri"/>
          <w:w w:val="105"/>
        </w:rPr>
        <w:t>Pedersen,</w:t>
      </w:r>
      <w:r>
        <w:rPr>
          <w:rFonts w:ascii="Calibri"/>
          <w:spacing w:val="13"/>
          <w:w w:val="105"/>
        </w:rPr>
        <w:t xml:space="preserve"> </w:t>
      </w:r>
      <w:r>
        <w:rPr>
          <w:rFonts w:ascii="Calibri"/>
          <w:w w:val="105"/>
        </w:rPr>
        <w:t>2024).</w:t>
      </w:r>
    </w:p>
    <w:p w14:paraId="2C7F0E99" w14:textId="77777777" w:rsidR="006F1C89" w:rsidRDefault="006F1C89">
      <w:pPr>
        <w:spacing w:before="10"/>
        <w:rPr>
          <w:sz w:val="23"/>
        </w:rPr>
      </w:pPr>
    </w:p>
    <w:p w14:paraId="215FBF87" w14:textId="77777777" w:rsidR="006F1C89" w:rsidRDefault="005D3991">
      <w:pPr>
        <w:pStyle w:val="Heading2"/>
        <w:jc w:val="left"/>
      </w:pPr>
      <w:r>
        <w:rPr>
          <w:w w:val="115"/>
        </w:rPr>
        <w:t>Resource</w:t>
      </w:r>
      <w:r>
        <w:rPr>
          <w:spacing w:val="31"/>
          <w:w w:val="115"/>
        </w:rPr>
        <w:t xml:space="preserve"> </w:t>
      </w:r>
      <w:r>
        <w:rPr>
          <w:w w:val="115"/>
        </w:rPr>
        <w:t>competition</w:t>
      </w:r>
      <w:r>
        <w:rPr>
          <w:spacing w:val="31"/>
          <w:w w:val="115"/>
        </w:rPr>
        <w:t xml:space="preserve"> </w:t>
      </w:r>
      <w:r>
        <w:rPr>
          <w:w w:val="115"/>
        </w:rPr>
        <w:t>functions</w:t>
      </w:r>
    </w:p>
    <w:p w14:paraId="71435D81" w14:textId="77777777" w:rsidR="006F1C89" w:rsidRDefault="005D3991">
      <w:pPr>
        <w:pStyle w:val="BodyText"/>
        <w:spacing w:before="138"/>
        <w:ind w:left="150"/>
        <w:rPr>
          <w:rFonts w:ascii="Calibri"/>
        </w:rPr>
      </w:pPr>
      <w:r>
        <w:rPr>
          <w:rFonts w:ascii="Calibri"/>
          <w:w w:val="105"/>
        </w:rPr>
        <w:t>This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18"/>
          <w:w w:val="105"/>
        </w:rPr>
        <w:t xml:space="preserve"> </w:t>
      </w:r>
      <w:proofErr w:type="spellStart"/>
      <w:r>
        <w:rPr>
          <w:rFonts w:ascii="Calibri"/>
          <w:w w:val="105"/>
        </w:rPr>
        <w:t>the</w:t>
      </w:r>
      <w:proofErr w:type="spellEnd"/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actual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simulation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algorithm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where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competition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evolution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occurs.</w:t>
      </w:r>
    </w:p>
    <w:p w14:paraId="4067184C" w14:textId="77777777" w:rsidR="006F1C89" w:rsidRDefault="005D3991">
      <w:pPr>
        <w:spacing w:before="111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1"/>
          <w:w w:val="65"/>
        </w:rPr>
        <w:t>m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19"/>
          <w:w w:val="60"/>
        </w:rPr>
        <w:t>M</w:t>
      </w:r>
      <w:r>
        <w:rPr>
          <w:i/>
          <w:spacing w:val="19"/>
          <w:w w:val="101"/>
        </w:rPr>
        <w:t>od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226"/>
        </w:rPr>
        <w:t>l</w:t>
      </w:r>
      <w:r>
        <w:rPr>
          <w:i/>
          <w:spacing w:val="30"/>
          <w:w w:val="133"/>
        </w:rPr>
        <w:t>s</w:t>
      </w:r>
      <w:r>
        <w:rPr>
          <w:i/>
          <w:w w:val="194"/>
        </w:rPr>
        <w:t>:</w:t>
      </w:r>
    </w:p>
    <w:p w14:paraId="4E1BEDF4" w14:textId="77777777" w:rsidR="006F1C89" w:rsidRDefault="006F1C89">
      <w:pPr>
        <w:spacing w:before="4"/>
        <w:rPr>
          <w:i/>
        </w:rPr>
      </w:pPr>
    </w:p>
    <w:p w14:paraId="20849B62" w14:textId="77777777" w:rsidR="006F1C89" w:rsidRDefault="005D3991">
      <w:pPr>
        <w:spacing w:before="1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15"/>
        </w:rPr>
        <w:t>S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p</w:t>
      </w:r>
      <w:r>
        <w:rPr>
          <w:i/>
          <w:spacing w:val="19"/>
          <w:w w:val="226"/>
        </w:rPr>
        <w:t>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226"/>
        </w:rPr>
        <w:t>li</w:t>
      </w:r>
      <w:r>
        <w:rPr>
          <w:i/>
          <w:spacing w:val="18"/>
          <w:w w:val="170"/>
        </w:rPr>
        <w:t>f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116"/>
        </w:rPr>
        <w:t>y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226"/>
        </w:rPr>
        <w:t>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2"/>
          <w:w w:val="170"/>
        </w:rPr>
        <w:t>------------</w:t>
      </w:r>
      <w:r>
        <w:rPr>
          <w:i/>
          <w:w w:val="170"/>
        </w:rPr>
        <w:t>-</w:t>
      </w:r>
    </w:p>
    <w:p w14:paraId="1A49CE1A" w14:textId="77777777" w:rsidR="006F1C89" w:rsidRDefault="006F1C89">
      <w:pPr>
        <w:rPr>
          <w:i/>
        </w:rPr>
      </w:pPr>
    </w:p>
    <w:p w14:paraId="1C748A92" w14:textId="77777777" w:rsidR="006F1C89" w:rsidRDefault="006F1C89">
      <w:pPr>
        <w:spacing w:before="11"/>
        <w:rPr>
          <w:i/>
          <w:sz w:val="23"/>
        </w:rPr>
      </w:pPr>
    </w:p>
    <w:p w14:paraId="3DF4D5AF" w14:textId="77777777" w:rsidR="006F1C89" w:rsidRDefault="005D3991">
      <w:pPr>
        <w:pStyle w:val="BodyText"/>
        <w:spacing w:line="192" w:lineRule="auto"/>
        <w:ind w:left="560" w:right="212" w:hanging="389"/>
      </w:pPr>
      <w:r>
        <w:rPr>
          <w:spacing w:val="21"/>
          <w:w w:val="127"/>
        </w:rPr>
        <w:t>r</w:t>
      </w:r>
      <w:r>
        <w:rPr>
          <w:spacing w:val="22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2"/>
          <w:w w:val="84"/>
        </w:rPr>
        <w:t>o</w:t>
      </w:r>
      <w:r>
        <w:rPr>
          <w:spacing w:val="21"/>
          <w:w w:val="83"/>
        </w:rPr>
        <w:t>u</w:t>
      </w:r>
      <w:r>
        <w:rPr>
          <w:spacing w:val="22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8"/>
        </w:rPr>
        <w:t xml:space="preserve"> </w:t>
      </w:r>
      <w:r>
        <w:rPr>
          <w:spacing w:val="21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2"/>
          <w:w w:val="55"/>
        </w:rPr>
        <w:t>m</w:t>
      </w:r>
      <w:r>
        <w:rPr>
          <w:spacing w:val="21"/>
          <w:w w:val="82"/>
        </w:rPr>
        <w:t>p</w:t>
      </w:r>
      <w:r>
        <w:rPr>
          <w:spacing w:val="22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2"/>
          <w:w w:val="180"/>
        </w:rPr>
        <w:t>i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84"/>
        </w:rPr>
        <w:t>o</w:t>
      </w:r>
      <w:r>
        <w:rPr>
          <w:w w:val="83"/>
        </w:rPr>
        <w:t>n</w:t>
      </w:r>
      <w:r>
        <w:rPr>
          <w:spacing w:val="-48"/>
        </w:rPr>
        <w:t xml:space="preserve"> </w:t>
      </w:r>
      <w:r>
        <w:rPr>
          <w:spacing w:val="22"/>
          <w:w w:val="96"/>
        </w:rPr>
        <w:t>S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t xml:space="preserve">  </w:t>
      </w:r>
      <w:r>
        <w:rPr>
          <w:spacing w:val="-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1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spacing w:val="17"/>
          <w:w w:val="102"/>
        </w:rPr>
        <w:t>s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p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spacing w:val="17"/>
          <w:w w:val="102"/>
        </w:rPr>
        <w:t>s</w:t>
      </w:r>
      <w:r>
        <w:rPr>
          <w:spacing w:val="17"/>
          <w:w w:val="97"/>
        </w:rPr>
        <w:t>F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 xml:space="preserve">( </w:t>
      </w:r>
      <w:r>
        <w:rPr>
          <w:w w:val="101"/>
        </w:rPr>
        <w:t>c</w:t>
      </w:r>
      <w:r>
        <w:rPr>
          <w:spacing w:val="-40"/>
        </w:rPr>
        <w:t xml:space="preserve"> </w:t>
      </w:r>
      <w:r>
        <w:rPr>
          <w:spacing w:val="18"/>
          <w:w w:val="160"/>
        </w:rPr>
        <w:t>(</w:t>
      </w:r>
      <w:r>
        <w:rPr>
          <w:spacing w:val="18"/>
          <w:w w:val="82"/>
        </w:rPr>
        <w:t>0</w:t>
      </w:r>
      <w:r>
        <w:rPr>
          <w:spacing w:val="18"/>
          <w:w w:val="164"/>
        </w:rPr>
        <w:t>.</w:t>
      </w:r>
      <w:r>
        <w:rPr>
          <w:w w:val="82"/>
        </w:rPr>
        <w:t>2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0</w:t>
      </w:r>
      <w:r>
        <w:rPr>
          <w:spacing w:val="18"/>
          <w:w w:val="164"/>
        </w:rPr>
        <w:t>.</w:t>
      </w:r>
      <w:r>
        <w:rPr>
          <w:spacing w:val="18"/>
          <w:w w:val="82"/>
        </w:rPr>
        <w:t>2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rPr>
          <w:spacing w:val="-4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32"/>
          <w:w w:val="180"/>
        </w:rPr>
        <w:t>l</w:t>
      </w:r>
      <w:proofErr w:type="spellEnd"/>
      <w:r>
        <w:rPr>
          <w:spacing w:val="13"/>
          <w:w w:val="65"/>
        </w:rPr>
        <w:t>=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5"/>
        </w:rPr>
        <w:t xml:space="preserve"> </w:t>
      </w:r>
      <w:r>
        <w:rPr>
          <w:spacing w:val="17"/>
          <w:w w:val="65"/>
        </w:rPr>
        <w:t>=</w:t>
      </w:r>
      <w:r>
        <w:rPr>
          <w:spacing w:val="17"/>
          <w:w w:val="82"/>
        </w:rPr>
        <w:t>2</w:t>
      </w:r>
      <w:r>
        <w:rPr>
          <w:spacing w:val="32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0</w:t>
      </w:r>
      <w:r>
        <w:rPr>
          <w:spacing w:val="-47"/>
        </w:rPr>
        <w:t xml:space="preserve"> </w:t>
      </w:r>
      <w:r>
        <w:rPr>
          <w:w w:val="164"/>
        </w:rPr>
        <w:t>,</w:t>
      </w:r>
    </w:p>
    <w:p w14:paraId="74B681D3" w14:textId="77777777" w:rsidR="006F1C89" w:rsidRDefault="005D3991">
      <w:pPr>
        <w:pStyle w:val="BodyText"/>
        <w:spacing w:line="257" w:lineRule="exact"/>
        <w:ind w:left="4979"/>
      </w:pP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2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9"/>
        </w:rPr>
        <w:t>k</w:t>
      </w:r>
      <w:r>
        <w:rPr>
          <w:w w:val="75"/>
        </w:rPr>
        <w:t>A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9"/>
        </w:rPr>
        <w:t>k</w:t>
      </w:r>
      <w:r>
        <w:rPr>
          <w:w w:val="167"/>
        </w:rPr>
        <w:t>J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3"/>
        </w:rPr>
        <w:t xml:space="preserve">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</w:p>
    <w:p w14:paraId="189F6108" w14:textId="77777777" w:rsidR="006F1C89" w:rsidRDefault="005D3991">
      <w:pPr>
        <w:pStyle w:val="BodyText"/>
        <w:spacing w:line="271" w:lineRule="exact"/>
        <w:ind w:left="5378"/>
      </w:pPr>
      <w:r>
        <w:rPr>
          <w:spacing w:val="18"/>
          <w:w w:val="65"/>
        </w:rPr>
        <w:t>=</w:t>
      </w:r>
      <w:r>
        <w:rPr>
          <w:spacing w:val="18"/>
          <w:w w:val="82"/>
        </w:rPr>
        <w:t>0</w:t>
      </w:r>
      <w:r>
        <w:rPr>
          <w:spacing w:val="18"/>
          <w:w w:val="164"/>
        </w:rPr>
        <w:t>.</w:t>
      </w:r>
      <w:r>
        <w:rPr>
          <w:spacing w:val="18"/>
          <w:w w:val="82"/>
        </w:rPr>
        <w:t>000</w:t>
      </w:r>
      <w:r>
        <w:rPr>
          <w:w w:val="82"/>
        </w:rPr>
        <w:t>5</w:t>
      </w:r>
      <w:r>
        <w:rPr>
          <w:spacing w:val="-33"/>
        </w:rPr>
        <w:t xml:space="preserve"> </w:t>
      </w:r>
      <w:r>
        <w:rPr>
          <w:w w:val="164"/>
        </w:rPr>
        <w:t>,</w:t>
      </w:r>
      <w:r>
        <w:t xml:space="preserve">  </w:t>
      </w:r>
      <w:r>
        <w:rPr>
          <w:spacing w:val="-34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33"/>
        </w:rPr>
        <w:t xml:space="preserve"> </w:t>
      </w:r>
      <w:r>
        <w:rPr>
          <w:spacing w:val="17"/>
          <w:w w:val="65"/>
        </w:rPr>
        <w:t>=</w:t>
      </w:r>
      <w:r>
        <w:rPr>
          <w:spacing w:val="17"/>
          <w:w w:val="82"/>
        </w:rPr>
        <w:t>0</w:t>
      </w:r>
      <w:r>
        <w:rPr>
          <w:spacing w:val="17"/>
          <w:w w:val="164"/>
        </w:rPr>
        <w:t>.</w:t>
      </w:r>
      <w:r>
        <w:rPr>
          <w:spacing w:val="17"/>
          <w:w w:val="82"/>
        </w:rPr>
        <w:t>0</w:t>
      </w:r>
      <w:r>
        <w:rPr>
          <w:w w:val="82"/>
        </w:rPr>
        <w:t>5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9"/>
          <w:w w:val="82"/>
        </w:rPr>
        <w:t>p</w:t>
      </w:r>
      <w:r>
        <w:rPr>
          <w:w w:val="102"/>
        </w:rPr>
        <w:t>s</w:t>
      </w:r>
    </w:p>
    <w:p w14:paraId="355A409B" w14:textId="77777777" w:rsidR="006F1C89" w:rsidRDefault="005D3991">
      <w:pPr>
        <w:pStyle w:val="BodyText"/>
        <w:spacing w:line="271" w:lineRule="exact"/>
        <w:ind w:left="5377"/>
      </w:pPr>
      <w:r>
        <w:rPr>
          <w:spacing w:val="17"/>
          <w:w w:val="65"/>
        </w:rPr>
        <w:t>=</w:t>
      </w:r>
      <w:r>
        <w:rPr>
          <w:spacing w:val="17"/>
          <w:w w:val="82"/>
        </w:rPr>
        <w:t>5000</w:t>
      </w:r>
      <w:r>
        <w:rPr>
          <w:w w:val="82"/>
        </w:rPr>
        <w:t>0</w:t>
      </w:r>
      <w:r>
        <w:rPr>
          <w:spacing w:val="-3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4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180"/>
        </w:rPr>
        <w:t>i</w:t>
      </w:r>
      <w:r>
        <w:rPr>
          <w:w w:val="94"/>
        </w:rPr>
        <w:t>P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</w:p>
    <w:p w14:paraId="626D45D6" w14:textId="77777777" w:rsidR="006F1C89" w:rsidRDefault="005D3991">
      <w:pPr>
        <w:pStyle w:val="BodyText"/>
        <w:spacing w:before="15" w:line="192" w:lineRule="auto"/>
        <w:ind w:left="5371" w:right="347" w:hanging="390"/>
      </w:pP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7"/>
          <w:w w:val="82"/>
        </w:rPr>
        <w:t>0</w:t>
      </w:r>
      <w:r>
        <w:rPr>
          <w:spacing w:val="17"/>
          <w:w w:val="164"/>
        </w:rPr>
        <w:t>.</w:t>
      </w:r>
      <w:r>
        <w:rPr>
          <w:spacing w:val="17"/>
          <w:w w:val="82"/>
        </w:rPr>
        <w:t>000</w:t>
      </w:r>
      <w:r>
        <w:rPr>
          <w:w w:val="82"/>
        </w:rPr>
        <w:t>5</w:t>
      </w:r>
      <w:r>
        <w:rPr>
          <w:spacing w:val="-35"/>
        </w:rPr>
        <w:t xml:space="preserve"> </w:t>
      </w:r>
      <w:r>
        <w:rPr>
          <w:w w:val="164"/>
        </w:rPr>
        <w:t>,</w:t>
      </w:r>
      <w:r>
        <w:t xml:space="preserve">  </w:t>
      </w:r>
      <w:r>
        <w:rPr>
          <w:spacing w:val="-34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20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102"/>
        </w:rPr>
        <w:t>s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rPr>
          <w:spacing w:val="-51"/>
        </w:rPr>
        <w:t xml:space="preserve"> </w:t>
      </w:r>
      <w:r>
        <w:rPr>
          <w:spacing w:val="18"/>
          <w:w w:val="82"/>
        </w:rPr>
        <w:t>T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w w:val="82"/>
        </w:rPr>
        <w:t>3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55"/>
        </w:rPr>
        <w:t>m</w:t>
      </w:r>
      <w:r>
        <w:rPr>
          <w:spacing w:val="18"/>
          <w:w w:val="180"/>
        </w:rPr>
        <w:t>i</w:t>
      </w:r>
      <w:r>
        <w:rPr>
          <w:w w:val="83"/>
        </w:rPr>
        <w:t>n</w:t>
      </w:r>
      <w:r>
        <w:rPr>
          <w:spacing w:val="-51"/>
        </w:rPr>
        <w:t xml:space="preserve"> </w:t>
      </w:r>
      <w:r>
        <w:rPr>
          <w:spacing w:val="18"/>
          <w:w w:val="82"/>
        </w:rPr>
        <w:t>T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3"/>
          <w:w w:val="89"/>
        </w:rPr>
        <w:t>-</w:t>
      </w:r>
      <w:r>
        <w:rPr>
          <w:spacing w:val="13"/>
          <w:w w:val="82"/>
        </w:rPr>
        <w:t>3</w:t>
      </w:r>
      <w:r>
        <w:rPr>
          <w:spacing w:val="25"/>
          <w:w w:val="160"/>
        </w:rPr>
        <w:t>)</w:t>
      </w:r>
      <w:r>
        <w:rPr>
          <w:w w:val="160"/>
        </w:rPr>
        <w:t>{</w:t>
      </w:r>
    </w:p>
    <w:p w14:paraId="151D002E" w14:textId="77777777" w:rsidR="006F1C89" w:rsidRDefault="006F1C89">
      <w:pPr>
        <w:spacing w:line="192" w:lineRule="auto"/>
        <w:sectPr w:rsidR="006F1C89">
          <w:footerReference w:type="default" r:id="rId243"/>
          <w:pgSz w:w="12240" w:h="15840"/>
          <w:pgMar w:top="1500" w:right="740" w:bottom="400" w:left="700" w:header="0" w:footer="216" w:gutter="0"/>
          <w:pgNumType w:start="1"/>
          <w:cols w:space="720"/>
        </w:sectPr>
      </w:pPr>
    </w:p>
    <w:p w14:paraId="149CAB99" w14:textId="77777777" w:rsidR="006F1C89" w:rsidRDefault="005D3991">
      <w:pPr>
        <w:pStyle w:val="BodyText"/>
        <w:spacing w:before="8" w:line="320" w:lineRule="exact"/>
        <w:ind w:left="442"/>
      </w:pPr>
      <w:r>
        <w:rPr>
          <w:spacing w:val="17"/>
          <w:w w:val="82"/>
        </w:rPr>
        <w:lastRenderedPageBreak/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70"/>
        </w:rPr>
        <w:t>N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3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20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19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)</w:t>
      </w:r>
    </w:p>
    <w:p w14:paraId="596FB99D" w14:textId="77777777" w:rsidR="006F1C89" w:rsidRDefault="005D3991">
      <w:pPr>
        <w:spacing w:line="251" w:lineRule="exact"/>
        <w:ind w:left="454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06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65"/>
        </w:rPr>
        <w:t>m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01"/>
        </w:rPr>
        <w:t>on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206"/>
        </w:rPr>
        <w:t>.</w:t>
      </w:r>
    </w:p>
    <w:p w14:paraId="2E309C3F" w14:textId="77777777" w:rsidR="006F1C89" w:rsidRDefault="006F1C89">
      <w:pPr>
        <w:rPr>
          <w:i/>
          <w:sz w:val="18"/>
        </w:rPr>
      </w:pPr>
    </w:p>
    <w:p w14:paraId="19E6D90F" w14:textId="77777777" w:rsidR="006F1C89" w:rsidRDefault="006F1C89">
      <w:pPr>
        <w:rPr>
          <w:sz w:val="18"/>
        </w:r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4821C274" w14:textId="77777777" w:rsidR="006F1C89" w:rsidRDefault="005D3991">
      <w:pPr>
        <w:pStyle w:val="BodyText"/>
        <w:spacing w:before="22"/>
        <w:ind w:left="442"/>
      </w:pPr>
      <w:r>
        <w:rPr>
          <w:spacing w:val="11"/>
          <w:w w:val="95"/>
        </w:rPr>
        <w:t>pop</w:t>
      </w:r>
      <w:r>
        <w:rPr>
          <w:spacing w:val="-32"/>
          <w:w w:val="95"/>
        </w:rPr>
        <w:t xml:space="preserve"> </w:t>
      </w:r>
      <w:r>
        <w:rPr>
          <w:spacing w:val="15"/>
          <w:w w:val="95"/>
        </w:rPr>
        <w:t>[,1]</w:t>
      </w:r>
      <w:r>
        <w:rPr>
          <w:spacing w:val="116"/>
        </w:rPr>
        <w:t xml:space="preserve"> </w:t>
      </w:r>
      <w:r>
        <w:rPr>
          <w:w w:val="95"/>
        </w:rPr>
        <w:t>&lt;-</w:t>
      </w:r>
      <w:r>
        <w:rPr>
          <w:spacing w:val="112"/>
        </w:rPr>
        <w:t xml:space="preserve"> </w:t>
      </w:r>
      <w:r>
        <w:rPr>
          <w:spacing w:val="13"/>
          <w:w w:val="95"/>
        </w:rPr>
        <w:t>pop</w:t>
      </w:r>
      <w:r>
        <w:rPr>
          <w:spacing w:val="-45"/>
          <w:w w:val="95"/>
        </w:rPr>
        <w:t xml:space="preserve"> </w:t>
      </w:r>
      <w:r>
        <w:rPr>
          <w:spacing w:val="14"/>
          <w:w w:val="95"/>
        </w:rPr>
        <w:t>Size</w:t>
      </w:r>
    </w:p>
    <w:p w14:paraId="522DCA36" w14:textId="77777777" w:rsidR="006F1C89" w:rsidRDefault="006F1C89">
      <w:pPr>
        <w:pStyle w:val="BodyText"/>
        <w:spacing w:before="5"/>
        <w:rPr>
          <w:sz w:val="15"/>
        </w:rPr>
      </w:pPr>
    </w:p>
    <w:p w14:paraId="41B34CF0" w14:textId="77777777" w:rsidR="006F1C89" w:rsidRDefault="005D3991">
      <w:pPr>
        <w:spacing w:line="254" w:lineRule="exact"/>
        <w:ind w:left="844"/>
        <w:rPr>
          <w:i/>
        </w:rPr>
      </w:pP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n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1"/>
          <w:w w:val="226"/>
        </w:rPr>
        <w:t>i</w:t>
      </w:r>
      <w:r>
        <w:rPr>
          <w:i/>
          <w:spacing w:val="20"/>
          <w:w w:val="101"/>
        </w:rPr>
        <w:t>dua</w:t>
      </w:r>
      <w:r>
        <w:rPr>
          <w:i/>
          <w:spacing w:val="21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p</w:t>
      </w:r>
      <w:r>
        <w:rPr>
          <w:i/>
          <w:spacing w:val="17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19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70"/>
        </w:rPr>
        <w:t>f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1"/>
        </w:rPr>
        <w:t>r</w:t>
      </w:r>
      <w:r>
        <w:rPr>
          <w:i/>
          <w:spacing w:val="17"/>
          <w:w w:val="101"/>
        </w:rPr>
        <w:t>o</w:t>
      </w:r>
      <w:r>
        <w:rPr>
          <w:i/>
          <w:spacing w:val="28"/>
          <w:w w:val="72"/>
        </w:rPr>
        <w:t>w</w:t>
      </w:r>
      <w:r>
        <w:rPr>
          <w:i/>
          <w:w w:val="206"/>
        </w:rPr>
        <w:t>.</w:t>
      </w:r>
    </w:p>
    <w:p w14:paraId="169B6C6E" w14:textId="77777777" w:rsidR="006F1C89" w:rsidRDefault="005D3991">
      <w:pPr>
        <w:pStyle w:val="BodyText"/>
        <w:spacing w:line="323" w:lineRule="exact"/>
        <w:ind w:left="442"/>
      </w:pP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2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180"/>
        </w:rPr>
        <w:t>i</w:t>
      </w:r>
      <w:r>
        <w:rPr>
          <w:w w:val="94"/>
        </w:rPr>
        <w:t>P</w:t>
      </w:r>
      <w:proofErr w:type="spellEnd"/>
    </w:p>
    <w:p w14:paraId="639B783F" w14:textId="77777777" w:rsidR="006F1C89" w:rsidRDefault="006F1C89">
      <w:pPr>
        <w:pStyle w:val="BodyText"/>
        <w:spacing w:before="5"/>
        <w:rPr>
          <w:sz w:val="15"/>
        </w:rPr>
      </w:pPr>
    </w:p>
    <w:p w14:paraId="5E61033E" w14:textId="77777777" w:rsidR="006F1C89" w:rsidRDefault="005D3991">
      <w:pPr>
        <w:ind w:left="844"/>
        <w:rPr>
          <w:i/>
        </w:rPr>
      </w:pPr>
      <w:r>
        <w:rPr>
          <w:i/>
          <w:spacing w:val="20"/>
        </w:rPr>
        <w:t>P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no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16"/>
        </w:rPr>
        <w:t>y</w:t>
      </w:r>
      <w:r>
        <w:rPr>
          <w:i/>
          <w:spacing w:val="20"/>
          <w:w w:val="101"/>
        </w:rPr>
        <w:t>p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01"/>
        </w:rPr>
        <w:t>on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1"/>
        </w:rPr>
        <w:t>r</w:t>
      </w:r>
      <w:r>
        <w:rPr>
          <w:i/>
          <w:spacing w:val="17"/>
          <w:w w:val="101"/>
        </w:rPr>
        <w:t>o</w:t>
      </w:r>
      <w:r>
        <w:rPr>
          <w:i/>
          <w:spacing w:val="28"/>
          <w:w w:val="72"/>
        </w:rPr>
        <w:t>w</w:t>
      </w:r>
      <w:r>
        <w:rPr>
          <w:i/>
          <w:w w:val="206"/>
        </w:rPr>
        <w:t>.</w:t>
      </w:r>
    </w:p>
    <w:p w14:paraId="4AC6531D" w14:textId="77777777" w:rsidR="006F1C89" w:rsidRDefault="005D3991">
      <w:pPr>
        <w:spacing w:before="7"/>
        <w:rPr>
          <w:i/>
          <w:sz w:val="26"/>
        </w:rPr>
      </w:pPr>
      <w:r>
        <w:br w:type="column"/>
      </w:r>
    </w:p>
    <w:p w14:paraId="356F6776" w14:textId="77777777" w:rsidR="006F1C89" w:rsidRDefault="005D3991">
      <w:pPr>
        <w:ind w:left="442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80"/>
        </w:rPr>
        <w:t>N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</w:p>
    <w:p w14:paraId="0DE0F13D" w14:textId="77777777" w:rsidR="006F1C89" w:rsidRDefault="006F1C89">
      <w:pPr>
        <w:rPr>
          <w:i/>
        </w:rPr>
      </w:pPr>
    </w:p>
    <w:p w14:paraId="09935CB2" w14:textId="77777777" w:rsidR="006F1C89" w:rsidRDefault="006F1C89">
      <w:pPr>
        <w:spacing w:before="7"/>
        <w:rPr>
          <w:i/>
        </w:rPr>
      </w:pPr>
    </w:p>
    <w:p w14:paraId="7557E098" w14:textId="77777777" w:rsidR="006F1C89" w:rsidRDefault="005D3991">
      <w:pPr>
        <w:spacing w:before="1"/>
        <w:ind w:right="471"/>
        <w:jc w:val="center"/>
        <w:rPr>
          <w:i/>
        </w:rPr>
      </w:pPr>
      <w:r>
        <w:rPr>
          <w:i/>
          <w:w w:val="104"/>
        </w:rPr>
        <w:t>#</w:t>
      </w:r>
    </w:p>
    <w:p w14:paraId="47500F72" w14:textId="77777777" w:rsidR="006F1C89" w:rsidRDefault="006F1C89">
      <w:pPr>
        <w:jc w:val="center"/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5939" w:space="2564"/>
            <w:col w:w="2297"/>
          </w:cols>
        </w:sectPr>
      </w:pPr>
    </w:p>
    <w:p w14:paraId="656D555D" w14:textId="77777777" w:rsidR="006F1C89" w:rsidRDefault="006F1C89">
      <w:pPr>
        <w:rPr>
          <w:i/>
          <w:sz w:val="20"/>
        </w:rPr>
      </w:pPr>
    </w:p>
    <w:p w14:paraId="2E70BF88" w14:textId="77777777" w:rsidR="006F1C89" w:rsidRDefault="006F1C89">
      <w:pPr>
        <w:spacing w:before="2"/>
        <w:rPr>
          <w:i/>
          <w:sz w:val="20"/>
        </w:rPr>
      </w:pPr>
    </w:p>
    <w:p w14:paraId="367089B7" w14:textId="77777777" w:rsidR="006F1C89" w:rsidRDefault="005D3991">
      <w:pPr>
        <w:pStyle w:val="BodyText"/>
        <w:spacing w:before="23" w:line="320" w:lineRule="exact"/>
        <w:ind w:left="445"/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2"/>
          <w:w w:val="164"/>
        </w:rPr>
        <w:t>␣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</w:rPr>
        <w:t>v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94"/>
        </w:rPr>
        <w:t>P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8"/>
          <w:w w:val="84"/>
        </w:rPr>
        <w:t>x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16600BFF" w14:textId="77777777" w:rsidR="006F1C89" w:rsidRDefault="005D3991">
      <w:pPr>
        <w:spacing w:line="251" w:lineRule="exact"/>
        <w:ind w:left="317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06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1"/>
        </w:rPr>
        <w:t>r</w:t>
      </w:r>
      <w:r>
        <w:rPr>
          <w:i/>
          <w:spacing w:val="17"/>
          <w:w w:val="101"/>
        </w:rPr>
        <w:t>o</w:t>
      </w:r>
      <w:r>
        <w:rPr>
          <w:i/>
          <w:w w:val="72"/>
        </w:rPr>
        <w:t>w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w w:val="65"/>
        </w:rPr>
        <w:t>m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</w:p>
    <w:p w14:paraId="7DB8F94B" w14:textId="77777777" w:rsidR="006F1C89" w:rsidRDefault="005D3991">
      <w:pPr>
        <w:spacing w:before="2"/>
        <w:ind w:left="844"/>
        <w:rPr>
          <w:i/>
        </w:rPr>
      </w:pPr>
      <w:r>
        <w:rPr>
          <w:i/>
          <w:spacing w:val="20"/>
          <w:w w:val="170"/>
        </w:rPr>
        <w:t>f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  <w:spacing w:val="-18"/>
        </w:rPr>
        <w:t xml:space="preserve"> </w:t>
      </w:r>
      <w:r>
        <w:rPr>
          <w:i/>
          <w:w w:val="206"/>
        </w:rPr>
        <w:t>.</w:t>
      </w:r>
    </w:p>
    <w:p w14:paraId="3C40B346" w14:textId="77777777" w:rsidR="006F1C89" w:rsidRDefault="006F1C89">
      <w:pPr>
        <w:spacing w:before="9"/>
        <w:rPr>
          <w:i/>
          <w:sz w:val="23"/>
        </w:rPr>
      </w:pPr>
    </w:p>
    <w:p w14:paraId="192A562E" w14:textId="77777777" w:rsidR="006F1C89" w:rsidRDefault="005D3991">
      <w:pPr>
        <w:pStyle w:val="BodyText"/>
        <w:tabs>
          <w:tab w:val="left" w:pos="2367"/>
        </w:tabs>
        <w:spacing w:line="192" w:lineRule="auto"/>
        <w:ind w:left="840" w:right="493" w:hanging="396"/>
      </w:pP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1</w:t>
      </w:r>
      <w:r>
        <w:rPr>
          <w:spacing w:val="16"/>
          <w:w w:val="160"/>
        </w:rPr>
        <w:t>]</w:t>
      </w:r>
      <w:r>
        <w:rPr>
          <w:spacing w:val="31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82"/>
        </w:rPr>
        <w:t>0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 xml:space="preserve">p </w:t>
      </w:r>
      <w:r>
        <w:rPr>
          <w:spacing w:val="18"/>
          <w:w w:val="140"/>
        </w:rPr>
        <w:t>[,2]),</w:t>
      </w:r>
      <w:r>
        <w:rPr>
          <w:spacing w:val="63"/>
          <w:w w:val="140"/>
        </w:rPr>
        <w:t xml:space="preserve"> </w:t>
      </w:r>
      <w:r>
        <w:rPr>
          <w:spacing w:val="15"/>
          <w:w w:val="110"/>
        </w:rPr>
        <w:t>var(</w:t>
      </w:r>
      <w:r>
        <w:rPr>
          <w:spacing w:val="-48"/>
          <w:w w:val="110"/>
        </w:rPr>
        <w:t xml:space="preserve"> </w:t>
      </w:r>
      <w:r>
        <w:rPr>
          <w:spacing w:val="11"/>
        </w:rPr>
        <w:t>pop</w:t>
      </w:r>
      <w:r>
        <w:rPr>
          <w:spacing w:val="-36"/>
        </w:rPr>
        <w:t xml:space="preserve"> </w:t>
      </w:r>
      <w:r>
        <w:rPr>
          <w:spacing w:val="17"/>
          <w:w w:val="140"/>
        </w:rPr>
        <w:t>[,2]))</w:t>
      </w:r>
    </w:p>
    <w:p w14:paraId="0838DCB6" w14:textId="77777777" w:rsidR="006F1C89" w:rsidRDefault="005D3991">
      <w:pPr>
        <w:pStyle w:val="BodyText"/>
        <w:spacing w:line="274" w:lineRule="exact"/>
        <w:ind w:left="1013" w:right="1476"/>
        <w:jc w:val="center"/>
      </w:pP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6</w:t>
      </w:r>
      <w:r>
        <w:rPr>
          <w:w w:val="160"/>
        </w:rPr>
        <w:t>)</w:t>
      </w:r>
    </w:p>
    <w:p w14:paraId="0877D5DD" w14:textId="77777777" w:rsidR="006F1C89" w:rsidRDefault="005D3991">
      <w:pPr>
        <w:spacing w:line="251" w:lineRule="exact"/>
        <w:ind w:right="233"/>
        <w:jc w:val="right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58"/>
        </w:rPr>
        <w:t>W</w:t>
      </w:r>
      <w:r>
        <w:rPr>
          <w:i/>
          <w:spacing w:val="19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spacing w:val="19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72"/>
        </w:rPr>
        <w:t>w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il</w:t>
      </w:r>
      <w:r>
        <w:rPr>
          <w:i/>
          <w:w w:val="226"/>
        </w:rPr>
        <w:t>l</w:t>
      </w:r>
    </w:p>
    <w:p w14:paraId="7854250C" w14:textId="77777777" w:rsidR="006F1C89" w:rsidRDefault="005D3991">
      <w:pPr>
        <w:spacing w:before="2" w:line="242" w:lineRule="auto"/>
        <w:ind w:left="4139" w:right="212" w:firstLine="141"/>
        <w:rPr>
          <w:i/>
        </w:rPr>
      </w:pP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16"/>
        </w:rPr>
        <w:t>v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da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 xml:space="preserve">s </w:t>
      </w:r>
      <w:proofErr w:type="spellStart"/>
      <w:r>
        <w:rPr>
          <w:i/>
          <w:spacing w:val="11"/>
          <w:w w:val="125"/>
        </w:rPr>
        <w:t>etc</w:t>
      </w:r>
      <w:proofErr w:type="spellEnd"/>
    </w:p>
    <w:p w14:paraId="4F1E2C2D" w14:textId="77777777" w:rsidR="006F1C89" w:rsidRDefault="005D3991">
      <w:pPr>
        <w:pStyle w:val="BodyText"/>
        <w:spacing w:line="288" w:lineRule="exact"/>
        <w:ind w:left="446"/>
      </w:pP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180"/>
        </w:rPr>
        <w:t>i</w:t>
      </w:r>
      <w:r>
        <w:rPr>
          <w:w w:val="94"/>
        </w:rPr>
        <w:t>P</w:t>
      </w:r>
      <w:proofErr w:type="spellEnd"/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3</w:t>
      </w:r>
      <w:r>
        <w:rPr>
          <w:w w:val="160"/>
        </w:rPr>
        <w:t>)</w:t>
      </w:r>
    </w:p>
    <w:p w14:paraId="5391AD10" w14:textId="77777777" w:rsidR="006F1C89" w:rsidRDefault="005D3991">
      <w:pPr>
        <w:spacing w:line="236" w:lineRule="exact"/>
        <w:ind w:left="2072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58"/>
        </w:rPr>
        <w:t>W</w:t>
      </w:r>
      <w:r>
        <w:rPr>
          <w:i/>
          <w:spacing w:val="19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spacing w:val="19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70"/>
        </w:rPr>
        <w:t>f</w:t>
      </w:r>
      <w:r>
        <w:rPr>
          <w:i/>
          <w:spacing w:val="21"/>
          <w:w w:val="101"/>
        </w:rPr>
        <w:t>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w w:val="101"/>
        </w:rPr>
        <w:t>d</w:t>
      </w:r>
    </w:p>
    <w:p w14:paraId="16A91C2D" w14:textId="77777777" w:rsidR="006F1C89" w:rsidRDefault="005D3991">
      <w:pPr>
        <w:pStyle w:val="BodyText"/>
        <w:spacing w:line="323" w:lineRule="exact"/>
        <w:ind w:left="445"/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83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2"/>
          <w:w w:val="164"/>
        </w:rPr>
        <w:t>␣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</w:rPr>
        <w:t>v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70AAAA42" w14:textId="77777777" w:rsidR="006F1C89" w:rsidRDefault="006F1C89">
      <w:pPr>
        <w:pStyle w:val="BodyText"/>
        <w:spacing w:before="10"/>
        <w:rPr>
          <w:sz w:val="10"/>
        </w:rPr>
      </w:pPr>
    </w:p>
    <w:p w14:paraId="5E52A3DB" w14:textId="77777777" w:rsidR="006F1C89" w:rsidRDefault="006F1C89">
      <w:pPr>
        <w:rPr>
          <w:sz w:val="10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2364E865" w14:textId="77777777" w:rsidR="006F1C89" w:rsidRDefault="005D3991">
      <w:pPr>
        <w:pStyle w:val="BodyText"/>
        <w:spacing w:before="40"/>
        <w:ind w:left="445"/>
      </w:pPr>
      <w:r>
        <w:rPr>
          <w:spacing w:val="20"/>
          <w:w w:val="93"/>
        </w:rPr>
        <w:t>e</w:t>
      </w:r>
      <w:r>
        <w:rPr>
          <w:spacing w:val="20"/>
          <w:w w:val="82"/>
        </w:rPr>
        <w:t>p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19"/>
          <w:w w:val="180"/>
        </w:rPr>
        <w:t>l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60"/>
        </w:rPr>
        <w:t>M</w:t>
      </w:r>
      <w:r>
        <w:rPr>
          <w:spacing w:val="20"/>
          <w:w w:val="94"/>
        </w:rPr>
        <w:t>a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</w:t>
      </w:r>
      <w:r>
        <w:rPr>
          <w:spacing w:val="19"/>
          <w:w w:val="180"/>
        </w:rPr>
        <w:t>i</w:t>
      </w:r>
      <w:r>
        <w:rPr>
          <w:spacing w:val="20"/>
          <w:w w:val="83"/>
        </w:rPr>
        <w:t>n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82"/>
        </w:rPr>
        <w:t>d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b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3"/>
        </w:rPr>
        <w:t>e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36"/>
        </w:rPr>
        <w:t xml:space="preserve"> </w:t>
      </w:r>
      <w:r>
        <w:rPr>
          <w:spacing w:val="17"/>
          <w:w w:val="82"/>
        </w:rPr>
        <w:t>^1</w:t>
      </w:r>
      <w:r>
        <w:rPr>
          <w:w w:val="82"/>
        </w:rPr>
        <w:t>0</w:t>
      </w:r>
    </w:p>
    <w:p w14:paraId="71342A61" w14:textId="77777777" w:rsidR="006F1C89" w:rsidRDefault="005D3991">
      <w:pPr>
        <w:pStyle w:val="BodyText"/>
        <w:spacing w:before="5"/>
      </w:pPr>
      <w:r>
        <w:br w:type="column"/>
      </w:r>
    </w:p>
    <w:p w14:paraId="794AB436" w14:textId="77777777" w:rsidR="006F1C89" w:rsidRDefault="005D3991">
      <w:pPr>
        <w:ind w:left="445"/>
        <w:rPr>
          <w:i/>
        </w:rPr>
      </w:pPr>
      <w:r>
        <w:rPr>
          <w:i/>
          <w:w w:val="115"/>
        </w:rPr>
        <w:t>#</w:t>
      </w:r>
      <w:r>
        <w:rPr>
          <w:i/>
          <w:spacing w:val="32"/>
          <w:w w:val="115"/>
        </w:rPr>
        <w:t xml:space="preserve"> </w:t>
      </w:r>
      <w:r>
        <w:rPr>
          <w:i/>
          <w:spacing w:val="14"/>
          <w:w w:val="110"/>
        </w:rPr>
        <w:t xml:space="preserve">Added </w:t>
      </w:r>
      <w:r>
        <w:rPr>
          <w:i/>
          <w:spacing w:val="29"/>
          <w:w w:val="110"/>
        </w:rPr>
        <w:t xml:space="preserve"> </w:t>
      </w:r>
      <w:r>
        <w:rPr>
          <w:i/>
          <w:spacing w:val="13"/>
          <w:w w:val="110"/>
        </w:rPr>
        <w:t xml:space="preserve">when </w:t>
      </w:r>
      <w:r>
        <w:rPr>
          <w:i/>
          <w:spacing w:val="29"/>
          <w:w w:val="110"/>
        </w:rPr>
        <w:t xml:space="preserve"> </w:t>
      </w:r>
      <w:r>
        <w:rPr>
          <w:i/>
          <w:spacing w:val="14"/>
          <w:w w:val="115"/>
        </w:rPr>
        <w:t xml:space="preserve">there </w:t>
      </w:r>
      <w:r>
        <w:rPr>
          <w:i/>
          <w:spacing w:val="21"/>
          <w:w w:val="115"/>
        </w:rPr>
        <w:t xml:space="preserve"> </w:t>
      </w:r>
      <w:r>
        <w:rPr>
          <w:i/>
          <w:w w:val="160"/>
        </w:rPr>
        <w:t>is</w:t>
      </w:r>
      <w:r>
        <w:rPr>
          <w:i/>
          <w:spacing w:val="69"/>
          <w:w w:val="160"/>
        </w:rPr>
        <w:t xml:space="preserve"> </w:t>
      </w:r>
      <w:r>
        <w:rPr>
          <w:i/>
          <w:spacing w:val="13"/>
          <w:w w:val="160"/>
        </w:rPr>
        <w:t>risk</w:t>
      </w:r>
    </w:p>
    <w:p w14:paraId="41F067E4" w14:textId="77777777" w:rsidR="006F1C89" w:rsidRDefault="006F1C89">
      <w:p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4985" w:space="1453"/>
            <w:col w:w="4362"/>
          </w:cols>
        </w:sectPr>
      </w:pPr>
    </w:p>
    <w:p w14:paraId="3ECE5B70" w14:textId="77777777" w:rsidR="006F1C89" w:rsidRDefault="005D3991">
      <w:pPr>
        <w:spacing w:before="3"/>
        <w:ind w:left="839"/>
        <w:rPr>
          <w:i/>
        </w:rPr>
      </w:pP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ound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do</w:t>
      </w:r>
      <w:r>
        <w:rPr>
          <w:i/>
          <w:spacing w:val="18"/>
          <w:w w:val="72"/>
        </w:rPr>
        <w:t>w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w w:val="102"/>
        </w:rPr>
        <w:t>0</w:t>
      </w:r>
      <w:r>
        <w:rPr>
          <w:i/>
          <w:spacing w:val="-27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9"/>
          <w:w w:val="65"/>
        </w:rPr>
        <w:t>m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226"/>
        </w:rPr>
        <w:t>l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</w:p>
    <w:p w14:paraId="0D96A7B7" w14:textId="77777777" w:rsidR="006F1C89" w:rsidRDefault="006F1C89">
      <w:pPr>
        <w:spacing w:before="9"/>
        <w:rPr>
          <w:i/>
          <w:sz w:val="19"/>
        </w:rPr>
      </w:pPr>
    </w:p>
    <w:p w14:paraId="67ACCAA8" w14:textId="77777777" w:rsidR="006F1C89" w:rsidRDefault="005D3991">
      <w:pPr>
        <w:pStyle w:val="BodyText"/>
        <w:ind w:left="44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39"/>
        </w:rPr>
        <w:t>t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{</w:t>
      </w:r>
    </w:p>
    <w:p w14:paraId="6AE76B31" w14:textId="77777777" w:rsidR="006F1C89" w:rsidRDefault="006F1C89">
      <w:pPr>
        <w:pStyle w:val="BodyText"/>
        <w:spacing w:before="5"/>
        <w:rPr>
          <w:sz w:val="15"/>
        </w:rPr>
      </w:pPr>
    </w:p>
    <w:p w14:paraId="4B0820AD" w14:textId="77777777" w:rsidR="006F1C89" w:rsidRDefault="005D3991">
      <w:pPr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1"/>
          <w:w w:val="84"/>
        </w:rPr>
        <w:t>D</w:t>
      </w:r>
      <w:r>
        <w:rPr>
          <w:i/>
          <w:spacing w:val="21"/>
          <w:w w:val="109"/>
        </w:rPr>
        <w:t>e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109"/>
        </w:rPr>
        <w:t>e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65"/>
        </w:rPr>
        <w:t>m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n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33"/>
        </w:rPr>
        <w:t>s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w w:val="125"/>
        </w:rPr>
        <w:t>c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p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20"/>
        </w:rPr>
        <w:t>x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p</w:t>
      </w:r>
      <w:r>
        <w:rPr>
          <w:i/>
          <w:spacing w:val="18"/>
          <w:w w:val="101"/>
        </w:rPr>
        <w:t>h</w:t>
      </w:r>
      <w:r>
        <w:rPr>
          <w:i/>
          <w:w w:val="101"/>
        </w:rPr>
        <w:t>a</w:t>
      </w:r>
    </w:p>
    <w:p w14:paraId="11DA59A7" w14:textId="77777777" w:rsidR="006F1C89" w:rsidRDefault="005D3991">
      <w:pPr>
        <w:spacing w:before="3"/>
        <w:ind w:left="1121"/>
        <w:rPr>
          <w:i/>
        </w:rPr>
      </w:pPr>
      <w:r>
        <w:rPr>
          <w:i/>
          <w:spacing w:val="21"/>
          <w:w w:val="170"/>
        </w:rPr>
        <w:t>------------------------------------</w:t>
      </w:r>
    </w:p>
    <w:p w14:paraId="00AE161E" w14:textId="77777777" w:rsidR="006F1C89" w:rsidRDefault="006F1C89">
      <w:pPr>
        <w:spacing w:before="12"/>
        <w:rPr>
          <w:i/>
          <w:sz w:val="17"/>
        </w:rPr>
      </w:pPr>
    </w:p>
    <w:p w14:paraId="31932416" w14:textId="77777777" w:rsidR="006F1C89" w:rsidRDefault="005D3991">
      <w:pPr>
        <w:pStyle w:val="BodyText"/>
        <w:tabs>
          <w:tab w:val="left" w:pos="2092"/>
        </w:tabs>
        <w:spacing w:before="22" w:line="320" w:lineRule="exact"/>
        <w:ind w:left="719"/>
      </w:pP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</w:p>
    <w:p w14:paraId="74DC39C1" w14:textId="77777777" w:rsidR="006F1C89" w:rsidRDefault="005D3991">
      <w:pPr>
        <w:spacing w:line="251" w:lineRule="exact"/>
        <w:ind w:right="919"/>
        <w:jc w:val="right"/>
        <w:rPr>
          <w:i/>
        </w:rPr>
      </w:pPr>
      <w:r>
        <w:rPr>
          <w:i/>
          <w:w w:val="105"/>
        </w:rPr>
        <w:t xml:space="preserve"># </w:t>
      </w:r>
      <w:r>
        <w:rPr>
          <w:i/>
          <w:spacing w:val="11"/>
          <w:w w:val="105"/>
        </w:rPr>
        <w:t xml:space="preserve"> The</w:t>
      </w:r>
    </w:p>
    <w:p w14:paraId="3FA09DAF" w14:textId="77777777" w:rsidR="006F1C89" w:rsidRDefault="005D3991">
      <w:pPr>
        <w:spacing w:before="2" w:line="242" w:lineRule="auto"/>
        <w:ind w:left="1253" w:hanging="135"/>
        <w:rPr>
          <w:i/>
        </w:rPr>
      </w:pPr>
      <w:r>
        <w:rPr>
          <w:i/>
          <w:spacing w:val="19"/>
          <w:w w:val="101"/>
        </w:rPr>
        <w:t>adu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1"/>
        </w:rPr>
        <w:t>on</w:t>
      </w:r>
      <w:r>
        <w:rPr>
          <w:i/>
          <w:spacing w:val="18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proofErr w:type="spellStart"/>
      <w:r>
        <w:rPr>
          <w:i/>
          <w:spacing w:val="20"/>
          <w:w w:val="133"/>
        </w:rPr>
        <w:t>s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proofErr w:type="spellEnd"/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u</w:t>
      </w:r>
      <w:r>
        <w:rPr>
          <w:i/>
          <w:spacing w:val="19"/>
          <w:w w:val="226"/>
        </w:rPr>
        <w:t>l</w:t>
      </w:r>
      <w:r>
        <w:rPr>
          <w:i/>
          <w:w w:val="155"/>
        </w:rPr>
        <w:t xml:space="preserve">t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33"/>
        </w:rPr>
        <w:t>s</w:t>
      </w:r>
      <w:r>
        <w:rPr>
          <w:i/>
          <w:spacing w:val="15"/>
          <w:w w:val="155"/>
        </w:rPr>
        <w:t>t</w:t>
      </w:r>
      <w:r>
        <w:rPr>
          <w:i/>
          <w:spacing w:val="15"/>
          <w:w w:val="109"/>
        </w:rPr>
        <w:t>e</w:t>
      </w:r>
      <w:r>
        <w:rPr>
          <w:i/>
          <w:w w:val="101"/>
        </w:rPr>
        <w:t>p</w:t>
      </w:r>
      <w:r>
        <w:rPr>
          <w:i/>
          <w:spacing w:val="-8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u</w:t>
      </w:r>
      <w:r>
        <w:rPr>
          <w:i/>
          <w:spacing w:val="19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1"/>
        </w:rPr>
        <w:t>popu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01"/>
        </w:rPr>
        <w:t>n</w:t>
      </w:r>
      <w:r>
        <w:rPr>
          <w:i/>
          <w:spacing w:val="19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1"/>
        </w:rPr>
        <w:t>b</w:t>
      </w:r>
      <w:r>
        <w:rPr>
          <w:i/>
          <w:w w:val="109"/>
        </w:rPr>
        <w:t>e</w:t>
      </w:r>
    </w:p>
    <w:p w14:paraId="0FCE087C" w14:textId="77777777" w:rsidR="006F1C89" w:rsidRDefault="005D3991">
      <w:pPr>
        <w:spacing w:line="253" w:lineRule="exact"/>
        <w:ind w:left="1119"/>
        <w:rPr>
          <w:i/>
        </w:rPr>
      </w:pPr>
      <w:r>
        <w:rPr>
          <w:i/>
          <w:spacing w:val="20"/>
          <w:w w:val="109"/>
        </w:rPr>
        <w:t>e</w:t>
      </w:r>
      <w:r>
        <w:rPr>
          <w:i/>
          <w:spacing w:val="20"/>
          <w:w w:val="120"/>
        </w:rPr>
        <w:t>x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09"/>
        </w:rPr>
        <w:t>e</w:t>
      </w:r>
      <w:r>
        <w:rPr>
          <w:i/>
          <w:spacing w:val="17"/>
          <w:w w:val="101"/>
        </w:rPr>
        <w:t>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p</w:t>
      </w:r>
    </w:p>
    <w:p w14:paraId="6E284294" w14:textId="77777777" w:rsidR="006F1C89" w:rsidRDefault="005D3991">
      <w:pPr>
        <w:pStyle w:val="BodyText"/>
        <w:tabs>
          <w:tab w:val="left" w:pos="2092"/>
        </w:tabs>
        <w:spacing w:line="323" w:lineRule="exact"/>
        <w:ind w:left="719"/>
      </w:pP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75"/>
        </w:rPr>
        <w:t>A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198F1730" w14:textId="77777777" w:rsidR="006F1C89" w:rsidRDefault="005D3991">
      <w:pPr>
        <w:spacing w:line="234" w:lineRule="exact"/>
        <w:ind w:left="9082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58"/>
        </w:rPr>
        <w:t>W</w:t>
      </w:r>
      <w:r>
        <w:rPr>
          <w:i/>
          <w:spacing w:val="18"/>
          <w:w w:val="226"/>
        </w:rPr>
        <w:t>il</w:t>
      </w:r>
      <w:r>
        <w:rPr>
          <w:i/>
          <w:w w:val="226"/>
        </w:rPr>
        <w:t>l</w:t>
      </w:r>
    </w:p>
    <w:p w14:paraId="217943D0" w14:textId="77777777" w:rsidR="006F1C89" w:rsidRDefault="005D3991">
      <w:pPr>
        <w:spacing w:before="2" w:line="242" w:lineRule="auto"/>
        <w:ind w:left="1117" w:firstLine="1"/>
        <w:rPr>
          <w:i/>
        </w:rPr>
      </w:pPr>
      <w:r>
        <w:rPr>
          <w:i/>
          <w:spacing w:val="19"/>
          <w:w w:val="125"/>
        </w:rPr>
        <w:t>c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226"/>
        </w:rPr>
        <w:t>l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226"/>
        </w:rPr>
        <w:t>l</w:t>
      </w:r>
      <w:r>
        <w:rPr>
          <w:i/>
          <w:spacing w:val="18"/>
          <w:w w:val="101"/>
        </w:rPr>
        <w:t>p</w:t>
      </w:r>
      <w:r>
        <w:rPr>
          <w:i/>
          <w:spacing w:val="19"/>
          <w:w w:val="101"/>
        </w:rPr>
        <w:t>h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16"/>
        </w:rPr>
        <w:t>v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226"/>
        </w:rPr>
        <w:t>l</w:t>
      </w:r>
      <w:r>
        <w:rPr>
          <w:i/>
          <w:spacing w:val="17"/>
          <w:w w:val="101"/>
        </w:rPr>
        <w:t>u</w:t>
      </w:r>
      <w:r>
        <w:rPr>
          <w:i/>
          <w:spacing w:val="17"/>
          <w:w w:val="109"/>
        </w:rPr>
        <w:t>e</w:t>
      </w:r>
      <w:r>
        <w:rPr>
          <w:i/>
          <w:w w:val="133"/>
        </w:rPr>
        <w:t>s</w:t>
      </w:r>
      <w:r>
        <w:rPr>
          <w:i/>
          <w:spacing w:val="-4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01"/>
        </w:rPr>
        <w:t>nu</w:t>
      </w:r>
      <w:r>
        <w:rPr>
          <w:i/>
          <w:spacing w:val="20"/>
          <w:w w:val="226"/>
        </w:rPr>
        <w:t>lli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ou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 xml:space="preserve">e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p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1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1"/>
          <w:w w:val="72"/>
        </w:rPr>
        <w:t>w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n</w:t>
      </w:r>
    </w:p>
    <w:p w14:paraId="442B3EF4" w14:textId="77777777" w:rsidR="006F1C89" w:rsidRDefault="005D3991">
      <w:pPr>
        <w:pStyle w:val="BodyText"/>
        <w:spacing w:line="306" w:lineRule="exact"/>
        <w:ind w:left="720"/>
      </w:pP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50"/>
        </w:rPr>
        <w:t xml:space="preserve"> </w:t>
      </w:r>
      <w:r>
        <w:rPr>
          <w:w w:val="75"/>
        </w:rPr>
        <w:t>A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4A1AFFEA" w14:textId="77777777" w:rsidR="006F1C89" w:rsidRDefault="006F1C89">
      <w:pPr>
        <w:pStyle w:val="BodyText"/>
        <w:spacing w:before="14"/>
        <w:rPr>
          <w:sz w:val="30"/>
        </w:rPr>
      </w:pPr>
    </w:p>
    <w:p w14:paraId="08D895B8" w14:textId="77777777" w:rsidR="006F1C89" w:rsidRDefault="005D3991">
      <w:pPr>
        <w:pStyle w:val="BodyText"/>
        <w:spacing w:line="320" w:lineRule="exact"/>
        <w:ind w:left="721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8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spacing w:val="17"/>
          <w:w w:val="102"/>
        </w:rPr>
        <w:t>s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p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77F461EC" w14:textId="77777777" w:rsidR="006F1C89" w:rsidRDefault="005D3991">
      <w:pPr>
        <w:spacing w:line="251" w:lineRule="exact"/>
        <w:ind w:left="2347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55"/>
        </w:rPr>
        <w:t>t</w:t>
      </w:r>
      <w:r>
        <w:rPr>
          <w:i/>
          <w:w w:val="116"/>
        </w:rPr>
        <w:t>y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1"/>
        </w:rPr>
        <w:t>ad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</w:p>
    <w:p w14:paraId="755D8FC5" w14:textId="77777777" w:rsidR="006F1C89" w:rsidRDefault="005D3991">
      <w:pPr>
        <w:spacing w:before="2" w:line="254" w:lineRule="exact"/>
        <w:ind w:left="1118"/>
        <w:rPr>
          <w:i/>
        </w:rPr>
      </w:pP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proofErr w:type="spellStart"/>
      <w:r>
        <w:rPr>
          <w:i/>
          <w:spacing w:val="21"/>
          <w:w w:val="125"/>
        </w:rPr>
        <w:t>c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226"/>
        </w:rPr>
        <w:t>l</w:t>
      </w:r>
      <w:r>
        <w:rPr>
          <w:i/>
          <w:spacing w:val="21"/>
          <w:w w:val="125"/>
        </w:rPr>
        <w:t>c</w:t>
      </w:r>
      <w:r>
        <w:rPr>
          <w:i/>
          <w:spacing w:val="21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133"/>
        </w:rPr>
        <w:t>s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</w:t>
      </w:r>
      <w:r>
        <w:rPr>
          <w:i/>
          <w:w w:val="101"/>
        </w:rPr>
        <w:t>n</w:t>
      </w:r>
      <w:proofErr w:type="spellEnd"/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25"/>
        </w:rPr>
        <w:t>c</w:t>
      </w:r>
      <w:r>
        <w:rPr>
          <w:i/>
          <w:spacing w:val="17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101"/>
        </w:rPr>
        <w:t>b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spacing w:val="29"/>
          <w:w w:val="101"/>
        </w:rPr>
        <w:t>d</w:t>
      </w:r>
      <w:r>
        <w:rPr>
          <w:i/>
          <w:w w:val="206"/>
        </w:rPr>
        <w:t>.</w:t>
      </w:r>
    </w:p>
    <w:p w14:paraId="21616E48" w14:textId="77777777" w:rsidR="006F1C89" w:rsidRDefault="005D3991">
      <w:pPr>
        <w:pStyle w:val="BodyText"/>
        <w:spacing w:line="323" w:lineRule="exact"/>
        <w:ind w:left="4429"/>
      </w:pP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8"/>
          <w:w w:val="99"/>
        </w:rPr>
        <w:t>y</w:t>
      </w:r>
      <w:r>
        <w:rPr>
          <w:spacing w:val="19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>)</w:t>
      </w:r>
    </w:p>
    <w:p w14:paraId="31D0816C" w14:textId="77777777" w:rsidR="006F1C89" w:rsidRDefault="005D3991">
      <w:pPr>
        <w:pStyle w:val="BodyText"/>
        <w:spacing w:line="272" w:lineRule="exact"/>
        <w:ind w:left="720"/>
      </w:pPr>
      <w:proofErr w:type="spellStart"/>
      <w:r>
        <w:rPr>
          <w:spacing w:val="20"/>
          <w:w w:val="94"/>
        </w:rPr>
        <w:t>a</w:t>
      </w:r>
      <w:r>
        <w:rPr>
          <w:spacing w:val="20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50"/>
        </w:rPr>
        <w:t xml:space="preserve"> </w:t>
      </w:r>
      <w:r>
        <w:rPr>
          <w:spacing w:val="20"/>
          <w:w w:val="82"/>
        </w:rPr>
        <w:t>T</w:t>
      </w:r>
      <w:r>
        <w:rPr>
          <w:spacing w:val="20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i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w w:val="160"/>
        </w:rPr>
        <w:t>]</w:t>
      </w:r>
    </w:p>
    <w:p w14:paraId="2701C7BB" w14:textId="77777777" w:rsidR="006F1C89" w:rsidRDefault="006F1C89">
      <w:pPr>
        <w:spacing w:line="272" w:lineRule="exact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0A580CF4" w14:textId="77777777" w:rsidR="006F1C89" w:rsidRDefault="005D3991">
      <w:pPr>
        <w:pStyle w:val="BodyText"/>
        <w:spacing w:before="8" w:line="320" w:lineRule="exact"/>
        <w:ind w:left="721"/>
      </w:pPr>
      <w:proofErr w:type="spellStart"/>
      <w:r>
        <w:rPr>
          <w:spacing w:val="21"/>
          <w:w w:val="94"/>
        </w:rPr>
        <w:lastRenderedPageBreak/>
        <w:t>a</w:t>
      </w:r>
      <w:r>
        <w:rPr>
          <w:spacing w:val="21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9"/>
        </w:rPr>
        <w:t xml:space="preserve"> </w:t>
      </w:r>
      <w:proofErr w:type="spellStart"/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180"/>
        </w:rPr>
        <w:t>i</w:t>
      </w:r>
      <w:r>
        <w:rPr>
          <w:spacing w:val="21"/>
          <w:w w:val="139"/>
        </w:rPr>
        <w:t>t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proofErr w:type="spellEnd"/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94"/>
        </w:rPr>
        <w:t>a</w:t>
      </w:r>
      <w:r>
        <w:rPr>
          <w:spacing w:val="18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8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proofErr w:type="spellEnd"/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6EF5B312" w14:textId="77777777" w:rsidR="006F1C89" w:rsidRDefault="005D3991">
      <w:pPr>
        <w:spacing w:line="236" w:lineRule="exact"/>
        <w:ind w:left="205" w:right="18"/>
        <w:jc w:val="center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60"/>
        </w:rPr>
        <w:t>M</w:t>
      </w:r>
      <w:r>
        <w:rPr>
          <w:i/>
          <w:spacing w:val="18"/>
          <w:w w:val="101"/>
        </w:rPr>
        <w:t>ad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proofErr w:type="spellStart"/>
      <w:r>
        <w:rPr>
          <w:i/>
          <w:spacing w:val="21"/>
          <w:w w:val="125"/>
        </w:rPr>
        <w:t>c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226"/>
        </w:rPr>
        <w:t>l</w:t>
      </w:r>
      <w:r>
        <w:rPr>
          <w:i/>
          <w:spacing w:val="21"/>
          <w:w w:val="125"/>
        </w:rPr>
        <w:t>c</w:t>
      </w:r>
      <w:r>
        <w:rPr>
          <w:i/>
          <w:spacing w:val="21"/>
          <w:w w:val="101"/>
        </w:rPr>
        <w:t>u</w:t>
      </w:r>
      <w:r>
        <w:rPr>
          <w:i/>
          <w:spacing w:val="21"/>
          <w:w w:val="226"/>
        </w:rPr>
        <w:t>l</w:t>
      </w:r>
      <w:r>
        <w:rPr>
          <w:i/>
          <w:spacing w:val="21"/>
          <w:w w:val="125"/>
        </w:rPr>
        <w:t>c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on</w:t>
      </w:r>
      <w:r>
        <w:rPr>
          <w:i/>
          <w:w w:val="133"/>
        </w:rPr>
        <w:t>s</w:t>
      </w:r>
      <w:proofErr w:type="spellEnd"/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25"/>
        </w:rPr>
        <w:t>c</w:t>
      </w:r>
      <w:r>
        <w:rPr>
          <w:i/>
          <w:spacing w:val="17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101"/>
        </w:rPr>
        <w:t>b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</w:p>
    <w:p w14:paraId="62E3AFD9" w14:textId="77777777" w:rsidR="006F1C89" w:rsidRDefault="005D3991">
      <w:pPr>
        <w:pStyle w:val="BodyText"/>
        <w:spacing w:before="34" w:line="192" w:lineRule="auto"/>
        <w:ind w:left="4155" w:right="620" w:hanging="1"/>
      </w:pP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4"/>
          <w:w w:val="105"/>
        </w:rPr>
        <w:t>byrow</w:t>
      </w:r>
      <w:proofErr w:type="spellEnd"/>
      <w:r>
        <w:rPr>
          <w:spacing w:val="88"/>
          <w:w w:val="105"/>
        </w:rPr>
        <w:t xml:space="preserve"> </w:t>
      </w:r>
      <w:r>
        <w:t>=</w:t>
      </w:r>
      <w:r>
        <w:rPr>
          <w:spacing w:val="17"/>
        </w:rPr>
        <w:t xml:space="preserve"> </w:t>
      </w:r>
      <w:r>
        <w:rPr>
          <w:spacing w:val="11"/>
          <w:w w:val="105"/>
        </w:rPr>
        <w:t>T)</w:t>
      </w:r>
    </w:p>
    <w:p w14:paraId="53DE10D7" w14:textId="77777777" w:rsidR="006F1C89" w:rsidRDefault="006F1C89">
      <w:pPr>
        <w:pStyle w:val="BodyText"/>
        <w:spacing w:before="10"/>
        <w:rPr>
          <w:sz w:val="17"/>
        </w:rPr>
      </w:pPr>
    </w:p>
    <w:p w14:paraId="0938EF5C" w14:textId="77777777" w:rsidR="006F1C89" w:rsidRDefault="005D3991">
      <w:pPr>
        <w:pStyle w:val="BodyText"/>
        <w:tabs>
          <w:tab w:val="left" w:pos="3055"/>
        </w:tabs>
        <w:spacing w:line="192" w:lineRule="auto"/>
        <w:ind w:left="1118" w:right="784" w:hanging="399"/>
      </w:pP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75"/>
        </w:rPr>
        <w:t>A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spacing w:val="22"/>
          <w:w w:val="99"/>
        </w:rPr>
        <w:t>/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2"/>
        </w:rPr>
        <w:t>q</w:t>
      </w:r>
      <w:r>
        <w:rPr>
          <w:spacing w:val="18"/>
          <w:w w:val="127"/>
        </w:rPr>
        <w:t>r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08"/>
        </w:rPr>
        <w:t>*</w:t>
      </w:r>
      <w:r>
        <w:rPr>
          <w:spacing w:val="-43"/>
        </w:rPr>
        <w:t xml:space="preserve"> </w:t>
      </w:r>
      <w:r>
        <w:rPr>
          <w:spacing w:val="15"/>
          <w:w w:val="82"/>
        </w:rPr>
        <w:t>p</w:t>
      </w:r>
      <w:r>
        <w:rPr>
          <w:spacing w:val="26"/>
          <w:w w:val="180"/>
        </w:rPr>
        <w:t>i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2"/>
        </w:rPr>
        <w:t xml:space="preserve"> </w:t>
      </w:r>
      <w:r>
        <w:rPr>
          <w:spacing w:val="18"/>
          <w:w w:val="160"/>
        </w:rPr>
        <w:t>[</w:t>
      </w:r>
      <w:r>
        <w:rPr>
          <w:w w:val="82"/>
        </w:rPr>
        <w:t>1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1</w:t>
      </w:r>
      <w:r>
        <w:rPr>
          <w:spacing w:val="18"/>
          <w:w w:val="160"/>
        </w:rPr>
        <w:t>]</w:t>
      </w:r>
      <w:r>
        <w:rPr>
          <w:spacing w:val="18"/>
          <w:w w:val="82"/>
        </w:rPr>
        <w:t>^2</w:t>
      </w:r>
      <w:r>
        <w:rPr>
          <w:spacing w:val="29"/>
          <w:w w:val="160"/>
        </w:rPr>
        <w:t>)</w:t>
      </w:r>
      <w:r>
        <w:rPr>
          <w:spacing w:val="22"/>
          <w:w w:val="160"/>
        </w:rPr>
        <w:t>))</w:t>
      </w:r>
      <w:r>
        <w:rPr>
          <w:w w:val="108"/>
        </w:rPr>
        <w:t>*</w:t>
      </w:r>
      <w:r>
        <w:rPr>
          <w:spacing w:val="-42"/>
        </w:rPr>
        <w:t xml:space="preserve"> </w:t>
      </w:r>
      <w:r>
        <w:rPr>
          <w:spacing w:val="17"/>
          <w:w w:val="93"/>
        </w:rPr>
        <w:t>e</w:t>
      </w:r>
      <w:r>
        <w:rPr>
          <w:spacing w:val="17"/>
          <w:w w:val="84"/>
        </w:rPr>
        <w:t>x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(</w:t>
      </w:r>
      <w:r>
        <w:rPr>
          <w:spacing w:val="16"/>
          <w:w w:val="89"/>
        </w:rPr>
        <w:t>-</w:t>
      </w:r>
      <w:r>
        <w:rPr>
          <w:spacing w:val="16"/>
          <w:w w:val="160"/>
        </w:rPr>
        <w:t>((</w:t>
      </w:r>
      <w:r>
        <w:rPr>
          <w:w w:val="160"/>
        </w:rPr>
        <w:t xml:space="preserve">(        </w:t>
      </w:r>
      <w:proofErr w:type="spellStart"/>
      <w:r>
        <w:rPr>
          <w:spacing w:val="20"/>
          <w:w w:val="94"/>
        </w:rPr>
        <w:t>a</w:t>
      </w:r>
      <w:r>
        <w:rPr>
          <w:spacing w:val="20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50"/>
        </w:rPr>
        <w:t xml:space="preserve"> </w:t>
      </w:r>
      <w:proofErr w:type="spellStart"/>
      <w:r>
        <w:rPr>
          <w:spacing w:val="20"/>
          <w:w w:val="82"/>
        </w:rPr>
        <w:t>T</w:t>
      </w:r>
      <w:r>
        <w:rPr>
          <w:spacing w:val="19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60"/>
        </w:rPr>
        <w:t>M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proofErr w:type="spellEnd"/>
      <w:r>
        <w:rPr>
          <w:spacing w:val="-18"/>
        </w:rPr>
        <w:t xml:space="preserve"> </w:t>
      </w:r>
      <w:r>
        <w:rPr>
          <w:w w:val="89"/>
        </w:rPr>
        <w:t>-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8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0"/>
        </w:rPr>
        <w:t>)</w:t>
      </w:r>
      <w:r>
        <w:rPr>
          <w:spacing w:val="-42"/>
        </w:rPr>
        <w:t xml:space="preserve"> </w:t>
      </w:r>
      <w:r>
        <w:rPr>
          <w:spacing w:val="17"/>
          <w:w w:val="82"/>
        </w:rPr>
        <w:t>^2</w:t>
      </w:r>
      <w:r>
        <w:rPr>
          <w:spacing w:val="28"/>
          <w:w w:val="160"/>
        </w:rPr>
        <w:t>)</w:t>
      </w:r>
      <w:r>
        <w:rPr>
          <w:spacing w:val="26"/>
          <w:w w:val="99"/>
        </w:rPr>
        <w:t>/</w:t>
      </w:r>
      <w:r>
        <w:rPr>
          <w:spacing w:val="15"/>
          <w:w w:val="160"/>
        </w:rPr>
        <w:t>(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3"/>
        </w:rPr>
        <w:t xml:space="preserve"> </w:t>
      </w:r>
      <w:r>
        <w:rPr>
          <w:spacing w:val="17"/>
          <w:w w:val="160"/>
        </w:rPr>
        <w:t>[</w:t>
      </w:r>
      <w:r>
        <w:rPr>
          <w:w w:val="82"/>
        </w:rPr>
        <w:t>1</w:t>
      </w:r>
      <w:r>
        <w:rPr>
          <w:spacing w:val="-36"/>
        </w:rPr>
        <w:t xml:space="preserve"> </w:t>
      </w:r>
      <w:r>
        <w:rPr>
          <w:spacing w:val="17"/>
          <w:w w:val="164"/>
        </w:rPr>
        <w:t>,</w:t>
      </w:r>
      <w:r>
        <w:rPr>
          <w:spacing w:val="17"/>
          <w:w w:val="82"/>
        </w:rPr>
        <w:t>1</w:t>
      </w:r>
      <w:r>
        <w:rPr>
          <w:spacing w:val="17"/>
          <w:w w:val="160"/>
        </w:rPr>
        <w:t>]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spacing w:val="17"/>
          <w:w w:val="82"/>
        </w:rPr>
        <w:t>^2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p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19"/>
          <w:w w:val="180"/>
        </w:rPr>
        <w:t>l</w:t>
      </w:r>
      <w:r>
        <w:rPr>
          <w:spacing w:val="20"/>
          <w:w w:val="84"/>
        </w:rPr>
        <w:t>o</w:t>
      </w:r>
      <w:r>
        <w:rPr>
          <w:w w:val="83"/>
        </w:rPr>
        <w:t>n</w:t>
      </w:r>
    </w:p>
    <w:p w14:paraId="68435B6F" w14:textId="77777777" w:rsidR="006F1C89" w:rsidRDefault="005D3991">
      <w:pPr>
        <w:spacing w:line="238" w:lineRule="exact"/>
        <w:ind w:right="363"/>
        <w:jc w:val="right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226"/>
        </w:rPr>
        <w:t>l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dua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p</w:t>
      </w:r>
      <w:r>
        <w:rPr>
          <w:i/>
          <w:spacing w:val="18"/>
          <w:w w:val="101"/>
        </w:rPr>
        <w:t>h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16"/>
        </w:rPr>
        <w:t>v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226"/>
        </w:rPr>
        <w:t>l</w:t>
      </w:r>
      <w:r>
        <w:rPr>
          <w:i/>
          <w:spacing w:val="17"/>
          <w:w w:val="101"/>
        </w:rPr>
        <w:t>u</w:t>
      </w:r>
      <w:r>
        <w:rPr>
          <w:i/>
          <w:spacing w:val="17"/>
          <w:w w:val="109"/>
        </w:rPr>
        <w:t>e</w:t>
      </w:r>
      <w:r>
        <w:rPr>
          <w:i/>
          <w:w w:val="133"/>
        </w:rPr>
        <w:t>s</w:t>
      </w:r>
      <w:r>
        <w:rPr>
          <w:i/>
          <w:spacing w:val="-4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qua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02"/>
        </w:rPr>
        <w:t>2</w:t>
      </w:r>
    </w:p>
    <w:p w14:paraId="7B17A84F" w14:textId="77777777" w:rsidR="006F1C89" w:rsidRDefault="005D3991">
      <w:pPr>
        <w:pStyle w:val="BodyText"/>
        <w:tabs>
          <w:tab w:val="left" w:pos="3055"/>
        </w:tabs>
        <w:spacing w:line="290" w:lineRule="exact"/>
        <w:ind w:left="721"/>
      </w:pPr>
      <w:proofErr w:type="spellStart"/>
      <w:r>
        <w:rPr>
          <w:spacing w:val="20"/>
          <w:w w:val="94"/>
        </w:rPr>
        <w:t>a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w w:val="82"/>
        </w:rPr>
        <w:t>d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w w:val="160"/>
        </w:rPr>
        <w:t>]</w:t>
      </w:r>
    </w:p>
    <w:p w14:paraId="55A0C99F" w14:textId="77777777" w:rsidR="006F1C89" w:rsidRDefault="005D3991">
      <w:pPr>
        <w:pStyle w:val="BodyText"/>
        <w:spacing w:line="271" w:lineRule="exact"/>
        <w:ind w:left="721"/>
      </w:pPr>
      <w:proofErr w:type="spellStart"/>
      <w:r>
        <w:rPr>
          <w:spacing w:val="21"/>
          <w:w w:val="94"/>
        </w:rPr>
        <w:t>a</w:t>
      </w:r>
      <w:r>
        <w:rPr>
          <w:spacing w:val="21"/>
          <w:w w:val="82"/>
        </w:rPr>
        <w:t>d</w:t>
      </w:r>
      <w:r>
        <w:rPr>
          <w:spacing w:val="21"/>
          <w:w w:val="83"/>
        </w:rPr>
        <w:t>u</w:t>
      </w:r>
      <w:r>
        <w:rPr>
          <w:spacing w:val="21"/>
          <w:w w:val="180"/>
        </w:rPr>
        <w:t>l</w:t>
      </w:r>
      <w:r>
        <w:rPr>
          <w:spacing w:val="21"/>
          <w:w w:val="139"/>
        </w:rPr>
        <w:t>t</w:t>
      </w:r>
      <w:r>
        <w:rPr>
          <w:spacing w:val="21"/>
          <w:w w:val="75"/>
        </w:rPr>
        <w:t>A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un</w:t>
      </w:r>
      <w:r>
        <w:rPr>
          <w:w w:val="82"/>
        </w:rPr>
        <w:t>d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8"/>
          <w:w w:val="139"/>
        </w:rPr>
        <w:t>t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b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2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1463BA65" w14:textId="77777777" w:rsidR="006F1C89" w:rsidRDefault="005D3991">
      <w:pPr>
        <w:pStyle w:val="BodyText"/>
        <w:tabs>
          <w:tab w:val="left" w:pos="9357"/>
        </w:tabs>
        <w:spacing w:line="287" w:lineRule="exact"/>
        <w:ind w:left="1110"/>
        <w:rPr>
          <w:rFonts w:ascii="Calibri"/>
          <w:i/>
        </w:rPr>
      </w:pP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8"/>
          <w:w w:val="99"/>
        </w:rPr>
        <w:t>y</w:t>
      </w:r>
      <w:r>
        <w:rPr>
          <w:spacing w:val="19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>)</w:t>
      </w:r>
      <w:r>
        <w:tab/>
      </w:r>
      <w:r>
        <w:rPr>
          <w:rFonts w:ascii="Calibri"/>
          <w:i/>
          <w:w w:val="104"/>
        </w:rPr>
        <w:t>#</w:t>
      </w:r>
    </w:p>
    <w:p w14:paraId="50F2822B" w14:textId="77777777" w:rsidR="006F1C89" w:rsidRDefault="005D3991">
      <w:pPr>
        <w:spacing w:line="236" w:lineRule="exact"/>
        <w:ind w:left="1119"/>
        <w:rPr>
          <w:i/>
        </w:rPr>
      </w:pPr>
      <w:r>
        <w:rPr>
          <w:i/>
          <w:spacing w:val="20"/>
          <w:w w:val="99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01"/>
        </w:rPr>
        <w:t>popu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31"/>
        </w:rPr>
        <w:t>z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16"/>
        </w:rPr>
        <w:t>y</w:t>
      </w:r>
      <w:r>
        <w:rPr>
          <w:i/>
          <w:spacing w:val="18"/>
          <w:w w:val="101"/>
        </w:rPr>
        <w:t>p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72"/>
        </w:rPr>
        <w:t>w</w:t>
      </w:r>
      <w:r>
        <w:rPr>
          <w:i/>
          <w:w w:val="133"/>
        </w:rPr>
        <w:t>s</w:t>
      </w:r>
    </w:p>
    <w:p w14:paraId="02787E6C" w14:textId="77777777" w:rsidR="006F1C89" w:rsidRDefault="005D3991">
      <w:pPr>
        <w:pStyle w:val="BodyText"/>
        <w:tabs>
          <w:tab w:val="left" w:pos="3055"/>
        </w:tabs>
        <w:spacing w:line="306" w:lineRule="exact"/>
        <w:ind w:left="720"/>
      </w:pP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75"/>
        </w:rPr>
        <w:t>A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55"/>
        </w:rPr>
        <w:t>m</w:t>
      </w:r>
      <w:r>
        <w:rPr>
          <w:w w:val="102"/>
        </w:rPr>
        <w:t>s</w:t>
      </w:r>
      <w:proofErr w:type="spellEnd"/>
      <w:r>
        <w:rPr>
          <w:spacing w:val="-35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(</w:t>
      </w:r>
      <w:r>
        <w:rPr>
          <w:spacing w:val="-35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75"/>
        </w:rPr>
        <w:t>A</w:t>
      </w:r>
      <w:r>
        <w:rPr>
          <w:spacing w:val="-39"/>
        </w:rPr>
        <w:t xml:space="preserve"> </w:t>
      </w:r>
      <w:r>
        <w:rPr>
          <w:w w:val="108"/>
        </w:rPr>
        <w:t>*</w:t>
      </w:r>
      <w:r>
        <w:rPr>
          <w:spacing w:val="-37"/>
        </w:rPr>
        <w:t xml:space="preserve"> </w:t>
      </w:r>
      <w:proofErr w:type="spellStart"/>
      <w:r>
        <w:rPr>
          <w:spacing w:val="21"/>
          <w:w w:val="94"/>
        </w:rPr>
        <w:t>a</w:t>
      </w:r>
      <w:r>
        <w:rPr>
          <w:spacing w:val="21"/>
          <w:w w:val="82"/>
        </w:rPr>
        <w:t>d</w:t>
      </w:r>
      <w:r>
        <w:rPr>
          <w:spacing w:val="21"/>
          <w:w w:val="83"/>
        </w:rPr>
        <w:t>u</w:t>
      </w:r>
      <w:r>
        <w:rPr>
          <w:spacing w:val="21"/>
          <w:w w:val="180"/>
        </w:rPr>
        <w:t>l</w:t>
      </w:r>
      <w:r>
        <w:rPr>
          <w:spacing w:val="21"/>
          <w:w w:val="139"/>
        </w:rPr>
        <w:t>t</w:t>
      </w:r>
      <w:r>
        <w:rPr>
          <w:spacing w:val="21"/>
          <w:w w:val="75"/>
        </w:rPr>
        <w:t>A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un</w:t>
      </w:r>
      <w:r>
        <w:rPr>
          <w:w w:val="82"/>
        </w:rPr>
        <w:t>d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3969DB2" w14:textId="77777777" w:rsidR="006F1C89" w:rsidRDefault="005D3991">
      <w:pPr>
        <w:spacing w:line="251" w:lineRule="exact"/>
        <w:ind w:left="399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109"/>
        </w:rPr>
        <w:t>e</w:t>
      </w:r>
      <w:r>
        <w:rPr>
          <w:i/>
          <w:spacing w:val="21"/>
          <w:w w:val="101"/>
        </w:rPr>
        <w:t>n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n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qua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2"/>
        </w:rPr>
        <w:t>3</w:t>
      </w:r>
      <w:r>
        <w:rPr>
          <w:i/>
          <w:w w:val="206"/>
        </w:rPr>
        <w:t>.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58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</w:p>
    <w:p w14:paraId="242C92CE" w14:textId="77777777" w:rsidR="006F1C89" w:rsidRDefault="005D3991">
      <w:pPr>
        <w:spacing w:before="3" w:line="242" w:lineRule="auto"/>
        <w:ind w:left="1117" w:hanging="4"/>
        <w:rPr>
          <w:i/>
        </w:rPr>
      </w:pP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206"/>
        </w:rPr>
        <w:t>I</w:t>
      </w:r>
      <w:r>
        <w:rPr>
          <w:i/>
          <w:spacing w:val="21"/>
          <w:w w:val="80"/>
        </w:rPr>
        <w:t>N</w:t>
      </w:r>
      <w:r>
        <w:rPr>
          <w:i/>
          <w:spacing w:val="20"/>
          <w:w w:val="84"/>
        </w:rPr>
        <w:t>D</w:t>
      </w:r>
      <w:r>
        <w:rPr>
          <w:i/>
          <w:spacing w:val="20"/>
          <w:w w:val="206"/>
        </w:rPr>
        <w:t>I</w:t>
      </w:r>
      <w:r>
        <w:rPr>
          <w:i/>
          <w:spacing w:val="20"/>
          <w:w w:val="91"/>
        </w:rPr>
        <w:t>V</w:t>
      </w:r>
      <w:r>
        <w:rPr>
          <w:i/>
          <w:spacing w:val="21"/>
          <w:w w:val="206"/>
        </w:rPr>
        <w:t>I</w:t>
      </w:r>
      <w:r>
        <w:rPr>
          <w:i/>
          <w:spacing w:val="20"/>
          <w:w w:val="84"/>
        </w:rPr>
        <w:t>D</w:t>
      </w:r>
      <w:r>
        <w:rPr>
          <w:i/>
          <w:spacing w:val="20"/>
          <w:w w:val="81"/>
        </w:rPr>
        <w:t>U</w:t>
      </w:r>
      <w:r>
        <w:rPr>
          <w:i/>
          <w:spacing w:val="20"/>
          <w:w w:val="89"/>
        </w:rPr>
        <w:t>A</w:t>
      </w:r>
      <w:r>
        <w:rPr>
          <w:i/>
          <w:spacing w:val="21"/>
          <w:w w:val="123"/>
        </w:rPr>
        <w:t>L</w:t>
      </w:r>
      <w:r>
        <w:rPr>
          <w:i/>
          <w:w w:val="115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1"/>
        </w:rPr>
        <w:t>ph</w:t>
      </w:r>
      <w:r>
        <w:rPr>
          <w:i/>
          <w:w w:val="101"/>
        </w:rPr>
        <w:t>a</w:t>
      </w:r>
      <w:r>
        <w:rPr>
          <w:i/>
          <w:spacing w:val="-31"/>
        </w:rPr>
        <w:t xml:space="preserve"> </w:t>
      </w:r>
      <w:r>
        <w:rPr>
          <w:i/>
          <w:w w:val="89"/>
        </w:rPr>
        <w:t>A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ad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og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spacing w:val="15"/>
          <w:w w:val="116"/>
        </w:rPr>
        <w:t>y</w:t>
      </w:r>
      <w:r>
        <w:rPr>
          <w:i/>
          <w:spacing w:val="15"/>
          <w:w w:val="101"/>
        </w:rPr>
        <w:t>p</w:t>
      </w:r>
      <w:r>
        <w:rPr>
          <w:i/>
          <w:w w:val="109"/>
        </w:rPr>
        <w:t>e</w:t>
      </w:r>
      <w:r>
        <w:rPr>
          <w:i/>
          <w:spacing w:val="-8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spacing w:val="15"/>
          <w:w w:val="133"/>
        </w:rPr>
        <w:t>s</w:t>
      </w:r>
      <w:r>
        <w:rPr>
          <w:i/>
          <w:w w:val="101"/>
        </w:rPr>
        <w:t xml:space="preserve">o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65"/>
        </w:rPr>
        <w:t>m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01"/>
        </w:rPr>
        <w:t>on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1"/>
        </w:rPr>
        <w:t>ou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25"/>
        </w:rPr>
        <w:t>c</w:t>
      </w:r>
      <w:r>
        <w:rPr>
          <w:i/>
          <w:w w:val="109"/>
        </w:rPr>
        <w:t>e</w:t>
      </w:r>
      <w:r>
        <w:rPr>
          <w:i/>
          <w:spacing w:val="-2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51"/>
        </w:rPr>
        <w:t>r</w:t>
      </w:r>
      <w:r>
        <w:rPr>
          <w:i/>
          <w:spacing w:val="17"/>
          <w:w w:val="101"/>
        </w:rPr>
        <w:t>o</w:t>
      </w:r>
      <w:r>
        <w:rPr>
          <w:i/>
          <w:w w:val="72"/>
        </w:rPr>
        <w:t>w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01"/>
        </w:rPr>
        <w:t>on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206"/>
        </w:rPr>
        <w:t>.</w:t>
      </w:r>
    </w:p>
    <w:p w14:paraId="5D08AAD9" w14:textId="77777777" w:rsidR="006F1C89" w:rsidRDefault="006F1C89">
      <w:pPr>
        <w:rPr>
          <w:i/>
        </w:rPr>
      </w:pPr>
    </w:p>
    <w:p w14:paraId="308F21A5" w14:textId="77777777" w:rsidR="006F1C89" w:rsidRDefault="006F1C89">
      <w:pPr>
        <w:spacing w:before="8"/>
        <w:rPr>
          <w:i/>
          <w:sz w:val="23"/>
        </w:rPr>
      </w:pPr>
    </w:p>
    <w:p w14:paraId="7E0A9679" w14:textId="77777777" w:rsidR="006F1C89" w:rsidRDefault="005D3991">
      <w:pPr>
        <w:pStyle w:val="BodyText"/>
        <w:tabs>
          <w:tab w:val="left" w:pos="3467"/>
        </w:tabs>
        <w:spacing w:line="192" w:lineRule="auto"/>
        <w:ind w:left="721" w:right="3099" w:hanging="1"/>
      </w:pP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9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75"/>
        </w:rPr>
        <w:t>A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9"/>
        </w:rPr>
        <w:t xml:space="preserve"> </w:t>
      </w:r>
      <w:r>
        <w:rPr>
          <w:w w:val="99"/>
        </w:rPr>
        <w:t>/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50"/>
        </w:rPr>
        <w:t xml:space="preserve"> </w:t>
      </w:r>
      <w:r>
        <w:rPr>
          <w:w w:val="75"/>
        </w:rPr>
        <w:t xml:space="preserve">A                   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8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8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83"/>
        </w:rPr>
        <w:t>n</w:t>
      </w:r>
      <w:r>
        <w:rPr>
          <w:w w:val="102"/>
        </w:rPr>
        <w:t>s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9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75"/>
        </w:rPr>
        <w:t>A</w:t>
      </w:r>
      <w:r>
        <w:rPr>
          <w:spacing w:val="-37"/>
        </w:rPr>
        <w:t xml:space="preserve"> </w:t>
      </w:r>
      <w:r>
        <w:rPr>
          <w:w w:val="160"/>
        </w:rPr>
        <w:t>)</w:t>
      </w:r>
    </w:p>
    <w:p w14:paraId="773B907F" w14:textId="77777777" w:rsidR="006F1C89" w:rsidRDefault="005D3991">
      <w:pPr>
        <w:spacing w:line="253" w:lineRule="exact"/>
        <w:ind w:right="373"/>
        <w:jc w:val="right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20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1"/>
          <w:w w:val="101"/>
        </w:rPr>
        <w:t>a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70"/>
        </w:rPr>
        <w:t>f</w:t>
      </w:r>
      <w:r>
        <w:rPr>
          <w:i/>
          <w:spacing w:val="21"/>
          <w:w w:val="101"/>
        </w:rPr>
        <w:t>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proofErr w:type="spellStart"/>
      <w:r>
        <w:rPr>
          <w:i/>
          <w:spacing w:val="21"/>
          <w:w w:val="125"/>
        </w:rPr>
        <w:t>c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226"/>
        </w:rPr>
        <w:t>l</w:t>
      </w:r>
      <w:r>
        <w:rPr>
          <w:i/>
          <w:spacing w:val="21"/>
          <w:w w:val="101"/>
        </w:rPr>
        <w:t>u</w:t>
      </w:r>
      <w:r>
        <w:rPr>
          <w:i/>
          <w:spacing w:val="21"/>
          <w:w w:val="125"/>
        </w:rPr>
        <w:t>c</w:t>
      </w:r>
      <w:r>
        <w:rPr>
          <w:i/>
          <w:spacing w:val="21"/>
          <w:w w:val="226"/>
        </w:rPr>
        <w:t>l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on</w:t>
      </w:r>
      <w:r>
        <w:rPr>
          <w:i/>
          <w:w w:val="133"/>
        </w:rPr>
        <w:t>s</w:t>
      </w:r>
      <w:proofErr w:type="spellEnd"/>
    </w:p>
    <w:p w14:paraId="432351BF" w14:textId="77777777" w:rsidR="006F1C89" w:rsidRDefault="005D3991">
      <w:pPr>
        <w:spacing w:before="3"/>
        <w:ind w:left="1115"/>
        <w:rPr>
          <w:i/>
        </w:rPr>
      </w:pPr>
      <w:r>
        <w:rPr>
          <w:i/>
          <w:spacing w:val="11"/>
          <w:w w:val="105"/>
        </w:rPr>
        <w:t xml:space="preserve">can </w:t>
      </w:r>
      <w:r>
        <w:rPr>
          <w:i/>
          <w:spacing w:val="61"/>
          <w:w w:val="105"/>
        </w:rPr>
        <w:t xml:space="preserve"> </w:t>
      </w:r>
      <w:r>
        <w:rPr>
          <w:i/>
          <w:w w:val="105"/>
        </w:rPr>
        <w:t xml:space="preserve">be </w:t>
      </w:r>
      <w:r>
        <w:rPr>
          <w:i/>
          <w:spacing w:val="23"/>
          <w:w w:val="105"/>
        </w:rPr>
        <w:t xml:space="preserve"> </w:t>
      </w:r>
      <w:r>
        <w:rPr>
          <w:i/>
          <w:spacing w:val="13"/>
          <w:w w:val="105"/>
        </w:rPr>
        <w:t>done</w:t>
      </w:r>
    </w:p>
    <w:p w14:paraId="3D03DEBC" w14:textId="77777777" w:rsidR="006F1C89" w:rsidRDefault="006F1C89">
      <w:pPr>
        <w:spacing w:before="12"/>
        <w:rPr>
          <w:i/>
          <w:sz w:val="17"/>
        </w:rPr>
      </w:pPr>
    </w:p>
    <w:p w14:paraId="58849DAC" w14:textId="77777777" w:rsidR="006F1C89" w:rsidRDefault="005D3991">
      <w:pPr>
        <w:pStyle w:val="BodyText"/>
        <w:spacing w:before="22" w:line="320" w:lineRule="exact"/>
        <w:ind w:left="717"/>
      </w:pPr>
      <w:proofErr w:type="spellStart"/>
      <w:r>
        <w:rPr>
          <w:spacing w:val="17"/>
          <w:w w:val="97"/>
        </w:rPr>
        <w:t>F</w:t>
      </w:r>
      <w:r>
        <w:rPr>
          <w:spacing w:val="17"/>
          <w:w w:val="93"/>
        </w:rPr>
        <w:t>e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75"/>
        </w:rPr>
        <w:t>A</w:t>
      </w:r>
      <w:r>
        <w:rPr>
          <w:spacing w:val="-39"/>
        </w:rPr>
        <w:t xml:space="preserve"> </w:t>
      </w:r>
      <w:r>
        <w:rPr>
          <w:spacing w:val="22"/>
          <w:w w:val="77"/>
        </w:rPr>
        <w:t>%</w:t>
      </w:r>
      <w:r>
        <w:rPr>
          <w:spacing w:val="22"/>
          <w:w w:val="108"/>
        </w:rPr>
        <w:t>*</w:t>
      </w:r>
      <w:r>
        <w:rPr>
          <w:w w:val="77"/>
        </w:rPr>
        <w:t>%</w:t>
      </w:r>
      <w:r>
        <w:rPr>
          <w:spacing w:val="-37"/>
        </w:rPr>
        <w:t xml:space="preserve">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8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8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83"/>
        </w:rPr>
        <w:t>n</w:t>
      </w:r>
      <w:r>
        <w:rPr>
          <w:w w:val="102"/>
        </w:rPr>
        <w:t>s</w:t>
      </w:r>
      <w:proofErr w:type="spellEnd"/>
    </w:p>
    <w:p w14:paraId="72A1C558" w14:textId="77777777" w:rsidR="006F1C89" w:rsidRDefault="005D3991">
      <w:pPr>
        <w:spacing w:line="251" w:lineRule="exact"/>
        <w:ind w:left="6745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6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16"/>
        </w:rPr>
        <w:t>v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1"/>
        </w:rPr>
        <w:t>o</w:t>
      </w:r>
      <w:r>
        <w:rPr>
          <w:i/>
          <w:w w:val="151"/>
        </w:rPr>
        <w:t>r</w:t>
      </w:r>
    </w:p>
    <w:p w14:paraId="431CB675" w14:textId="77777777" w:rsidR="006F1C89" w:rsidRDefault="005D3991">
      <w:pPr>
        <w:spacing w:before="2" w:line="254" w:lineRule="exact"/>
        <w:ind w:left="1117"/>
        <w:rPr>
          <w:i/>
        </w:rPr>
      </w:pP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55"/>
        </w:rPr>
        <w:t>t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n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g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01"/>
        </w:rPr>
        <w:t>on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p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qua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2"/>
        </w:rPr>
        <w:t>4</w:t>
      </w:r>
      <w:r>
        <w:rPr>
          <w:i/>
          <w:w w:val="206"/>
        </w:rPr>
        <w:t>.</w:t>
      </w:r>
    </w:p>
    <w:p w14:paraId="3F907926" w14:textId="77777777" w:rsidR="006F1C89" w:rsidRDefault="005D3991">
      <w:pPr>
        <w:pStyle w:val="BodyText"/>
        <w:spacing w:line="323" w:lineRule="exact"/>
        <w:ind w:left="719"/>
      </w:pP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3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rPr>
          <w:spacing w:val="-40"/>
        </w:rPr>
        <w:t xml:space="preserve"> </w:t>
      </w:r>
      <w:r>
        <w:rPr>
          <w:spacing w:val="22"/>
          <w:w w:val="108"/>
        </w:rPr>
        <w:t>*</w:t>
      </w:r>
      <w:r>
        <w:rPr>
          <w:w w:val="160"/>
        </w:rPr>
        <w:t>(</w:t>
      </w:r>
      <w:r>
        <w:rPr>
          <w:spacing w:val="-42"/>
        </w:rPr>
        <w:t xml:space="preserve"> </w:t>
      </w:r>
      <w:proofErr w:type="spellStart"/>
      <w:r>
        <w:rPr>
          <w:spacing w:val="17"/>
          <w:w w:val="97"/>
        </w:rPr>
        <w:t>F</w:t>
      </w:r>
      <w:r>
        <w:rPr>
          <w:spacing w:val="17"/>
          <w:w w:val="93"/>
        </w:rPr>
        <w:t>e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spacing w:val="22"/>
          <w:w w:val="99"/>
        </w:rPr>
        <w:t>/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89"/>
        </w:rPr>
        <w:t>k</w:t>
      </w:r>
      <w:r>
        <w:rPr>
          <w:spacing w:val="26"/>
          <w:w w:val="75"/>
        </w:rPr>
        <w:t>A</w:t>
      </w:r>
      <w:r>
        <w:rPr>
          <w:w w:val="65"/>
        </w:rPr>
        <w:t>+</w:t>
      </w:r>
      <w:r>
        <w:rPr>
          <w:spacing w:val="-42"/>
        </w:rPr>
        <w:t xml:space="preserve"> </w:t>
      </w:r>
      <w:proofErr w:type="spellStart"/>
      <w:r>
        <w:rPr>
          <w:spacing w:val="17"/>
          <w:w w:val="97"/>
        </w:rPr>
        <w:t>F</w:t>
      </w:r>
      <w:r>
        <w:rPr>
          <w:spacing w:val="17"/>
          <w:w w:val="93"/>
        </w:rPr>
        <w:t>e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4848E0F" w14:textId="77777777" w:rsidR="006F1C89" w:rsidRDefault="005D3991">
      <w:pPr>
        <w:spacing w:line="234" w:lineRule="exact"/>
        <w:ind w:left="6883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82"/>
        </w:rPr>
        <w:t>G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1"/>
        </w:rPr>
        <w:t xml:space="preserve"> </w:t>
      </w:r>
      <w:r>
        <w:rPr>
          <w:i/>
          <w:w w:val="171"/>
        </w:rPr>
        <w:t>(</w:t>
      </w:r>
      <w:r>
        <w:rPr>
          <w:i/>
          <w:spacing w:val="-18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32"/>
          <w:w w:val="116"/>
        </w:rPr>
        <w:t>y</w:t>
      </w:r>
      <w:r>
        <w:rPr>
          <w:i/>
          <w:w w:val="171"/>
        </w:rPr>
        <w:t>)</w:t>
      </w:r>
    </w:p>
    <w:p w14:paraId="0C4A9478" w14:textId="77777777" w:rsidR="006F1C89" w:rsidRDefault="005D3991">
      <w:pPr>
        <w:spacing w:before="2"/>
        <w:ind w:left="1119"/>
        <w:rPr>
          <w:i/>
        </w:rPr>
      </w:pP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qua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02"/>
        </w:rPr>
        <w:t>5</w:t>
      </w:r>
      <w:r>
        <w:rPr>
          <w:i/>
          <w:spacing w:val="-27"/>
        </w:rPr>
        <w:t xml:space="preserve"> </w:t>
      </w:r>
      <w:r>
        <w:rPr>
          <w:i/>
          <w:w w:val="101"/>
        </w:rPr>
        <w:t>a</w:t>
      </w:r>
    </w:p>
    <w:p w14:paraId="242E69DB" w14:textId="77777777" w:rsidR="006F1C89" w:rsidRDefault="006F1C89">
      <w:pPr>
        <w:rPr>
          <w:i/>
          <w:sz w:val="20"/>
        </w:rPr>
      </w:pPr>
    </w:p>
    <w:p w14:paraId="239FBB1F" w14:textId="77777777" w:rsidR="006F1C89" w:rsidRDefault="006F1C89">
      <w:pPr>
        <w:rPr>
          <w:i/>
          <w:sz w:val="20"/>
        </w:rPr>
      </w:pPr>
    </w:p>
    <w:p w14:paraId="41DA4F75" w14:textId="77777777" w:rsidR="006F1C89" w:rsidRDefault="006F1C89">
      <w:pPr>
        <w:spacing w:before="4"/>
        <w:rPr>
          <w:i/>
        </w:rPr>
      </w:pPr>
    </w:p>
    <w:p w14:paraId="6F270202" w14:textId="77777777" w:rsidR="006F1C89" w:rsidRDefault="005D3991">
      <w:pPr>
        <w:spacing w:before="55"/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15"/>
        </w:rPr>
        <w:t>S</w:t>
      </w:r>
      <w:r>
        <w:rPr>
          <w:i/>
          <w:spacing w:val="20"/>
          <w:w w:val="101"/>
        </w:rPr>
        <w:t>pa</w:t>
      </w:r>
      <w:r>
        <w:rPr>
          <w:i/>
          <w:spacing w:val="20"/>
          <w:w w:val="72"/>
        </w:rPr>
        <w:t>w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</w:p>
    <w:p w14:paraId="46850402" w14:textId="77777777" w:rsidR="006F1C89" w:rsidRDefault="005D3991">
      <w:pPr>
        <w:spacing w:before="2"/>
        <w:ind w:left="1121"/>
        <w:rPr>
          <w:i/>
        </w:rPr>
      </w:pPr>
      <w:r>
        <w:rPr>
          <w:i/>
          <w:spacing w:val="21"/>
          <w:w w:val="170"/>
        </w:rPr>
        <w:t>-------------------------------------------------</w:t>
      </w:r>
    </w:p>
    <w:p w14:paraId="77F78F2C" w14:textId="77777777" w:rsidR="006F1C89" w:rsidRDefault="006F1C89">
      <w:pPr>
        <w:rPr>
          <w:i/>
          <w:sz w:val="18"/>
        </w:rPr>
      </w:pPr>
    </w:p>
    <w:p w14:paraId="6F3C9201" w14:textId="77777777" w:rsidR="006F1C89" w:rsidRDefault="006F1C89">
      <w:pPr>
        <w:rPr>
          <w:sz w:val="18"/>
        </w:r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01BA167F" w14:textId="77777777" w:rsidR="006F1C89" w:rsidRDefault="005D3991">
      <w:pPr>
        <w:pStyle w:val="BodyText"/>
        <w:spacing w:before="22"/>
        <w:ind w:left="720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</w:p>
    <w:p w14:paraId="5AFDA96D" w14:textId="77777777" w:rsidR="006F1C89" w:rsidRDefault="006F1C89">
      <w:pPr>
        <w:pStyle w:val="BodyText"/>
        <w:spacing w:before="5"/>
        <w:rPr>
          <w:sz w:val="15"/>
        </w:rPr>
      </w:pPr>
    </w:p>
    <w:p w14:paraId="5059A9A5" w14:textId="77777777" w:rsidR="006F1C89" w:rsidRDefault="005D3991">
      <w:pPr>
        <w:ind w:left="1118"/>
        <w:rPr>
          <w:i/>
        </w:rPr>
      </w:pP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proofErr w:type="gramStart"/>
      <w:r>
        <w:rPr>
          <w:i/>
          <w:spacing w:val="18"/>
          <w:w w:val="72"/>
        </w:rPr>
        <w:t>w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proofErr w:type="gramEnd"/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72"/>
        </w:rPr>
        <w:t>w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il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ad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o</w:t>
      </w:r>
    </w:p>
    <w:p w14:paraId="1ACDF0C4" w14:textId="77777777" w:rsidR="006F1C89" w:rsidRDefault="005D3991">
      <w:pPr>
        <w:spacing w:before="7"/>
        <w:rPr>
          <w:i/>
          <w:sz w:val="26"/>
        </w:rPr>
      </w:pPr>
      <w:r>
        <w:br w:type="column"/>
      </w:r>
    </w:p>
    <w:p w14:paraId="699A502A" w14:textId="77777777" w:rsidR="006F1C89" w:rsidRDefault="005D3991">
      <w:pPr>
        <w:ind w:left="720"/>
        <w:rPr>
          <w:i/>
        </w:rPr>
      </w:pPr>
      <w:r>
        <w:rPr>
          <w:i/>
          <w:w w:val="115"/>
        </w:rPr>
        <w:t>#</w:t>
      </w:r>
      <w:r>
        <w:rPr>
          <w:i/>
          <w:spacing w:val="51"/>
          <w:w w:val="115"/>
        </w:rPr>
        <w:t xml:space="preserve"> </w:t>
      </w:r>
      <w:r>
        <w:rPr>
          <w:i/>
          <w:spacing w:val="15"/>
          <w:w w:val="115"/>
        </w:rPr>
        <w:t xml:space="preserve">Create </w:t>
      </w:r>
      <w:r>
        <w:rPr>
          <w:i/>
          <w:spacing w:val="34"/>
          <w:w w:val="115"/>
        </w:rPr>
        <w:t xml:space="preserve"> </w:t>
      </w:r>
      <w:r>
        <w:rPr>
          <w:i/>
          <w:w w:val="115"/>
        </w:rPr>
        <w:t>a</w:t>
      </w:r>
    </w:p>
    <w:p w14:paraId="6002479A" w14:textId="77777777" w:rsidR="006F1C89" w:rsidRDefault="006F1C89">
      <w:p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6344" w:space="1743"/>
            <w:col w:w="2713"/>
          </w:cols>
        </w:sectPr>
      </w:pPr>
    </w:p>
    <w:p w14:paraId="5281D1CF" w14:textId="77777777" w:rsidR="006F1C89" w:rsidRDefault="006F1C89">
      <w:pPr>
        <w:rPr>
          <w:i/>
          <w:sz w:val="18"/>
        </w:rPr>
      </w:pPr>
    </w:p>
    <w:p w14:paraId="595ADD7F" w14:textId="77777777" w:rsidR="006F1C89" w:rsidRDefault="005D3991">
      <w:pPr>
        <w:pStyle w:val="BodyText"/>
        <w:spacing w:before="22" w:line="320" w:lineRule="exact"/>
        <w:ind w:left="720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p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i</w:t>
      </w:r>
      <w:r>
        <w:rPr>
          <w:w w:val="102"/>
        </w:rPr>
        <w:t>s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3"/>
        </w:rPr>
        <w:t>n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0DF02F2D" w14:textId="77777777" w:rsidR="006F1C89" w:rsidRDefault="005D3991">
      <w:pPr>
        <w:spacing w:line="251" w:lineRule="exact"/>
        <w:ind w:left="55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6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72"/>
        </w:rPr>
        <w:t>w</w:t>
      </w:r>
      <w:r>
        <w:rPr>
          <w:i/>
          <w:w w:val="101"/>
        </w:rPr>
        <w:t>n</w:t>
      </w:r>
    </w:p>
    <w:p w14:paraId="524E8340" w14:textId="77777777" w:rsidR="006F1C89" w:rsidRDefault="005D3991">
      <w:pPr>
        <w:spacing w:before="3" w:line="254" w:lineRule="exact"/>
        <w:ind w:left="1117"/>
        <w:rPr>
          <w:i/>
        </w:rPr>
      </w:pPr>
      <w:r>
        <w:rPr>
          <w:i/>
          <w:spacing w:val="18"/>
          <w:w w:val="170"/>
        </w:rPr>
        <w:t>f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w w:val="65"/>
        </w:rPr>
        <w:t>m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proofErr w:type="spellStart"/>
      <w:r>
        <w:rPr>
          <w:i/>
          <w:spacing w:val="20"/>
          <w:w w:val="101"/>
        </w:rPr>
        <w:t>po</w:t>
      </w:r>
      <w:r>
        <w:rPr>
          <w:i/>
          <w:spacing w:val="20"/>
          <w:w w:val="226"/>
        </w:rPr>
        <w:t>i</w:t>
      </w:r>
      <w:r>
        <w:rPr>
          <w:i/>
          <w:spacing w:val="19"/>
          <w:w w:val="133"/>
        </w:rPr>
        <w:t>s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proofErr w:type="spellEnd"/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1"/>
          <w:w w:val="101"/>
        </w:rPr>
        <w:t>d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33"/>
        </w:rPr>
        <w:t>s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226"/>
        </w:rPr>
        <w:t>i</w:t>
      </w:r>
      <w:r>
        <w:rPr>
          <w:i/>
          <w:spacing w:val="20"/>
          <w:w w:val="101"/>
        </w:rPr>
        <w:t>b</w:t>
      </w:r>
      <w:r>
        <w:rPr>
          <w:i/>
          <w:spacing w:val="21"/>
          <w:w w:val="101"/>
        </w:rPr>
        <w:t>u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1"/>
        </w:rPr>
        <w:t xml:space="preserve"> </w:t>
      </w:r>
      <w:r>
        <w:rPr>
          <w:i/>
          <w:w w:val="120"/>
        </w:rPr>
        <w:t>x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abundan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</w:p>
    <w:p w14:paraId="290E070B" w14:textId="77777777" w:rsidR="006F1C89" w:rsidRDefault="005D3991">
      <w:pPr>
        <w:pStyle w:val="BodyText"/>
        <w:spacing w:line="306" w:lineRule="exact"/>
        <w:ind w:left="3881"/>
      </w:pPr>
      <w:r>
        <w:rPr>
          <w:spacing w:val="19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bd</w:t>
      </w:r>
      <w:r>
        <w:rPr>
          <w:w w:val="94"/>
        </w:rPr>
        <w:t>a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spacing w:val="26"/>
          <w:w w:val="160"/>
        </w:rPr>
        <w:t>]</w:t>
      </w:r>
      <w:r>
        <w:rPr>
          <w:w w:val="108"/>
        </w:rPr>
        <w:t>*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3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3</w:t>
      </w:r>
      <w:r>
        <w:rPr>
          <w:spacing w:val="16"/>
          <w:w w:val="160"/>
        </w:rPr>
        <w:t>]</w:t>
      </w:r>
      <w:r>
        <w:rPr>
          <w:w w:val="160"/>
        </w:rPr>
        <w:t>)</w:t>
      </w:r>
    </w:p>
    <w:p w14:paraId="1A30EDD7" w14:textId="77777777" w:rsidR="006F1C89" w:rsidRDefault="005D3991">
      <w:pPr>
        <w:spacing w:line="251" w:lineRule="exact"/>
        <w:ind w:left="5710" w:right="18"/>
        <w:jc w:val="center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15"/>
        </w:rPr>
        <w:t>S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01"/>
        </w:rPr>
        <w:t>n</w:t>
      </w:r>
      <w:r>
        <w:rPr>
          <w:i/>
          <w:spacing w:val="18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dua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01"/>
        </w:rPr>
        <w:t>a</w:t>
      </w:r>
    </w:p>
    <w:p w14:paraId="62211776" w14:textId="77777777" w:rsidR="006F1C89" w:rsidRDefault="005D3991">
      <w:pPr>
        <w:spacing w:before="2"/>
        <w:ind w:left="624" w:right="18"/>
        <w:jc w:val="center"/>
        <w:rPr>
          <w:i/>
        </w:rPr>
      </w:pP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ha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</w:p>
    <w:p w14:paraId="2A8DF936" w14:textId="77777777" w:rsidR="006F1C89" w:rsidRDefault="006F1C89">
      <w:pPr>
        <w:spacing w:before="12"/>
        <w:rPr>
          <w:i/>
          <w:sz w:val="17"/>
        </w:rPr>
      </w:pPr>
    </w:p>
    <w:p w14:paraId="239E6350" w14:textId="77777777" w:rsidR="006F1C89" w:rsidRDefault="006F1C89">
      <w:pPr>
        <w:rPr>
          <w:sz w:val="17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0E54AD9C" w14:textId="77777777" w:rsidR="006F1C89" w:rsidRDefault="005D3991">
      <w:pPr>
        <w:pStyle w:val="BodyText"/>
        <w:spacing w:before="22" w:line="305" w:lineRule="exact"/>
        <w:ind w:left="720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61950054" w14:textId="77777777" w:rsidR="006F1C89" w:rsidRDefault="005D3991">
      <w:pPr>
        <w:pStyle w:val="BodyText"/>
        <w:spacing w:line="305" w:lineRule="exact"/>
        <w:ind w:left="720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3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1</w:t>
      </w:r>
      <w:r>
        <w:rPr>
          <w:spacing w:val="16"/>
          <w:w w:val="160"/>
        </w:rPr>
        <w:t>]</w:t>
      </w:r>
      <w:r>
        <w:rPr>
          <w:w w:val="160"/>
        </w:rPr>
        <w:t>)</w:t>
      </w:r>
    </w:p>
    <w:p w14:paraId="2C3A7B5F" w14:textId="77777777" w:rsidR="006F1C89" w:rsidRDefault="006F1C89">
      <w:pPr>
        <w:pStyle w:val="BodyText"/>
        <w:spacing w:before="5"/>
        <w:rPr>
          <w:sz w:val="15"/>
        </w:rPr>
      </w:pPr>
    </w:p>
    <w:p w14:paraId="5A9BB1B8" w14:textId="77777777" w:rsidR="006F1C89" w:rsidRDefault="005D3991">
      <w:pPr>
        <w:ind w:left="1119"/>
        <w:rPr>
          <w:i/>
        </w:rPr>
      </w:pP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1"/>
        </w:rPr>
        <w:t>b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proofErr w:type="spellStart"/>
      <w:r>
        <w:rPr>
          <w:i/>
          <w:spacing w:val="20"/>
          <w:w w:val="101"/>
        </w:rPr>
        <w:t>ana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16"/>
        </w:rPr>
        <w:t>y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proofErr w:type="spellEnd"/>
    </w:p>
    <w:p w14:paraId="21FDC141" w14:textId="77777777" w:rsidR="006F1C89" w:rsidRDefault="005D3991">
      <w:pPr>
        <w:rPr>
          <w:i/>
        </w:rPr>
      </w:pPr>
      <w:r>
        <w:br w:type="column"/>
      </w:r>
    </w:p>
    <w:p w14:paraId="1EEB9330" w14:textId="77777777" w:rsidR="006F1C89" w:rsidRDefault="006F1C89">
      <w:pPr>
        <w:spacing w:before="10"/>
        <w:rPr>
          <w:i/>
          <w:sz w:val="26"/>
        </w:rPr>
      </w:pPr>
    </w:p>
    <w:p w14:paraId="4E7A513C" w14:textId="77777777" w:rsidR="006F1C89" w:rsidRDefault="005D3991">
      <w:pPr>
        <w:ind w:left="404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106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0"/>
        </w:rPr>
        <w:t>x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</w:p>
    <w:p w14:paraId="458B387F" w14:textId="77777777" w:rsidR="006F1C89" w:rsidRDefault="006F1C89">
      <w:p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6302" w:space="40"/>
            <w:col w:w="4458"/>
          </w:cols>
        </w:sectPr>
      </w:pPr>
    </w:p>
    <w:p w14:paraId="090347D7" w14:textId="77777777" w:rsidR="006F1C89" w:rsidRDefault="005D3991">
      <w:pPr>
        <w:spacing w:before="40"/>
        <w:ind w:left="711"/>
        <w:rPr>
          <w:i/>
        </w:rPr>
      </w:pPr>
      <w:r>
        <w:rPr>
          <w:i/>
          <w:w w:val="104"/>
        </w:rPr>
        <w:lastRenderedPageBreak/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60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</w:p>
    <w:p w14:paraId="5DE7C591" w14:textId="77777777" w:rsidR="006F1C89" w:rsidRDefault="005D3991">
      <w:pPr>
        <w:spacing w:before="2"/>
        <w:ind w:left="1121"/>
        <w:rPr>
          <w:i/>
        </w:rPr>
      </w:pPr>
      <w:r>
        <w:rPr>
          <w:i/>
          <w:spacing w:val="21"/>
          <w:w w:val="170"/>
        </w:rPr>
        <w:t>-------------------------------------------------</w:t>
      </w:r>
    </w:p>
    <w:p w14:paraId="1F9329F0" w14:textId="77777777" w:rsidR="006F1C89" w:rsidRDefault="006F1C89">
      <w:pPr>
        <w:spacing w:before="2"/>
        <w:rPr>
          <w:i/>
        </w:rPr>
      </w:pPr>
    </w:p>
    <w:p w14:paraId="6BBCA2FE" w14:textId="77777777" w:rsidR="006F1C89" w:rsidRDefault="005D3991">
      <w:pPr>
        <w:tabs>
          <w:tab w:val="left" w:pos="7034"/>
        </w:tabs>
        <w:spacing w:line="211" w:lineRule="auto"/>
        <w:ind w:left="1255" w:right="216" w:hanging="536"/>
        <w:rPr>
          <w:i/>
        </w:rPr>
      </w:pPr>
      <w:r>
        <w:rPr>
          <w:rFonts w:ascii="Lucida Sans Unicode"/>
          <w:spacing w:val="19"/>
          <w:w w:val="82"/>
        </w:rPr>
        <w:t>p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8"/>
          <w:w w:val="82"/>
        </w:rPr>
        <w:t>b</w:t>
      </w:r>
      <w:r>
        <w:rPr>
          <w:rFonts w:ascii="Lucida Sans Unicode"/>
          <w:w w:val="102"/>
        </w:rPr>
        <w:t>s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r>
        <w:rPr>
          <w:rFonts w:ascii="Lucida Sans Unicode"/>
          <w:spacing w:val="20"/>
          <w:w w:val="171"/>
        </w:rPr>
        <w:t>j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</w:rPr>
        <w:t>v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180"/>
        </w:rPr>
        <w:t>il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30"/>
          <w:w w:val="160"/>
        </w:rPr>
        <w:t>[</w:t>
      </w:r>
      <w:r>
        <w:rPr>
          <w:rFonts w:ascii="Lucida Sans Unicode"/>
          <w:spacing w:val="15"/>
          <w:w w:val="164"/>
        </w:rPr>
        <w:t>,</w:t>
      </w:r>
      <w:r>
        <w:rPr>
          <w:rFonts w:ascii="Lucida Sans Unicode"/>
          <w:spacing w:val="15"/>
          <w:w w:val="82"/>
        </w:rPr>
        <w:t>1</w:t>
      </w:r>
      <w:r>
        <w:rPr>
          <w:rFonts w:ascii="Lucida Sans Unicode"/>
          <w:spacing w:val="26"/>
          <w:w w:val="160"/>
        </w:rPr>
        <w:t>]</w:t>
      </w:r>
      <w:r>
        <w:rPr>
          <w:rFonts w:ascii="Lucida Sans Unicode"/>
          <w:w w:val="99"/>
        </w:rPr>
        <w:t>/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spacing w:val="17"/>
          <w:w w:val="102"/>
        </w:rPr>
        <w:t>s</w:t>
      </w:r>
      <w:r>
        <w:rPr>
          <w:rFonts w:ascii="Lucida Sans Unicode"/>
          <w:spacing w:val="17"/>
          <w:w w:val="83"/>
        </w:rPr>
        <w:t>u</w:t>
      </w:r>
      <w:r>
        <w:rPr>
          <w:rFonts w:ascii="Lucida Sans Unicode"/>
          <w:w w:val="55"/>
        </w:rPr>
        <w:t>m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171"/>
        </w:rPr>
        <w:t>j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</w:rPr>
        <w:t>v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180"/>
        </w:rPr>
        <w:t>il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2"/>
          <w:w w:val="160"/>
        </w:rPr>
        <w:t>[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6"/>
        </w:rPr>
        <w:t xml:space="preserve"> </w:t>
      </w:r>
      <w:r>
        <w:rPr>
          <w:rFonts w:ascii="Lucida Sans Unicode"/>
          <w:spacing w:val="17"/>
          <w:w w:val="82"/>
        </w:rPr>
        <w:t>1</w:t>
      </w:r>
      <w:r>
        <w:rPr>
          <w:rFonts w:ascii="Lucida Sans Unicode"/>
          <w:spacing w:val="17"/>
          <w:w w:val="160"/>
        </w:rPr>
        <w:t>]</w:t>
      </w:r>
      <w:r>
        <w:rPr>
          <w:rFonts w:ascii="Lucida Sans Unicode"/>
          <w:w w:val="160"/>
        </w:rPr>
        <w:t>)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82"/>
        </w:rPr>
        <w:t>G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</w:t>
      </w:r>
      <w:r>
        <w:rPr>
          <w:i/>
          <w:spacing w:val="21"/>
          <w:w w:val="101"/>
        </w:rPr>
        <w:t>b</w:t>
      </w:r>
      <w:r>
        <w:rPr>
          <w:i/>
          <w:spacing w:val="20"/>
          <w:w w:val="101"/>
        </w:rPr>
        <w:t>ab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226"/>
        </w:rPr>
        <w:t>l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w w:val="116"/>
        </w:rPr>
        <w:t>y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 xml:space="preserve">f </w:t>
      </w:r>
      <w:r>
        <w:rPr>
          <w:i/>
          <w:spacing w:val="19"/>
          <w:w w:val="65"/>
        </w:rPr>
        <w:t>m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p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b</w:t>
      </w:r>
      <w:r>
        <w:rPr>
          <w:i/>
          <w:spacing w:val="18"/>
          <w:w w:val="109"/>
        </w:rPr>
        <w:t>e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b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upo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</w:t>
      </w:r>
      <w:r>
        <w:rPr>
          <w:i/>
          <w:spacing w:val="32"/>
          <w:w w:val="133"/>
        </w:rPr>
        <w:t>s</w:t>
      </w:r>
      <w:r>
        <w:rPr>
          <w:i/>
          <w:w w:val="206"/>
        </w:rPr>
        <w:t>.</w:t>
      </w:r>
    </w:p>
    <w:p w14:paraId="3EC5DD10" w14:textId="77777777" w:rsidR="006F1C89" w:rsidRDefault="005D3991">
      <w:pPr>
        <w:spacing w:before="28" w:line="192" w:lineRule="auto"/>
        <w:ind w:left="1118" w:hanging="408"/>
        <w:rPr>
          <w:i/>
        </w:rPr>
      </w:pPr>
      <w:r>
        <w:rPr>
          <w:rFonts w:ascii="Lucida Sans Unicode"/>
          <w:spacing w:val="22"/>
          <w:w w:val="70"/>
        </w:rPr>
        <w:t>N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spacing w:val="17"/>
          <w:w w:val="55"/>
        </w:rPr>
        <w:t>m</w:t>
      </w:r>
      <w:r>
        <w:rPr>
          <w:rFonts w:ascii="Lucida Sans Unicode"/>
          <w:spacing w:val="17"/>
          <w:w w:val="83"/>
        </w:rPr>
        <w:t>u</w:t>
      </w:r>
      <w:r>
        <w:rPr>
          <w:rFonts w:ascii="Lucida Sans Unicode"/>
          <w:w w:val="139"/>
        </w:rPr>
        <w:t>t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33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2"/>
        </w:rPr>
        <w:t xml:space="preserve"> </w:t>
      </w:r>
      <w:r>
        <w:rPr>
          <w:rFonts w:ascii="Lucida Sans Unicode"/>
          <w:spacing w:val="15"/>
          <w:w w:val="94"/>
        </w:rPr>
        <w:t>a</w:t>
      </w:r>
      <w:r>
        <w:rPr>
          <w:rFonts w:ascii="Lucida Sans Unicode"/>
          <w:spacing w:val="26"/>
          <w:w w:val="102"/>
        </w:rPr>
        <w:t>s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spacing w:val="20"/>
          <w:w w:val="83"/>
        </w:rPr>
        <w:t>nu</w:t>
      </w:r>
      <w:r>
        <w:rPr>
          <w:rFonts w:ascii="Lucida Sans Unicode"/>
          <w:spacing w:val="20"/>
          <w:w w:val="55"/>
        </w:rPr>
        <w:t>m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180"/>
        </w:rPr>
        <w:t>i</w:t>
      </w:r>
      <w:r>
        <w:rPr>
          <w:rFonts w:ascii="Lucida Sans Unicode"/>
          <w:w w:val="101"/>
        </w:rPr>
        <w:t>c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9"/>
        </w:rPr>
        <w:t xml:space="preserve"> </w:t>
      </w:r>
      <w:proofErr w:type="spellStart"/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9"/>
          <w:w w:val="82"/>
        </w:rPr>
        <w:t>b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spacing w:val="19"/>
          <w:w w:val="83"/>
        </w:rPr>
        <w:t>n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w w:val="55"/>
        </w:rPr>
        <w:t>m</w:t>
      </w:r>
      <w:proofErr w:type="spellEnd"/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47"/>
        </w:rPr>
        <w:t xml:space="preserve"> </w:t>
      </w:r>
      <w:r>
        <w:rPr>
          <w:rFonts w:ascii="Lucida Sans Unicode"/>
          <w:w w:val="83"/>
        </w:rPr>
        <w:t>n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w w:val="82"/>
        </w:rPr>
        <w:t>1</w:t>
      </w:r>
      <w:r>
        <w:rPr>
          <w:rFonts w:ascii="Lucida Sans Unicode"/>
          <w:spacing w:val="-47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180"/>
        </w:rPr>
        <w:t>i</w:t>
      </w:r>
      <w:r>
        <w:rPr>
          <w:rFonts w:ascii="Lucida Sans Unicode"/>
          <w:spacing w:val="18"/>
          <w:w w:val="90"/>
        </w:rPr>
        <w:t>z</w:t>
      </w:r>
      <w:r>
        <w:rPr>
          <w:rFonts w:ascii="Lucida Sans Unicode"/>
          <w:w w:val="93"/>
        </w:rPr>
        <w:t>e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6"/>
        </w:rPr>
        <w:t xml:space="preserve"> </w:t>
      </w:r>
      <w:r>
        <w:rPr>
          <w:rFonts w:ascii="Lucida Sans Unicode"/>
          <w:spacing w:val="17"/>
          <w:w w:val="102"/>
        </w:rPr>
        <w:t>s</w:t>
      </w:r>
      <w:r>
        <w:rPr>
          <w:rFonts w:ascii="Lucida Sans Unicode"/>
          <w:spacing w:val="17"/>
          <w:w w:val="83"/>
        </w:rPr>
        <w:t>u</w:t>
      </w:r>
      <w:r>
        <w:rPr>
          <w:rFonts w:ascii="Lucida Sans Unicode"/>
          <w:w w:val="55"/>
        </w:rPr>
        <w:t>m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171"/>
        </w:rPr>
        <w:t>j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</w:rPr>
        <w:t>v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180"/>
        </w:rPr>
        <w:t>il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2"/>
          <w:w w:val="160"/>
        </w:rPr>
        <w:t>[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6"/>
        </w:rPr>
        <w:t xml:space="preserve"> </w:t>
      </w:r>
      <w:r>
        <w:rPr>
          <w:rFonts w:ascii="Lucida Sans Unicode"/>
          <w:spacing w:val="17"/>
          <w:w w:val="82"/>
        </w:rPr>
        <w:t>1</w:t>
      </w:r>
      <w:r>
        <w:rPr>
          <w:rFonts w:ascii="Lucida Sans Unicode"/>
          <w:spacing w:val="17"/>
          <w:w w:val="160"/>
        </w:rPr>
        <w:t>]</w:t>
      </w:r>
      <w:r>
        <w:rPr>
          <w:rFonts w:ascii="Lucida Sans Unicode"/>
          <w:spacing w:val="32"/>
          <w:w w:val="160"/>
        </w:rPr>
        <w:t>)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spacing w:val="18"/>
          <w:w w:val="82"/>
        </w:rPr>
        <w:t>p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w w:val="82"/>
        </w:rPr>
        <w:t>b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r>
        <w:rPr>
          <w:rFonts w:ascii="Lucida Sans Unicode"/>
          <w:w w:val="65"/>
        </w:rPr>
        <w:t xml:space="preserve">= </w:t>
      </w:r>
      <w:proofErr w:type="spellStart"/>
      <w:r>
        <w:rPr>
          <w:rFonts w:ascii="Lucida Sans Unicode"/>
          <w:spacing w:val="20"/>
          <w:w w:val="55"/>
        </w:rPr>
        <w:t>m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  <w:w w:val="139"/>
        </w:rPr>
        <w:t>t</w:t>
      </w:r>
      <w:r>
        <w:rPr>
          <w:rFonts w:ascii="Lucida Sans Unicode"/>
          <w:spacing w:val="20"/>
          <w:w w:val="94"/>
        </w:rPr>
        <w:t>P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w w:val="82"/>
        </w:rPr>
        <w:t>b</w:t>
      </w:r>
      <w:proofErr w:type="spellEnd"/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2"/>
          <w:w w:val="160"/>
        </w:rPr>
        <w:t>)</w:t>
      </w:r>
      <w:r>
        <w:rPr>
          <w:rFonts w:ascii="Lucida Sans Unicode"/>
          <w:w w:val="160"/>
        </w:rPr>
        <w:t>)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84"/>
        </w:rPr>
        <w:t>D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72"/>
        </w:rPr>
        <w:t>w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on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</w:p>
    <w:p w14:paraId="47BE9324" w14:textId="77777777" w:rsidR="006F1C89" w:rsidRDefault="006F1C89">
      <w:pPr>
        <w:rPr>
          <w:i/>
        </w:rPr>
      </w:pPr>
    </w:p>
    <w:p w14:paraId="751FAE3B" w14:textId="77777777" w:rsidR="006F1C89" w:rsidRDefault="006F1C89">
      <w:pPr>
        <w:spacing w:before="6"/>
        <w:rPr>
          <w:i/>
          <w:sz w:val="18"/>
        </w:rPr>
      </w:pPr>
    </w:p>
    <w:p w14:paraId="5B6C0BB0" w14:textId="77777777" w:rsidR="006F1C89" w:rsidRDefault="005D3991">
      <w:pPr>
        <w:pStyle w:val="BodyText"/>
        <w:spacing w:line="305" w:lineRule="exact"/>
        <w:ind w:left="715"/>
      </w:pP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&gt;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0</w:t>
      </w:r>
      <w:r>
        <w:rPr>
          <w:spacing w:val="26"/>
          <w:w w:val="160"/>
        </w:rPr>
        <w:t>)</w:t>
      </w:r>
      <w:r>
        <w:rPr>
          <w:w w:val="160"/>
        </w:rPr>
        <w:t>{</w:t>
      </w:r>
    </w:p>
    <w:p w14:paraId="5B093B53" w14:textId="77777777" w:rsidR="006F1C89" w:rsidRDefault="005D3991">
      <w:pPr>
        <w:pStyle w:val="BodyText"/>
        <w:spacing w:before="15" w:line="192" w:lineRule="auto"/>
        <w:ind w:left="995" w:right="7081" w:hanging="1"/>
      </w:pP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</w:t>
      </w:r>
      <w:r>
        <w:rPr>
          <w:spacing w:val="19"/>
          <w:w w:val="82"/>
        </w:rPr>
        <w:t>d</w:t>
      </w:r>
      <w:r>
        <w:rPr>
          <w:spacing w:val="19"/>
          <w:w w:val="84"/>
        </w:rPr>
        <w:t>o</w:t>
      </w:r>
      <w:r>
        <w:rPr>
          <w:w w:val="55"/>
        </w:rPr>
        <w:t>m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01"/>
        </w:rPr>
        <w:t>c</w:t>
      </w:r>
      <w:r>
        <w:rPr>
          <w:spacing w:val="19"/>
          <w:w w:val="83"/>
        </w:rPr>
        <w:t>h</w:t>
      </w:r>
      <w:r>
        <w:rPr>
          <w:spacing w:val="19"/>
          <w:w w:val="84"/>
        </w:rPr>
        <w:t>o</w:t>
      </w:r>
      <w:r>
        <w:rPr>
          <w:spacing w:val="19"/>
          <w:w w:val="180"/>
        </w:rPr>
        <w:t>i</w:t>
      </w:r>
      <w:r>
        <w:rPr>
          <w:spacing w:val="19"/>
          <w:w w:val="101"/>
        </w:rPr>
        <w:t>c</w:t>
      </w:r>
      <w:r>
        <w:rPr>
          <w:w w:val="93"/>
        </w:rPr>
        <w:t>e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0C35B792" w14:textId="77777777" w:rsidR="006F1C89" w:rsidRDefault="006F1C89">
      <w:pPr>
        <w:pStyle w:val="BodyText"/>
        <w:spacing w:before="8"/>
        <w:rPr>
          <w:sz w:val="14"/>
        </w:rPr>
      </w:pPr>
    </w:p>
    <w:p w14:paraId="03D01C68" w14:textId="77777777" w:rsidR="006F1C89" w:rsidRDefault="005D3991">
      <w:pPr>
        <w:pStyle w:val="BodyText"/>
        <w:spacing w:before="1" w:line="305" w:lineRule="exact"/>
        <w:ind w:left="99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55"/>
        </w:rPr>
        <w:t>m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28"/>
          <w:w w:val="139"/>
        </w:rPr>
        <w:t>t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61DE7661" w14:textId="77777777" w:rsidR="006F1C89" w:rsidRDefault="005D3991">
      <w:pPr>
        <w:pStyle w:val="BodyText"/>
        <w:spacing w:line="287" w:lineRule="exact"/>
        <w:ind w:left="1013" w:right="1330"/>
        <w:jc w:val="center"/>
      </w:pP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</w:t>
      </w:r>
      <w:r>
        <w:rPr>
          <w:spacing w:val="19"/>
          <w:w w:val="82"/>
        </w:rPr>
        <w:t>d</w:t>
      </w:r>
      <w:r>
        <w:rPr>
          <w:spacing w:val="19"/>
          <w:w w:val="84"/>
        </w:rPr>
        <w:t>o</w:t>
      </w:r>
      <w:r>
        <w:rPr>
          <w:w w:val="55"/>
        </w:rPr>
        <w:t>m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01"/>
        </w:rPr>
        <w:t>c</w:t>
      </w:r>
      <w:r>
        <w:rPr>
          <w:spacing w:val="19"/>
          <w:w w:val="83"/>
        </w:rPr>
        <w:t>h</w:t>
      </w:r>
      <w:r>
        <w:rPr>
          <w:spacing w:val="19"/>
          <w:w w:val="84"/>
        </w:rPr>
        <w:t>o</w:t>
      </w:r>
      <w:r>
        <w:rPr>
          <w:spacing w:val="19"/>
          <w:w w:val="180"/>
        </w:rPr>
        <w:t>i</w:t>
      </w:r>
      <w:r>
        <w:rPr>
          <w:spacing w:val="19"/>
          <w:w w:val="101"/>
        </w:rPr>
        <w:t>c</w:t>
      </w:r>
      <w:r>
        <w:rPr>
          <w:w w:val="93"/>
        </w:rPr>
        <w:t>e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20"/>
          <w:w w:val="127"/>
        </w:rPr>
        <w:t>r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3"/>
        </w:rPr>
        <w:t>n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t xml:space="preserve"> </w:t>
      </w:r>
      <w:r>
        <w:rPr>
          <w:spacing w:val="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b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82"/>
        </w:rPr>
        <w:t>b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2E7054B6" w14:textId="77777777" w:rsidR="006F1C89" w:rsidRDefault="005D3991">
      <w:pPr>
        <w:spacing w:line="251" w:lineRule="exact"/>
        <w:ind w:left="344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1"/>
        </w:rPr>
        <w:t>ando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hoo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ph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b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01"/>
        </w:rPr>
        <w:t>n</w:t>
      </w:r>
    </w:p>
    <w:p w14:paraId="266E8C0E" w14:textId="77777777" w:rsidR="006F1C89" w:rsidRDefault="005D3991">
      <w:pPr>
        <w:spacing w:before="2" w:line="254" w:lineRule="exact"/>
        <w:ind w:left="1667"/>
        <w:rPr>
          <w:i/>
        </w:rPr>
      </w:pPr>
      <w:r>
        <w:rPr>
          <w:i/>
          <w:spacing w:val="14"/>
          <w:w w:val="120"/>
        </w:rPr>
        <w:t>probs</w:t>
      </w:r>
    </w:p>
    <w:p w14:paraId="79FFC8ED" w14:textId="77777777" w:rsidR="006F1C89" w:rsidRDefault="005D3991">
      <w:pPr>
        <w:pStyle w:val="BodyText"/>
        <w:spacing w:line="290" w:lineRule="exact"/>
        <w:ind w:left="1270"/>
      </w:pP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55"/>
        </w:rPr>
        <w:t>m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9"/>
          <w:w w:val="83"/>
        </w:rPr>
        <w:t>n</w:t>
      </w:r>
      <w:r>
        <w:rPr>
          <w:spacing w:val="20"/>
          <w:w w:val="83"/>
        </w:rPr>
        <w:t>u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80"/>
        </w:rPr>
        <w:t>i</w:t>
      </w:r>
      <w:r>
        <w:rPr>
          <w:w w:val="101"/>
        </w:rPr>
        <w:t>c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67"/>
        </w:rPr>
        <w:t>w</w:t>
      </w:r>
      <w:r>
        <w:rPr>
          <w:spacing w:val="18"/>
          <w:w w:val="83"/>
        </w:rPr>
        <w:t>h</w:t>
      </w:r>
      <w:r>
        <w:rPr>
          <w:spacing w:val="19"/>
          <w:w w:val="180"/>
        </w:rPr>
        <w:t>i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</w:t>
      </w:r>
      <w:r>
        <w:rPr>
          <w:spacing w:val="19"/>
          <w:w w:val="82"/>
        </w:rPr>
        <w:t>d</w:t>
      </w:r>
      <w:r>
        <w:rPr>
          <w:spacing w:val="19"/>
          <w:w w:val="84"/>
        </w:rPr>
        <w:t>o</w:t>
      </w:r>
      <w:r>
        <w:rPr>
          <w:w w:val="55"/>
        </w:rPr>
        <w:t>m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01"/>
        </w:rPr>
        <w:t>c</w:t>
      </w:r>
      <w:r>
        <w:rPr>
          <w:spacing w:val="19"/>
          <w:w w:val="83"/>
        </w:rPr>
        <w:t>h</w:t>
      </w:r>
      <w:r>
        <w:rPr>
          <w:spacing w:val="19"/>
          <w:w w:val="84"/>
        </w:rPr>
        <w:t>o</w:t>
      </w:r>
      <w:r>
        <w:rPr>
          <w:spacing w:val="19"/>
          <w:w w:val="180"/>
        </w:rPr>
        <w:t>i</w:t>
      </w:r>
      <w:r>
        <w:rPr>
          <w:spacing w:val="19"/>
          <w:w w:val="101"/>
        </w:rPr>
        <w:t>c</w:t>
      </w:r>
      <w:r>
        <w:rPr>
          <w:w w:val="93"/>
        </w:rPr>
        <w:t>e</w:t>
      </w:r>
      <w:r>
        <w:t xml:space="preserve"> </w:t>
      </w:r>
      <w:r>
        <w:rPr>
          <w:spacing w:val="33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spacing w:val="26"/>
          <w:w w:val="160"/>
        </w:rPr>
        <w:t>)</w:t>
      </w:r>
      <w:r>
        <w:rPr>
          <w:w w:val="160"/>
        </w:rPr>
        <w:t>)</w:t>
      </w:r>
    </w:p>
    <w:p w14:paraId="64CC361D" w14:textId="77777777" w:rsidR="006F1C89" w:rsidRDefault="005D3991">
      <w:pPr>
        <w:pStyle w:val="BodyText"/>
        <w:spacing w:line="305" w:lineRule="exact"/>
        <w:ind w:left="986"/>
      </w:pPr>
      <w:r>
        <w:rPr>
          <w:w w:val="160"/>
        </w:rPr>
        <w:t>}</w:t>
      </w:r>
    </w:p>
    <w:p w14:paraId="0944E6DB" w14:textId="77777777" w:rsidR="006F1C89" w:rsidRDefault="006F1C89">
      <w:pPr>
        <w:pStyle w:val="BodyText"/>
        <w:spacing w:before="13"/>
        <w:rPr>
          <w:sz w:val="11"/>
        </w:rPr>
      </w:pPr>
    </w:p>
    <w:p w14:paraId="33591DC0" w14:textId="77777777" w:rsidR="006F1C89" w:rsidRDefault="005D3991">
      <w:pPr>
        <w:pStyle w:val="BodyText"/>
        <w:tabs>
          <w:tab w:val="left" w:pos="2502"/>
        </w:tabs>
        <w:spacing w:before="22"/>
        <w:ind w:left="99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ab/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7CD71F72" w14:textId="77777777" w:rsidR="006F1C89" w:rsidRDefault="006F1C89">
      <w:pPr>
        <w:pStyle w:val="BodyText"/>
        <w:spacing w:before="4"/>
        <w:rPr>
          <w:sz w:val="13"/>
        </w:rPr>
      </w:pPr>
    </w:p>
    <w:p w14:paraId="63DE4A4E" w14:textId="77777777" w:rsidR="006F1C89" w:rsidRDefault="005D3991">
      <w:pPr>
        <w:pStyle w:val="BodyText"/>
        <w:spacing w:line="305" w:lineRule="exact"/>
        <w:ind w:left="1270"/>
      </w:pP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83"/>
        </w:rPr>
        <w:t>h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ng</w:t>
      </w:r>
      <w:r>
        <w:rPr>
          <w:w w:val="93"/>
        </w:rPr>
        <w:t>e</w:t>
      </w:r>
      <w:proofErr w:type="spellEnd"/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5"/>
          <w:w w:val="83"/>
        </w:rPr>
        <w:t>n</w:t>
      </w:r>
      <w:r>
        <w:rPr>
          <w:spacing w:val="13"/>
          <w:w w:val="65"/>
        </w:rPr>
        <w:t>=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proofErr w:type="spellEnd"/>
      <w:r>
        <w:rPr>
          <w:w w:val="65"/>
        </w:rPr>
        <w:t>=</w:t>
      </w:r>
      <w:r>
        <w:rPr>
          <w:spacing w:val="-39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spacing w:val="30"/>
          <w:w w:val="127"/>
        </w:rPr>
        <w:t>r</w:t>
      </w:r>
      <w:proofErr w:type="spellEnd"/>
      <w:r>
        <w:rPr>
          <w:w w:val="160"/>
        </w:rPr>
        <w:t>)</w:t>
      </w:r>
    </w:p>
    <w:p w14:paraId="61D56FC5" w14:textId="77777777" w:rsidR="006F1C89" w:rsidRDefault="005D3991">
      <w:pPr>
        <w:pStyle w:val="BodyText"/>
        <w:spacing w:line="287" w:lineRule="exact"/>
        <w:ind w:left="1270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w w:val="89"/>
        </w:rPr>
        <w:t>-</w:t>
      </w:r>
      <w:r>
        <w:t xml:space="preserve"> </w:t>
      </w:r>
      <w:r>
        <w:rPr>
          <w:spacing w:val="17"/>
        </w:rPr>
        <w:t xml:space="preserve"> </w:t>
      </w:r>
      <w:r>
        <w:rPr>
          <w:w w:val="82"/>
        </w:rPr>
        <w:t>1</w:t>
      </w:r>
    </w:p>
    <w:p w14:paraId="542DC5D0" w14:textId="77777777" w:rsidR="006F1C89" w:rsidRDefault="005D3991">
      <w:pPr>
        <w:spacing w:line="251" w:lineRule="exact"/>
        <w:ind w:left="2484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dua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70"/>
        </w:rPr>
        <w:t>f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w w:val="65"/>
        </w:rPr>
        <w:t>m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p</w:t>
      </w:r>
      <w:r>
        <w:rPr>
          <w:i/>
          <w:w w:val="101"/>
        </w:rPr>
        <w:t>h</w:t>
      </w:r>
    </w:p>
    <w:p w14:paraId="7B0A8FF4" w14:textId="77777777" w:rsidR="006F1C89" w:rsidRDefault="006F1C89">
      <w:pPr>
        <w:spacing w:before="12"/>
        <w:rPr>
          <w:i/>
        </w:rPr>
      </w:pPr>
    </w:p>
    <w:p w14:paraId="5F418A36" w14:textId="77777777" w:rsidR="006F1C89" w:rsidRDefault="005D3991">
      <w:pPr>
        <w:tabs>
          <w:tab w:val="left" w:pos="3859"/>
        </w:tabs>
        <w:spacing w:line="201" w:lineRule="auto"/>
        <w:ind w:left="1667" w:right="369" w:hanging="401"/>
        <w:rPr>
          <w:i/>
        </w:rPr>
      </w:pPr>
      <w:r>
        <w:rPr>
          <w:rFonts w:ascii="Lucida Sans Unicode"/>
          <w:spacing w:val="17"/>
          <w:w w:val="83"/>
        </w:rPr>
        <w:t>n</w:t>
      </w:r>
      <w:r>
        <w:rPr>
          <w:rFonts w:ascii="Lucida Sans Unicode"/>
          <w:spacing w:val="17"/>
          <w:w w:val="93"/>
        </w:rPr>
        <w:t>e</w:t>
      </w:r>
      <w:r>
        <w:rPr>
          <w:rFonts w:ascii="Lucida Sans Unicode"/>
          <w:w w:val="67"/>
        </w:rPr>
        <w:t>w</w:t>
      </w:r>
      <w:r>
        <w:rPr>
          <w:rFonts w:ascii="Lucida Sans Unicode"/>
          <w:spacing w:val="-41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9"/>
          <w:w w:val="82"/>
        </w:rPr>
        <w:t>p</w:t>
      </w:r>
      <w:r>
        <w:rPr>
          <w:rFonts w:ascii="Lucida Sans Unicode"/>
          <w:w w:val="83"/>
        </w:rPr>
        <w:t>h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5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r>
        <w:rPr>
          <w:rFonts w:ascii="Lucida Sans Unicode"/>
          <w:spacing w:val="19"/>
          <w:w w:val="55"/>
        </w:rPr>
        <w:t>m</w:t>
      </w:r>
      <w:r>
        <w:rPr>
          <w:rFonts w:ascii="Lucida Sans Unicode"/>
          <w:spacing w:val="19"/>
          <w:w w:val="94"/>
        </w:rPr>
        <w:t>a</w:t>
      </w:r>
      <w:r>
        <w:rPr>
          <w:rFonts w:ascii="Lucida Sans Unicode"/>
          <w:spacing w:val="19"/>
          <w:w w:val="139"/>
        </w:rPr>
        <w:t>t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w w:val="84"/>
        </w:rPr>
        <w:t>x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82"/>
        </w:rPr>
        <w:t>d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139"/>
        </w:rPr>
        <w:t>t</w:t>
      </w:r>
      <w:r>
        <w:rPr>
          <w:rFonts w:ascii="Lucida Sans Unicode"/>
          <w:w w:val="94"/>
        </w:rPr>
        <w:t>a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spacing w:val="25"/>
          <w:w w:val="101"/>
        </w:rPr>
        <w:t>c</w:t>
      </w:r>
      <w:r>
        <w:rPr>
          <w:rFonts w:ascii="Lucida Sans Unicode"/>
          <w:spacing w:val="13"/>
          <w:w w:val="160"/>
        </w:rPr>
        <w:t>(</w:t>
      </w:r>
      <w:r>
        <w:rPr>
          <w:rFonts w:ascii="Lucida Sans Unicode"/>
          <w:w w:val="82"/>
        </w:rPr>
        <w:t>1</w:t>
      </w:r>
      <w:r>
        <w:rPr>
          <w:rFonts w:ascii="Lucida Sans Unicode"/>
          <w:spacing w:val="-43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32"/>
        </w:rPr>
        <w:t xml:space="preserve"> </w:t>
      </w:r>
      <w:r>
        <w:rPr>
          <w:rFonts w:ascii="Lucida Sans Unicode"/>
          <w:spacing w:val="20"/>
          <w:w w:val="171"/>
        </w:rPr>
        <w:t>j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</w:rPr>
        <w:t>v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180"/>
        </w:rPr>
        <w:t>il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0"/>
        </w:rPr>
        <w:t>[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55"/>
        </w:rPr>
        <w:t>m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  <w:w w:val="139"/>
        </w:rPr>
        <w:t>t</w:t>
      </w:r>
      <w:r>
        <w:rPr>
          <w:rFonts w:ascii="Lucida Sans Unicode"/>
          <w:spacing w:val="20"/>
          <w:w w:val="94"/>
        </w:rPr>
        <w:t>a</w:t>
      </w:r>
      <w:r>
        <w:rPr>
          <w:rFonts w:ascii="Lucida Sans Unicode"/>
          <w:spacing w:val="20"/>
          <w:w w:val="139"/>
        </w:rPr>
        <w:t>t</w:t>
      </w:r>
      <w:r>
        <w:rPr>
          <w:rFonts w:ascii="Lucida Sans Unicode"/>
          <w:spacing w:val="20"/>
          <w:w w:val="180"/>
        </w:rPr>
        <w:t>i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w w:val="83"/>
        </w:rPr>
        <w:t>n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spacing w:val="17"/>
          <w:w w:val="82"/>
        </w:rPr>
        <w:t>p</w:t>
      </w:r>
      <w:r>
        <w:rPr>
          <w:rFonts w:ascii="Lucida Sans Unicode"/>
          <w:spacing w:val="17"/>
          <w:w w:val="84"/>
        </w:rPr>
        <w:t>o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w w:val="160"/>
        </w:rPr>
        <w:t>[</w:t>
      </w:r>
      <w:r>
        <w:rPr>
          <w:rFonts w:ascii="Lucida Sans Unicode"/>
          <w:spacing w:val="-47"/>
        </w:rPr>
        <w:t xml:space="preserve"> </w:t>
      </w:r>
      <w:proofErr w:type="spellStart"/>
      <w:r>
        <w:rPr>
          <w:rFonts w:ascii="Lucida Sans Unicode"/>
          <w:spacing w:val="22"/>
          <w:w w:val="180"/>
        </w:rPr>
        <w:t>i</w:t>
      </w:r>
      <w:proofErr w:type="spellEnd"/>
      <w:r>
        <w:rPr>
          <w:rFonts w:ascii="Lucida Sans Unicode"/>
          <w:spacing w:val="22"/>
          <w:w w:val="160"/>
        </w:rPr>
        <w:t>]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spacing w:val="15"/>
          <w:w w:val="82"/>
        </w:rPr>
        <w:t>2</w:t>
      </w:r>
      <w:r>
        <w:rPr>
          <w:rFonts w:ascii="Lucida Sans Unicode"/>
          <w:w w:val="160"/>
        </w:rPr>
        <w:t>]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w w:val="65"/>
        </w:rPr>
        <w:t xml:space="preserve">+ </w:t>
      </w:r>
      <w:proofErr w:type="spellStart"/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spacing w:val="18"/>
          <w:w w:val="83"/>
        </w:rPr>
        <w:t>u</w:t>
      </w:r>
      <w:r>
        <w:rPr>
          <w:rFonts w:ascii="Lucida Sans Unicode"/>
          <w:spacing w:val="18"/>
          <w:w w:val="139"/>
        </w:rPr>
        <w:t>t</w:t>
      </w:r>
      <w:r>
        <w:rPr>
          <w:rFonts w:ascii="Lucida Sans Unicode"/>
          <w:spacing w:val="18"/>
          <w:w w:val="75"/>
        </w:rPr>
        <w:t>C</w:t>
      </w:r>
      <w:r>
        <w:rPr>
          <w:rFonts w:ascii="Lucida Sans Unicode"/>
          <w:spacing w:val="18"/>
          <w:w w:val="83"/>
        </w:rPr>
        <w:t>h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83"/>
        </w:rPr>
        <w:t>ng</w:t>
      </w:r>
      <w:r>
        <w:rPr>
          <w:rFonts w:ascii="Lucida Sans Unicode"/>
          <w:w w:val="93"/>
        </w:rPr>
        <w:t>e</w:t>
      </w:r>
      <w:proofErr w:type="spellEnd"/>
      <w:r>
        <w:rPr>
          <w:rFonts w:ascii="Lucida Sans Unicode"/>
          <w:spacing w:val="-21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spacing w:val="15"/>
          <w:w w:val="82"/>
        </w:rPr>
        <w:t>0</w:t>
      </w:r>
      <w:r>
        <w:rPr>
          <w:rFonts w:ascii="Lucida Sans Unicode"/>
          <w:spacing w:val="30"/>
          <w:w w:val="160"/>
        </w:rPr>
        <w:t>)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hang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n</w:t>
      </w:r>
      <w:r>
        <w:rPr>
          <w:i/>
          <w:spacing w:val="17"/>
          <w:w w:val="109"/>
        </w:rPr>
        <w:t>e</w:t>
      </w:r>
      <w:r>
        <w:rPr>
          <w:i/>
          <w:w w:val="72"/>
        </w:rPr>
        <w:t>w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add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 xml:space="preserve">e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70601C25" w14:textId="77777777" w:rsidR="006F1C89" w:rsidRDefault="005D3991">
      <w:pPr>
        <w:pStyle w:val="BodyText"/>
        <w:spacing w:before="29" w:line="192" w:lineRule="auto"/>
        <w:ind w:left="1270" w:right="2274" w:firstLine="2746"/>
      </w:pP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 xml:space="preserve">)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71"/>
        </w:rPr>
        <w:t>j</w:t>
      </w:r>
      <w:r>
        <w:rPr>
          <w:spacing w:val="18"/>
          <w:w w:val="83"/>
        </w:rPr>
        <w:t>u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spacing w:val="18"/>
          <w:w w:val="83"/>
        </w:rPr>
        <w:t>n</w:t>
      </w:r>
      <w:r>
        <w:rPr>
          <w:spacing w:val="18"/>
          <w:w w:val="180"/>
        </w:rPr>
        <w:t>il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3"/>
        </w:rPr>
        <w:t>n</w:t>
      </w:r>
      <w:r>
        <w:rPr>
          <w:spacing w:val="17"/>
          <w:w w:val="93"/>
        </w:rPr>
        <w:t>e</w:t>
      </w:r>
      <w:r>
        <w:rPr>
          <w:w w:val="67"/>
        </w:rPr>
        <w:t>w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55"/>
        </w:rPr>
        <w:t>m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18"/>
          <w:w w:val="82"/>
        </w:rPr>
        <w:t>p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3224B22D" w14:textId="77777777" w:rsidR="006F1C89" w:rsidRDefault="006F1C89">
      <w:pPr>
        <w:pStyle w:val="BodyText"/>
        <w:spacing w:before="1"/>
        <w:rPr>
          <w:sz w:val="13"/>
        </w:rPr>
      </w:pPr>
    </w:p>
    <w:p w14:paraId="44D43034" w14:textId="77777777" w:rsidR="006F1C89" w:rsidRDefault="005D3991">
      <w:pPr>
        <w:pStyle w:val="BodyText"/>
        <w:spacing w:before="23" w:line="305" w:lineRule="exact"/>
        <w:ind w:left="986"/>
      </w:pPr>
      <w:r>
        <w:rPr>
          <w:w w:val="160"/>
        </w:rPr>
        <w:t>}</w:t>
      </w:r>
    </w:p>
    <w:p w14:paraId="1B4A1C26" w14:textId="77777777" w:rsidR="006F1C89" w:rsidRDefault="005D3991">
      <w:pPr>
        <w:pStyle w:val="BodyText"/>
        <w:spacing w:line="305" w:lineRule="exact"/>
        <w:ind w:left="711"/>
      </w:pPr>
      <w:r>
        <w:rPr>
          <w:w w:val="160"/>
        </w:rPr>
        <w:t>}</w:t>
      </w:r>
    </w:p>
    <w:p w14:paraId="0526AECE" w14:textId="77777777" w:rsidR="006F1C89" w:rsidRDefault="006F1C89">
      <w:pPr>
        <w:pStyle w:val="BodyText"/>
        <w:rPr>
          <w:sz w:val="20"/>
        </w:rPr>
      </w:pPr>
    </w:p>
    <w:p w14:paraId="380CD5E0" w14:textId="77777777" w:rsidR="006F1C89" w:rsidRDefault="006F1C89">
      <w:pPr>
        <w:pStyle w:val="BodyText"/>
        <w:spacing w:before="1"/>
        <w:rPr>
          <w:sz w:val="27"/>
        </w:rPr>
      </w:pPr>
    </w:p>
    <w:p w14:paraId="5F75BF53" w14:textId="77777777" w:rsidR="006F1C89" w:rsidRDefault="005D3991">
      <w:pPr>
        <w:spacing w:before="54"/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60"/>
        </w:rPr>
        <w:t>M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o</w:t>
      </w:r>
      <w:r>
        <w:rPr>
          <w:i/>
          <w:spacing w:val="17"/>
          <w:w w:val="170"/>
        </w:rPr>
        <w:t>f</w:t>
      </w:r>
      <w:r>
        <w:rPr>
          <w:i/>
          <w:w w:val="170"/>
        </w:rPr>
        <w:t>f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</w:p>
    <w:p w14:paraId="4339C1E6" w14:textId="77777777" w:rsidR="006F1C89" w:rsidRDefault="005D3991">
      <w:pPr>
        <w:spacing w:before="3"/>
        <w:ind w:left="1121"/>
        <w:rPr>
          <w:i/>
        </w:rPr>
      </w:pPr>
      <w:r>
        <w:rPr>
          <w:i/>
          <w:spacing w:val="21"/>
          <w:w w:val="170"/>
        </w:rPr>
        <w:t>-----------------------------------------------------</w:t>
      </w:r>
    </w:p>
    <w:p w14:paraId="19D059DE" w14:textId="77777777" w:rsidR="006F1C89" w:rsidRDefault="006F1C89">
      <w:pPr>
        <w:spacing w:before="4"/>
        <w:rPr>
          <w:i/>
        </w:rPr>
      </w:pPr>
    </w:p>
    <w:p w14:paraId="69144DCC" w14:textId="77777777" w:rsidR="006F1C89" w:rsidRDefault="005D3991">
      <w:pPr>
        <w:spacing w:before="1" w:line="242" w:lineRule="auto"/>
        <w:ind w:left="1255" w:right="104" w:hanging="544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6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226"/>
        </w:rPr>
        <w:t>l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1"/>
        </w:rPr>
        <w:t>ph</w:t>
      </w:r>
      <w:r>
        <w:rPr>
          <w:i/>
          <w:w w:val="101"/>
        </w:rPr>
        <w:t>a</w:t>
      </w:r>
      <w:r>
        <w:rPr>
          <w:i/>
          <w:spacing w:val="-31"/>
        </w:rPr>
        <w:t xml:space="preserve"> </w:t>
      </w:r>
      <w:r>
        <w:rPr>
          <w:i/>
          <w:w w:val="163"/>
        </w:rPr>
        <w:t>J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proofErr w:type="spellStart"/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226"/>
        </w:rPr>
        <w:t>l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proofErr w:type="spellEnd"/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1"/>
        </w:rPr>
        <w:t>ph</w:t>
      </w:r>
      <w:r>
        <w:rPr>
          <w:i/>
          <w:w w:val="101"/>
        </w:rPr>
        <w:t>a</w:t>
      </w:r>
      <w:r>
        <w:rPr>
          <w:i/>
          <w:spacing w:val="-31"/>
        </w:rPr>
        <w:t xml:space="preserve"> </w:t>
      </w:r>
      <w:r>
        <w:rPr>
          <w:i/>
          <w:w w:val="89"/>
        </w:rPr>
        <w:t>A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33"/>
        </w:rPr>
        <w:t>s</w:t>
      </w:r>
      <w:r>
        <w:rPr>
          <w:i/>
          <w:spacing w:val="17"/>
          <w:w w:val="109"/>
        </w:rPr>
        <w:t>e</w:t>
      </w:r>
      <w:r>
        <w:rPr>
          <w:i/>
          <w:w w:val="109"/>
        </w:rPr>
        <w:t xml:space="preserve">e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01"/>
        </w:rPr>
        <w:t>b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16"/>
        </w:rPr>
        <w:t>v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1"/>
          <w:w w:val="125"/>
        </w:rPr>
        <w:t>c</w:t>
      </w:r>
      <w:r>
        <w:rPr>
          <w:i/>
          <w:spacing w:val="21"/>
          <w:w w:val="226"/>
        </w:rPr>
        <w:t>l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70"/>
        </w:rPr>
        <w:t>f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25"/>
        </w:rPr>
        <w:t>c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on</w:t>
      </w:r>
      <w:r>
        <w:rPr>
          <w:i/>
          <w:w w:val="133"/>
        </w:rPr>
        <w:t>s</w:t>
      </w:r>
    </w:p>
    <w:p w14:paraId="4AF97522" w14:textId="77777777" w:rsidR="006F1C89" w:rsidRDefault="006F1C89">
      <w:pPr>
        <w:spacing w:before="6"/>
        <w:rPr>
          <w:i/>
          <w:sz w:val="23"/>
        </w:rPr>
      </w:pPr>
    </w:p>
    <w:p w14:paraId="5F0F7403" w14:textId="77777777" w:rsidR="006F1C89" w:rsidRDefault="005D3991">
      <w:pPr>
        <w:pStyle w:val="BodyText"/>
        <w:tabs>
          <w:tab w:val="left" w:pos="2092"/>
        </w:tabs>
        <w:spacing w:line="192" w:lineRule="auto"/>
        <w:ind w:left="719" w:right="7779" w:firstLine="1"/>
      </w:pP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167"/>
        </w:rPr>
        <w:t>J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 xml:space="preserve">L 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167"/>
        </w:rPr>
        <w:t>J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4"/>
          <w:w w:val="70"/>
        </w:rPr>
        <w:t>N</w:t>
      </w:r>
      <w:r>
        <w:rPr>
          <w:spacing w:val="14"/>
          <w:w w:val="75"/>
        </w:rPr>
        <w:t>U</w:t>
      </w:r>
      <w:r>
        <w:rPr>
          <w:spacing w:val="14"/>
          <w:w w:val="97"/>
        </w:rPr>
        <w:t>L</w:t>
      </w:r>
      <w:r>
        <w:rPr>
          <w:spacing w:val="-4"/>
          <w:w w:val="97"/>
        </w:rPr>
        <w:t>L</w:t>
      </w:r>
    </w:p>
    <w:p w14:paraId="6EE28F0C" w14:textId="77777777" w:rsidR="006F1C89" w:rsidRDefault="006F1C89">
      <w:pPr>
        <w:pStyle w:val="BodyText"/>
        <w:spacing w:before="8"/>
        <w:rPr>
          <w:sz w:val="14"/>
        </w:rPr>
      </w:pPr>
    </w:p>
    <w:p w14:paraId="0496B826" w14:textId="77777777" w:rsidR="006F1C89" w:rsidRDefault="005D3991">
      <w:pPr>
        <w:pStyle w:val="BodyText"/>
        <w:spacing w:line="305" w:lineRule="exact"/>
        <w:ind w:left="721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8"/>
        </w:rPr>
        <w:t xml:space="preserve"> </w:t>
      </w:r>
      <w:proofErr w:type="spellStart"/>
      <w:r>
        <w:rPr>
          <w:spacing w:val="21"/>
          <w:w w:val="167"/>
        </w:rPr>
        <w:t>J</w:t>
      </w:r>
      <w:r>
        <w:rPr>
          <w:spacing w:val="21"/>
          <w:w w:val="83"/>
        </w:rPr>
        <w:t>u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spacing w:val="17"/>
          <w:w w:val="102"/>
        </w:rPr>
        <w:t>s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p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</w:p>
    <w:p w14:paraId="252335CA" w14:textId="77777777" w:rsidR="006F1C89" w:rsidRDefault="005D3991">
      <w:pPr>
        <w:pStyle w:val="BodyText"/>
        <w:spacing w:before="15" w:line="192" w:lineRule="auto"/>
        <w:ind w:left="720" w:right="5720" w:firstLine="389"/>
      </w:pP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 xml:space="preserve">) </w:t>
      </w:r>
      <w:proofErr w:type="spellStart"/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t>v</w:t>
      </w:r>
      <w:proofErr w:type="spellEnd"/>
      <w:r>
        <w:rPr>
          <w:spacing w:val="-50"/>
        </w:rPr>
        <w:t xml:space="preserve"> </w:t>
      </w:r>
      <w:r>
        <w:rPr>
          <w:spacing w:val="20"/>
          <w:w w:val="82"/>
        </w:rPr>
        <w:t>T</w:t>
      </w:r>
      <w:r>
        <w:rPr>
          <w:spacing w:val="20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i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2</w:t>
      </w:r>
      <w:r>
        <w:rPr>
          <w:w w:val="160"/>
        </w:rPr>
        <w:t>]</w:t>
      </w:r>
    </w:p>
    <w:p w14:paraId="52D351C3" w14:textId="77777777" w:rsidR="006F1C89" w:rsidRDefault="005D3991">
      <w:pPr>
        <w:pStyle w:val="BodyText"/>
        <w:spacing w:before="1" w:line="192" w:lineRule="auto"/>
        <w:ind w:left="1117" w:right="212" w:hanging="396"/>
      </w:pPr>
      <w:proofErr w:type="spellStart"/>
      <w:r>
        <w:rPr>
          <w:spacing w:val="21"/>
          <w:w w:val="171"/>
        </w:rPr>
        <w:t>j</w:t>
      </w:r>
      <w:r>
        <w:rPr>
          <w:spacing w:val="21"/>
          <w:w w:val="83"/>
        </w:rPr>
        <w:t>u</w:t>
      </w:r>
      <w:r>
        <w:t>v</w:t>
      </w:r>
      <w:proofErr w:type="spellEnd"/>
      <w:r>
        <w:rPr>
          <w:spacing w:val="-49"/>
        </w:rPr>
        <w:t xml:space="preserve"> </w:t>
      </w:r>
      <w:proofErr w:type="spellStart"/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180"/>
        </w:rPr>
        <w:t>i</w:t>
      </w:r>
      <w:r>
        <w:rPr>
          <w:spacing w:val="21"/>
          <w:w w:val="139"/>
        </w:rPr>
        <w:t>t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proofErr w:type="spellEnd"/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71"/>
        </w:rPr>
        <w:t>j</w:t>
      </w:r>
      <w:r>
        <w:rPr>
          <w:spacing w:val="18"/>
          <w:w w:val="83"/>
        </w:rPr>
        <w:t>u</w:t>
      </w:r>
      <w:r>
        <w:rPr>
          <w:spacing w:val="18"/>
        </w:rPr>
        <w:t>v</w:t>
      </w:r>
      <w:r>
        <w:rPr>
          <w:spacing w:val="18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proofErr w:type="spellEnd"/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>)</w:t>
      </w:r>
    </w:p>
    <w:p w14:paraId="0FF47558" w14:textId="77777777" w:rsidR="006F1C89" w:rsidRDefault="006F1C89">
      <w:pPr>
        <w:spacing w:line="192" w:lineRule="auto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304659BB" w14:textId="77777777" w:rsidR="006F1C89" w:rsidRDefault="005D3991">
      <w:pPr>
        <w:pStyle w:val="BodyText"/>
        <w:tabs>
          <w:tab w:val="left" w:pos="3192"/>
        </w:tabs>
        <w:spacing w:before="56" w:line="192" w:lineRule="auto"/>
        <w:ind w:left="1118" w:right="784" w:hanging="399"/>
      </w:pPr>
      <w:r>
        <w:rPr>
          <w:spacing w:val="19"/>
          <w:w w:val="94"/>
        </w:rPr>
        <w:lastRenderedPageBreak/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167"/>
        </w:rPr>
        <w:t>J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spacing w:val="22"/>
          <w:w w:val="99"/>
        </w:rPr>
        <w:t>/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2"/>
        </w:rPr>
        <w:t>q</w:t>
      </w:r>
      <w:r>
        <w:rPr>
          <w:spacing w:val="18"/>
          <w:w w:val="127"/>
        </w:rPr>
        <w:t>r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08"/>
        </w:rPr>
        <w:t>*</w:t>
      </w:r>
      <w:r>
        <w:rPr>
          <w:spacing w:val="-43"/>
        </w:rPr>
        <w:t xml:space="preserve"> </w:t>
      </w:r>
      <w:r>
        <w:rPr>
          <w:spacing w:val="15"/>
          <w:w w:val="82"/>
        </w:rPr>
        <w:t>p</w:t>
      </w:r>
      <w:r>
        <w:rPr>
          <w:spacing w:val="26"/>
          <w:w w:val="180"/>
        </w:rPr>
        <w:t>i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2"/>
        </w:rPr>
        <w:t xml:space="preserve"> </w:t>
      </w:r>
      <w:r>
        <w:rPr>
          <w:spacing w:val="18"/>
          <w:w w:val="160"/>
        </w:rPr>
        <w:t>[</w:t>
      </w:r>
      <w:r>
        <w:rPr>
          <w:w w:val="82"/>
        </w:rPr>
        <w:t>2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1</w:t>
      </w:r>
      <w:r>
        <w:rPr>
          <w:spacing w:val="18"/>
          <w:w w:val="160"/>
        </w:rPr>
        <w:t>]</w:t>
      </w:r>
      <w:r>
        <w:rPr>
          <w:spacing w:val="18"/>
          <w:w w:val="82"/>
        </w:rPr>
        <w:t>^2</w:t>
      </w:r>
      <w:r>
        <w:rPr>
          <w:spacing w:val="29"/>
          <w:w w:val="160"/>
        </w:rPr>
        <w:t>)</w:t>
      </w:r>
      <w:r>
        <w:rPr>
          <w:spacing w:val="22"/>
          <w:w w:val="160"/>
        </w:rPr>
        <w:t>))</w:t>
      </w:r>
      <w:r>
        <w:rPr>
          <w:w w:val="108"/>
        </w:rPr>
        <w:t>*</w:t>
      </w:r>
      <w:r>
        <w:rPr>
          <w:spacing w:val="-42"/>
        </w:rPr>
        <w:t xml:space="preserve"> </w:t>
      </w:r>
      <w:r>
        <w:rPr>
          <w:spacing w:val="17"/>
          <w:w w:val="93"/>
        </w:rPr>
        <w:t>e</w:t>
      </w:r>
      <w:r>
        <w:rPr>
          <w:spacing w:val="17"/>
          <w:w w:val="84"/>
        </w:rPr>
        <w:t>x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(</w:t>
      </w:r>
      <w:r>
        <w:rPr>
          <w:spacing w:val="16"/>
          <w:w w:val="89"/>
        </w:rPr>
        <w:t>-</w:t>
      </w:r>
      <w:r>
        <w:rPr>
          <w:spacing w:val="16"/>
          <w:w w:val="160"/>
        </w:rPr>
        <w:t>((</w:t>
      </w:r>
      <w:r>
        <w:rPr>
          <w:w w:val="160"/>
        </w:rPr>
        <w:t xml:space="preserve">(       </w:t>
      </w:r>
      <w:proofErr w:type="spellStart"/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t>v</w:t>
      </w:r>
      <w:proofErr w:type="spellEnd"/>
      <w:r>
        <w:rPr>
          <w:spacing w:val="-50"/>
        </w:rPr>
        <w:t xml:space="preserve"> </w:t>
      </w:r>
      <w:proofErr w:type="spellStart"/>
      <w:r>
        <w:rPr>
          <w:spacing w:val="20"/>
          <w:w w:val="82"/>
        </w:rPr>
        <w:t>T</w:t>
      </w:r>
      <w:r>
        <w:rPr>
          <w:spacing w:val="19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60"/>
        </w:rPr>
        <w:t>M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proofErr w:type="spellEnd"/>
      <w:r>
        <w:rPr>
          <w:spacing w:val="-18"/>
        </w:rPr>
        <w:t xml:space="preserve"> </w:t>
      </w:r>
      <w:r>
        <w:rPr>
          <w:w w:val="89"/>
        </w:rPr>
        <w:t>-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8"/>
        </w:rPr>
        <w:t xml:space="preserve"> </w:t>
      </w:r>
      <w:proofErr w:type="spellStart"/>
      <w:r>
        <w:rPr>
          <w:spacing w:val="21"/>
          <w:w w:val="167"/>
        </w:rPr>
        <w:t>J</w:t>
      </w:r>
      <w:r>
        <w:rPr>
          <w:spacing w:val="21"/>
          <w:w w:val="83"/>
        </w:rPr>
        <w:t>u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0"/>
        </w:rPr>
        <w:t>)</w:t>
      </w:r>
      <w:r>
        <w:rPr>
          <w:spacing w:val="-42"/>
        </w:rPr>
        <w:t xml:space="preserve"> </w:t>
      </w:r>
      <w:r>
        <w:rPr>
          <w:spacing w:val="17"/>
          <w:w w:val="82"/>
        </w:rPr>
        <w:t>^2</w:t>
      </w:r>
      <w:r>
        <w:rPr>
          <w:spacing w:val="28"/>
          <w:w w:val="160"/>
        </w:rPr>
        <w:t>)</w:t>
      </w:r>
      <w:r>
        <w:rPr>
          <w:spacing w:val="26"/>
          <w:w w:val="99"/>
        </w:rPr>
        <w:t>/</w:t>
      </w:r>
      <w:r>
        <w:rPr>
          <w:spacing w:val="15"/>
          <w:w w:val="160"/>
        </w:rPr>
        <w:t>(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2"/>
        </w:rPr>
        <w:t xml:space="preserve"> </w:t>
      </w:r>
      <w:r>
        <w:rPr>
          <w:spacing w:val="18"/>
          <w:w w:val="160"/>
        </w:rPr>
        <w:t>[</w:t>
      </w:r>
      <w:r>
        <w:rPr>
          <w:w w:val="82"/>
        </w:rPr>
        <w:t>2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1</w:t>
      </w:r>
      <w:r>
        <w:rPr>
          <w:spacing w:val="18"/>
          <w:w w:val="160"/>
        </w:rPr>
        <w:t>]</w:t>
      </w:r>
      <w:r>
        <w:rPr>
          <w:spacing w:val="18"/>
          <w:w w:val="82"/>
        </w:rPr>
        <w:t>^2</w:t>
      </w:r>
      <w:r>
        <w:rPr>
          <w:spacing w:val="29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p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19"/>
          <w:w w:val="180"/>
        </w:rPr>
        <w:t>l</w:t>
      </w:r>
      <w:r>
        <w:rPr>
          <w:spacing w:val="20"/>
          <w:w w:val="84"/>
        </w:rPr>
        <w:t>o</w:t>
      </w:r>
      <w:r>
        <w:rPr>
          <w:w w:val="83"/>
        </w:rPr>
        <w:t>n</w:t>
      </w:r>
    </w:p>
    <w:p w14:paraId="15ED2D95" w14:textId="77777777" w:rsidR="006F1C89" w:rsidRDefault="005D3991">
      <w:pPr>
        <w:pStyle w:val="BodyText"/>
        <w:tabs>
          <w:tab w:val="left" w:pos="3192"/>
        </w:tabs>
        <w:spacing w:line="257" w:lineRule="exact"/>
        <w:ind w:left="721"/>
      </w:pPr>
      <w:proofErr w:type="spellStart"/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w w:val="83"/>
        </w:rPr>
        <w:t>n</w:t>
      </w:r>
      <w:proofErr w:type="spellEnd"/>
      <w:r>
        <w:rPr>
          <w:spacing w:val="-49"/>
        </w:rPr>
        <w:t xml:space="preserve"> </w:t>
      </w:r>
      <w:proofErr w:type="spellStart"/>
      <w:r>
        <w:rPr>
          <w:spacing w:val="20"/>
          <w:w w:val="75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w w:val="82"/>
        </w:rPr>
        <w:t>d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w w:val="160"/>
        </w:rPr>
        <w:t>]</w:t>
      </w:r>
    </w:p>
    <w:p w14:paraId="46FA6E04" w14:textId="77777777" w:rsidR="006F1C89" w:rsidRDefault="005D3991">
      <w:pPr>
        <w:pStyle w:val="BodyText"/>
        <w:tabs>
          <w:tab w:val="left" w:pos="3192"/>
        </w:tabs>
        <w:spacing w:line="271" w:lineRule="exact"/>
        <w:ind w:left="721"/>
      </w:pPr>
      <w:proofErr w:type="spellStart"/>
      <w:r>
        <w:rPr>
          <w:spacing w:val="21"/>
          <w:w w:val="171"/>
        </w:rPr>
        <w:t>j</w:t>
      </w:r>
      <w:r>
        <w:rPr>
          <w:spacing w:val="21"/>
          <w:w w:val="83"/>
        </w:rPr>
        <w:t>u</w:t>
      </w:r>
      <w:r>
        <w:rPr>
          <w:spacing w:val="21"/>
        </w:rPr>
        <w:t>v</w:t>
      </w:r>
      <w:r>
        <w:rPr>
          <w:spacing w:val="21"/>
          <w:w w:val="93"/>
        </w:rPr>
        <w:t>e</w:t>
      </w:r>
      <w:r>
        <w:rPr>
          <w:w w:val="83"/>
        </w:rPr>
        <w:t>n</w:t>
      </w:r>
      <w:proofErr w:type="spellEnd"/>
      <w:r>
        <w:rPr>
          <w:spacing w:val="-48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un</w:t>
      </w:r>
      <w:r>
        <w:rPr>
          <w:w w:val="82"/>
        </w:rPr>
        <w:t>d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71"/>
        </w:rPr>
        <w:t>j</w:t>
      </w:r>
      <w:r>
        <w:rPr>
          <w:spacing w:val="19"/>
          <w:w w:val="83"/>
        </w:rPr>
        <w:t>u</w:t>
      </w:r>
      <w:r>
        <w:rPr>
          <w:spacing w:val="18"/>
        </w:rPr>
        <w:t>v</w:t>
      </w:r>
      <w:r>
        <w:rPr>
          <w:spacing w:val="19"/>
          <w:w w:val="93"/>
        </w:rPr>
        <w:t>e</w:t>
      </w:r>
      <w:r>
        <w:rPr>
          <w:w w:val="83"/>
        </w:rPr>
        <w:t>n</w:t>
      </w:r>
      <w:proofErr w:type="spellEnd"/>
      <w:r>
        <w:rPr>
          <w:spacing w:val="-51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b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2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</w:p>
    <w:p w14:paraId="105B74D6" w14:textId="77777777" w:rsidR="006F1C89" w:rsidRDefault="005D3991">
      <w:pPr>
        <w:pStyle w:val="BodyText"/>
        <w:tabs>
          <w:tab w:val="left" w:pos="3192"/>
        </w:tabs>
        <w:spacing w:before="15" w:line="192" w:lineRule="auto"/>
        <w:ind w:left="720" w:right="1188" w:firstLine="389"/>
      </w:pP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8"/>
          <w:w w:val="99"/>
        </w:rPr>
        <w:t>y</w:t>
      </w:r>
      <w:r>
        <w:rPr>
          <w:spacing w:val="19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 xml:space="preserve">) 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167"/>
        </w:rPr>
        <w:t>J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55"/>
        </w:rPr>
        <w:t>m</w:t>
      </w:r>
      <w:r>
        <w:rPr>
          <w:w w:val="102"/>
        </w:rPr>
        <w:t>s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31"/>
          <w:w w:val="167"/>
        </w:rPr>
        <w:t>J</w:t>
      </w:r>
      <w:r>
        <w:rPr>
          <w:w w:val="108"/>
        </w:rPr>
        <w:t>*</w:t>
      </w:r>
      <w:r>
        <w:rPr>
          <w:spacing w:val="-37"/>
        </w:rPr>
        <w:t xml:space="preserve"> </w:t>
      </w:r>
      <w:proofErr w:type="spellStart"/>
      <w:r>
        <w:rPr>
          <w:spacing w:val="21"/>
          <w:w w:val="171"/>
        </w:rPr>
        <w:t>j</w:t>
      </w:r>
      <w:r>
        <w:rPr>
          <w:spacing w:val="21"/>
          <w:w w:val="83"/>
        </w:rPr>
        <w:t>u</w:t>
      </w:r>
      <w:r>
        <w:rPr>
          <w:spacing w:val="21"/>
        </w:rPr>
        <w:t>v</w:t>
      </w:r>
      <w:r>
        <w:rPr>
          <w:spacing w:val="21"/>
          <w:w w:val="93"/>
        </w:rPr>
        <w:t>e</w:t>
      </w:r>
      <w:r>
        <w:rPr>
          <w:w w:val="83"/>
        </w:rPr>
        <w:t>n</w:t>
      </w:r>
      <w:proofErr w:type="spellEnd"/>
      <w:r>
        <w:rPr>
          <w:spacing w:val="-49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un</w:t>
      </w:r>
      <w:r>
        <w:rPr>
          <w:w w:val="82"/>
        </w:rPr>
        <w:t>d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0"/>
        </w:rPr>
        <w:t>)</w:t>
      </w:r>
    </w:p>
    <w:p w14:paraId="1F9DE001" w14:textId="77777777" w:rsidR="006F1C89" w:rsidRDefault="006F1C89">
      <w:pPr>
        <w:pStyle w:val="BodyText"/>
      </w:pPr>
    </w:p>
    <w:p w14:paraId="06A74AED" w14:textId="77777777" w:rsidR="006F1C89" w:rsidRDefault="006F1C89">
      <w:pPr>
        <w:pStyle w:val="BodyText"/>
        <w:spacing w:before="5"/>
        <w:rPr>
          <w:sz w:val="13"/>
        </w:rPr>
      </w:pPr>
    </w:p>
    <w:p w14:paraId="5AF2214A" w14:textId="77777777" w:rsidR="006F1C89" w:rsidRDefault="005D3991">
      <w:pPr>
        <w:pStyle w:val="BodyText"/>
        <w:tabs>
          <w:tab w:val="left" w:pos="3192"/>
          <w:tab w:val="left" w:pos="3605"/>
        </w:tabs>
        <w:spacing w:line="192" w:lineRule="auto"/>
        <w:ind w:left="721" w:right="2961" w:hanging="1"/>
      </w:pP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9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167"/>
        </w:rPr>
        <w:t>J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9"/>
        </w:rPr>
        <w:t xml:space="preserve"> </w:t>
      </w:r>
      <w:r>
        <w:rPr>
          <w:w w:val="99"/>
        </w:rPr>
        <w:t>/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50"/>
        </w:rPr>
        <w:t xml:space="preserve"> </w:t>
      </w:r>
      <w:r>
        <w:rPr>
          <w:w w:val="167"/>
        </w:rPr>
        <w:t xml:space="preserve">J            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8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8"/>
        </w:rPr>
        <w:t xml:space="preserve"> </w:t>
      </w:r>
      <w:proofErr w:type="spellStart"/>
      <w:r>
        <w:rPr>
          <w:spacing w:val="21"/>
          <w:w w:val="167"/>
        </w:rPr>
        <w:t>J</w:t>
      </w:r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83"/>
        </w:rPr>
        <w:t>n</w:t>
      </w:r>
      <w:r>
        <w:rPr>
          <w:w w:val="102"/>
        </w:rPr>
        <w:t>s</w:t>
      </w:r>
      <w:proofErr w:type="spellEnd"/>
      <w:r>
        <w:tab/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9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spacing w:val="32"/>
          <w:w w:val="167"/>
        </w:rPr>
        <w:t>J</w:t>
      </w:r>
      <w:r>
        <w:rPr>
          <w:w w:val="160"/>
        </w:rPr>
        <w:t>)</w:t>
      </w:r>
    </w:p>
    <w:p w14:paraId="15F400C2" w14:textId="77777777" w:rsidR="006F1C89" w:rsidRDefault="006F1C89">
      <w:pPr>
        <w:pStyle w:val="BodyText"/>
        <w:rPr>
          <w:sz w:val="20"/>
        </w:rPr>
      </w:pPr>
    </w:p>
    <w:p w14:paraId="4CCDC308" w14:textId="77777777" w:rsidR="006F1C89" w:rsidRDefault="006F1C89">
      <w:pPr>
        <w:pStyle w:val="BodyText"/>
        <w:spacing w:before="5"/>
        <w:rPr>
          <w:sz w:val="15"/>
        </w:rPr>
      </w:pPr>
    </w:p>
    <w:p w14:paraId="0CBFD85C" w14:textId="77777777" w:rsidR="006F1C89" w:rsidRDefault="005D3991">
      <w:pPr>
        <w:pStyle w:val="BodyText"/>
        <w:spacing w:line="192" w:lineRule="auto"/>
        <w:ind w:left="720" w:right="5429" w:hanging="4"/>
      </w:pPr>
      <w:r>
        <w:rPr>
          <w:spacing w:val="17"/>
          <w:w w:val="96"/>
        </w:rPr>
        <w:t>S</w:t>
      </w:r>
      <w:r>
        <w:rPr>
          <w:spacing w:val="17"/>
          <w:w w:val="83"/>
        </w:rPr>
        <w:t>u</w:t>
      </w:r>
      <w:r>
        <w:rPr>
          <w:w w:val="127"/>
        </w:rPr>
        <w:t>r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31"/>
          <w:w w:val="167"/>
        </w:rPr>
        <w:t>J</w:t>
      </w:r>
      <w:r>
        <w:rPr>
          <w:spacing w:val="22"/>
          <w:w w:val="77"/>
        </w:rPr>
        <w:t>%</w:t>
      </w:r>
      <w:r>
        <w:rPr>
          <w:spacing w:val="22"/>
          <w:w w:val="108"/>
        </w:rPr>
        <w:t>*</w:t>
      </w:r>
      <w:r>
        <w:rPr>
          <w:w w:val="77"/>
        </w:rPr>
        <w:t>%</w:t>
      </w:r>
      <w:r>
        <w:rPr>
          <w:spacing w:val="-37"/>
        </w:rPr>
        <w:t xml:space="preserve">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8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8"/>
        </w:rPr>
        <w:t xml:space="preserve"> </w:t>
      </w:r>
      <w:proofErr w:type="spellStart"/>
      <w:r>
        <w:rPr>
          <w:spacing w:val="21"/>
          <w:w w:val="167"/>
        </w:rPr>
        <w:t>J</w:t>
      </w:r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83"/>
        </w:rPr>
        <w:t>n</w:t>
      </w:r>
      <w:r>
        <w:rPr>
          <w:w w:val="102"/>
        </w:rPr>
        <w:t>s</w:t>
      </w:r>
      <w:proofErr w:type="spellEnd"/>
      <w:r>
        <w:rPr>
          <w:w w:val="102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3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83"/>
        </w:rPr>
        <w:t>u</w:t>
      </w:r>
      <w:r>
        <w:rPr>
          <w:spacing w:val="28"/>
          <w:w w:val="127"/>
        </w:rPr>
        <w:t>r</w:t>
      </w:r>
      <w:r>
        <w:rPr>
          <w:spacing w:val="22"/>
          <w:w w:val="99"/>
        </w:rPr>
        <w:t>/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89"/>
        </w:rPr>
        <w:t>k</w:t>
      </w:r>
      <w:r>
        <w:rPr>
          <w:spacing w:val="26"/>
          <w:w w:val="167"/>
        </w:rPr>
        <w:t>J</w:t>
      </w:r>
      <w:r>
        <w:rPr>
          <w:w w:val="65"/>
        </w:rPr>
        <w:t>+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83"/>
        </w:rPr>
        <w:t>u</w:t>
      </w:r>
      <w:r>
        <w:rPr>
          <w:spacing w:val="28"/>
          <w:w w:val="127"/>
        </w:rPr>
        <w:t>r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6DBFBB8" w14:textId="77777777" w:rsidR="006F1C89" w:rsidRDefault="005D3991">
      <w:pPr>
        <w:spacing w:line="253" w:lineRule="exact"/>
        <w:ind w:left="715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82"/>
        </w:rPr>
        <w:t>G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16"/>
        </w:rPr>
        <w:t>v</w:t>
      </w:r>
      <w:r>
        <w:rPr>
          <w:i/>
          <w:spacing w:val="19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spacing w:val="26"/>
          <w:w w:val="65"/>
        </w:rPr>
        <w:t>m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qua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02"/>
        </w:rPr>
        <w:t>5</w:t>
      </w:r>
      <w:r>
        <w:rPr>
          <w:i/>
          <w:spacing w:val="-27"/>
        </w:rPr>
        <w:t xml:space="preserve"> </w:t>
      </w:r>
      <w:r>
        <w:rPr>
          <w:i/>
          <w:w w:val="101"/>
        </w:rPr>
        <w:t>b</w:t>
      </w:r>
    </w:p>
    <w:p w14:paraId="30548176" w14:textId="77777777" w:rsidR="006F1C89" w:rsidRDefault="006F1C89">
      <w:pPr>
        <w:rPr>
          <w:i/>
          <w:sz w:val="20"/>
        </w:rPr>
      </w:pPr>
    </w:p>
    <w:p w14:paraId="34F74783" w14:textId="77777777" w:rsidR="006F1C89" w:rsidRDefault="006F1C89">
      <w:pPr>
        <w:rPr>
          <w:i/>
          <w:sz w:val="20"/>
        </w:rPr>
      </w:pPr>
    </w:p>
    <w:p w14:paraId="0D7F368C" w14:textId="77777777" w:rsidR="006F1C89" w:rsidRDefault="006F1C89">
      <w:pPr>
        <w:rPr>
          <w:i/>
          <w:sz w:val="20"/>
        </w:rPr>
      </w:pPr>
    </w:p>
    <w:p w14:paraId="645C570C" w14:textId="77777777" w:rsidR="006F1C89" w:rsidRDefault="006F1C89">
      <w:pPr>
        <w:spacing w:before="7"/>
        <w:rPr>
          <w:i/>
          <w:sz w:val="24"/>
        </w:rPr>
      </w:pPr>
    </w:p>
    <w:p w14:paraId="45845E6C" w14:textId="77777777" w:rsidR="006F1C89" w:rsidRDefault="005D3991">
      <w:pPr>
        <w:pStyle w:val="BodyText"/>
        <w:spacing w:before="23" w:line="305" w:lineRule="exact"/>
        <w:ind w:left="720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3"/>
        </w:rPr>
        <w:t>n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28"/>
          <w:w w:val="160"/>
        </w:rPr>
        <w:t>[</w:t>
      </w:r>
      <w:r>
        <w:rPr>
          <w:spacing w:val="14"/>
          <w:w w:val="164"/>
        </w:rPr>
        <w:t>,</w:t>
      </w:r>
      <w:r>
        <w:rPr>
          <w:spacing w:val="14"/>
          <w:w w:val="82"/>
        </w:rPr>
        <w:t>1</w:t>
      </w:r>
      <w:r>
        <w:rPr>
          <w:spacing w:val="28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b</w:t>
      </w:r>
    </w:p>
    <w:p w14:paraId="022720C4" w14:textId="77777777" w:rsidR="006F1C89" w:rsidRDefault="005D3991">
      <w:pPr>
        <w:pStyle w:val="BodyText"/>
        <w:spacing w:line="305" w:lineRule="exact"/>
        <w:ind w:left="1247"/>
      </w:pP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3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3</w:t>
      </w:r>
      <w:r>
        <w:rPr>
          <w:spacing w:val="16"/>
          <w:w w:val="160"/>
        </w:rPr>
        <w:t>]</w:t>
      </w:r>
      <w:r>
        <w:rPr>
          <w:w w:val="160"/>
        </w:rPr>
        <w:t>)</w:t>
      </w:r>
    </w:p>
    <w:p w14:paraId="3220B647" w14:textId="77777777" w:rsidR="006F1C89" w:rsidRDefault="006F1C89">
      <w:pPr>
        <w:pStyle w:val="BodyText"/>
        <w:spacing w:before="13"/>
        <w:rPr>
          <w:sz w:val="30"/>
        </w:rPr>
      </w:pPr>
    </w:p>
    <w:p w14:paraId="2BFD88AE" w14:textId="77777777" w:rsidR="006F1C89" w:rsidRDefault="005D3991">
      <w:pPr>
        <w:pStyle w:val="BodyText"/>
        <w:spacing w:before="1" w:line="320" w:lineRule="exact"/>
        <w:ind w:left="717"/>
      </w:pP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!</w:t>
      </w:r>
      <w:r>
        <w:rPr>
          <w:spacing w:val="-4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0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7"/>
        </w:rPr>
        <w:t>F</w:t>
      </w:r>
      <w:r>
        <w:rPr>
          <w:spacing w:val="19"/>
          <w:w w:val="75"/>
        </w:rPr>
        <w:t>A</w:t>
      </w:r>
      <w:r>
        <w:rPr>
          <w:spacing w:val="18"/>
          <w:w w:val="97"/>
        </w:rPr>
        <w:t>L</w:t>
      </w:r>
      <w:r>
        <w:rPr>
          <w:spacing w:val="19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]</w:t>
      </w:r>
    </w:p>
    <w:p w14:paraId="38713F3F" w14:textId="77777777" w:rsidR="006F1C89" w:rsidRDefault="005D3991">
      <w:pPr>
        <w:spacing w:line="251" w:lineRule="exact"/>
        <w:ind w:left="427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226"/>
        </w:rPr>
        <w:t>l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adu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d</w:t>
      </w:r>
      <w:r>
        <w:rPr>
          <w:i/>
          <w:spacing w:val="17"/>
          <w:w w:val="226"/>
        </w:rPr>
        <w:t>i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70"/>
        </w:rPr>
        <w:t>f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p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odu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01"/>
        </w:rPr>
        <w:t>n</w:t>
      </w:r>
      <w:r>
        <w:rPr>
          <w:i/>
          <w:spacing w:val="17"/>
          <w:w w:val="109"/>
        </w:rPr>
        <w:t>e</w:t>
      </w:r>
      <w:r>
        <w:rPr>
          <w:i/>
          <w:w w:val="72"/>
        </w:rPr>
        <w:t>w</w:t>
      </w:r>
    </w:p>
    <w:p w14:paraId="6B942B07" w14:textId="77777777" w:rsidR="006F1C89" w:rsidRDefault="005D3991">
      <w:pPr>
        <w:spacing w:before="2" w:line="242" w:lineRule="auto"/>
        <w:ind w:left="1256"/>
        <w:rPr>
          <w:i/>
        </w:rPr>
      </w:pPr>
      <w:r>
        <w:rPr>
          <w:i/>
          <w:spacing w:val="20"/>
          <w:w w:val="101"/>
        </w:rPr>
        <w:t>g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1"/>
        </w:rPr>
        <w:t>on</w:t>
      </w:r>
      <w:r>
        <w:rPr>
          <w:i/>
          <w:spacing w:val="18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217"/>
        </w:rPr>
        <w:t>j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226"/>
        </w:rPr>
        <w:t>il</w:t>
      </w:r>
      <w:r>
        <w:rPr>
          <w:i/>
          <w:spacing w:val="18"/>
          <w:w w:val="109"/>
        </w:rPr>
        <w:t>e</w:t>
      </w:r>
      <w:r>
        <w:rPr>
          <w:i/>
          <w:w w:val="133"/>
        </w:rPr>
        <w:t>s</w:t>
      </w:r>
      <w:r>
        <w:rPr>
          <w:i/>
          <w:spacing w:val="-1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226"/>
        </w:rPr>
        <w:t>l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72"/>
        </w:rPr>
        <w:t>w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31"/>
        </w:rPr>
        <w:t>z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 xml:space="preserve">e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19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01"/>
        </w:rPr>
        <w:t>d</w:t>
      </w:r>
      <w:r>
        <w:rPr>
          <w:i/>
          <w:w w:val="206"/>
        </w:rPr>
        <w:t>.</w:t>
      </w:r>
    </w:p>
    <w:p w14:paraId="2E438EE6" w14:textId="77777777" w:rsidR="006F1C89" w:rsidRDefault="006F1C89">
      <w:pPr>
        <w:spacing w:before="2"/>
        <w:rPr>
          <w:i/>
        </w:rPr>
      </w:pPr>
    </w:p>
    <w:p w14:paraId="70CDE1FF" w14:textId="77777777" w:rsidR="006F1C89" w:rsidRDefault="005D3991">
      <w:pPr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89"/>
        </w:rPr>
        <w:t>A</w:t>
      </w:r>
      <w:r>
        <w:rPr>
          <w:i/>
          <w:spacing w:val="19"/>
          <w:w w:val="101"/>
        </w:rPr>
        <w:t>dd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mm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an</w:t>
      </w:r>
      <w:r>
        <w:rPr>
          <w:i/>
          <w:spacing w:val="20"/>
          <w:w w:val="155"/>
        </w:rPr>
        <w:t>t</w:t>
      </w:r>
      <w:r>
        <w:rPr>
          <w:i/>
          <w:w w:val="133"/>
        </w:rPr>
        <w:t>s</w:t>
      </w:r>
    </w:p>
    <w:p w14:paraId="2563E8AD" w14:textId="77777777" w:rsidR="006F1C89" w:rsidRDefault="005D3991">
      <w:pPr>
        <w:spacing w:before="2"/>
        <w:ind w:left="1121"/>
        <w:rPr>
          <w:i/>
        </w:rPr>
      </w:pPr>
      <w:r>
        <w:rPr>
          <w:i/>
          <w:spacing w:val="21"/>
          <w:w w:val="170"/>
        </w:rPr>
        <w:t>---------------------------------------------------------------------</w:t>
      </w:r>
    </w:p>
    <w:p w14:paraId="04E20433" w14:textId="77777777" w:rsidR="006F1C89" w:rsidRDefault="006F1C89">
      <w:pPr>
        <w:spacing w:before="5"/>
        <w:rPr>
          <w:i/>
        </w:rPr>
      </w:pPr>
    </w:p>
    <w:p w14:paraId="6DC7D9B6" w14:textId="77777777" w:rsidR="006F1C89" w:rsidRDefault="005D3991">
      <w:pPr>
        <w:spacing w:line="254" w:lineRule="exact"/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79"/>
        </w:rPr>
        <w:t>O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01"/>
        </w:rPr>
        <w:t>don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proofErr w:type="spellStart"/>
      <w:r>
        <w:rPr>
          <w:i/>
          <w:spacing w:val="15"/>
          <w:w w:val="226"/>
        </w:rPr>
        <w:t>i</w:t>
      </w:r>
      <w:r>
        <w:rPr>
          <w:i/>
          <w:w w:val="65"/>
        </w:rPr>
        <w:t>m</w:t>
      </w:r>
      <w:proofErr w:type="spellEnd"/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04"/>
        </w:rPr>
        <w:t>=</w:t>
      </w:r>
      <w:r>
        <w:rPr>
          <w:i/>
        </w:rPr>
        <w:t xml:space="preserve">  </w:t>
      </w:r>
      <w:r>
        <w:rPr>
          <w:i/>
          <w:spacing w:val="11"/>
        </w:rPr>
        <w:t xml:space="preserve"> </w:t>
      </w:r>
      <w:r>
        <w:rPr>
          <w:i/>
          <w:w w:val="102"/>
        </w:rPr>
        <w:t>1</w:t>
      </w:r>
    </w:p>
    <w:p w14:paraId="26F81C5F" w14:textId="77777777" w:rsidR="006F1C89" w:rsidRDefault="005D3991">
      <w:pPr>
        <w:pStyle w:val="BodyText"/>
        <w:spacing w:line="323" w:lineRule="exact"/>
        <w:ind w:left="715"/>
      </w:pP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3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)</w:t>
      </w:r>
      <w:r>
        <w:t xml:space="preserve"> </w:t>
      </w:r>
      <w:r>
        <w:rPr>
          <w:spacing w:val="25"/>
        </w:rPr>
        <w:t xml:space="preserve"> </w:t>
      </w:r>
      <w:r>
        <w:rPr>
          <w:w w:val="160"/>
        </w:rPr>
        <w:t>{</w:t>
      </w:r>
    </w:p>
    <w:p w14:paraId="176528BA" w14:textId="77777777" w:rsidR="006F1C89" w:rsidRDefault="006F1C89">
      <w:pPr>
        <w:pStyle w:val="BodyText"/>
        <w:spacing w:before="4"/>
        <w:rPr>
          <w:sz w:val="13"/>
        </w:rPr>
      </w:pPr>
    </w:p>
    <w:p w14:paraId="1ED83499" w14:textId="77777777" w:rsidR="006F1C89" w:rsidRDefault="005D3991">
      <w:pPr>
        <w:pStyle w:val="BodyText"/>
        <w:spacing w:line="320" w:lineRule="exact"/>
        <w:ind w:left="1269"/>
      </w:pP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3"/>
        </w:rPr>
        <w:t>u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w w:val="141"/>
        </w:rPr>
        <w:t>f</w:t>
      </w:r>
      <w:proofErr w:type="spellEnd"/>
      <w:r>
        <w:rPr>
          <w:spacing w:val="-37"/>
        </w:rPr>
        <w:t xml:space="preserve"> 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6"/>
          <w:w w:val="55"/>
        </w:rPr>
        <w:t>m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82"/>
        </w:rPr>
        <w:t>T</w:t>
      </w:r>
      <w:r>
        <w:rPr>
          <w:w w:val="127"/>
        </w:rPr>
        <w:t>r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rPr>
          <w:spacing w:val="-51"/>
        </w:rPr>
        <w:t xml:space="preserve"> </w:t>
      </w:r>
      <w:r>
        <w:rPr>
          <w:spacing w:val="18"/>
          <w:w w:val="82"/>
        </w:rPr>
        <w:t>T</w:t>
      </w:r>
      <w:r>
        <w:rPr>
          <w:spacing w:val="30"/>
          <w:w w:val="127"/>
        </w:rPr>
        <w:t>r</w:t>
      </w:r>
      <w:r>
        <w:rPr>
          <w:w w:val="160"/>
        </w:rPr>
        <w:t>)</w:t>
      </w:r>
    </w:p>
    <w:p w14:paraId="6766A0EE" w14:textId="77777777" w:rsidR="006F1C89" w:rsidRDefault="005D3991">
      <w:pPr>
        <w:spacing w:line="251" w:lineRule="exact"/>
        <w:ind w:left="55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no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16"/>
        </w:rPr>
        <w:t>y</w:t>
      </w:r>
      <w:r>
        <w:rPr>
          <w:i/>
          <w:spacing w:val="20"/>
          <w:w w:val="101"/>
        </w:rPr>
        <w:t>p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mm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an</w:t>
      </w:r>
      <w:r>
        <w:rPr>
          <w:i/>
          <w:w w:val="155"/>
        </w:rPr>
        <w:t>t</w:t>
      </w:r>
    </w:p>
    <w:p w14:paraId="6738B203" w14:textId="77777777" w:rsidR="006F1C89" w:rsidRDefault="006F1C89">
      <w:pPr>
        <w:rPr>
          <w:i/>
          <w:sz w:val="18"/>
        </w:rPr>
      </w:pPr>
    </w:p>
    <w:p w14:paraId="0511F7FB" w14:textId="77777777" w:rsidR="006F1C89" w:rsidRDefault="006F1C89">
      <w:pPr>
        <w:rPr>
          <w:sz w:val="18"/>
        </w:r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1D631853" w14:textId="77777777" w:rsidR="006F1C89" w:rsidRDefault="005D3991">
      <w:pPr>
        <w:pStyle w:val="BodyText"/>
        <w:spacing w:before="22"/>
        <w:ind w:left="1265"/>
      </w:pPr>
      <w:r>
        <w:rPr>
          <w:spacing w:val="13"/>
          <w:w w:val="105"/>
        </w:rPr>
        <w:t>if(</w:t>
      </w:r>
      <w:r>
        <w:rPr>
          <w:spacing w:val="-44"/>
          <w:w w:val="105"/>
        </w:rPr>
        <w:t xml:space="preserve"> </w:t>
      </w:r>
      <w:r>
        <w:rPr>
          <w:spacing w:val="11"/>
        </w:rPr>
        <w:t>sum</w:t>
      </w:r>
      <w:r>
        <w:rPr>
          <w:spacing w:val="-39"/>
        </w:rPr>
        <w:t xml:space="preserve"> </w:t>
      </w:r>
      <w:r>
        <w:rPr>
          <w:w w:val="105"/>
        </w:rPr>
        <w:t>(</w:t>
      </w:r>
      <w:r>
        <w:rPr>
          <w:spacing w:val="-43"/>
          <w:w w:val="105"/>
        </w:rPr>
        <w:t xml:space="preserve"> </w:t>
      </w:r>
      <w:r>
        <w:rPr>
          <w:spacing w:val="11"/>
        </w:rPr>
        <w:t>pop</w:t>
      </w:r>
      <w:r>
        <w:rPr>
          <w:spacing w:val="-36"/>
        </w:rPr>
        <w:t xml:space="preserve"> </w:t>
      </w:r>
      <w:r>
        <w:rPr>
          <w:spacing w:val="15"/>
          <w:w w:val="105"/>
        </w:rPr>
        <w:t xml:space="preserve">[,2] </w:t>
      </w:r>
      <w:r>
        <w:rPr>
          <w:spacing w:val="18"/>
          <w:w w:val="105"/>
        </w:rPr>
        <w:t xml:space="preserve"> </w:t>
      </w:r>
      <w:r>
        <w:t>==</w:t>
      </w:r>
      <w:r>
        <w:rPr>
          <w:spacing w:val="114"/>
        </w:rPr>
        <w:t xml:space="preserve"> </w:t>
      </w:r>
      <w:r>
        <w:rPr>
          <w:spacing w:val="17"/>
          <w:w w:val="105"/>
        </w:rPr>
        <w:t>trait)</w:t>
      </w:r>
      <w:r>
        <w:rPr>
          <w:spacing w:val="102"/>
          <w:w w:val="105"/>
        </w:rPr>
        <w:t xml:space="preserve"> </w:t>
      </w:r>
      <w:r>
        <w:t>==</w:t>
      </w:r>
      <w:r>
        <w:rPr>
          <w:spacing w:val="109"/>
        </w:rPr>
        <w:t xml:space="preserve"> </w:t>
      </w:r>
      <w:r>
        <w:rPr>
          <w:w w:val="105"/>
        </w:rPr>
        <w:t xml:space="preserve">0) </w:t>
      </w:r>
      <w:r>
        <w:rPr>
          <w:spacing w:val="30"/>
          <w:w w:val="105"/>
        </w:rPr>
        <w:t xml:space="preserve"> </w:t>
      </w:r>
      <w:r>
        <w:rPr>
          <w:w w:val="105"/>
        </w:rPr>
        <w:t>{</w:t>
      </w:r>
    </w:p>
    <w:p w14:paraId="7DA8EE35" w14:textId="77777777" w:rsidR="006F1C89" w:rsidRDefault="006F1C89">
      <w:pPr>
        <w:pStyle w:val="BodyText"/>
        <w:spacing w:before="5"/>
        <w:rPr>
          <w:sz w:val="15"/>
        </w:rPr>
      </w:pPr>
    </w:p>
    <w:p w14:paraId="54C76116" w14:textId="77777777" w:rsidR="006F1C89" w:rsidRDefault="005D3991">
      <w:pPr>
        <w:spacing w:line="254" w:lineRule="exact"/>
        <w:ind w:left="1667"/>
        <w:rPr>
          <w:i/>
        </w:rPr>
      </w:pPr>
      <w:r>
        <w:rPr>
          <w:i/>
          <w:spacing w:val="19"/>
          <w:w w:val="65"/>
        </w:rPr>
        <w:t>m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mm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an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ad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0"/>
        </w:rPr>
        <w:t>x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55"/>
        </w:rPr>
        <w:t>t</w:t>
      </w:r>
      <w:r>
        <w:rPr>
          <w:i/>
          <w:w w:val="133"/>
        </w:rPr>
        <w:t>s</w:t>
      </w:r>
    </w:p>
    <w:p w14:paraId="7FE47051" w14:textId="77777777" w:rsidR="006F1C89" w:rsidRDefault="005D3991">
      <w:pPr>
        <w:pStyle w:val="BodyText"/>
        <w:spacing w:line="323" w:lineRule="exact"/>
        <w:ind w:left="1542"/>
      </w:pP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5"/>
        </w:rPr>
        <w:t xml:space="preserve"> </w:t>
      </w:r>
      <w:r>
        <w:rPr>
          <w:spacing w:val="13"/>
          <w:w w:val="82"/>
        </w:rPr>
        <w:t>p</w:t>
      </w:r>
      <w:r>
        <w:rPr>
          <w:spacing w:val="13"/>
          <w:w w:val="84"/>
        </w:rPr>
        <w:t>o</w:t>
      </w:r>
      <w:r>
        <w:rPr>
          <w:w w:val="82"/>
        </w:rPr>
        <w:t>p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6"/>
          <w:w w:val="139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70"/>
        </w:rPr>
        <w:t>N</w:t>
      </w:r>
      <w:r>
        <w:rPr>
          <w:spacing w:val="26"/>
          <w:w w:val="75"/>
        </w:rPr>
        <w:t>A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79B5BFC5" w14:textId="77777777" w:rsidR="006F1C89" w:rsidRDefault="005D3991">
      <w:pPr>
        <w:pStyle w:val="BodyText"/>
        <w:spacing w:before="2"/>
        <w:rPr>
          <w:sz w:val="21"/>
        </w:rPr>
      </w:pPr>
      <w:r>
        <w:br w:type="column"/>
      </w:r>
    </w:p>
    <w:p w14:paraId="4C8ADB95" w14:textId="77777777" w:rsidR="006F1C89" w:rsidRDefault="005D3991">
      <w:pPr>
        <w:ind w:left="793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99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72"/>
        </w:rPr>
        <w:t>w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proofErr w:type="gramStart"/>
      <w:r>
        <w:rPr>
          <w:i/>
          <w:w w:val="101"/>
        </w:rPr>
        <w:t>a</w:t>
      </w:r>
      <w:proofErr w:type="gramEnd"/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20"/>
        </w:rPr>
        <w:t>x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55"/>
        </w:rPr>
        <w:t>t</w:t>
      </w:r>
    </w:p>
    <w:p w14:paraId="0616B614" w14:textId="77777777" w:rsidR="006F1C89" w:rsidRDefault="006F1C89">
      <w:pPr>
        <w:rPr>
          <w:i/>
        </w:rPr>
      </w:pPr>
    </w:p>
    <w:p w14:paraId="3053D3AA" w14:textId="77777777" w:rsidR="006F1C89" w:rsidRDefault="006F1C89">
      <w:pPr>
        <w:spacing w:before="7"/>
        <w:rPr>
          <w:i/>
        </w:rPr>
      </w:pPr>
    </w:p>
    <w:p w14:paraId="1AEBF5A7" w14:textId="77777777" w:rsidR="006F1C89" w:rsidRDefault="005D3991">
      <w:pPr>
        <w:spacing w:before="1"/>
        <w:ind w:left="51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206"/>
        </w:rPr>
        <w:t>I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1"/>
        </w:rPr>
        <w:t>n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01"/>
        </w:rPr>
        <w:t>dup</w:t>
      </w:r>
      <w:r>
        <w:rPr>
          <w:i/>
          <w:spacing w:val="20"/>
          <w:w w:val="226"/>
        </w:rPr>
        <w:t>li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6"/>
          <w:w w:val="170"/>
        </w:rPr>
        <w:t>f</w:t>
      </w:r>
      <w:r>
        <w:rPr>
          <w:i/>
          <w:spacing w:val="16"/>
          <w:w w:val="101"/>
        </w:rPr>
        <w:t>oun</w:t>
      </w:r>
      <w:r>
        <w:rPr>
          <w:i/>
          <w:w w:val="101"/>
        </w:rPr>
        <w:t>d</w:t>
      </w:r>
      <w:r>
        <w:rPr>
          <w:i/>
          <w:spacing w:val="-6"/>
        </w:rPr>
        <w:t xml:space="preserve"> </w:t>
      </w:r>
      <w:r>
        <w:rPr>
          <w:i/>
          <w:w w:val="208"/>
        </w:rPr>
        <w:t>,</w:t>
      </w:r>
    </w:p>
    <w:p w14:paraId="693BD9CA" w14:textId="77777777" w:rsidR="006F1C89" w:rsidRDefault="006F1C89">
      <w:p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6187" w:space="40"/>
            <w:col w:w="4573"/>
          </w:cols>
        </w:sectPr>
      </w:pPr>
    </w:p>
    <w:p w14:paraId="381EF738" w14:textId="77777777" w:rsidR="006F1C89" w:rsidRDefault="005D3991">
      <w:pPr>
        <w:spacing w:before="2" w:line="254" w:lineRule="exact"/>
        <w:ind w:left="1934"/>
        <w:rPr>
          <w:i/>
        </w:rPr>
      </w:pP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n</w:t>
      </w:r>
      <w:r>
        <w:rPr>
          <w:i/>
          <w:spacing w:val="17"/>
          <w:w w:val="109"/>
        </w:rPr>
        <w:t>e</w:t>
      </w:r>
      <w:r>
        <w:rPr>
          <w:i/>
          <w:w w:val="72"/>
        </w:rPr>
        <w:t>w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01"/>
        </w:rPr>
        <w:t>po</w:t>
      </w:r>
      <w:r>
        <w:rPr>
          <w:i/>
          <w:w w:val="101"/>
        </w:rPr>
        <w:t>p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</w:p>
    <w:p w14:paraId="16FEFB35" w14:textId="77777777" w:rsidR="006F1C89" w:rsidRDefault="005D3991">
      <w:pPr>
        <w:pStyle w:val="BodyText"/>
        <w:spacing w:line="290" w:lineRule="exact"/>
        <w:ind w:left="1261"/>
      </w:pPr>
      <w:r>
        <w:rPr>
          <w:w w:val="120"/>
        </w:rPr>
        <w:t xml:space="preserve">} </w:t>
      </w:r>
      <w:r>
        <w:rPr>
          <w:spacing w:val="7"/>
          <w:w w:val="120"/>
        </w:rPr>
        <w:t xml:space="preserve"> </w:t>
      </w:r>
      <w:r>
        <w:rPr>
          <w:spacing w:val="13"/>
          <w:w w:val="120"/>
        </w:rPr>
        <w:t>else</w:t>
      </w:r>
      <w:r>
        <w:rPr>
          <w:spacing w:val="-52"/>
          <w:w w:val="120"/>
        </w:rPr>
        <w:t xml:space="preserve"> </w:t>
      </w:r>
      <w:r>
        <w:rPr>
          <w:w w:val="120"/>
        </w:rPr>
        <w:t>{</w:t>
      </w:r>
    </w:p>
    <w:p w14:paraId="4EF7EE41" w14:textId="77777777" w:rsidR="006F1C89" w:rsidRDefault="005D3991">
      <w:pPr>
        <w:pStyle w:val="BodyText"/>
        <w:spacing w:before="15" w:line="192" w:lineRule="auto"/>
        <w:ind w:left="1542" w:right="1621" w:firstLine="1"/>
      </w:pP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67"/>
        </w:rPr>
        <w:t>w</w:t>
      </w:r>
      <w:r>
        <w:rPr>
          <w:spacing w:val="19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9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2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2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spacing w:val="30"/>
          <w:w w:val="139"/>
        </w:rPr>
        <w:t>t</w:t>
      </w:r>
      <w:r>
        <w:rPr>
          <w:w w:val="160"/>
        </w:rPr>
        <w:t xml:space="preserve">)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94"/>
        </w:rPr>
        <w:t>a</w:t>
      </w:r>
      <w:r>
        <w:rPr>
          <w:spacing w:val="15"/>
          <w:w w:val="55"/>
        </w:rPr>
        <w:t>m</w:t>
      </w:r>
      <w:r>
        <w:rPr>
          <w:w w:val="93"/>
        </w:rPr>
        <w:t>e</w:t>
      </w:r>
      <w:r>
        <w:rPr>
          <w:spacing w:val="-22"/>
        </w:rPr>
        <w:t xml:space="preserve"> </w:t>
      </w:r>
      <w:r>
        <w:rPr>
          <w:spacing w:val="17"/>
          <w:w w:val="164"/>
        </w:rPr>
        <w:t>,</w:t>
      </w:r>
      <w:r>
        <w:rPr>
          <w:spacing w:val="17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94"/>
        </w:rPr>
        <w:t>a</w:t>
      </w:r>
      <w:r>
        <w:rPr>
          <w:spacing w:val="15"/>
          <w:w w:val="55"/>
        </w:rPr>
        <w:t>m</w:t>
      </w:r>
      <w:r>
        <w:rPr>
          <w:w w:val="93"/>
        </w:rPr>
        <w:t>e</w:t>
      </w:r>
      <w:r>
        <w:rPr>
          <w:spacing w:val="-20"/>
        </w:rPr>
        <w:t xml:space="preserve"> </w:t>
      </w:r>
      <w:r>
        <w:rPr>
          <w:spacing w:val="18"/>
          <w:w w:val="164"/>
        </w:rPr>
        <w:t>,</w:t>
      </w:r>
      <w:r>
        <w:rPr>
          <w:spacing w:val="19"/>
          <w:w w:val="82"/>
        </w:rPr>
        <w:t>1</w:t>
      </w:r>
      <w:r>
        <w:rPr>
          <w:spacing w:val="18"/>
          <w:w w:val="160"/>
        </w:rPr>
        <w:t>]</w:t>
      </w:r>
      <w:r>
        <w:rPr>
          <w:spacing w:val="19"/>
          <w:w w:val="65"/>
        </w:rPr>
        <w:t>+</w:t>
      </w:r>
      <w:r>
        <w:rPr>
          <w:w w:val="82"/>
        </w:rPr>
        <w:t>1</w:t>
      </w:r>
    </w:p>
    <w:p w14:paraId="187C10D4" w14:textId="77777777" w:rsidR="006F1C89" w:rsidRDefault="006F1C89">
      <w:pPr>
        <w:pStyle w:val="BodyText"/>
        <w:spacing w:before="9"/>
        <w:rPr>
          <w:sz w:val="16"/>
        </w:rPr>
      </w:pPr>
    </w:p>
    <w:p w14:paraId="6A9E46FE" w14:textId="77777777" w:rsidR="006F1C89" w:rsidRDefault="005D3991">
      <w:pPr>
        <w:spacing w:before="1"/>
        <w:ind w:left="1942"/>
        <w:rPr>
          <w:i/>
        </w:rPr>
      </w:pPr>
      <w:r>
        <w:rPr>
          <w:i/>
          <w:spacing w:val="18"/>
          <w:w w:val="101"/>
        </w:rPr>
        <w:t>a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55165E08" w14:textId="77777777" w:rsidR="006F1C89" w:rsidRDefault="005D3991">
      <w:pPr>
        <w:rPr>
          <w:i/>
        </w:rPr>
      </w:pPr>
      <w:r>
        <w:br w:type="column"/>
      </w:r>
    </w:p>
    <w:p w14:paraId="562237FD" w14:textId="77777777" w:rsidR="006F1C89" w:rsidRDefault="006F1C89">
      <w:pPr>
        <w:rPr>
          <w:i/>
        </w:rPr>
      </w:pPr>
    </w:p>
    <w:p w14:paraId="79CAD201" w14:textId="77777777" w:rsidR="006F1C89" w:rsidRDefault="006F1C89">
      <w:pPr>
        <w:rPr>
          <w:i/>
        </w:rPr>
      </w:pPr>
    </w:p>
    <w:p w14:paraId="74E75C2F" w14:textId="77777777" w:rsidR="006F1C89" w:rsidRDefault="006F1C89">
      <w:pPr>
        <w:spacing w:before="12"/>
        <w:rPr>
          <w:i/>
        </w:rPr>
      </w:pPr>
    </w:p>
    <w:p w14:paraId="6AC85F99" w14:textId="77777777" w:rsidR="006F1C89" w:rsidRDefault="005D3991">
      <w:pPr>
        <w:ind w:left="12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spacing w:val="15"/>
          <w:w w:val="206"/>
        </w:rPr>
        <w:t>I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proofErr w:type="gramStart"/>
      <w:r>
        <w:rPr>
          <w:i/>
          <w:spacing w:val="15"/>
          <w:w w:val="133"/>
        </w:rPr>
        <w:t>s</w:t>
      </w:r>
      <w:r>
        <w:rPr>
          <w:i/>
          <w:w w:val="101"/>
        </w:rPr>
        <w:t>o</w:t>
      </w:r>
      <w:proofErr w:type="gramEnd"/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217"/>
        </w:rPr>
        <w:t>j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</w:p>
    <w:p w14:paraId="24085969" w14:textId="77777777" w:rsidR="006F1C89" w:rsidRDefault="006F1C89">
      <w:p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7403" w:space="40"/>
            <w:col w:w="3357"/>
          </w:cols>
        </w:sectPr>
      </w:pPr>
    </w:p>
    <w:p w14:paraId="6F5AC91D" w14:textId="77777777" w:rsidR="006F1C89" w:rsidRDefault="005D3991">
      <w:pPr>
        <w:pStyle w:val="BodyText"/>
        <w:spacing w:line="275" w:lineRule="exact"/>
        <w:ind w:left="1261"/>
      </w:pPr>
      <w:r>
        <w:rPr>
          <w:w w:val="160"/>
        </w:rPr>
        <w:t>}</w:t>
      </w:r>
    </w:p>
    <w:p w14:paraId="08E251AD" w14:textId="77777777" w:rsidR="006F1C89" w:rsidRDefault="005D3991">
      <w:pPr>
        <w:pStyle w:val="BodyText"/>
        <w:spacing w:line="305" w:lineRule="exact"/>
        <w:ind w:left="986"/>
      </w:pPr>
      <w:r>
        <w:rPr>
          <w:w w:val="160"/>
        </w:rPr>
        <w:t>}</w:t>
      </w:r>
    </w:p>
    <w:p w14:paraId="6D64224D" w14:textId="77777777" w:rsidR="006F1C89" w:rsidRDefault="006F1C89">
      <w:pPr>
        <w:spacing w:line="305" w:lineRule="exact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3584D69D" w14:textId="77777777" w:rsidR="006F1C89" w:rsidRDefault="005D3991">
      <w:pPr>
        <w:spacing w:before="40"/>
        <w:ind w:left="711"/>
        <w:rPr>
          <w:i/>
        </w:rPr>
      </w:pPr>
      <w:r>
        <w:rPr>
          <w:i/>
          <w:w w:val="120"/>
        </w:rPr>
        <w:lastRenderedPageBreak/>
        <w:t>#</w:t>
      </w:r>
      <w:r>
        <w:rPr>
          <w:i/>
          <w:spacing w:val="35"/>
          <w:w w:val="120"/>
        </w:rPr>
        <w:t xml:space="preserve"> </w:t>
      </w:r>
      <w:r>
        <w:rPr>
          <w:i/>
          <w:spacing w:val="17"/>
          <w:w w:val="120"/>
        </w:rPr>
        <w:t xml:space="preserve">extract </w:t>
      </w:r>
      <w:r>
        <w:rPr>
          <w:i/>
          <w:spacing w:val="23"/>
          <w:w w:val="120"/>
        </w:rPr>
        <w:t xml:space="preserve"> </w:t>
      </w:r>
      <w:r>
        <w:rPr>
          <w:i/>
          <w:spacing w:val="14"/>
          <w:w w:val="120"/>
        </w:rPr>
        <w:t xml:space="preserve">stats </w:t>
      </w:r>
      <w:r>
        <w:rPr>
          <w:i/>
          <w:spacing w:val="24"/>
          <w:w w:val="120"/>
        </w:rPr>
        <w:t xml:space="preserve"> </w:t>
      </w:r>
      <w:r>
        <w:rPr>
          <w:i/>
          <w:spacing w:val="11"/>
          <w:w w:val="120"/>
        </w:rPr>
        <w:t xml:space="preserve">and </w:t>
      </w:r>
      <w:r>
        <w:rPr>
          <w:i/>
          <w:spacing w:val="28"/>
          <w:w w:val="120"/>
        </w:rPr>
        <w:t xml:space="preserve"> </w:t>
      </w:r>
      <w:r>
        <w:rPr>
          <w:i/>
          <w:spacing w:val="17"/>
          <w:w w:val="120"/>
        </w:rPr>
        <w:t>phenotype</w:t>
      </w:r>
    </w:p>
    <w:p w14:paraId="442A1B94" w14:textId="77777777" w:rsidR="006F1C89" w:rsidRDefault="005D3991">
      <w:pPr>
        <w:spacing w:before="2"/>
        <w:ind w:left="1121"/>
        <w:rPr>
          <w:i/>
        </w:rPr>
      </w:pPr>
      <w:r>
        <w:rPr>
          <w:i/>
          <w:spacing w:val="21"/>
          <w:w w:val="170"/>
        </w:rPr>
        <w:t>---------------------------------------------</w:t>
      </w:r>
    </w:p>
    <w:p w14:paraId="1E70CEBD" w14:textId="77777777" w:rsidR="006F1C89" w:rsidRDefault="006F1C89">
      <w:pPr>
        <w:rPr>
          <w:i/>
          <w:sz w:val="18"/>
        </w:rPr>
      </w:pPr>
    </w:p>
    <w:p w14:paraId="68B7F78F" w14:textId="77777777" w:rsidR="006F1C89" w:rsidRDefault="005D3991">
      <w:pPr>
        <w:pStyle w:val="BodyText"/>
        <w:spacing w:before="22" w:line="320" w:lineRule="exact"/>
        <w:ind w:left="715"/>
      </w:pPr>
      <w:r>
        <w:rPr>
          <w:spacing w:val="13"/>
          <w:w w:val="110"/>
        </w:rPr>
        <w:t>if(</w:t>
      </w:r>
      <w:r>
        <w:rPr>
          <w:spacing w:val="-45"/>
          <w:w w:val="110"/>
        </w:rPr>
        <w:t xml:space="preserve"> </w:t>
      </w:r>
      <w:proofErr w:type="spellStart"/>
      <w:r>
        <w:rPr>
          <w:spacing w:val="13"/>
          <w:w w:val="95"/>
        </w:rPr>
        <w:t>nrow</w:t>
      </w:r>
      <w:proofErr w:type="spellEnd"/>
      <w:r>
        <w:rPr>
          <w:spacing w:val="-35"/>
          <w:w w:val="95"/>
        </w:rPr>
        <w:t xml:space="preserve"> </w:t>
      </w:r>
      <w:r>
        <w:rPr>
          <w:w w:val="110"/>
        </w:rPr>
        <w:t>(</w:t>
      </w:r>
      <w:r>
        <w:rPr>
          <w:spacing w:val="-47"/>
          <w:w w:val="110"/>
        </w:rPr>
        <w:t xml:space="preserve"> </w:t>
      </w:r>
      <w:r>
        <w:rPr>
          <w:spacing w:val="11"/>
          <w:w w:val="95"/>
        </w:rPr>
        <w:t>pop</w:t>
      </w:r>
      <w:r>
        <w:rPr>
          <w:spacing w:val="-36"/>
          <w:w w:val="95"/>
        </w:rPr>
        <w:t xml:space="preserve"> </w:t>
      </w:r>
      <w:r>
        <w:rPr>
          <w:w w:val="110"/>
        </w:rPr>
        <w:t xml:space="preserve">) </w:t>
      </w:r>
      <w:r>
        <w:rPr>
          <w:spacing w:val="22"/>
          <w:w w:val="110"/>
        </w:rPr>
        <w:t xml:space="preserve"> </w:t>
      </w:r>
      <w:r>
        <w:rPr>
          <w:w w:val="95"/>
        </w:rPr>
        <w:t>==</w:t>
      </w:r>
      <w:r>
        <w:rPr>
          <w:spacing w:val="109"/>
        </w:rPr>
        <w:t xml:space="preserve"> </w:t>
      </w:r>
      <w:r>
        <w:rPr>
          <w:spacing w:val="13"/>
          <w:w w:val="110"/>
        </w:rPr>
        <w:t>0){</w:t>
      </w:r>
    </w:p>
    <w:p w14:paraId="74A10D0D" w14:textId="77777777" w:rsidR="006F1C89" w:rsidRDefault="005D3991">
      <w:pPr>
        <w:spacing w:line="251" w:lineRule="exact"/>
        <w:ind w:right="784"/>
        <w:jc w:val="right"/>
        <w:rPr>
          <w:i/>
        </w:rPr>
      </w:pPr>
      <w:r>
        <w:rPr>
          <w:i/>
          <w:w w:val="110"/>
        </w:rPr>
        <w:t xml:space="preserve">#  </w:t>
      </w:r>
      <w:r>
        <w:rPr>
          <w:i/>
          <w:spacing w:val="19"/>
          <w:w w:val="110"/>
        </w:rPr>
        <w:t xml:space="preserve"> </w:t>
      </w:r>
      <w:r>
        <w:rPr>
          <w:i/>
          <w:spacing w:val="15"/>
          <w:w w:val="110"/>
        </w:rPr>
        <w:t>Checks</w:t>
      </w:r>
    </w:p>
    <w:p w14:paraId="617E9F56" w14:textId="77777777" w:rsidR="006F1C89" w:rsidRDefault="005D3991">
      <w:pPr>
        <w:spacing w:before="3" w:line="254" w:lineRule="exact"/>
        <w:ind w:left="1118"/>
        <w:rPr>
          <w:i/>
        </w:rPr>
      </w:pPr>
      <w:r>
        <w:rPr>
          <w:i/>
          <w:spacing w:val="20"/>
          <w:w w:val="72"/>
        </w:rPr>
        <w:t>w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19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popu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ha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25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31"/>
        </w:rPr>
        <w:t>z</w:t>
      </w:r>
      <w:r>
        <w:rPr>
          <w:i/>
          <w:spacing w:val="15"/>
          <w:w w:val="109"/>
        </w:rPr>
        <w:t>e</w:t>
      </w:r>
      <w:r>
        <w:rPr>
          <w:i/>
          <w:spacing w:val="15"/>
          <w:w w:val="151"/>
        </w:rPr>
        <w:t>r</w:t>
      </w:r>
      <w:r>
        <w:rPr>
          <w:i/>
          <w:w w:val="101"/>
        </w:rPr>
        <w:t>o</w:t>
      </w:r>
      <w:r>
        <w:rPr>
          <w:i/>
          <w:spacing w:val="-8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oo</w:t>
      </w:r>
      <w:r>
        <w:rPr>
          <w:i/>
          <w:spacing w:val="29"/>
          <w:w w:val="101"/>
        </w:rPr>
        <w:t>p</w:t>
      </w:r>
      <w:r>
        <w:rPr>
          <w:i/>
          <w:w w:val="206"/>
        </w:rPr>
        <w:t>.</w:t>
      </w:r>
    </w:p>
    <w:p w14:paraId="51B38A92" w14:textId="77777777" w:rsidR="006F1C89" w:rsidRDefault="005D3991">
      <w:pPr>
        <w:pStyle w:val="BodyText"/>
        <w:spacing w:before="33" w:line="192" w:lineRule="auto"/>
        <w:ind w:left="994" w:right="5429"/>
      </w:pP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spacing w:val="32"/>
          <w:w w:val="164"/>
        </w:rPr>
        <w:t>␣</w:t>
      </w:r>
      <w:r>
        <w:rPr>
          <w:spacing w:val="20"/>
          <w:w w:val="93"/>
        </w:rPr>
        <w:t>e</w:t>
      </w:r>
      <w:r>
        <w:rPr>
          <w:spacing w:val="20"/>
          <w:w w:val="84"/>
        </w:rPr>
        <w:t>x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r>
        <w:rPr>
          <w:spacing w:val="14"/>
          <w:w w:val="120"/>
        </w:rPr>
        <w:t>break</w:t>
      </w:r>
    </w:p>
    <w:p w14:paraId="6FD7E531" w14:textId="77777777" w:rsidR="006F1C89" w:rsidRDefault="005D3991">
      <w:pPr>
        <w:pStyle w:val="BodyText"/>
        <w:spacing w:line="291" w:lineRule="exact"/>
        <w:ind w:left="711"/>
      </w:pPr>
      <w:r>
        <w:rPr>
          <w:w w:val="160"/>
        </w:rPr>
        <w:t>}</w:t>
      </w:r>
    </w:p>
    <w:p w14:paraId="4880870E" w14:textId="77777777" w:rsidR="006F1C89" w:rsidRDefault="006F1C89">
      <w:pPr>
        <w:pStyle w:val="BodyText"/>
        <w:spacing w:before="13"/>
        <w:rPr>
          <w:sz w:val="11"/>
        </w:rPr>
      </w:pPr>
    </w:p>
    <w:p w14:paraId="05CA007A" w14:textId="77777777" w:rsidR="006F1C89" w:rsidRDefault="005D3991">
      <w:pPr>
        <w:pStyle w:val="BodyText"/>
        <w:spacing w:before="22" w:line="320" w:lineRule="exact"/>
        <w:ind w:left="715"/>
      </w:pP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67"/>
        </w:rPr>
        <w:t>w</w:t>
      </w:r>
      <w:r>
        <w:rPr>
          <w:spacing w:val="19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9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180"/>
        </w:rPr>
        <w:t>i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43"/>
        </w:rPr>
        <w:t xml:space="preserve"> </w:t>
      </w:r>
      <w:proofErr w:type="spellStart"/>
      <w:r>
        <w:rPr>
          <w:spacing w:val="15"/>
          <w:w w:val="83"/>
        </w:rPr>
        <w:t>n</w:t>
      </w:r>
      <w:r>
        <w:rPr>
          <w:spacing w:val="26"/>
          <w:w w:val="94"/>
        </w:rPr>
        <w:t>a</w:t>
      </w:r>
      <w:proofErr w:type="spellEnd"/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1</w:t>
      </w:r>
      <w:r>
        <w:rPr>
          <w:spacing w:val="16"/>
          <w:w w:val="160"/>
        </w:rPr>
        <w:t>]</w:t>
      </w:r>
      <w:r>
        <w:rPr>
          <w:spacing w:val="27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4"/>
        </w:rPr>
        <w:t>!</w:t>
      </w:r>
      <w:r>
        <w:rPr>
          <w:spacing w:val="-4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0</w:t>
      </w:r>
      <w:r>
        <w:rPr>
          <w:spacing w:val="26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{</w:t>
      </w:r>
    </w:p>
    <w:p w14:paraId="3180FA60" w14:textId="77777777" w:rsidR="006F1C89" w:rsidRDefault="005D3991">
      <w:pPr>
        <w:spacing w:line="251" w:lineRule="exact"/>
        <w:ind w:left="66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99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72"/>
        </w:rPr>
        <w:t>w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popu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</w:p>
    <w:p w14:paraId="3C11F53D" w14:textId="77777777" w:rsidR="006F1C89" w:rsidRDefault="005D3991">
      <w:pPr>
        <w:spacing w:before="2" w:line="254" w:lineRule="exact"/>
        <w:ind w:left="1115"/>
        <w:rPr>
          <w:i/>
        </w:rPr>
      </w:pPr>
      <w:r>
        <w:rPr>
          <w:i/>
          <w:spacing w:val="17"/>
          <w:w w:val="101"/>
        </w:rPr>
        <w:t>ha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31"/>
        </w:rPr>
        <w:t>z</w:t>
      </w:r>
      <w:r>
        <w:rPr>
          <w:i/>
          <w:spacing w:val="15"/>
          <w:w w:val="109"/>
        </w:rPr>
        <w:t>e</w:t>
      </w:r>
      <w:r>
        <w:rPr>
          <w:i/>
          <w:spacing w:val="15"/>
          <w:w w:val="151"/>
        </w:rPr>
        <w:t>r</w:t>
      </w:r>
      <w:r>
        <w:rPr>
          <w:i/>
          <w:w w:val="101"/>
        </w:rPr>
        <w:t>o</w:t>
      </w:r>
      <w:r>
        <w:rPr>
          <w:i/>
          <w:spacing w:val="-8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oo</w:t>
      </w:r>
      <w:r>
        <w:rPr>
          <w:i/>
          <w:spacing w:val="29"/>
          <w:w w:val="101"/>
        </w:rPr>
        <w:t>p</w:t>
      </w:r>
      <w:r>
        <w:rPr>
          <w:i/>
          <w:w w:val="206"/>
        </w:rPr>
        <w:t>.</w:t>
      </w:r>
    </w:p>
    <w:p w14:paraId="17FA0020" w14:textId="77777777" w:rsidR="006F1C89" w:rsidRDefault="005D3991">
      <w:pPr>
        <w:pStyle w:val="BodyText"/>
        <w:spacing w:before="34" w:line="192" w:lineRule="auto"/>
        <w:ind w:left="994" w:right="5429"/>
      </w:pP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spacing w:val="32"/>
          <w:w w:val="164"/>
        </w:rPr>
        <w:t>␣</w:t>
      </w:r>
      <w:r>
        <w:rPr>
          <w:spacing w:val="20"/>
          <w:w w:val="93"/>
        </w:rPr>
        <w:t>e</w:t>
      </w:r>
      <w:r>
        <w:rPr>
          <w:spacing w:val="20"/>
          <w:w w:val="84"/>
        </w:rPr>
        <w:t>x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r>
        <w:rPr>
          <w:spacing w:val="14"/>
          <w:w w:val="120"/>
        </w:rPr>
        <w:t>break</w:t>
      </w:r>
    </w:p>
    <w:p w14:paraId="6CE392BB" w14:textId="77777777" w:rsidR="006F1C89" w:rsidRDefault="005D3991">
      <w:pPr>
        <w:pStyle w:val="BodyText"/>
        <w:spacing w:line="291" w:lineRule="exact"/>
        <w:ind w:left="711"/>
      </w:pPr>
      <w:r>
        <w:rPr>
          <w:w w:val="160"/>
        </w:rPr>
        <w:t>}</w:t>
      </w:r>
    </w:p>
    <w:p w14:paraId="7180F83B" w14:textId="77777777" w:rsidR="006F1C89" w:rsidRDefault="006F1C89">
      <w:pPr>
        <w:pStyle w:val="BodyText"/>
        <w:spacing w:before="13"/>
        <w:rPr>
          <w:sz w:val="11"/>
        </w:rPr>
      </w:pPr>
    </w:p>
    <w:p w14:paraId="7BBFE9A3" w14:textId="77777777" w:rsidR="006F1C89" w:rsidRDefault="005D3991">
      <w:pPr>
        <w:spacing w:before="54" w:line="242" w:lineRule="auto"/>
        <w:ind w:left="1119" w:right="347" w:hanging="4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06"/>
        </w:rPr>
        <w:t>E</w:t>
      </w:r>
      <w:r>
        <w:rPr>
          <w:i/>
          <w:spacing w:val="20"/>
          <w:w w:val="120"/>
        </w:rPr>
        <w:t>x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70"/>
        </w:rPr>
        <w:t>f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w w:val="65"/>
        </w:rPr>
        <w:t>m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 xml:space="preserve">d </w:t>
      </w:r>
      <w:r>
        <w:rPr>
          <w:i/>
          <w:spacing w:val="20"/>
          <w:w w:val="101"/>
        </w:rPr>
        <w:t>ph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no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16"/>
        </w:rPr>
        <w:t>y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206"/>
        </w:rPr>
        <w:t>.</w:t>
      </w:r>
    </w:p>
    <w:p w14:paraId="0C731C50" w14:textId="77777777" w:rsidR="006F1C89" w:rsidRDefault="006F1C89">
      <w:pPr>
        <w:spacing w:before="6"/>
        <w:rPr>
          <w:i/>
          <w:sz w:val="23"/>
        </w:rPr>
      </w:pPr>
    </w:p>
    <w:p w14:paraId="3711D38C" w14:textId="77777777" w:rsidR="006F1C89" w:rsidRDefault="005D3991">
      <w:pPr>
        <w:pStyle w:val="BodyText"/>
        <w:spacing w:line="192" w:lineRule="auto"/>
        <w:ind w:left="1391" w:hanging="398"/>
      </w:pP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4"/>
        </w:rPr>
        <w:t>a</w:t>
      </w:r>
      <w:r>
        <w:rPr>
          <w:spacing w:val="16"/>
          <w:w w:val="139"/>
        </w:rPr>
        <w:t>t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spacing w:val="18"/>
          <w:w w:val="160"/>
        </w:rPr>
        <w:t>(</w:t>
      </w:r>
      <w:r>
        <w:rPr>
          <w:spacing w:val="26"/>
          <w:w w:val="139"/>
        </w:rPr>
        <w:t>t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1</w:t>
      </w:r>
      <w:r>
        <w:rPr>
          <w:spacing w:val="16"/>
          <w:w w:val="160"/>
        </w:rPr>
        <w:t>]</w:t>
      </w:r>
      <w:r>
        <w:rPr>
          <w:spacing w:val="31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82"/>
        </w:rPr>
        <w:t>p</w:t>
      </w:r>
      <w:r>
        <w:rPr>
          <w:spacing w:val="13"/>
          <w:w w:val="84"/>
        </w:rPr>
        <w:t>o</w:t>
      </w:r>
      <w:r>
        <w:rPr>
          <w:w w:val="82"/>
        </w:rPr>
        <w:t>p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r>
        <w:rPr>
          <w:spacing w:val="13"/>
        </w:rPr>
        <w:t>mean</w:t>
      </w:r>
      <w:r>
        <w:rPr>
          <w:spacing w:val="-42"/>
        </w:rPr>
        <w:t xml:space="preserve"> </w:t>
      </w:r>
      <w:r>
        <w:rPr>
          <w:w w:val="135"/>
        </w:rPr>
        <w:t>(</w:t>
      </w:r>
      <w:r>
        <w:rPr>
          <w:spacing w:val="-66"/>
          <w:w w:val="135"/>
        </w:rPr>
        <w:t xml:space="preserve"> </w:t>
      </w:r>
      <w:r>
        <w:rPr>
          <w:spacing w:val="11"/>
        </w:rPr>
        <w:t>pop</w:t>
      </w:r>
      <w:r>
        <w:rPr>
          <w:spacing w:val="-38"/>
        </w:rPr>
        <w:t xml:space="preserve"> </w:t>
      </w:r>
      <w:r>
        <w:rPr>
          <w:spacing w:val="18"/>
          <w:w w:val="135"/>
        </w:rPr>
        <w:t>[,2]),</w:t>
      </w:r>
      <w:r>
        <w:rPr>
          <w:spacing w:val="62"/>
          <w:w w:val="135"/>
        </w:rPr>
        <w:t xml:space="preserve"> </w:t>
      </w:r>
      <w:r>
        <w:rPr>
          <w:spacing w:val="15"/>
          <w:w w:val="125"/>
        </w:rPr>
        <w:t>var(</w:t>
      </w:r>
      <w:r>
        <w:rPr>
          <w:spacing w:val="-60"/>
          <w:w w:val="125"/>
        </w:rPr>
        <w:t xml:space="preserve"> </w:t>
      </w:r>
      <w:r>
        <w:rPr>
          <w:spacing w:val="11"/>
        </w:rPr>
        <w:t>pop</w:t>
      </w:r>
      <w:r>
        <w:rPr>
          <w:spacing w:val="-38"/>
        </w:rPr>
        <w:t xml:space="preserve"> </w:t>
      </w:r>
      <w:r>
        <w:rPr>
          <w:spacing w:val="18"/>
          <w:w w:val="135"/>
        </w:rPr>
        <w:t>[,2])))</w:t>
      </w:r>
    </w:p>
    <w:p w14:paraId="41ED7B53" w14:textId="77777777" w:rsidR="006F1C89" w:rsidRDefault="006F1C89">
      <w:pPr>
        <w:pStyle w:val="BodyText"/>
        <w:spacing w:before="10"/>
        <w:rPr>
          <w:sz w:val="17"/>
        </w:rPr>
      </w:pPr>
    </w:p>
    <w:p w14:paraId="4EA0F458" w14:textId="77777777" w:rsidR="006F1C89" w:rsidRDefault="005D3991">
      <w:pPr>
        <w:pStyle w:val="BodyText"/>
        <w:spacing w:before="1" w:line="192" w:lineRule="auto"/>
        <w:ind w:left="995" w:right="1410" w:hanging="2"/>
      </w:pP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01"/>
        </w:rPr>
        <w:t>c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spacing w:val="18"/>
          <w:w w:val="160"/>
        </w:rPr>
        <w:t>(</w:t>
      </w:r>
      <w:r>
        <w:rPr>
          <w:spacing w:val="26"/>
          <w:w w:val="139"/>
        </w:rPr>
        <w:t>t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8"/>
          <w:w w:val="160"/>
        </w:rPr>
        <w:t>[</w:t>
      </w:r>
      <w:r>
        <w:rPr>
          <w:spacing w:val="14"/>
          <w:w w:val="164"/>
        </w:rPr>
        <w:t>,</w:t>
      </w:r>
      <w:r>
        <w:rPr>
          <w:spacing w:val="14"/>
          <w:w w:val="82"/>
        </w:rPr>
        <w:t>1</w:t>
      </w:r>
      <w:r>
        <w:rPr>
          <w:spacing w:val="28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2</w:t>
      </w:r>
      <w:r>
        <w:rPr>
          <w:spacing w:val="16"/>
          <w:w w:val="160"/>
        </w:rPr>
        <w:t>]</w:t>
      </w:r>
      <w:r>
        <w:rPr>
          <w:w w:val="160"/>
        </w:rPr>
        <w:t xml:space="preserve">)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p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9"/>
        </w:rPr>
        <w:t>y</w:t>
      </w:r>
      <w:r>
        <w:rPr>
          <w:spacing w:val="18"/>
          <w:w w:val="82"/>
        </w:rPr>
        <w:t>p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)</w:t>
      </w:r>
    </w:p>
    <w:p w14:paraId="0FCAC1F7" w14:textId="77777777" w:rsidR="006F1C89" w:rsidRDefault="006F1C89">
      <w:pPr>
        <w:pStyle w:val="BodyText"/>
        <w:rPr>
          <w:sz w:val="20"/>
        </w:rPr>
      </w:pPr>
    </w:p>
    <w:p w14:paraId="707FED14" w14:textId="77777777" w:rsidR="006F1C89" w:rsidRDefault="005D3991">
      <w:pPr>
        <w:pStyle w:val="BodyText"/>
        <w:spacing w:before="187"/>
        <w:ind w:left="436"/>
      </w:pPr>
      <w:r>
        <w:rPr>
          <w:w w:val="160"/>
        </w:rPr>
        <w:t>}</w:t>
      </w:r>
    </w:p>
    <w:p w14:paraId="76B71BFD" w14:textId="77777777" w:rsidR="006F1C89" w:rsidRDefault="006F1C89">
      <w:pPr>
        <w:pStyle w:val="BodyText"/>
        <w:spacing w:before="5"/>
        <w:rPr>
          <w:sz w:val="15"/>
        </w:rPr>
      </w:pPr>
    </w:p>
    <w:p w14:paraId="69B99F56" w14:textId="77777777" w:rsidR="006F1C89" w:rsidRDefault="005D3991">
      <w:pPr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p</w:t>
      </w:r>
    </w:p>
    <w:p w14:paraId="11228BC6" w14:textId="77777777" w:rsidR="006F1C89" w:rsidRDefault="006F1C89">
      <w:pPr>
        <w:spacing w:before="10"/>
        <w:rPr>
          <w:i/>
          <w:sz w:val="19"/>
        </w:rPr>
      </w:pPr>
    </w:p>
    <w:p w14:paraId="7558E31F" w14:textId="77777777" w:rsidR="006F1C89" w:rsidRDefault="005D3991">
      <w:pPr>
        <w:pStyle w:val="BodyText"/>
        <w:spacing w:line="305" w:lineRule="exact"/>
        <w:ind w:left="444"/>
      </w:pP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8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24"/>
        </w:rPr>
        <w:t xml:space="preserve"> </w:t>
      </w:r>
      <w:r>
        <w:rPr>
          <w:w w:val="164"/>
        </w:rPr>
        <w:t>!</w:t>
      </w:r>
      <w:r>
        <w:rPr>
          <w:spacing w:val="-4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97"/>
        </w:rPr>
        <w:t>F</w:t>
      </w:r>
      <w:r>
        <w:rPr>
          <w:spacing w:val="18"/>
          <w:w w:val="75"/>
        </w:rPr>
        <w:t>A</w:t>
      </w:r>
      <w:r>
        <w:rPr>
          <w:spacing w:val="19"/>
          <w:w w:val="97"/>
        </w:rPr>
        <w:t>L</w:t>
      </w:r>
      <w:r>
        <w:rPr>
          <w:spacing w:val="18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]</w:t>
      </w:r>
    </w:p>
    <w:p w14:paraId="6E0E254E" w14:textId="77777777" w:rsidR="006F1C89" w:rsidRDefault="005D3991">
      <w:pPr>
        <w:pStyle w:val="BodyText"/>
        <w:spacing w:line="305" w:lineRule="exact"/>
        <w:ind w:left="446"/>
      </w:pP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24"/>
        </w:rPr>
        <w:t xml:space="preserve"> </w:t>
      </w:r>
      <w:r>
        <w:rPr>
          <w:w w:val="164"/>
        </w:rPr>
        <w:t>!</w:t>
      </w:r>
      <w:r>
        <w:rPr>
          <w:spacing w:val="-4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97"/>
        </w:rPr>
        <w:t>F</w:t>
      </w:r>
      <w:r>
        <w:rPr>
          <w:spacing w:val="18"/>
          <w:w w:val="75"/>
        </w:rPr>
        <w:t>A</w:t>
      </w:r>
      <w:r>
        <w:rPr>
          <w:spacing w:val="19"/>
          <w:w w:val="97"/>
        </w:rPr>
        <w:t>L</w:t>
      </w:r>
      <w:r>
        <w:rPr>
          <w:spacing w:val="18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]</w:t>
      </w:r>
    </w:p>
    <w:p w14:paraId="2FBA03B8" w14:textId="77777777" w:rsidR="006F1C89" w:rsidRDefault="006F1C89">
      <w:pPr>
        <w:pStyle w:val="BodyText"/>
        <w:spacing w:before="5"/>
        <w:rPr>
          <w:sz w:val="15"/>
        </w:rPr>
      </w:pPr>
    </w:p>
    <w:p w14:paraId="0E2D705B" w14:textId="77777777" w:rsidR="006F1C89" w:rsidRDefault="005D3991">
      <w:pPr>
        <w:spacing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ph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16"/>
        </w:rPr>
        <w:t>y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226"/>
        </w:rPr>
        <w:t>l</w:t>
      </w:r>
      <w:r>
        <w:rPr>
          <w:i/>
          <w:spacing w:val="17"/>
          <w:w w:val="101"/>
        </w:rPr>
        <w:t>o</w:t>
      </w:r>
      <w:r>
        <w:rPr>
          <w:i/>
          <w:w w:val="72"/>
        </w:rPr>
        <w:t>w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abundan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p</w:t>
      </w:r>
    </w:p>
    <w:p w14:paraId="003C039E" w14:textId="77777777" w:rsidR="006F1C89" w:rsidRDefault="005D3991">
      <w:pPr>
        <w:pStyle w:val="BodyText"/>
        <w:spacing w:line="323" w:lineRule="exact"/>
        <w:ind w:left="442"/>
      </w:pP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&gt;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08"/>
        </w:rPr>
        <w:t>*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19"/>
        </w:rPr>
        <w:t xml:space="preserve"> </w:t>
      </w:r>
      <w:r>
        <w:rPr>
          <w:spacing w:val="13"/>
          <w:w w:val="82"/>
        </w:rPr>
        <w:t>2</w:t>
      </w:r>
      <w:r>
        <w:rPr>
          <w:spacing w:val="27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7"/>
        </w:rPr>
        <w:t>F</w:t>
      </w:r>
      <w:r>
        <w:rPr>
          <w:spacing w:val="19"/>
          <w:w w:val="75"/>
        </w:rPr>
        <w:t>A</w:t>
      </w:r>
      <w:r>
        <w:rPr>
          <w:spacing w:val="18"/>
          <w:w w:val="97"/>
        </w:rPr>
        <w:t>L</w:t>
      </w:r>
      <w:r>
        <w:rPr>
          <w:spacing w:val="19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]</w:t>
      </w:r>
    </w:p>
    <w:p w14:paraId="19636C7D" w14:textId="77777777" w:rsidR="006F1C89" w:rsidRDefault="006F1C89">
      <w:pPr>
        <w:pStyle w:val="BodyText"/>
      </w:pPr>
    </w:p>
    <w:p w14:paraId="1645B1B5" w14:textId="77777777" w:rsidR="006F1C89" w:rsidRDefault="005D3991">
      <w:pPr>
        <w:spacing w:before="169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1"/>
        </w:rPr>
        <w:t xml:space="preserve"> </w:t>
      </w:r>
      <w:r>
        <w:rPr>
          <w:i/>
          <w:spacing w:val="11"/>
          <w:w w:val="95"/>
        </w:rPr>
        <w:t>R</w:t>
      </w:r>
      <w:r>
        <w:rPr>
          <w:i/>
          <w:w w:val="109"/>
        </w:rPr>
        <w:t>e</w:t>
      </w:r>
      <w:r>
        <w:rPr>
          <w:i/>
          <w:spacing w:val="-16"/>
        </w:rPr>
        <w:t xml:space="preserve"> </w:t>
      </w:r>
      <w:r>
        <w:rPr>
          <w:i/>
          <w:w w:val="170"/>
        </w:rPr>
        <w:t>-</w:t>
      </w:r>
      <w:r>
        <w:rPr>
          <w:i/>
          <w:spacing w:val="-19"/>
        </w:rPr>
        <w:t xml:space="preserve"> </w:t>
      </w:r>
      <w:r>
        <w:rPr>
          <w:i/>
          <w:spacing w:val="19"/>
          <w:w w:val="101"/>
        </w:rPr>
        <w:t>add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p</w:t>
      </w:r>
    </w:p>
    <w:p w14:paraId="0ABF3ABD" w14:textId="77777777" w:rsidR="006F1C89" w:rsidRDefault="006F1C89">
      <w:pPr>
        <w:spacing w:before="9"/>
        <w:rPr>
          <w:i/>
          <w:sz w:val="23"/>
        </w:rPr>
      </w:pPr>
    </w:p>
    <w:p w14:paraId="653D235B" w14:textId="77777777" w:rsidR="006F1C89" w:rsidRDefault="005D3991">
      <w:pPr>
        <w:pStyle w:val="BodyText"/>
        <w:spacing w:line="192" w:lineRule="auto"/>
        <w:ind w:left="841" w:hanging="397"/>
      </w:pP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4"/>
        </w:rPr>
        <w:t>a</w:t>
      </w:r>
      <w:r>
        <w:rPr>
          <w:spacing w:val="16"/>
          <w:w w:val="139"/>
        </w:rPr>
        <w:t>t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spacing w:val="19"/>
          <w:w w:val="160"/>
        </w:rPr>
        <w:t>(</w:t>
      </w:r>
      <w:r>
        <w:rPr>
          <w:spacing w:val="26"/>
          <w:w w:val="139"/>
        </w:rPr>
        <w:t>t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1</w:t>
      </w:r>
      <w:r>
        <w:rPr>
          <w:spacing w:val="16"/>
          <w:w w:val="160"/>
        </w:rPr>
        <w:t>]</w:t>
      </w:r>
      <w:r>
        <w:rPr>
          <w:spacing w:val="31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82"/>
        </w:rPr>
        <w:t>p</w:t>
      </w:r>
      <w:r>
        <w:rPr>
          <w:spacing w:val="13"/>
          <w:w w:val="84"/>
        </w:rPr>
        <w:t>o</w:t>
      </w:r>
      <w:r>
        <w:rPr>
          <w:w w:val="82"/>
        </w:rPr>
        <w:t>p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 xml:space="preserve">( </w:t>
      </w:r>
      <w:r>
        <w:rPr>
          <w:spacing w:val="11"/>
        </w:rPr>
        <w:t>pop</w:t>
      </w:r>
      <w:r>
        <w:rPr>
          <w:spacing w:val="-37"/>
        </w:rPr>
        <w:t xml:space="preserve"> </w:t>
      </w:r>
      <w:r>
        <w:rPr>
          <w:spacing w:val="18"/>
          <w:w w:val="135"/>
        </w:rPr>
        <w:t>[,2]),</w:t>
      </w:r>
      <w:r>
        <w:rPr>
          <w:spacing w:val="66"/>
          <w:w w:val="135"/>
        </w:rPr>
        <w:t xml:space="preserve"> </w:t>
      </w:r>
      <w:r>
        <w:rPr>
          <w:spacing w:val="15"/>
          <w:w w:val="125"/>
        </w:rPr>
        <w:t>var(</w:t>
      </w:r>
      <w:r>
        <w:rPr>
          <w:spacing w:val="-60"/>
          <w:w w:val="125"/>
        </w:rPr>
        <w:t xml:space="preserve"> </w:t>
      </w:r>
      <w:r>
        <w:rPr>
          <w:spacing w:val="11"/>
        </w:rPr>
        <w:t>pop</w:t>
      </w:r>
      <w:r>
        <w:rPr>
          <w:spacing w:val="-37"/>
        </w:rPr>
        <w:t xml:space="preserve"> </w:t>
      </w:r>
      <w:r>
        <w:rPr>
          <w:spacing w:val="18"/>
          <w:w w:val="135"/>
        </w:rPr>
        <w:t>[,2])))</w:t>
      </w:r>
    </w:p>
    <w:p w14:paraId="75823D04" w14:textId="77777777" w:rsidR="006F1C89" w:rsidRDefault="006F1C89">
      <w:pPr>
        <w:pStyle w:val="BodyText"/>
        <w:spacing w:before="11"/>
        <w:rPr>
          <w:sz w:val="17"/>
        </w:rPr>
      </w:pPr>
    </w:p>
    <w:p w14:paraId="206BC881" w14:textId="77777777" w:rsidR="006F1C89" w:rsidRDefault="005D3991">
      <w:pPr>
        <w:pStyle w:val="BodyText"/>
        <w:spacing w:line="192" w:lineRule="auto"/>
        <w:ind w:left="446" w:right="3099" w:hanging="2"/>
      </w:pP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01"/>
        </w:rPr>
        <w:t>c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spacing w:val="18"/>
          <w:w w:val="160"/>
        </w:rPr>
        <w:t>(</w:t>
      </w:r>
      <w:r>
        <w:rPr>
          <w:spacing w:val="26"/>
          <w:w w:val="139"/>
        </w:rPr>
        <w:t>t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8"/>
          <w:w w:val="160"/>
        </w:rPr>
        <w:t>[</w:t>
      </w:r>
      <w:r>
        <w:rPr>
          <w:spacing w:val="14"/>
          <w:w w:val="164"/>
        </w:rPr>
        <w:t>,</w:t>
      </w:r>
      <w:r>
        <w:rPr>
          <w:spacing w:val="14"/>
          <w:w w:val="82"/>
        </w:rPr>
        <w:t>1</w:t>
      </w:r>
      <w:r>
        <w:rPr>
          <w:spacing w:val="28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2</w:t>
      </w:r>
      <w:r>
        <w:rPr>
          <w:spacing w:val="16"/>
          <w:w w:val="160"/>
        </w:rPr>
        <w:t>]</w:t>
      </w:r>
      <w:r>
        <w:rPr>
          <w:w w:val="160"/>
        </w:rPr>
        <w:t xml:space="preserve">)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p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9"/>
        </w:rPr>
        <w:t>y</w:t>
      </w:r>
      <w:r>
        <w:rPr>
          <w:spacing w:val="18"/>
          <w:w w:val="82"/>
        </w:rPr>
        <w:t>p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)</w:t>
      </w:r>
    </w:p>
    <w:p w14:paraId="61F7AEB0" w14:textId="77777777" w:rsidR="006F1C89" w:rsidRDefault="006F1C89">
      <w:pPr>
        <w:pStyle w:val="BodyText"/>
        <w:spacing w:before="9"/>
        <w:rPr>
          <w:sz w:val="16"/>
        </w:rPr>
      </w:pPr>
    </w:p>
    <w:p w14:paraId="75F58E1F" w14:textId="77777777" w:rsidR="006F1C89" w:rsidRDefault="005D3991">
      <w:pPr>
        <w:spacing w:before="1"/>
        <w:ind w:left="436"/>
        <w:rPr>
          <w:i/>
        </w:rPr>
      </w:pPr>
      <w:r>
        <w:rPr>
          <w:i/>
          <w:w w:val="115"/>
        </w:rPr>
        <w:t>#</w:t>
      </w:r>
      <w:r>
        <w:rPr>
          <w:i/>
          <w:spacing w:val="-22"/>
          <w:w w:val="115"/>
        </w:rPr>
        <w:t xml:space="preserve"> </w:t>
      </w:r>
      <w:r>
        <w:rPr>
          <w:i/>
          <w:spacing w:val="15"/>
          <w:w w:val="115"/>
        </w:rPr>
        <w:t xml:space="preserve">return </w:t>
      </w:r>
      <w:r>
        <w:rPr>
          <w:i/>
          <w:spacing w:val="75"/>
          <w:w w:val="115"/>
        </w:rPr>
        <w:t xml:space="preserve"> </w:t>
      </w:r>
      <w:r>
        <w:rPr>
          <w:i/>
          <w:spacing w:val="15"/>
          <w:w w:val="115"/>
        </w:rPr>
        <w:t>output</w:t>
      </w:r>
    </w:p>
    <w:p w14:paraId="685A2296" w14:textId="77777777" w:rsidR="006F1C89" w:rsidRDefault="005D3991">
      <w:pPr>
        <w:spacing w:before="2" w:line="254" w:lineRule="exact"/>
        <w:ind w:left="846"/>
        <w:rPr>
          <w:i/>
        </w:rPr>
      </w:pPr>
      <w:r>
        <w:rPr>
          <w:i/>
          <w:spacing w:val="21"/>
          <w:w w:val="170"/>
        </w:rPr>
        <w:t>------------------------------------------------------------</w:t>
      </w:r>
    </w:p>
    <w:p w14:paraId="64EDC0E9" w14:textId="77777777" w:rsidR="006F1C89" w:rsidRDefault="005D3991">
      <w:pPr>
        <w:pStyle w:val="BodyText"/>
        <w:spacing w:line="290" w:lineRule="exact"/>
        <w:ind w:left="445"/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8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2"/>
          <w:w w:val="164"/>
        </w:rPr>
        <w:t>␣</w:t>
      </w:r>
      <w:r>
        <w:rPr>
          <w:spacing w:val="20"/>
          <w:w w:val="94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proofErr w:type="spellEnd"/>
      <w:r>
        <w:rPr>
          <w:spacing w:val="-38"/>
        </w:rPr>
        <w:t xml:space="preserve"> </w:t>
      </w:r>
      <w:r>
        <w:rPr>
          <w:spacing w:val="29"/>
          <w:w w:val="164"/>
        </w:rPr>
        <w:t>␣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32"/>
          <w:w w:val="164"/>
        </w:rPr>
        <w:t>␣</w:t>
      </w:r>
      <w:r>
        <w:rPr>
          <w:spacing w:val="20"/>
          <w:w w:val="94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</w:p>
    <w:p w14:paraId="100EA47B" w14:textId="77777777" w:rsidR="006F1C89" w:rsidRDefault="005D3991">
      <w:pPr>
        <w:pStyle w:val="BodyText"/>
        <w:spacing w:before="15" w:line="192" w:lineRule="auto"/>
        <w:ind w:left="445" w:right="2274" w:firstLine="389"/>
      </w:pPr>
      <w:r>
        <w:rPr>
          <w:spacing w:val="29"/>
          <w:w w:val="164"/>
        </w:rPr>
        <w:t>␣</w:t>
      </w:r>
      <w:r>
        <w:rPr>
          <w:spacing w:val="18"/>
          <w:w w:val="96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1"/>
          <w:w w:val="164"/>
        </w:rPr>
        <w:t>␣</w:t>
      </w:r>
      <w:r>
        <w:rPr>
          <w:spacing w:val="19"/>
          <w:w w:val="55"/>
        </w:rPr>
        <w:t>m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39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30"/>
          <w:w w:val="164"/>
        </w:rPr>
        <w:t>␣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2"/>
        </w:rPr>
        <w:t xml:space="preserve"> </w:t>
      </w:r>
      <w:proofErr w:type="spellStart"/>
      <w:r>
        <w:rPr>
          <w:spacing w:val="17"/>
        </w:rPr>
        <w:t>v</w:t>
      </w:r>
      <w:r>
        <w:rPr>
          <w:spacing w:val="17"/>
          <w:w w:val="94"/>
        </w:rPr>
        <w:t>a</w:t>
      </w:r>
      <w:r>
        <w:rPr>
          <w:spacing w:val="28"/>
          <w:w w:val="127"/>
        </w:rPr>
        <w:t>r</w:t>
      </w:r>
      <w:r>
        <w:rPr>
          <w:spacing w:val="30"/>
          <w:w w:val="164"/>
        </w:rPr>
        <w:t>␣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proofErr w:type="spellEnd"/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1CC8C380" w14:textId="77777777" w:rsidR="006F1C89" w:rsidRDefault="006F1C89">
      <w:pPr>
        <w:spacing w:line="192" w:lineRule="auto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5D00BD8B" w14:textId="77777777" w:rsidR="006F1C89" w:rsidRDefault="005D3991">
      <w:pPr>
        <w:pStyle w:val="BodyText"/>
        <w:spacing w:before="10" w:line="320" w:lineRule="exact"/>
        <w:ind w:left="444"/>
      </w:pPr>
      <w:r>
        <w:rPr>
          <w:spacing w:val="15"/>
        </w:rPr>
        <w:lastRenderedPageBreak/>
        <w:t>return</w:t>
      </w:r>
      <w:r>
        <w:rPr>
          <w:spacing w:val="-2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rPr>
          <w:spacing w:val="16"/>
        </w:rPr>
        <w:t>list(</w:t>
      </w:r>
      <w:r>
        <w:rPr>
          <w:spacing w:val="-28"/>
        </w:rPr>
        <w:t xml:space="preserve"> </w:t>
      </w:r>
      <w:r>
        <w:rPr>
          <w:spacing w:val="14"/>
        </w:rPr>
        <w:t>stats</w:t>
      </w:r>
      <w:r>
        <w:rPr>
          <w:spacing w:val="-28"/>
        </w:rPr>
        <w:t xml:space="preserve"> </w:t>
      </w:r>
      <w:r>
        <w:t>=</w:t>
      </w:r>
      <w:r>
        <w:rPr>
          <w:spacing w:val="-31"/>
        </w:rPr>
        <w:t xml:space="preserve"> </w:t>
      </w:r>
      <w:r>
        <w:rPr>
          <w:spacing w:val="12"/>
        </w:rPr>
        <w:t>stats</w:t>
      </w:r>
      <w:r>
        <w:rPr>
          <w:spacing w:val="-8"/>
        </w:rPr>
        <w:t xml:space="preserve"> </w:t>
      </w:r>
      <w:r>
        <w:t xml:space="preserve">,  </w:t>
      </w:r>
      <w:r>
        <w:rPr>
          <w:spacing w:val="29"/>
        </w:rPr>
        <w:t xml:space="preserve"> </w:t>
      </w:r>
      <w:r>
        <w:rPr>
          <w:spacing w:val="18"/>
        </w:rPr>
        <w:t>phenotypes</w:t>
      </w:r>
      <w:r>
        <w:rPr>
          <w:spacing w:val="-25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rPr>
          <w:spacing w:val="18"/>
        </w:rPr>
        <w:t>phenotypes</w:t>
      </w:r>
      <w:r>
        <w:rPr>
          <w:spacing w:val="-25"/>
        </w:rPr>
        <w:t xml:space="preserve"> </w:t>
      </w:r>
      <w:r>
        <w:rPr>
          <w:spacing w:val="11"/>
        </w:rPr>
        <w:t>))</w:t>
      </w:r>
    </w:p>
    <w:p w14:paraId="0074789C" w14:textId="77777777" w:rsidR="006F1C89" w:rsidRDefault="005D3991">
      <w:pPr>
        <w:spacing w:line="251" w:lineRule="exact"/>
        <w:ind w:left="5233"/>
        <w:rPr>
          <w:i/>
        </w:rPr>
      </w:pPr>
      <w:r>
        <w:rPr>
          <w:i/>
          <w:w w:val="115"/>
        </w:rPr>
        <w:t>#</w:t>
      </w:r>
      <w:r>
        <w:rPr>
          <w:i/>
          <w:spacing w:val="-24"/>
          <w:w w:val="115"/>
        </w:rPr>
        <w:t xml:space="preserve"> </w:t>
      </w:r>
      <w:r>
        <w:rPr>
          <w:i/>
          <w:spacing w:val="17"/>
          <w:w w:val="115"/>
        </w:rPr>
        <w:t xml:space="preserve">returns </w:t>
      </w:r>
      <w:r>
        <w:rPr>
          <w:i/>
          <w:spacing w:val="60"/>
          <w:w w:val="115"/>
        </w:rPr>
        <w:t xml:space="preserve"> </w:t>
      </w:r>
      <w:r>
        <w:rPr>
          <w:i/>
          <w:spacing w:val="13"/>
          <w:w w:val="115"/>
        </w:rPr>
        <w:t xml:space="preserve">both </w:t>
      </w:r>
      <w:r>
        <w:rPr>
          <w:i/>
          <w:spacing w:val="61"/>
          <w:w w:val="115"/>
        </w:rPr>
        <w:t xml:space="preserve"> </w:t>
      </w:r>
      <w:r>
        <w:rPr>
          <w:i/>
          <w:spacing w:val="11"/>
          <w:w w:val="115"/>
        </w:rPr>
        <w:t xml:space="preserve">the </w:t>
      </w:r>
      <w:r>
        <w:rPr>
          <w:i/>
          <w:spacing w:val="64"/>
          <w:w w:val="115"/>
        </w:rPr>
        <w:t xml:space="preserve"> </w:t>
      </w:r>
      <w:r>
        <w:rPr>
          <w:i/>
          <w:spacing w:val="14"/>
          <w:w w:val="115"/>
        </w:rPr>
        <w:t xml:space="preserve">stats </w:t>
      </w:r>
      <w:r>
        <w:rPr>
          <w:i/>
          <w:spacing w:val="62"/>
          <w:w w:val="115"/>
        </w:rPr>
        <w:t xml:space="preserve"> </w:t>
      </w:r>
      <w:r>
        <w:rPr>
          <w:i/>
          <w:spacing w:val="11"/>
          <w:w w:val="115"/>
        </w:rPr>
        <w:t xml:space="preserve">and </w:t>
      </w:r>
      <w:r>
        <w:rPr>
          <w:i/>
          <w:spacing w:val="62"/>
          <w:w w:val="115"/>
        </w:rPr>
        <w:t xml:space="preserve"> </w:t>
      </w:r>
      <w:r>
        <w:rPr>
          <w:i/>
          <w:spacing w:val="11"/>
          <w:w w:val="115"/>
        </w:rPr>
        <w:t>the</w:t>
      </w:r>
    </w:p>
    <w:p w14:paraId="0F43967F" w14:textId="77777777" w:rsidR="006F1C89" w:rsidRDefault="005D3991">
      <w:pPr>
        <w:spacing w:before="2"/>
        <w:ind w:left="844"/>
        <w:rPr>
          <w:i/>
        </w:rPr>
      </w:pPr>
      <w:r>
        <w:rPr>
          <w:i/>
          <w:spacing w:val="17"/>
          <w:w w:val="110"/>
        </w:rPr>
        <w:t>phenotype</w:t>
      </w:r>
    </w:p>
    <w:p w14:paraId="2EF144DB" w14:textId="77777777" w:rsidR="006F1C89" w:rsidRDefault="006F1C89">
      <w:pPr>
        <w:rPr>
          <w:i/>
          <w:sz w:val="20"/>
        </w:rPr>
      </w:pPr>
    </w:p>
    <w:p w14:paraId="78EB45CE" w14:textId="77777777" w:rsidR="006F1C89" w:rsidRDefault="006F1C89">
      <w:pPr>
        <w:spacing w:before="2"/>
        <w:rPr>
          <w:i/>
          <w:sz w:val="20"/>
        </w:rPr>
      </w:pPr>
    </w:p>
    <w:p w14:paraId="74E1F9E3" w14:textId="77777777" w:rsidR="006F1C89" w:rsidRDefault="005D3991">
      <w:pPr>
        <w:pStyle w:val="BodyText"/>
        <w:spacing w:before="23"/>
        <w:ind w:left="161"/>
      </w:pPr>
      <w:r>
        <w:rPr>
          <w:w w:val="160"/>
        </w:rPr>
        <w:t>}</w:t>
      </w:r>
    </w:p>
    <w:p w14:paraId="1C3C806A" w14:textId="77777777" w:rsidR="006F1C89" w:rsidRDefault="006F1C89">
      <w:pPr>
        <w:pStyle w:val="BodyText"/>
      </w:pPr>
    </w:p>
    <w:p w14:paraId="58171B3A" w14:textId="77777777" w:rsidR="006F1C89" w:rsidRDefault="006F1C89">
      <w:pPr>
        <w:pStyle w:val="BodyText"/>
        <w:spacing w:before="9"/>
        <w:rPr>
          <w:sz w:val="28"/>
        </w:rPr>
      </w:pPr>
    </w:p>
    <w:p w14:paraId="097C6D2B" w14:textId="77777777" w:rsidR="006F1C89" w:rsidRDefault="005D3991">
      <w:pPr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9"/>
        </w:rPr>
        <w:t>e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226"/>
        </w:rPr>
        <w:t>li</w:t>
      </w:r>
      <w:r>
        <w:rPr>
          <w:i/>
          <w:spacing w:val="18"/>
          <w:w w:val="170"/>
        </w:rPr>
        <w:t>f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116"/>
        </w:rPr>
        <w:t>y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226"/>
        </w:rPr>
        <w:t>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2"/>
          <w:w w:val="170"/>
        </w:rPr>
        <w:t>------------------------</w:t>
      </w:r>
      <w:r>
        <w:rPr>
          <w:i/>
          <w:w w:val="170"/>
        </w:rPr>
        <w:t>-</w:t>
      </w:r>
    </w:p>
    <w:p w14:paraId="0574D015" w14:textId="77777777" w:rsidR="006F1C89" w:rsidRDefault="006F1C89">
      <w:pPr>
        <w:spacing w:before="5"/>
        <w:rPr>
          <w:i/>
        </w:rPr>
      </w:pPr>
    </w:p>
    <w:p w14:paraId="6D5F77B7" w14:textId="77777777" w:rsidR="006F1C89" w:rsidRDefault="005D3991">
      <w:pPr>
        <w:spacing w:line="242" w:lineRule="auto"/>
        <w:ind w:left="568" w:right="212" w:hanging="4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6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p</w:t>
      </w:r>
      <w:r>
        <w:rPr>
          <w:i/>
          <w:spacing w:val="19"/>
          <w:w w:val="226"/>
        </w:rPr>
        <w:t>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226"/>
        </w:rPr>
        <w:t>li</w:t>
      </w:r>
      <w:r>
        <w:rPr>
          <w:i/>
          <w:spacing w:val="18"/>
          <w:w w:val="170"/>
        </w:rPr>
        <w:t>f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116"/>
        </w:rPr>
        <w:t>y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226"/>
        </w:rPr>
        <w:t>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1"/>
        </w:rPr>
        <w:t>un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ho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ough</w:t>
      </w:r>
      <w:r>
        <w:rPr>
          <w:i/>
          <w:spacing w:val="20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125"/>
        </w:rPr>
        <w:t>c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65"/>
        </w:rPr>
        <w:t>mm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  <w:spacing w:val="-1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 xml:space="preserve">e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h</w:t>
      </w:r>
      <w:r>
        <w:rPr>
          <w:i/>
          <w:spacing w:val="19"/>
          <w:w w:val="101"/>
        </w:rPr>
        <w:t>o</w:t>
      </w:r>
      <w:r>
        <w:rPr>
          <w:i/>
          <w:spacing w:val="20"/>
          <w:w w:val="101"/>
        </w:rPr>
        <w:t>d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01"/>
        </w:rPr>
        <w:t>h</w:t>
      </w:r>
      <w:r>
        <w:rPr>
          <w:i/>
          <w:spacing w:val="15"/>
          <w:w w:val="109"/>
        </w:rPr>
        <w:t>e</w:t>
      </w:r>
      <w:r>
        <w:rPr>
          <w:i/>
          <w:spacing w:val="15"/>
          <w:w w:val="151"/>
        </w:rPr>
        <w:t>r</w:t>
      </w:r>
      <w:r>
        <w:rPr>
          <w:i/>
          <w:w w:val="109"/>
        </w:rPr>
        <w:t>e</w:t>
      </w:r>
      <w:r>
        <w:rPr>
          <w:i/>
          <w:spacing w:val="-8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01"/>
        </w:rPr>
        <w:t>p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33"/>
        </w:rPr>
        <w:t>s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on</w:t>
      </w:r>
      <w:r>
        <w:rPr>
          <w:i/>
          <w:spacing w:val="20"/>
          <w:w w:val="133"/>
        </w:rPr>
        <w:t>s</w:t>
      </w:r>
      <w:r>
        <w:rPr>
          <w:i/>
          <w:spacing w:val="19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01"/>
        </w:rPr>
        <w:t>b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16"/>
        </w:rPr>
        <w:t>v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1"/>
          <w:w w:val="109"/>
        </w:rPr>
        <w:t>e</w:t>
      </w:r>
      <w:r>
        <w:rPr>
          <w:i/>
          <w:spacing w:val="21"/>
          <w:w w:val="120"/>
        </w:rPr>
        <w:t>x</w:t>
      </w:r>
      <w:r>
        <w:rPr>
          <w:i/>
          <w:spacing w:val="21"/>
          <w:w w:val="101"/>
        </w:rPr>
        <w:t>p</w:t>
      </w:r>
      <w:r>
        <w:rPr>
          <w:i/>
          <w:spacing w:val="21"/>
          <w:w w:val="226"/>
        </w:rPr>
        <w:t>l</w:t>
      </w:r>
      <w:r>
        <w:rPr>
          <w:i/>
          <w:spacing w:val="21"/>
          <w:w w:val="101"/>
        </w:rPr>
        <w:t>ana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on</w:t>
      </w:r>
      <w:r>
        <w:rPr>
          <w:i/>
          <w:spacing w:val="32"/>
          <w:w w:val="133"/>
        </w:rPr>
        <w:t>s</w:t>
      </w:r>
      <w:r>
        <w:rPr>
          <w:i/>
          <w:w w:val="206"/>
        </w:rPr>
        <w:t>.</w:t>
      </w:r>
    </w:p>
    <w:p w14:paraId="02808944" w14:textId="77777777" w:rsidR="006F1C89" w:rsidRDefault="005D3991">
      <w:pPr>
        <w:spacing w:line="268" w:lineRule="exact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79"/>
        </w:rPr>
        <w:t>O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25"/>
        </w:rPr>
        <w:t>c</w:t>
      </w:r>
      <w:r>
        <w:rPr>
          <w:i/>
          <w:spacing w:val="18"/>
          <w:w w:val="101"/>
        </w:rPr>
        <w:t>od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0"/>
        </w:rPr>
        <w:t>x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spacing w:val="29"/>
          <w:w w:val="109"/>
        </w:rPr>
        <w:t>e</w:t>
      </w:r>
      <w:r>
        <w:rPr>
          <w:i/>
          <w:w w:val="206"/>
        </w:rPr>
        <w:t>.</w:t>
      </w:r>
    </w:p>
    <w:p w14:paraId="181EAAD4" w14:textId="77777777" w:rsidR="006F1C89" w:rsidRDefault="006F1C89">
      <w:pPr>
        <w:spacing w:before="9"/>
        <w:rPr>
          <w:i/>
          <w:sz w:val="23"/>
        </w:rPr>
      </w:pPr>
    </w:p>
    <w:p w14:paraId="6B8C588A" w14:textId="77777777" w:rsidR="006F1C89" w:rsidRDefault="005D3991">
      <w:pPr>
        <w:pStyle w:val="BodyText"/>
        <w:spacing w:line="192" w:lineRule="auto"/>
        <w:ind w:left="560" w:right="212" w:hanging="389"/>
      </w:pPr>
      <w:r>
        <w:rPr>
          <w:spacing w:val="21"/>
          <w:w w:val="127"/>
        </w:rPr>
        <w:t>r</w:t>
      </w:r>
      <w:r>
        <w:rPr>
          <w:spacing w:val="22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2"/>
          <w:w w:val="84"/>
        </w:rPr>
        <w:t>o</w:t>
      </w:r>
      <w:r>
        <w:rPr>
          <w:spacing w:val="21"/>
          <w:w w:val="83"/>
        </w:rPr>
        <w:t>u</w:t>
      </w:r>
      <w:r>
        <w:rPr>
          <w:spacing w:val="22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8"/>
        </w:rPr>
        <w:t xml:space="preserve"> </w:t>
      </w:r>
      <w:r>
        <w:rPr>
          <w:spacing w:val="21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2"/>
          <w:w w:val="55"/>
        </w:rPr>
        <w:t>m</w:t>
      </w:r>
      <w:r>
        <w:rPr>
          <w:spacing w:val="21"/>
          <w:w w:val="82"/>
        </w:rPr>
        <w:t>p</w:t>
      </w:r>
      <w:r>
        <w:rPr>
          <w:spacing w:val="22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2"/>
          <w:w w:val="180"/>
        </w:rPr>
        <w:t>i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84"/>
        </w:rPr>
        <w:t>o</w:t>
      </w:r>
      <w:r>
        <w:rPr>
          <w:w w:val="83"/>
        </w:rPr>
        <w:t>n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t xml:space="preserve">  </w:t>
      </w:r>
      <w:r>
        <w:rPr>
          <w:spacing w:val="-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1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spacing w:val="17"/>
          <w:w w:val="102"/>
        </w:rPr>
        <w:t>s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p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spacing w:val="17"/>
          <w:w w:val="102"/>
        </w:rPr>
        <w:t>s</w:t>
      </w:r>
      <w:r>
        <w:rPr>
          <w:spacing w:val="17"/>
          <w:w w:val="97"/>
        </w:rPr>
        <w:t>F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 xml:space="preserve">( </w:t>
      </w:r>
      <w:r>
        <w:rPr>
          <w:w w:val="101"/>
        </w:rPr>
        <w:t>c</w:t>
      </w:r>
      <w:r>
        <w:rPr>
          <w:spacing w:val="-40"/>
        </w:rPr>
        <w:t xml:space="preserve"> </w:t>
      </w:r>
      <w:r>
        <w:rPr>
          <w:spacing w:val="18"/>
          <w:w w:val="160"/>
        </w:rPr>
        <w:t>(</w:t>
      </w:r>
      <w:r>
        <w:rPr>
          <w:spacing w:val="18"/>
          <w:w w:val="82"/>
        </w:rPr>
        <w:t>0</w:t>
      </w:r>
      <w:r>
        <w:rPr>
          <w:spacing w:val="18"/>
          <w:w w:val="164"/>
        </w:rPr>
        <w:t>.</w:t>
      </w:r>
      <w:r>
        <w:rPr>
          <w:w w:val="82"/>
        </w:rPr>
        <w:t>2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0</w:t>
      </w:r>
      <w:r>
        <w:rPr>
          <w:spacing w:val="18"/>
          <w:w w:val="164"/>
        </w:rPr>
        <w:t>.</w:t>
      </w:r>
      <w:r>
        <w:rPr>
          <w:spacing w:val="18"/>
          <w:w w:val="82"/>
        </w:rPr>
        <w:t>2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rPr>
          <w:spacing w:val="-4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32"/>
          <w:w w:val="180"/>
        </w:rPr>
        <w:t>l</w:t>
      </w:r>
      <w:proofErr w:type="spellEnd"/>
      <w:r>
        <w:rPr>
          <w:spacing w:val="13"/>
          <w:w w:val="65"/>
        </w:rPr>
        <w:t>=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5"/>
        </w:rPr>
        <w:t xml:space="preserve"> </w:t>
      </w:r>
      <w:r>
        <w:rPr>
          <w:spacing w:val="17"/>
          <w:w w:val="65"/>
        </w:rPr>
        <w:t>=</w:t>
      </w:r>
      <w:r>
        <w:rPr>
          <w:spacing w:val="17"/>
          <w:w w:val="82"/>
        </w:rPr>
        <w:t>2</w:t>
      </w:r>
      <w:r>
        <w:rPr>
          <w:spacing w:val="32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2</w:t>
      </w:r>
      <w:r>
        <w:rPr>
          <w:spacing w:val="-47"/>
        </w:rPr>
        <w:t xml:space="preserve"> </w:t>
      </w:r>
      <w:r>
        <w:rPr>
          <w:w w:val="164"/>
        </w:rPr>
        <w:t>,</w:t>
      </w:r>
    </w:p>
    <w:p w14:paraId="022D8898" w14:textId="77777777" w:rsidR="006F1C89" w:rsidRDefault="005D3991">
      <w:pPr>
        <w:pStyle w:val="BodyText"/>
        <w:spacing w:line="257" w:lineRule="exact"/>
        <w:ind w:left="4976"/>
      </w:pPr>
      <w:r>
        <w:rPr>
          <w:spacing w:val="15"/>
          <w:w w:val="89"/>
        </w:rPr>
        <w:t>k</w:t>
      </w:r>
      <w:r>
        <w:rPr>
          <w:w w:val="75"/>
        </w:rPr>
        <w:t>A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9"/>
        </w:rPr>
        <w:t>k</w:t>
      </w:r>
      <w:r>
        <w:rPr>
          <w:w w:val="167"/>
        </w:rPr>
        <w:t>J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rPr>
          <w:spacing w:val="-35"/>
        </w:rPr>
        <w:t xml:space="preserve">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32"/>
        </w:rPr>
        <w:t xml:space="preserve"> </w:t>
      </w:r>
      <w:r>
        <w:rPr>
          <w:spacing w:val="18"/>
          <w:w w:val="65"/>
        </w:rPr>
        <w:t>=</w:t>
      </w:r>
      <w:r>
        <w:rPr>
          <w:spacing w:val="18"/>
          <w:w w:val="82"/>
        </w:rPr>
        <w:t>0</w:t>
      </w:r>
      <w:r>
        <w:rPr>
          <w:spacing w:val="18"/>
          <w:w w:val="164"/>
        </w:rPr>
        <w:t>.</w:t>
      </w:r>
      <w:r>
        <w:rPr>
          <w:spacing w:val="18"/>
          <w:w w:val="82"/>
        </w:rPr>
        <w:t>000</w:t>
      </w:r>
      <w:r>
        <w:rPr>
          <w:w w:val="82"/>
        </w:rPr>
        <w:t>5</w:t>
      </w:r>
      <w:r>
        <w:rPr>
          <w:spacing w:val="-33"/>
        </w:rPr>
        <w:t xml:space="preserve"> </w:t>
      </w:r>
      <w:r>
        <w:rPr>
          <w:w w:val="164"/>
        </w:rPr>
        <w:t>,</w:t>
      </w:r>
      <w:r>
        <w:t xml:space="preserve">  </w:t>
      </w:r>
      <w:r>
        <w:rPr>
          <w:spacing w:val="-34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w w:val="127"/>
        </w:rPr>
        <w:t>r</w:t>
      </w:r>
      <w:proofErr w:type="spellEnd"/>
    </w:p>
    <w:p w14:paraId="27DDD668" w14:textId="77777777" w:rsidR="006F1C89" w:rsidRDefault="005D3991">
      <w:pPr>
        <w:pStyle w:val="BodyText"/>
        <w:spacing w:line="271" w:lineRule="exact"/>
        <w:ind w:left="5376"/>
      </w:pPr>
      <w:r>
        <w:rPr>
          <w:spacing w:val="17"/>
          <w:w w:val="65"/>
        </w:rPr>
        <w:t>=</w:t>
      </w:r>
      <w:r>
        <w:rPr>
          <w:spacing w:val="17"/>
          <w:w w:val="82"/>
        </w:rPr>
        <w:t>0</w:t>
      </w:r>
      <w:r>
        <w:rPr>
          <w:spacing w:val="17"/>
          <w:w w:val="164"/>
        </w:rPr>
        <w:t>.</w:t>
      </w:r>
      <w:r>
        <w:rPr>
          <w:spacing w:val="17"/>
          <w:w w:val="82"/>
        </w:rPr>
        <w:t>0</w:t>
      </w:r>
      <w:r>
        <w:rPr>
          <w:w w:val="82"/>
        </w:rPr>
        <w:t>5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3"/>
        </w:rPr>
        <w:t xml:space="preserve"> </w:t>
      </w:r>
      <w:r>
        <w:rPr>
          <w:spacing w:val="17"/>
          <w:w w:val="65"/>
        </w:rPr>
        <w:t>=</w:t>
      </w:r>
      <w:r>
        <w:rPr>
          <w:spacing w:val="17"/>
          <w:w w:val="82"/>
        </w:rPr>
        <w:t>5000</w:t>
      </w:r>
      <w:r>
        <w:rPr>
          <w:w w:val="82"/>
        </w:rPr>
        <w:t>0</w:t>
      </w:r>
      <w:r>
        <w:rPr>
          <w:spacing w:val="-34"/>
        </w:rPr>
        <w:t xml:space="preserve"> </w:t>
      </w:r>
      <w:r>
        <w:rPr>
          <w:w w:val="164"/>
        </w:rPr>
        <w:t>,</w:t>
      </w:r>
      <w:r>
        <w:t xml:space="preserve">  </w:t>
      </w:r>
      <w:r>
        <w:rPr>
          <w:spacing w:val="-35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spacing w:val="19"/>
          <w:w w:val="94"/>
        </w:rPr>
        <w:t>P</w:t>
      </w:r>
      <w:r>
        <w:rPr>
          <w:w w:val="75"/>
        </w:rPr>
        <w:t>A</w:t>
      </w:r>
      <w:proofErr w:type="spellEnd"/>
      <w:r>
        <w:rPr>
          <w:spacing w:val="-37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</w:p>
    <w:p w14:paraId="04772D8D" w14:textId="77777777" w:rsidR="006F1C89" w:rsidRDefault="005D3991">
      <w:pPr>
        <w:pStyle w:val="BodyText"/>
        <w:spacing w:line="271" w:lineRule="exact"/>
        <w:ind w:left="5378"/>
      </w:pPr>
      <w:proofErr w:type="spellStart"/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spacing w:val="19"/>
          <w:w w:val="94"/>
        </w:rPr>
        <w:t>P</w:t>
      </w:r>
      <w:r>
        <w:rPr>
          <w:w w:val="167"/>
        </w:rPr>
        <w:t>J</w:t>
      </w:r>
      <w:proofErr w:type="spellEnd"/>
      <w:r>
        <w:rPr>
          <w:spacing w:val="-37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</w:p>
    <w:p w14:paraId="6B1B3590" w14:textId="77777777" w:rsidR="006F1C89" w:rsidRDefault="005D3991">
      <w:pPr>
        <w:pStyle w:val="BodyText"/>
        <w:spacing w:before="15" w:line="192" w:lineRule="auto"/>
        <w:ind w:left="5378" w:right="347" w:hanging="397"/>
      </w:pP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7"/>
          <w:w w:val="82"/>
        </w:rPr>
        <w:t>0</w:t>
      </w:r>
      <w:r>
        <w:rPr>
          <w:spacing w:val="17"/>
          <w:w w:val="164"/>
        </w:rPr>
        <w:t>.</w:t>
      </w:r>
      <w:r>
        <w:rPr>
          <w:spacing w:val="17"/>
          <w:w w:val="82"/>
        </w:rPr>
        <w:t>000</w:t>
      </w:r>
      <w:r>
        <w:rPr>
          <w:w w:val="82"/>
        </w:rPr>
        <w:t>5</w:t>
      </w:r>
      <w:r>
        <w:rPr>
          <w:spacing w:val="-35"/>
        </w:rPr>
        <w:t xml:space="preserve"> </w:t>
      </w:r>
      <w:r>
        <w:rPr>
          <w:w w:val="164"/>
        </w:rPr>
        <w:t>,</w:t>
      </w:r>
      <w:r>
        <w:t xml:space="preserve">  </w:t>
      </w:r>
      <w:r>
        <w:rPr>
          <w:spacing w:val="-34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20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102"/>
        </w:rPr>
        <w:t>s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0</w:t>
      </w:r>
      <w:r>
        <w:rPr>
          <w:spacing w:val="-47"/>
        </w:rPr>
        <w:t xml:space="preserve"> </w:t>
      </w:r>
      <w:r>
        <w:rPr>
          <w:w w:val="164"/>
        </w:rPr>
        <w:t xml:space="preserve">, </w:t>
      </w:r>
      <w:r>
        <w:rPr>
          <w:spacing w:val="18"/>
          <w:w w:val="55"/>
        </w:rPr>
        <w:t>m</w:t>
      </w:r>
      <w:r>
        <w:rPr>
          <w:spacing w:val="19"/>
          <w:w w:val="94"/>
        </w:rPr>
        <w:t>a</w:t>
      </w:r>
      <w:r>
        <w:rPr>
          <w:w w:val="84"/>
        </w:rPr>
        <w:t>x</w:t>
      </w:r>
      <w:r>
        <w:rPr>
          <w:spacing w:val="-51"/>
        </w:rPr>
        <w:t xml:space="preserve"> </w:t>
      </w:r>
      <w:r>
        <w:rPr>
          <w:spacing w:val="19"/>
          <w:w w:val="82"/>
        </w:rPr>
        <w:t>T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3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55"/>
        </w:rPr>
        <w:t>m</w:t>
      </w:r>
      <w:r>
        <w:rPr>
          <w:spacing w:val="18"/>
          <w:w w:val="180"/>
        </w:rPr>
        <w:t>i</w:t>
      </w:r>
      <w:r>
        <w:rPr>
          <w:w w:val="83"/>
        </w:rPr>
        <w:t>n</w:t>
      </w:r>
      <w:r>
        <w:rPr>
          <w:spacing w:val="-51"/>
        </w:rPr>
        <w:t xml:space="preserve"> </w:t>
      </w:r>
      <w:r>
        <w:rPr>
          <w:spacing w:val="18"/>
          <w:w w:val="82"/>
        </w:rPr>
        <w:t>T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3"/>
          <w:w w:val="89"/>
        </w:rPr>
        <w:t>-</w:t>
      </w:r>
      <w:r>
        <w:rPr>
          <w:spacing w:val="13"/>
          <w:w w:val="82"/>
        </w:rPr>
        <w:t>3</w:t>
      </w:r>
      <w:r>
        <w:rPr>
          <w:spacing w:val="25"/>
          <w:w w:val="160"/>
        </w:rPr>
        <w:t>)</w:t>
      </w:r>
      <w:r>
        <w:rPr>
          <w:w w:val="160"/>
        </w:rPr>
        <w:t>{</w:t>
      </w:r>
    </w:p>
    <w:p w14:paraId="0DE2D020" w14:textId="77777777" w:rsidR="006F1C89" w:rsidRDefault="006F1C89">
      <w:pPr>
        <w:pStyle w:val="BodyText"/>
        <w:spacing w:before="3"/>
        <w:rPr>
          <w:sz w:val="32"/>
        </w:rPr>
      </w:pPr>
    </w:p>
    <w:p w14:paraId="51570403" w14:textId="77777777" w:rsidR="006F1C89" w:rsidRDefault="005D3991">
      <w:pPr>
        <w:pStyle w:val="BodyText"/>
        <w:spacing w:line="320" w:lineRule="exact"/>
        <w:ind w:left="442"/>
      </w:pP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70"/>
        </w:rPr>
        <w:t>N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4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20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19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)</w:t>
      </w:r>
    </w:p>
    <w:p w14:paraId="1241BD43" w14:textId="77777777" w:rsidR="006F1C89" w:rsidRDefault="005D3991">
      <w:pPr>
        <w:spacing w:line="251" w:lineRule="exact"/>
        <w:ind w:left="454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06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65"/>
        </w:rPr>
        <w:t>m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01"/>
        </w:rPr>
        <w:t>on</w:t>
      </w:r>
      <w:r>
        <w:rPr>
          <w:i/>
          <w:w w:val="109"/>
        </w:rPr>
        <w:t>e</w:t>
      </w:r>
    </w:p>
    <w:p w14:paraId="7F066277" w14:textId="77777777" w:rsidR="006F1C89" w:rsidRDefault="005D3991">
      <w:pPr>
        <w:spacing w:before="2"/>
        <w:ind w:left="844"/>
        <w:rPr>
          <w:i/>
        </w:rPr>
      </w:pPr>
      <w:r>
        <w:rPr>
          <w:i/>
          <w:spacing w:val="20"/>
          <w:w w:val="101"/>
        </w:rPr>
        <w:t>ph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no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16"/>
        </w:rPr>
        <w:t>y</w:t>
      </w:r>
      <w:r>
        <w:rPr>
          <w:i/>
          <w:spacing w:val="20"/>
          <w:w w:val="101"/>
        </w:rPr>
        <w:t>p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1"/>
          <w:w w:val="65"/>
        </w:rPr>
        <w:t>m</w:t>
      </w:r>
      <w:r>
        <w:rPr>
          <w:i/>
          <w:spacing w:val="20"/>
          <w:w w:val="101"/>
        </w:rPr>
        <w:t>b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  <w:spacing w:val="-18"/>
        </w:rPr>
        <w:t xml:space="preserve"> </w:t>
      </w:r>
      <w:r>
        <w:rPr>
          <w:i/>
          <w:w w:val="206"/>
        </w:rPr>
        <w:t>.</w:t>
      </w:r>
    </w:p>
    <w:p w14:paraId="32FC791A" w14:textId="77777777" w:rsidR="006F1C89" w:rsidRDefault="006F1C89">
      <w:pPr>
        <w:rPr>
          <w:i/>
          <w:sz w:val="18"/>
        </w:rPr>
      </w:pPr>
    </w:p>
    <w:p w14:paraId="1ABE9651" w14:textId="77777777" w:rsidR="006F1C89" w:rsidRDefault="006F1C89">
      <w:pPr>
        <w:rPr>
          <w:sz w:val="18"/>
        </w:rPr>
        <w:sectPr w:rsidR="006F1C89">
          <w:pgSz w:w="12240" w:h="15840"/>
          <w:pgMar w:top="1360" w:right="740" w:bottom="400" w:left="700" w:header="0" w:footer="216" w:gutter="0"/>
          <w:cols w:space="720"/>
        </w:sectPr>
      </w:pPr>
    </w:p>
    <w:p w14:paraId="1C9959ED" w14:textId="77777777" w:rsidR="006F1C89" w:rsidRDefault="005D3991">
      <w:pPr>
        <w:pStyle w:val="BodyText"/>
        <w:spacing w:before="70" w:line="192" w:lineRule="auto"/>
        <w:ind w:left="442" w:right="2311"/>
      </w:pPr>
      <w:r>
        <w:rPr>
          <w:spacing w:val="11"/>
          <w:w w:val="95"/>
        </w:rPr>
        <w:t>pop</w:t>
      </w:r>
      <w:r>
        <w:rPr>
          <w:spacing w:val="-32"/>
          <w:w w:val="95"/>
        </w:rPr>
        <w:t xml:space="preserve"> </w:t>
      </w:r>
      <w:r>
        <w:rPr>
          <w:spacing w:val="15"/>
          <w:w w:val="95"/>
        </w:rPr>
        <w:t>[,1]</w:t>
      </w:r>
      <w:r>
        <w:rPr>
          <w:spacing w:val="42"/>
          <w:w w:val="95"/>
        </w:rPr>
        <w:t xml:space="preserve"> </w:t>
      </w:r>
      <w:r>
        <w:rPr>
          <w:w w:val="95"/>
        </w:rPr>
        <w:t>&lt;-</w:t>
      </w:r>
      <w:r>
        <w:rPr>
          <w:spacing w:val="52"/>
          <w:w w:val="95"/>
        </w:rPr>
        <w:t xml:space="preserve"> </w:t>
      </w:r>
      <w:r>
        <w:rPr>
          <w:spacing w:val="13"/>
          <w:w w:val="95"/>
        </w:rPr>
        <w:t>pop</w:t>
      </w:r>
      <w:r>
        <w:rPr>
          <w:spacing w:val="-44"/>
          <w:w w:val="95"/>
        </w:rPr>
        <w:t xml:space="preserve"> </w:t>
      </w:r>
      <w:r>
        <w:rPr>
          <w:spacing w:val="11"/>
          <w:w w:val="95"/>
        </w:rPr>
        <w:t>Size</w:t>
      </w:r>
      <w:r>
        <w:rPr>
          <w:spacing w:val="-64"/>
          <w:w w:val="95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2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spacing w:val="19"/>
          <w:w w:val="94"/>
        </w:rPr>
        <w:t>P</w:t>
      </w:r>
      <w:r>
        <w:rPr>
          <w:w w:val="75"/>
        </w:rPr>
        <w:t>A</w:t>
      </w:r>
      <w:proofErr w:type="spellEnd"/>
    </w:p>
    <w:p w14:paraId="421B8AED" w14:textId="77777777" w:rsidR="006F1C89" w:rsidRDefault="006F1C89">
      <w:pPr>
        <w:pStyle w:val="BodyText"/>
        <w:spacing w:before="10"/>
        <w:rPr>
          <w:sz w:val="16"/>
        </w:rPr>
      </w:pPr>
    </w:p>
    <w:p w14:paraId="35AD77EC" w14:textId="77777777" w:rsidR="006F1C89" w:rsidRDefault="005D3991">
      <w:pPr>
        <w:spacing w:line="254" w:lineRule="exact"/>
        <w:ind w:left="842"/>
        <w:rPr>
          <w:i/>
        </w:rPr>
      </w:pPr>
      <w:r>
        <w:rPr>
          <w:i/>
          <w:spacing w:val="18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01"/>
        </w:rPr>
        <w:t>on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1"/>
        </w:rPr>
        <w:t>r</w:t>
      </w:r>
      <w:r>
        <w:rPr>
          <w:i/>
          <w:spacing w:val="17"/>
          <w:w w:val="101"/>
        </w:rPr>
        <w:t>o</w:t>
      </w:r>
      <w:r>
        <w:rPr>
          <w:i/>
          <w:w w:val="72"/>
        </w:rPr>
        <w:t>w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</w:p>
    <w:p w14:paraId="5ADE59B2" w14:textId="77777777" w:rsidR="006F1C89" w:rsidRDefault="005D3991">
      <w:pPr>
        <w:pStyle w:val="BodyText"/>
        <w:spacing w:line="323" w:lineRule="exact"/>
        <w:ind w:left="442"/>
      </w:pP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3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spacing w:val="19"/>
          <w:w w:val="94"/>
        </w:rPr>
        <w:t>P</w:t>
      </w:r>
      <w:r>
        <w:rPr>
          <w:w w:val="167"/>
        </w:rPr>
        <w:t>J</w:t>
      </w:r>
      <w:proofErr w:type="spellEnd"/>
    </w:p>
    <w:p w14:paraId="1F23EE03" w14:textId="77777777" w:rsidR="006F1C89" w:rsidRDefault="006F1C89">
      <w:pPr>
        <w:pStyle w:val="BodyText"/>
        <w:spacing w:before="5"/>
        <w:rPr>
          <w:sz w:val="15"/>
        </w:rPr>
      </w:pPr>
    </w:p>
    <w:p w14:paraId="406EB598" w14:textId="77777777" w:rsidR="006F1C89" w:rsidRDefault="005D3991">
      <w:pPr>
        <w:ind w:left="980"/>
        <w:rPr>
          <w:i/>
        </w:rPr>
      </w:pPr>
      <w:r>
        <w:rPr>
          <w:i/>
          <w:spacing w:val="18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9"/>
          <w:w w:val="101"/>
        </w:rPr>
        <w:t>h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1"/>
        </w:rPr>
        <w:t>r</w:t>
      </w:r>
      <w:r>
        <w:rPr>
          <w:i/>
          <w:spacing w:val="17"/>
          <w:w w:val="101"/>
        </w:rPr>
        <w:t>o</w:t>
      </w:r>
      <w:r>
        <w:rPr>
          <w:i/>
          <w:spacing w:val="28"/>
          <w:w w:val="72"/>
        </w:rPr>
        <w:t>w</w:t>
      </w:r>
      <w:r>
        <w:rPr>
          <w:i/>
          <w:w w:val="206"/>
        </w:rPr>
        <w:t>.</w:t>
      </w:r>
    </w:p>
    <w:p w14:paraId="72394D26" w14:textId="77777777" w:rsidR="006F1C89" w:rsidRDefault="005D3991">
      <w:pPr>
        <w:rPr>
          <w:i/>
        </w:rPr>
      </w:pPr>
      <w:r>
        <w:br w:type="column"/>
      </w:r>
    </w:p>
    <w:p w14:paraId="1B51AF35" w14:textId="77777777" w:rsidR="006F1C89" w:rsidRDefault="006F1C89">
      <w:pPr>
        <w:spacing w:before="10"/>
        <w:rPr>
          <w:i/>
          <w:sz w:val="26"/>
        </w:rPr>
      </w:pPr>
    </w:p>
    <w:p w14:paraId="27BB363C" w14:textId="77777777" w:rsidR="006F1C89" w:rsidRDefault="005D3991">
      <w:pPr>
        <w:ind w:left="442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89"/>
        </w:rPr>
        <w:t>A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226"/>
        </w:rPr>
        <w:t>l</w:t>
      </w:r>
      <w:r>
        <w:rPr>
          <w:i/>
          <w:w w:val="155"/>
        </w:rPr>
        <w:t>t</w:t>
      </w:r>
    </w:p>
    <w:p w14:paraId="541C5531" w14:textId="77777777" w:rsidR="006F1C89" w:rsidRDefault="006F1C89">
      <w:pPr>
        <w:rPr>
          <w:i/>
        </w:rPr>
      </w:pPr>
    </w:p>
    <w:p w14:paraId="5DFD17E2" w14:textId="77777777" w:rsidR="006F1C89" w:rsidRDefault="006F1C89">
      <w:pPr>
        <w:spacing w:before="7"/>
        <w:rPr>
          <w:i/>
        </w:rPr>
      </w:pPr>
    </w:p>
    <w:p w14:paraId="518A2632" w14:textId="77777777" w:rsidR="006F1C89" w:rsidRDefault="005D3991">
      <w:pPr>
        <w:ind w:left="442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w w:val="109"/>
        </w:rPr>
        <w:t>e</w:t>
      </w:r>
    </w:p>
    <w:p w14:paraId="3BE837FD" w14:textId="77777777" w:rsidR="006F1C89" w:rsidRDefault="006F1C89">
      <w:p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5383" w:space="3394"/>
            <w:col w:w="2023"/>
          </w:cols>
        </w:sectPr>
      </w:pPr>
    </w:p>
    <w:p w14:paraId="56B8A6FF" w14:textId="77777777" w:rsidR="006F1C89" w:rsidRDefault="006F1C89">
      <w:pPr>
        <w:rPr>
          <w:i/>
          <w:sz w:val="18"/>
        </w:rPr>
      </w:pPr>
    </w:p>
    <w:p w14:paraId="04EB666C" w14:textId="77777777" w:rsidR="006F1C89" w:rsidRDefault="005D3991">
      <w:pPr>
        <w:pStyle w:val="BodyText"/>
        <w:spacing w:before="22" w:line="305" w:lineRule="exact"/>
        <w:ind w:left="445"/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2"/>
          <w:w w:val="164"/>
        </w:rPr>
        <w:t>␣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</w:rPr>
        <w:t>v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0"/>
          <w:w w:val="164"/>
        </w:rPr>
        <w:t>␣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proofErr w:type="spellEnd"/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30"/>
          <w:w w:val="164"/>
        </w:rPr>
        <w:t>␣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w w:val="139"/>
        </w:rPr>
        <w:t>"</w:t>
      </w:r>
    </w:p>
    <w:p w14:paraId="55C4F248" w14:textId="77777777" w:rsidR="006F1C89" w:rsidRDefault="005D3991">
      <w:pPr>
        <w:pStyle w:val="BodyText"/>
        <w:spacing w:line="305" w:lineRule="exact"/>
        <w:ind w:left="839"/>
      </w:pPr>
      <w:r>
        <w:rPr>
          <w:w w:val="110"/>
        </w:rPr>
        <w:t xml:space="preserve">, </w:t>
      </w:r>
      <w:r>
        <w:rPr>
          <w:spacing w:val="26"/>
          <w:w w:val="110"/>
        </w:rPr>
        <w:t xml:space="preserve"> </w:t>
      </w:r>
      <w:r>
        <w:rPr>
          <w:w w:val="110"/>
        </w:rPr>
        <w:t>"</w:t>
      </w:r>
      <w:r>
        <w:rPr>
          <w:spacing w:val="-43"/>
          <w:w w:val="110"/>
        </w:rPr>
        <w:t xml:space="preserve"> </w:t>
      </w:r>
      <w:r>
        <w:rPr>
          <w:spacing w:val="14"/>
          <w:w w:val="110"/>
        </w:rPr>
        <w:t>Proxy</w:t>
      </w:r>
      <w:r>
        <w:rPr>
          <w:spacing w:val="-43"/>
          <w:w w:val="110"/>
        </w:rPr>
        <w:t xml:space="preserve"> </w:t>
      </w:r>
      <w:r>
        <w:rPr>
          <w:spacing w:val="11"/>
          <w:w w:val="110"/>
        </w:rPr>
        <w:t>")</w:t>
      </w:r>
    </w:p>
    <w:p w14:paraId="7F8FA512" w14:textId="77777777" w:rsidR="006F1C89" w:rsidRDefault="006F1C89">
      <w:pPr>
        <w:pStyle w:val="BodyText"/>
        <w:spacing w:before="6"/>
        <w:rPr>
          <w:sz w:val="16"/>
        </w:rPr>
      </w:pPr>
    </w:p>
    <w:p w14:paraId="44BC997A" w14:textId="77777777" w:rsidR="006F1C89" w:rsidRDefault="005D3991">
      <w:pPr>
        <w:pStyle w:val="BodyText"/>
        <w:tabs>
          <w:tab w:val="left" w:pos="2367"/>
        </w:tabs>
        <w:spacing w:before="1" w:line="192" w:lineRule="auto"/>
        <w:ind w:left="840" w:right="493" w:hanging="396"/>
      </w:pP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0</w:t>
      </w:r>
      <w:r>
        <w:rPr>
          <w:spacing w:val="-4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1</w:t>
      </w:r>
      <w:r>
        <w:rPr>
          <w:spacing w:val="16"/>
          <w:w w:val="160"/>
        </w:rPr>
        <w:t>]</w:t>
      </w:r>
      <w:r>
        <w:rPr>
          <w:spacing w:val="31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82"/>
        </w:rPr>
        <w:t>0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 xml:space="preserve">p </w:t>
      </w:r>
      <w:r>
        <w:rPr>
          <w:spacing w:val="18"/>
          <w:w w:val="140"/>
        </w:rPr>
        <w:t>[,2]),</w:t>
      </w:r>
      <w:r>
        <w:rPr>
          <w:spacing w:val="63"/>
          <w:w w:val="140"/>
        </w:rPr>
        <w:t xml:space="preserve"> </w:t>
      </w:r>
      <w:r>
        <w:rPr>
          <w:spacing w:val="15"/>
          <w:w w:val="110"/>
        </w:rPr>
        <w:t>var(</w:t>
      </w:r>
      <w:r>
        <w:rPr>
          <w:spacing w:val="-48"/>
          <w:w w:val="110"/>
        </w:rPr>
        <w:t xml:space="preserve"> </w:t>
      </w:r>
      <w:r>
        <w:rPr>
          <w:spacing w:val="11"/>
        </w:rPr>
        <w:t>pop</w:t>
      </w:r>
      <w:r>
        <w:rPr>
          <w:spacing w:val="-36"/>
        </w:rPr>
        <w:t xml:space="preserve"> </w:t>
      </w:r>
      <w:r>
        <w:rPr>
          <w:spacing w:val="18"/>
          <w:w w:val="140"/>
        </w:rPr>
        <w:t>[,2]),</w:t>
      </w:r>
    </w:p>
    <w:p w14:paraId="1258B391" w14:textId="77777777" w:rsidR="006F1C89" w:rsidRDefault="005D3991">
      <w:pPr>
        <w:pStyle w:val="BodyText"/>
        <w:spacing w:before="1" w:line="192" w:lineRule="auto"/>
        <w:ind w:left="5378" w:right="104" w:hanging="399"/>
      </w:pPr>
      <w:r>
        <w:rPr>
          <w:spacing w:val="13"/>
        </w:rPr>
        <w:t>mean</w:t>
      </w:r>
      <w:r>
        <w:rPr>
          <w:spacing w:val="-40"/>
        </w:rPr>
        <w:t xml:space="preserve"> </w:t>
      </w:r>
      <w:r>
        <w:rPr>
          <w:w w:val="105"/>
        </w:rPr>
        <w:t>(</w:t>
      </w:r>
      <w:r>
        <w:rPr>
          <w:spacing w:val="-45"/>
          <w:w w:val="105"/>
        </w:rPr>
        <w:t xml:space="preserve"> </w:t>
      </w:r>
      <w:r>
        <w:rPr>
          <w:spacing w:val="11"/>
          <w:w w:val="105"/>
        </w:rPr>
        <w:t>pop</w:t>
      </w:r>
      <w:r>
        <w:rPr>
          <w:spacing w:val="-39"/>
          <w:w w:val="105"/>
        </w:rPr>
        <w:t xml:space="preserve"> </w:t>
      </w:r>
      <w:r>
        <w:rPr>
          <w:spacing w:val="18"/>
          <w:w w:val="105"/>
        </w:rPr>
        <w:t>[,3]),</w:t>
      </w:r>
      <w:r>
        <w:rPr>
          <w:spacing w:val="92"/>
          <w:w w:val="105"/>
        </w:rPr>
        <w:t xml:space="preserve"> </w:t>
      </w:r>
      <w:r>
        <w:rPr>
          <w:spacing w:val="15"/>
          <w:w w:val="105"/>
        </w:rPr>
        <w:t>var(</w:t>
      </w:r>
      <w:r>
        <w:rPr>
          <w:spacing w:val="-45"/>
          <w:w w:val="105"/>
        </w:rPr>
        <w:t xml:space="preserve"> </w:t>
      </w:r>
      <w:r>
        <w:rPr>
          <w:spacing w:val="11"/>
          <w:w w:val="105"/>
        </w:rPr>
        <w:t>pop</w:t>
      </w:r>
      <w:r>
        <w:rPr>
          <w:spacing w:val="-39"/>
          <w:w w:val="105"/>
        </w:rPr>
        <w:t xml:space="preserve"> </w:t>
      </w:r>
      <w:r>
        <w:rPr>
          <w:spacing w:val="19"/>
          <w:w w:val="105"/>
        </w:rPr>
        <w:t>[,3])),</w:t>
      </w:r>
      <w:r>
        <w:rPr>
          <w:spacing w:val="93"/>
          <w:w w:val="105"/>
        </w:rPr>
        <w:t xml:space="preserve"> </w:t>
      </w:r>
      <w:proofErr w:type="spellStart"/>
      <w:r>
        <w:rPr>
          <w:spacing w:val="13"/>
          <w:w w:val="105"/>
        </w:rPr>
        <w:t>nrow</w:t>
      </w:r>
      <w:proofErr w:type="spellEnd"/>
      <w:r>
        <w:rPr>
          <w:spacing w:val="97"/>
          <w:w w:val="105"/>
        </w:rPr>
        <w:t xml:space="preserve"> </w:t>
      </w:r>
      <w:r>
        <w:t>=</w:t>
      </w:r>
      <w:r>
        <w:rPr>
          <w:spacing w:val="25"/>
        </w:rPr>
        <w:t xml:space="preserve"> </w:t>
      </w:r>
      <w:r>
        <w:rPr>
          <w:w w:val="105"/>
        </w:rPr>
        <w:t>1</w:t>
      </w:r>
      <w:r>
        <w:rPr>
          <w:spacing w:val="-50"/>
          <w:w w:val="105"/>
        </w:rPr>
        <w:t xml:space="preserve"> </w:t>
      </w:r>
      <w:r>
        <w:rPr>
          <w:w w:val="105"/>
        </w:rPr>
        <w:t>,</w:t>
      </w:r>
      <w:r>
        <w:rPr>
          <w:spacing w:val="-71"/>
          <w:w w:val="105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8</w:t>
      </w:r>
      <w:r>
        <w:rPr>
          <w:w w:val="160"/>
        </w:rPr>
        <w:t>)</w:t>
      </w:r>
    </w:p>
    <w:p w14:paraId="6FED77C5" w14:textId="77777777" w:rsidR="006F1C89" w:rsidRDefault="006F1C89">
      <w:pPr>
        <w:pStyle w:val="BodyText"/>
        <w:spacing w:before="9"/>
        <w:rPr>
          <w:sz w:val="16"/>
        </w:rPr>
      </w:pPr>
    </w:p>
    <w:p w14:paraId="0418C651" w14:textId="77777777" w:rsidR="006F1C89" w:rsidRDefault="005D3991">
      <w:pPr>
        <w:spacing w:line="242" w:lineRule="auto"/>
        <w:ind w:left="5378" w:right="212" w:hanging="8"/>
        <w:rPr>
          <w:i/>
        </w:rPr>
      </w:pPr>
      <w:r>
        <w:rPr>
          <w:i/>
          <w:w w:val="104"/>
        </w:rPr>
        <w:t>#</w:t>
      </w:r>
      <w:r>
        <w:rPr>
          <w:i/>
          <w:spacing w:val="-20"/>
        </w:rPr>
        <w:t xml:space="preserve"> </w:t>
      </w:r>
      <w:r>
        <w:rPr>
          <w:i/>
          <w:spacing w:val="19"/>
          <w:w w:val="58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72"/>
        </w:rPr>
        <w:t>w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il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16"/>
        </w:rPr>
        <w:t>v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1"/>
        </w:rPr>
        <w:t xml:space="preserve">r </w:t>
      </w:r>
      <w:r>
        <w:rPr>
          <w:i/>
          <w:spacing w:val="14"/>
          <w:w w:val="125"/>
        </w:rPr>
        <w:t>stats</w:t>
      </w:r>
      <w:r>
        <w:rPr>
          <w:i/>
          <w:spacing w:val="24"/>
          <w:w w:val="125"/>
        </w:rPr>
        <w:t xml:space="preserve"> </w:t>
      </w:r>
      <w:r>
        <w:rPr>
          <w:i/>
          <w:spacing w:val="11"/>
          <w:w w:val="115"/>
        </w:rPr>
        <w:t>and</w:t>
      </w:r>
      <w:r>
        <w:rPr>
          <w:i/>
          <w:spacing w:val="38"/>
          <w:w w:val="115"/>
        </w:rPr>
        <w:t xml:space="preserve"> </w:t>
      </w:r>
      <w:r>
        <w:rPr>
          <w:i/>
          <w:spacing w:val="18"/>
          <w:w w:val="125"/>
        </w:rPr>
        <w:t>phenotypes</w:t>
      </w:r>
    </w:p>
    <w:p w14:paraId="457CCDBE" w14:textId="77777777" w:rsidR="006F1C89" w:rsidRDefault="005D3991">
      <w:pPr>
        <w:pStyle w:val="BodyText"/>
        <w:spacing w:before="16" w:line="192" w:lineRule="auto"/>
        <w:ind w:left="839" w:right="212" w:hanging="393"/>
      </w:pP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75"/>
        </w:rPr>
        <w:t>A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180"/>
        </w:rPr>
        <w:t>i</w:t>
      </w:r>
      <w:r>
        <w:rPr>
          <w:spacing w:val="18"/>
          <w:w w:val="94"/>
        </w:rPr>
        <w:t>P</w:t>
      </w:r>
      <w:r>
        <w:rPr>
          <w:spacing w:val="30"/>
          <w:w w:val="167"/>
        </w:rPr>
        <w:t>J</w:t>
      </w:r>
      <w:proofErr w:type="spellEnd"/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 xml:space="preserve">= </w:t>
      </w:r>
      <w:r>
        <w:rPr>
          <w:w w:val="105"/>
        </w:rPr>
        <w:t>4)</w:t>
      </w:r>
    </w:p>
    <w:p w14:paraId="5FEDD454" w14:textId="77777777" w:rsidR="006F1C89" w:rsidRDefault="005D3991">
      <w:pPr>
        <w:pStyle w:val="BodyText"/>
        <w:spacing w:before="1" w:line="192" w:lineRule="auto"/>
        <w:ind w:left="844" w:hanging="399"/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83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2"/>
          <w:w w:val="164"/>
        </w:rPr>
        <w:t>␣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</w:rPr>
        <w:t>v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0"/>
          <w:w w:val="164"/>
        </w:rPr>
        <w:t>␣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proofErr w:type="spellEnd"/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 xml:space="preserve">"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30"/>
          <w:w w:val="164"/>
        </w:rPr>
        <w:t>␣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41F78058" w14:textId="77777777" w:rsidR="006F1C89" w:rsidRDefault="006F1C89">
      <w:pPr>
        <w:spacing w:line="192" w:lineRule="auto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4F03840A" w14:textId="77777777" w:rsidR="006F1C89" w:rsidRDefault="005D3991">
      <w:pPr>
        <w:pStyle w:val="BodyText"/>
        <w:spacing w:before="19"/>
        <w:ind w:left="445"/>
      </w:pPr>
      <w:r>
        <w:rPr>
          <w:spacing w:val="20"/>
          <w:w w:val="93"/>
        </w:rPr>
        <w:lastRenderedPageBreak/>
        <w:t>e</w:t>
      </w:r>
      <w:r>
        <w:rPr>
          <w:spacing w:val="20"/>
          <w:w w:val="82"/>
        </w:rPr>
        <w:t>p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19"/>
          <w:w w:val="180"/>
        </w:rPr>
        <w:t>l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60"/>
        </w:rPr>
        <w:t>M</w:t>
      </w:r>
      <w:r>
        <w:rPr>
          <w:spacing w:val="20"/>
          <w:w w:val="94"/>
        </w:rPr>
        <w:t>a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</w:t>
      </w:r>
      <w:r>
        <w:rPr>
          <w:spacing w:val="19"/>
          <w:w w:val="180"/>
        </w:rPr>
        <w:t>i</w:t>
      </w:r>
      <w:r>
        <w:rPr>
          <w:spacing w:val="20"/>
          <w:w w:val="83"/>
        </w:rPr>
        <w:t>n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82"/>
        </w:rPr>
        <w:t>d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b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93"/>
        </w:rPr>
        <w:t>e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36"/>
        </w:rPr>
        <w:t xml:space="preserve"> </w:t>
      </w:r>
      <w:r>
        <w:rPr>
          <w:spacing w:val="17"/>
          <w:w w:val="82"/>
        </w:rPr>
        <w:t>^1</w:t>
      </w:r>
      <w:r>
        <w:rPr>
          <w:w w:val="82"/>
        </w:rPr>
        <w:t>0</w:t>
      </w:r>
    </w:p>
    <w:p w14:paraId="54ED45D4" w14:textId="77777777" w:rsidR="006F1C89" w:rsidRDefault="006F1C89">
      <w:pPr>
        <w:pStyle w:val="BodyText"/>
        <w:spacing w:before="5"/>
        <w:rPr>
          <w:sz w:val="15"/>
        </w:rPr>
      </w:pPr>
    </w:p>
    <w:p w14:paraId="2D9CB9D2" w14:textId="77777777" w:rsidR="006F1C89" w:rsidRDefault="005D3991">
      <w:pPr>
        <w:ind w:left="830" w:right="1261"/>
        <w:jc w:val="center"/>
        <w:rPr>
          <w:i/>
        </w:rPr>
      </w:pP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31"/>
        </w:rPr>
        <w:t>z</w:t>
      </w:r>
      <w:r>
        <w:rPr>
          <w:i/>
          <w:spacing w:val="15"/>
          <w:w w:val="109"/>
        </w:rPr>
        <w:t>e</w:t>
      </w:r>
      <w:r>
        <w:rPr>
          <w:i/>
          <w:spacing w:val="15"/>
          <w:w w:val="151"/>
        </w:rPr>
        <w:t>r</w:t>
      </w:r>
      <w:r>
        <w:rPr>
          <w:i/>
          <w:w w:val="101"/>
        </w:rPr>
        <w:t>o</w:t>
      </w:r>
      <w:r>
        <w:rPr>
          <w:i/>
          <w:spacing w:val="-8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9"/>
          <w:w w:val="65"/>
        </w:rPr>
        <w:t>m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226"/>
        </w:rPr>
        <w:t>l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</w:p>
    <w:p w14:paraId="70918507" w14:textId="77777777" w:rsidR="006F1C89" w:rsidRDefault="006F1C89">
      <w:pPr>
        <w:rPr>
          <w:i/>
        </w:rPr>
      </w:pPr>
    </w:p>
    <w:p w14:paraId="19A95249" w14:textId="77777777" w:rsidR="006F1C89" w:rsidRDefault="006F1C89">
      <w:pPr>
        <w:rPr>
          <w:i/>
        </w:rPr>
      </w:pPr>
    </w:p>
    <w:p w14:paraId="0FC66E00" w14:textId="77777777" w:rsidR="006F1C89" w:rsidRDefault="006F1C89">
      <w:pPr>
        <w:spacing w:before="2"/>
        <w:rPr>
          <w:i/>
          <w:sz w:val="20"/>
        </w:rPr>
      </w:pPr>
    </w:p>
    <w:p w14:paraId="4A76A14F" w14:textId="77777777" w:rsidR="006F1C89" w:rsidRDefault="005D3991">
      <w:pPr>
        <w:pStyle w:val="BodyText"/>
        <w:spacing w:before="1" w:line="320" w:lineRule="exact"/>
        <w:ind w:left="44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39"/>
        </w:rPr>
        <w:t>t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{</w:t>
      </w:r>
    </w:p>
    <w:p w14:paraId="44172D17" w14:textId="77777777" w:rsidR="006F1C89" w:rsidRDefault="005D3991">
      <w:pPr>
        <w:spacing w:line="251" w:lineRule="exact"/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1"/>
          <w:w w:val="84"/>
        </w:rPr>
        <w:t>D</w:t>
      </w:r>
      <w:r>
        <w:rPr>
          <w:i/>
          <w:spacing w:val="21"/>
          <w:w w:val="109"/>
        </w:rPr>
        <w:t>e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109"/>
        </w:rPr>
        <w:t>e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65"/>
        </w:rPr>
        <w:t>m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n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33"/>
        </w:rPr>
        <w:t>s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w w:val="125"/>
        </w:rPr>
        <w:t>c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p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20"/>
        </w:rPr>
        <w:t>x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p</w:t>
      </w:r>
      <w:r>
        <w:rPr>
          <w:i/>
          <w:spacing w:val="18"/>
          <w:w w:val="101"/>
        </w:rPr>
        <w:t>h</w:t>
      </w:r>
      <w:r>
        <w:rPr>
          <w:i/>
          <w:w w:val="101"/>
        </w:rPr>
        <w:t>a</w:t>
      </w:r>
    </w:p>
    <w:p w14:paraId="48299995" w14:textId="77777777" w:rsidR="006F1C89" w:rsidRDefault="005D3991">
      <w:pPr>
        <w:spacing w:before="2"/>
        <w:ind w:left="1121"/>
        <w:rPr>
          <w:i/>
        </w:rPr>
      </w:pPr>
      <w:r>
        <w:rPr>
          <w:i/>
          <w:spacing w:val="21"/>
          <w:w w:val="170"/>
        </w:rPr>
        <w:t>------------------------------------</w:t>
      </w:r>
    </w:p>
    <w:p w14:paraId="7EF5B4E1" w14:textId="77777777" w:rsidR="006F1C89" w:rsidRDefault="006F1C89">
      <w:pPr>
        <w:spacing w:before="9"/>
        <w:rPr>
          <w:i/>
          <w:sz w:val="19"/>
        </w:rPr>
      </w:pPr>
    </w:p>
    <w:p w14:paraId="33290E14" w14:textId="77777777" w:rsidR="006F1C89" w:rsidRDefault="005D3991">
      <w:pPr>
        <w:pStyle w:val="BodyText"/>
        <w:tabs>
          <w:tab w:val="left" w:pos="2230"/>
        </w:tabs>
        <w:spacing w:before="1" w:line="305" w:lineRule="exact"/>
        <w:ind w:left="719"/>
      </w:pP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</w:p>
    <w:p w14:paraId="490DF64C" w14:textId="77777777" w:rsidR="006F1C89" w:rsidRDefault="005D3991">
      <w:pPr>
        <w:pStyle w:val="BodyText"/>
        <w:tabs>
          <w:tab w:val="left" w:pos="2230"/>
        </w:tabs>
        <w:spacing w:line="305" w:lineRule="exact"/>
        <w:ind w:left="719"/>
      </w:pP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75"/>
        </w:rPr>
        <w:t>A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37AEA411" w14:textId="77777777" w:rsidR="006F1C89" w:rsidRDefault="006F1C89">
      <w:pPr>
        <w:pStyle w:val="BodyText"/>
        <w:spacing w:before="5"/>
        <w:rPr>
          <w:sz w:val="15"/>
        </w:rPr>
      </w:pPr>
    </w:p>
    <w:p w14:paraId="41D8ED94" w14:textId="77777777" w:rsidR="006F1C89" w:rsidRDefault="005D3991">
      <w:pPr>
        <w:spacing w:line="254" w:lineRule="exact"/>
        <w:ind w:left="1118"/>
        <w:rPr>
          <w:i/>
        </w:rPr>
      </w:pPr>
      <w:r>
        <w:rPr>
          <w:i/>
          <w:spacing w:val="19"/>
          <w:w w:val="125"/>
        </w:rPr>
        <w:t>c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226"/>
        </w:rPr>
        <w:t>l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226"/>
        </w:rPr>
        <w:t>l</w:t>
      </w:r>
      <w:r>
        <w:rPr>
          <w:i/>
          <w:spacing w:val="18"/>
          <w:w w:val="101"/>
        </w:rPr>
        <w:t>p</w:t>
      </w:r>
      <w:r>
        <w:rPr>
          <w:i/>
          <w:spacing w:val="19"/>
          <w:w w:val="101"/>
        </w:rPr>
        <w:t>h</w:t>
      </w:r>
      <w:r>
        <w:rPr>
          <w:i/>
          <w:w w:val="101"/>
        </w:rPr>
        <w:t>a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16"/>
        </w:rPr>
        <w:t>v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109"/>
        </w:rPr>
        <w:t>e</w:t>
      </w:r>
      <w:r>
        <w:rPr>
          <w:i/>
          <w:w w:val="133"/>
        </w:rPr>
        <w:t>s</w:t>
      </w:r>
    </w:p>
    <w:p w14:paraId="3A1F1298" w14:textId="77777777" w:rsidR="006F1C89" w:rsidRDefault="005D3991">
      <w:pPr>
        <w:pStyle w:val="BodyText"/>
        <w:tabs>
          <w:tab w:val="left" w:pos="2230"/>
        </w:tabs>
        <w:spacing w:line="323" w:lineRule="exact"/>
        <w:ind w:left="720"/>
      </w:pP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75"/>
        </w:rPr>
        <w:t>A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5519242A" w14:textId="77777777" w:rsidR="006F1C89" w:rsidRDefault="005D3991">
      <w:pPr>
        <w:pStyle w:val="BodyText"/>
        <w:spacing w:before="14"/>
        <w:rPr>
          <w:sz w:val="20"/>
        </w:rPr>
      </w:pPr>
      <w:r>
        <w:br w:type="column"/>
      </w:r>
    </w:p>
    <w:p w14:paraId="408D3C05" w14:textId="77777777" w:rsidR="006F1C89" w:rsidRDefault="005D3991">
      <w:pPr>
        <w:ind w:left="442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89"/>
        </w:rPr>
        <w:t>A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</w:p>
    <w:p w14:paraId="054460B7" w14:textId="77777777" w:rsidR="006F1C89" w:rsidRDefault="006F1C89">
      <w:pPr>
        <w:rPr>
          <w:i/>
        </w:rPr>
      </w:pPr>
    </w:p>
    <w:p w14:paraId="2B3EF83D" w14:textId="77777777" w:rsidR="006F1C89" w:rsidRDefault="006F1C89">
      <w:pPr>
        <w:rPr>
          <w:i/>
        </w:rPr>
      </w:pPr>
    </w:p>
    <w:p w14:paraId="29C618FF" w14:textId="77777777" w:rsidR="006F1C89" w:rsidRDefault="006F1C89">
      <w:pPr>
        <w:rPr>
          <w:i/>
        </w:rPr>
      </w:pPr>
    </w:p>
    <w:p w14:paraId="2FB9CA80" w14:textId="77777777" w:rsidR="006F1C89" w:rsidRDefault="006F1C89">
      <w:pPr>
        <w:rPr>
          <w:i/>
        </w:rPr>
      </w:pPr>
    </w:p>
    <w:p w14:paraId="059A5E81" w14:textId="77777777" w:rsidR="006F1C89" w:rsidRDefault="006F1C89">
      <w:pPr>
        <w:rPr>
          <w:i/>
        </w:rPr>
      </w:pPr>
    </w:p>
    <w:p w14:paraId="0E2831B7" w14:textId="77777777" w:rsidR="006F1C89" w:rsidRDefault="006F1C89">
      <w:pPr>
        <w:rPr>
          <w:i/>
        </w:rPr>
      </w:pPr>
    </w:p>
    <w:p w14:paraId="3707EB75" w14:textId="77777777" w:rsidR="006F1C89" w:rsidRDefault="006F1C89">
      <w:pPr>
        <w:rPr>
          <w:i/>
        </w:rPr>
      </w:pPr>
    </w:p>
    <w:p w14:paraId="45E0C743" w14:textId="77777777" w:rsidR="006F1C89" w:rsidRDefault="006F1C89">
      <w:pPr>
        <w:rPr>
          <w:i/>
        </w:rPr>
      </w:pPr>
    </w:p>
    <w:p w14:paraId="5B49346C" w14:textId="77777777" w:rsidR="006F1C89" w:rsidRDefault="006F1C89">
      <w:pPr>
        <w:rPr>
          <w:i/>
        </w:rPr>
      </w:pPr>
    </w:p>
    <w:p w14:paraId="226D0055" w14:textId="77777777" w:rsidR="006F1C89" w:rsidRDefault="006F1C89">
      <w:pPr>
        <w:spacing w:before="3"/>
        <w:rPr>
          <w:i/>
          <w:sz w:val="24"/>
        </w:rPr>
      </w:pPr>
    </w:p>
    <w:p w14:paraId="4AB28256" w14:textId="77777777" w:rsidR="006F1C89" w:rsidRDefault="005D3991">
      <w:pPr>
        <w:ind w:left="264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58"/>
        </w:rPr>
        <w:t>W</w:t>
      </w:r>
      <w:r>
        <w:rPr>
          <w:i/>
          <w:spacing w:val="18"/>
          <w:w w:val="226"/>
        </w:rPr>
        <w:t>il</w:t>
      </w:r>
      <w:r>
        <w:rPr>
          <w:i/>
          <w:w w:val="226"/>
        </w:rPr>
        <w:t>l</w:t>
      </w:r>
    </w:p>
    <w:p w14:paraId="3D3F05B1" w14:textId="77777777" w:rsidR="006F1C89" w:rsidRDefault="006F1C89">
      <w:pPr>
        <w:sectPr w:rsidR="006F1C89">
          <w:pgSz w:w="12240" w:h="15840"/>
          <w:pgMar w:top="1080" w:right="740" w:bottom="400" w:left="700" w:header="0" w:footer="216" w:gutter="0"/>
          <w:cols w:num="2" w:space="720" w:equalWidth="0">
            <w:col w:w="6205" w:space="235"/>
            <w:col w:w="4360"/>
          </w:cols>
        </w:sectPr>
      </w:pPr>
    </w:p>
    <w:p w14:paraId="35CA3915" w14:textId="77777777" w:rsidR="006F1C89" w:rsidRDefault="006F1C89">
      <w:pPr>
        <w:rPr>
          <w:i/>
          <w:sz w:val="20"/>
        </w:rPr>
      </w:pPr>
    </w:p>
    <w:p w14:paraId="29FCB60B" w14:textId="77777777" w:rsidR="006F1C89" w:rsidRDefault="006F1C89">
      <w:pPr>
        <w:spacing w:before="1"/>
        <w:rPr>
          <w:i/>
          <w:sz w:val="17"/>
        </w:rPr>
      </w:pPr>
    </w:p>
    <w:p w14:paraId="5EE08E8C" w14:textId="77777777" w:rsidR="006F1C89" w:rsidRDefault="005D3991">
      <w:pPr>
        <w:pStyle w:val="BodyText"/>
        <w:spacing w:before="70" w:line="192" w:lineRule="auto"/>
        <w:ind w:left="1117" w:right="347" w:hanging="396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8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14"/>
          <w:w w:val="160"/>
        </w:rPr>
        <w:t>[</w:t>
      </w:r>
      <w:r>
        <w:rPr>
          <w:w w:val="82"/>
        </w:rPr>
        <w:t>1</w:t>
      </w:r>
      <w:r>
        <w:rPr>
          <w:spacing w:val="-41"/>
        </w:rPr>
        <w:t xml:space="preserve"> </w:t>
      </w:r>
      <w:r>
        <w:rPr>
          <w:spacing w:val="14"/>
          <w:w w:val="164"/>
        </w:rPr>
        <w:t>,</w:t>
      </w:r>
      <w:r>
        <w:rPr>
          <w:spacing w:val="28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>)</w:t>
      </w:r>
    </w:p>
    <w:p w14:paraId="67C986CB" w14:textId="77777777" w:rsidR="006F1C89" w:rsidRDefault="005D3991">
      <w:pPr>
        <w:pStyle w:val="BodyText"/>
        <w:spacing w:line="257" w:lineRule="exact"/>
        <w:ind w:left="720"/>
      </w:pPr>
      <w:proofErr w:type="spellStart"/>
      <w:r>
        <w:rPr>
          <w:spacing w:val="20"/>
          <w:w w:val="94"/>
        </w:rPr>
        <w:t>a</w:t>
      </w:r>
      <w:r>
        <w:rPr>
          <w:spacing w:val="20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50"/>
        </w:rPr>
        <w:t xml:space="preserve"> </w:t>
      </w:r>
      <w:r>
        <w:rPr>
          <w:spacing w:val="20"/>
          <w:w w:val="82"/>
        </w:rPr>
        <w:t>T</w:t>
      </w:r>
      <w:r>
        <w:rPr>
          <w:spacing w:val="20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i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w w:val="160"/>
        </w:rPr>
        <w:t>]</w:t>
      </w:r>
    </w:p>
    <w:p w14:paraId="39451634" w14:textId="77777777" w:rsidR="006F1C89" w:rsidRDefault="005D3991">
      <w:pPr>
        <w:pStyle w:val="BodyText"/>
        <w:spacing w:before="15" w:line="192" w:lineRule="auto"/>
        <w:ind w:left="1117" w:right="347" w:hanging="396"/>
      </w:pPr>
      <w:proofErr w:type="spellStart"/>
      <w:r>
        <w:rPr>
          <w:spacing w:val="21"/>
          <w:w w:val="94"/>
        </w:rPr>
        <w:t>a</w:t>
      </w:r>
      <w:r>
        <w:rPr>
          <w:spacing w:val="21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9"/>
        </w:rPr>
        <w:t xml:space="preserve"> </w:t>
      </w:r>
      <w:proofErr w:type="spellStart"/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180"/>
        </w:rPr>
        <w:t>i</w:t>
      </w:r>
      <w:r>
        <w:rPr>
          <w:spacing w:val="21"/>
          <w:w w:val="139"/>
        </w:rPr>
        <w:t>t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proofErr w:type="spellEnd"/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94"/>
        </w:rPr>
        <w:t>a</w:t>
      </w:r>
      <w:r>
        <w:rPr>
          <w:spacing w:val="18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8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proofErr w:type="spellEnd"/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>)</w:t>
      </w:r>
    </w:p>
    <w:p w14:paraId="2A71976B" w14:textId="77777777" w:rsidR="006F1C89" w:rsidRDefault="006F1C89">
      <w:pPr>
        <w:pStyle w:val="BodyText"/>
        <w:spacing w:before="11"/>
        <w:rPr>
          <w:sz w:val="17"/>
        </w:rPr>
      </w:pPr>
    </w:p>
    <w:p w14:paraId="62CAA522" w14:textId="77777777" w:rsidR="006F1C89" w:rsidRDefault="005D3991">
      <w:pPr>
        <w:pStyle w:val="BodyText"/>
        <w:tabs>
          <w:tab w:val="left" w:pos="3055"/>
        </w:tabs>
        <w:spacing w:line="192" w:lineRule="auto"/>
        <w:ind w:left="1118" w:right="784" w:hanging="399"/>
      </w:pP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75"/>
        </w:rPr>
        <w:t>A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spacing w:val="22"/>
          <w:w w:val="99"/>
        </w:rPr>
        <w:t>/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2"/>
        </w:rPr>
        <w:t>q</w:t>
      </w:r>
      <w:r>
        <w:rPr>
          <w:spacing w:val="18"/>
          <w:w w:val="127"/>
        </w:rPr>
        <w:t>r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08"/>
        </w:rPr>
        <w:t>*</w:t>
      </w:r>
      <w:r>
        <w:rPr>
          <w:spacing w:val="-43"/>
        </w:rPr>
        <w:t xml:space="preserve"> </w:t>
      </w:r>
      <w:r>
        <w:rPr>
          <w:spacing w:val="15"/>
          <w:w w:val="82"/>
        </w:rPr>
        <w:t>p</w:t>
      </w:r>
      <w:r>
        <w:rPr>
          <w:spacing w:val="26"/>
          <w:w w:val="180"/>
        </w:rPr>
        <w:t>i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2"/>
        </w:rPr>
        <w:t xml:space="preserve"> </w:t>
      </w:r>
      <w:r>
        <w:rPr>
          <w:spacing w:val="18"/>
          <w:w w:val="160"/>
        </w:rPr>
        <w:t>[</w:t>
      </w:r>
      <w:r>
        <w:rPr>
          <w:w w:val="82"/>
        </w:rPr>
        <w:t>1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1</w:t>
      </w:r>
      <w:r>
        <w:rPr>
          <w:spacing w:val="18"/>
          <w:w w:val="160"/>
        </w:rPr>
        <w:t>]</w:t>
      </w:r>
      <w:r>
        <w:rPr>
          <w:spacing w:val="18"/>
          <w:w w:val="82"/>
        </w:rPr>
        <w:t>^2</w:t>
      </w:r>
      <w:r>
        <w:rPr>
          <w:spacing w:val="29"/>
          <w:w w:val="160"/>
        </w:rPr>
        <w:t>)</w:t>
      </w:r>
      <w:r>
        <w:rPr>
          <w:spacing w:val="22"/>
          <w:w w:val="160"/>
        </w:rPr>
        <w:t>))</w:t>
      </w:r>
      <w:r>
        <w:rPr>
          <w:w w:val="108"/>
        </w:rPr>
        <w:t>*</w:t>
      </w:r>
      <w:r>
        <w:rPr>
          <w:spacing w:val="-42"/>
        </w:rPr>
        <w:t xml:space="preserve"> </w:t>
      </w:r>
      <w:r>
        <w:rPr>
          <w:spacing w:val="17"/>
          <w:w w:val="93"/>
        </w:rPr>
        <w:t>e</w:t>
      </w:r>
      <w:r>
        <w:rPr>
          <w:spacing w:val="17"/>
          <w:w w:val="84"/>
        </w:rPr>
        <w:t>x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(</w:t>
      </w:r>
      <w:r>
        <w:rPr>
          <w:spacing w:val="16"/>
          <w:w w:val="89"/>
        </w:rPr>
        <w:t>-</w:t>
      </w:r>
      <w:r>
        <w:rPr>
          <w:spacing w:val="16"/>
          <w:w w:val="160"/>
        </w:rPr>
        <w:t>((</w:t>
      </w:r>
      <w:r>
        <w:rPr>
          <w:w w:val="160"/>
        </w:rPr>
        <w:t xml:space="preserve">(        </w:t>
      </w:r>
      <w:proofErr w:type="spellStart"/>
      <w:r>
        <w:rPr>
          <w:spacing w:val="20"/>
          <w:w w:val="94"/>
        </w:rPr>
        <w:t>a</w:t>
      </w:r>
      <w:r>
        <w:rPr>
          <w:spacing w:val="20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50"/>
        </w:rPr>
        <w:t xml:space="preserve"> </w:t>
      </w:r>
      <w:proofErr w:type="spellStart"/>
      <w:r>
        <w:rPr>
          <w:spacing w:val="20"/>
          <w:w w:val="82"/>
        </w:rPr>
        <w:t>T</w:t>
      </w:r>
      <w:r>
        <w:rPr>
          <w:spacing w:val="19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60"/>
        </w:rPr>
        <w:t>M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proofErr w:type="spellEnd"/>
      <w:r>
        <w:rPr>
          <w:spacing w:val="-18"/>
        </w:rPr>
        <w:t xml:space="preserve"> </w:t>
      </w:r>
      <w:r>
        <w:rPr>
          <w:w w:val="89"/>
        </w:rPr>
        <w:t>-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8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0"/>
        </w:rPr>
        <w:t>)</w:t>
      </w:r>
      <w:r>
        <w:rPr>
          <w:spacing w:val="-42"/>
        </w:rPr>
        <w:t xml:space="preserve"> </w:t>
      </w:r>
      <w:r>
        <w:rPr>
          <w:spacing w:val="17"/>
          <w:w w:val="82"/>
        </w:rPr>
        <w:t>^2</w:t>
      </w:r>
      <w:r>
        <w:rPr>
          <w:spacing w:val="28"/>
          <w:w w:val="160"/>
        </w:rPr>
        <w:t>)</w:t>
      </w:r>
      <w:r>
        <w:rPr>
          <w:spacing w:val="26"/>
          <w:w w:val="99"/>
        </w:rPr>
        <w:t>/</w:t>
      </w:r>
      <w:r>
        <w:rPr>
          <w:spacing w:val="15"/>
          <w:w w:val="160"/>
        </w:rPr>
        <w:t>(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3"/>
        </w:rPr>
        <w:t xml:space="preserve"> </w:t>
      </w:r>
      <w:r>
        <w:rPr>
          <w:spacing w:val="17"/>
          <w:w w:val="160"/>
        </w:rPr>
        <w:t>[</w:t>
      </w:r>
      <w:r>
        <w:rPr>
          <w:w w:val="82"/>
        </w:rPr>
        <w:t>1</w:t>
      </w:r>
      <w:r>
        <w:rPr>
          <w:spacing w:val="-36"/>
        </w:rPr>
        <w:t xml:space="preserve"> </w:t>
      </w:r>
      <w:r>
        <w:rPr>
          <w:spacing w:val="17"/>
          <w:w w:val="164"/>
        </w:rPr>
        <w:t>,</w:t>
      </w:r>
      <w:r>
        <w:rPr>
          <w:spacing w:val="17"/>
          <w:w w:val="82"/>
        </w:rPr>
        <w:t>1</w:t>
      </w:r>
      <w:r>
        <w:rPr>
          <w:spacing w:val="17"/>
          <w:w w:val="160"/>
        </w:rPr>
        <w:t>]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spacing w:val="17"/>
          <w:w w:val="82"/>
        </w:rPr>
        <w:t>^2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p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19"/>
          <w:w w:val="180"/>
        </w:rPr>
        <w:t>l</w:t>
      </w:r>
      <w:r>
        <w:rPr>
          <w:spacing w:val="20"/>
          <w:w w:val="84"/>
        </w:rPr>
        <w:t>o</w:t>
      </w:r>
      <w:r>
        <w:rPr>
          <w:w w:val="83"/>
        </w:rPr>
        <w:t>n</w:t>
      </w:r>
    </w:p>
    <w:p w14:paraId="132DEB36" w14:textId="77777777" w:rsidR="006F1C89" w:rsidRDefault="005D3991">
      <w:pPr>
        <w:spacing w:line="239" w:lineRule="exact"/>
        <w:ind w:left="342" w:right="18"/>
        <w:jc w:val="center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226"/>
        </w:rPr>
        <w:t>l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dua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p</w:t>
      </w:r>
      <w:r>
        <w:rPr>
          <w:i/>
          <w:spacing w:val="18"/>
          <w:w w:val="101"/>
        </w:rPr>
        <w:t>h</w:t>
      </w:r>
      <w:r>
        <w:rPr>
          <w:i/>
          <w:w w:val="101"/>
        </w:rPr>
        <w:t>a</w:t>
      </w:r>
    </w:p>
    <w:p w14:paraId="63A532A2" w14:textId="77777777" w:rsidR="006F1C89" w:rsidRDefault="005D3991">
      <w:pPr>
        <w:pStyle w:val="BodyText"/>
        <w:tabs>
          <w:tab w:val="left" w:pos="3055"/>
        </w:tabs>
        <w:spacing w:line="290" w:lineRule="exact"/>
        <w:ind w:left="721"/>
        <w:jc w:val="both"/>
      </w:pPr>
      <w:proofErr w:type="spellStart"/>
      <w:r>
        <w:rPr>
          <w:spacing w:val="20"/>
          <w:w w:val="94"/>
        </w:rPr>
        <w:t>a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w w:val="82"/>
        </w:rPr>
        <w:t>d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w w:val="160"/>
        </w:rPr>
        <w:t>]</w:t>
      </w:r>
    </w:p>
    <w:p w14:paraId="53945DA6" w14:textId="77777777" w:rsidR="006F1C89" w:rsidRDefault="005D3991">
      <w:pPr>
        <w:spacing w:before="5" w:line="201" w:lineRule="auto"/>
        <w:ind w:left="1247" w:right="208" w:hanging="526"/>
        <w:jc w:val="both"/>
        <w:rPr>
          <w:i/>
        </w:rPr>
      </w:pPr>
      <w:proofErr w:type="spellStart"/>
      <w:r>
        <w:rPr>
          <w:rFonts w:ascii="Lucida Sans Unicode"/>
          <w:spacing w:val="21"/>
          <w:w w:val="94"/>
        </w:rPr>
        <w:t>a</w:t>
      </w:r>
      <w:r>
        <w:rPr>
          <w:rFonts w:ascii="Lucida Sans Unicode"/>
          <w:spacing w:val="21"/>
          <w:w w:val="82"/>
        </w:rPr>
        <w:t>d</w:t>
      </w:r>
      <w:r>
        <w:rPr>
          <w:rFonts w:ascii="Lucida Sans Unicode"/>
          <w:spacing w:val="21"/>
          <w:w w:val="83"/>
        </w:rPr>
        <w:t>u</w:t>
      </w:r>
      <w:r>
        <w:rPr>
          <w:rFonts w:ascii="Lucida Sans Unicode"/>
          <w:spacing w:val="21"/>
          <w:w w:val="180"/>
        </w:rPr>
        <w:t>l</w:t>
      </w:r>
      <w:r>
        <w:rPr>
          <w:rFonts w:ascii="Lucida Sans Unicode"/>
          <w:spacing w:val="21"/>
          <w:w w:val="139"/>
        </w:rPr>
        <w:t>t</w:t>
      </w:r>
      <w:r>
        <w:rPr>
          <w:rFonts w:ascii="Lucida Sans Unicode"/>
          <w:spacing w:val="21"/>
          <w:w w:val="75"/>
        </w:rPr>
        <w:t>A</w:t>
      </w:r>
      <w:r>
        <w:rPr>
          <w:rFonts w:ascii="Lucida Sans Unicode"/>
          <w:spacing w:val="21"/>
          <w:w w:val="82"/>
        </w:rPr>
        <w:t>b</w:t>
      </w:r>
      <w:r>
        <w:rPr>
          <w:rFonts w:ascii="Lucida Sans Unicode"/>
          <w:spacing w:val="21"/>
          <w:w w:val="83"/>
        </w:rPr>
        <w:t>un</w:t>
      </w:r>
      <w:r>
        <w:rPr>
          <w:rFonts w:ascii="Lucida Sans Unicode"/>
          <w:w w:val="82"/>
        </w:rPr>
        <w:t>d</w:t>
      </w:r>
      <w:proofErr w:type="spellEnd"/>
      <w:r>
        <w:rPr>
          <w:rFonts w:ascii="Lucida Sans Unicode"/>
          <w:spacing w:val="-48"/>
        </w:rPr>
        <w:t xml:space="preserve"> </w:t>
      </w:r>
      <w:r>
        <w:rPr>
          <w:rFonts w:ascii="Lucida Sans Unicode"/>
          <w:spacing w:val="21"/>
          <w:w w:val="60"/>
        </w:rPr>
        <w:t>M</w:t>
      </w:r>
      <w:r>
        <w:rPr>
          <w:rFonts w:ascii="Lucida Sans Unicode"/>
          <w:spacing w:val="21"/>
          <w:w w:val="94"/>
        </w:rPr>
        <w:t>a</w:t>
      </w:r>
      <w:r>
        <w:rPr>
          <w:rFonts w:ascii="Lucida Sans Unicode"/>
          <w:spacing w:val="21"/>
          <w:w w:val="139"/>
        </w:rPr>
        <w:t>t</w:t>
      </w:r>
      <w:r>
        <w:rPr>
          <w:rFonts w:ascii="Lucida Sans Unicode"/>
          <w:spacing w:val="21"/>
          <w:w w:val="127"/>
        </w:rPr>
        <w:t>r</w:t>
      </w:r>
      <w:r>
        <w:rPr>
          <w:rFonts w:ascii="Lucida Sans Unicode"/>
          <w:spacing w:val="21"/>
          <w:w w:val="180"/>
        </w:rPr>
        <w:t>i</w:t>
      </w:r>
      <w:r>
        <w:rPr>
          <w:rFonts w:ascii="Lucida Sans Unicode"/>
          <w:w w:val="84"/>
        </w:rPr>
        <w:t>x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2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r>
        <w:rPr>
          <w:rFonts w:ascii="Lucida Sans Unicode"/>
          <w:spacing w:val="19"/>
          <w:w w:val="55"/>
        </w:rPr>
        <w:t>m</w:t>
      </w:r>
      <w:r>
        <w:rPr>
          <w:rFonts w:ascii="Lucida Sans Unicode"/>
          <w:spacing w:val="19"/>
          <w:w w:val="94"/>
        </w:rPr>
        <w:t>a</w:t>
      </w:r>
      <w:r>
        <w:rPr>
          <w:rFonts w:ascii="Lucida Sans Unicode"/>
          <w:spacing w:val="19"/>
          <w:w w:val="139"/>
        </w:rPr>
        <w:t>t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w w:val="84"/>
        </w:rPr>
        <w:t>x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82"/>
        </w:rPr>
        <w:t>d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139"/>
        </w:rPr>
        <w:t>t</w:t>
      </w:r>
      <w:r>
        <w:rPr>
          <w:rFonts w:ascii="Lucida Sans Unicode"/>
          <w:w w:val="94"/>
        </w:rPr>
        <w:t>a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6"/>
        </w:rPr>
        <w:t xml:space="preserve"> </w:t>
      </w:r>
      <w:r>
        <w:rPr>
          <w:rFonts w:ascii="Lucida Sans Unicode"/>
          <w:spacing w:val="17"/>
          <w:w w:val="127"/>
        </w:rPr>
        <w:t>r</w:t>
      </w:r>
      <w:r>
        <w:rPr>
          <w:rFonts w:ascii="Lucida Sans Unicode"/>
          <w:spacing w:val="17"/>
          <w:w w:val="93"/>
        </w:rPr>
        <w:t>e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41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40"/>
        </w:rPr>
        <w:t xml:space="preserve"> </w:t>
      </w:r>
      <w:proofErr w:type="spellStart"/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9"/>
          <w:w w:val="82"/>
        </w:rPr>
        <w:t>d</w:t>
      </w:r>
      <w:r>
        <w:rPr>
          <w:rFonts w:ascii="Lucida Sans Unicode"/>
          <w:spacing w:val="18"/>
          <w:w w:val="83"/>
        </w:rPr>
        <w:t>u</w:t>
      </w:r>
      <w:r>
        <w:rPr>
          <w:rFonts w:ascii="Lucida Sans Unicode"/>
          <w:spacing w:val="19"/>
          <w:w w:val="180"/>
        </w:rPr>
        <w:t>l</w:t>
      </w:r>
      <w:r>
        <w:rPr>
          <w:rFonts w:ascii="Lucida Sans Unicode"/>
          <w:spacing w:val="18"/>
          <w:w w:val="139"/>
        </w:rPr>
        <w:t>t</w:t>
      </w:r>
      <w:r>
        <w:rPr>
          <w:rFonts w:ascii="Lucida Sans Unicode"/>
          <w:spacing w:val="19"/>
          <w:w w:val="75"/>
        </w:rPr>
        <w:t>A</w:t>
      </w:r>
      <w:r>
        <w:rPr>
          <w:rFonts w:ascii="Lucida Sans Unicode"/>
          <w:spacing w:val="18"/>
          <w:w w:val="82"/>
        </w:rPr>
        <w:t>b</w:t>
      </w:r>
      <w:r>
        <w:rPr>
          <w:rFonts w:ascii="Lucida Sans Unicode"/>
          <w:spacing w:val="19"/>
          <w:w w:val="83"/>
        </w:rPr>
        <w:t>u</w:t>
      </w:r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w w:val="82"/>
        </w:rPr>
        <w:t>d</w:t>
      </w:r>
      <w:proofErr w:type="spellEnd"/>
      <w:r>
        <w:rPr>
          <w:rFonts w:ascii="Lucida Sans Unicode"/>
          <w:spacing w:val="-20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r>
        <w:rPr>
          <w:rFonts w:ascii="Lucida Sans Unicode"/>
          <w:spacing w:val="18"/>
          <w:w w:val="93"/>
        </w:rPr>
        <w:t>e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101"/>
        </w:rPr>
        <w:t>c</w:t>
      </w:r>
      <w:r>
        <w:rPr>
          <w:rFonts w:ascii="Lucida Sans Unicode"/>
          <w:w w:val="83"/>
        </w:rPr>
        <w:t>h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proofErr w:type="spellStart"/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spacing w:val="18"/>
          <w:w w:val="101"/>
        </w:rPr>
        <w:t>c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spacing w:val="29"/>
          <w:w w:val="180"/>
        </w:rPr>
        <w:t>l</w:t>
      </w:r>
      <w:proofErr w:type="spellEnd"/>
      <w:r>
        <w:rPr>
          <w:rFonts w:ascii="Lucida Sans Unicode"/>
          <w:w w:val="160"/>
        </w:rPr>
        <w:t>(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spacing w:val="20"/>
          <w:w w:val="94"/>
        </w:rPr>
        <w:t>P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2"/>
          <w:w w:val="160"/>
        </w:rPr>
        <w:t>)</w:t>
      </w:r>
      <w:r>
        <w:rPr>
          <w:rFonts w:ascii="Lucida Sans Unicode"/>
          <w:spacing w:val="26"/>
          <w:w w:val="160"/>
        </w:rPr>
        <w:t>)</w:t>
      </w:r>
      <w:r>
        <w:rPr>
          <w:rFonts w:ascii="Lucida Sans Unicode"/>
          <w:w w:val="164"/>
        </w:rPr>
        <w:t xml:space="preserve">, </w:t>
      </w:r>
      <w:proofErr w:type="spellStart"/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spacing w:val="18"/>
          <w:w w:val="101"/>
        </w:rPr>
        <w:t>c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w w:val="180"/>
        </w:rPr>
        <w:t>l</w:t>
      </w:r>
      <w:proofErr w:type="spellEnd"/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proofErr w:type="spellStart"/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spacing w:val="18"/>
          <w:w w:val="101"/>
        </w:rPr>
        <w:t>c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spacing w:val="29"/>
          <w:w w:val="180"/>
        </w:rPr>
        <w:t>l</w:t>
      </w:r>
      <w:proofErr w:type="spellEnd"/>
      <w:r>
        <w:rPr>
          <w:rFonts w:ascii="Lucida Sans Unicode"/>
          <w:w w:val="160"/>
        </w:rPr>
        <w:t>(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spacing w:val="19"/>
          <w:w w:val="94"/>
        </w:rPr>
        <w:t>P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6"/>
          <w:w w:val="160"/>
        </w:rPr>
        <w:t>)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proofErr w:type="spellStart"/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w w:val="67"/>
        </w:rPr>
        <w:t>w</w:t>
      </w:r>
      <w:proofErr w:type="spellEnd"/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proofErr w:type="spellStart"/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w w:val="67"/>
        </w:rPr>
        <w:t>w</w:t>
      </w:r>
      <w:proofErr w:type="spellEnd"/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spacing w:val="19"/>
          <w:w w:val="94"/>
        </w:rPr>
        <w:t>a</w:t>
      </w:r>
      <w:r>
        <w:rPr>
          <w:rFonts w:ascii="Lucida Sans Unicode"/>
          <w:spacing w:val="19"/>
          <w:w w:val="82"/>
        </w:rPr>
        <w:t>d</w:t>
      </w:r>
      <w:r>
        <w:rPr>
          <w:rFonts w:ascii="Lucida Sans Unicode"/>
          <w:spacing w:val="19"/>
          <w:w w:val="83"/>
        </w:rPr>
        <w:t>u</w:t>
      </w:r>
      <w:r>
        <w:rPr>
          <w:rFonts w:ascii="Lucida Sans Unicode"/>
          <w:spacing w:val="19"/>
          <w:w w:val="180"/>
        </w:rPr>
        <w:t>l</w:t>
      </w:r>
      <w:r>
        <w:rPr>
          <w:rFonts w:ascii="Lucida Sans Unicode"/>
          <w:spacing w:val="19"/>
          <w:w w:val="139"/>
        </w:rPr>
        <w:t>t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spacing w:val="26"/>
          <w:w w:val="160"/>
        </w:rPr>
        <w:t>)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proofErr w:type="spellStart"/>
      <w:r>
        <w:rPr>
          <w:rFonts w:ascii="Lucida Sans Unicode"/>
          <w:spacing w:val="18"/>
          <w:w w:val="82"/>
        </w:rPr>
        <w:t>b</w:t>
      </w:r>
      <w:r>
        <w:rPr>
          <w:rFonts w:ascii="Lucida Sans Unicode"/>
          <w:spacing w:val="19"/>
          <w:w w:val="99"/>
        </w:rPr>
        <w:t>y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w w:val="67"/>
        </w:rPr>
        <w:t>w</w:t>
      </w:r>
      <w:proofErr w:type="spellEnd"/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spacing w:val="22"/>
          <w:w w:val="82"/>
        </w:rPr>
        <w:t>T</w:t>
      </w:r>
      <w:r>
        <w:rPr>
          <w:rFonts w:ascii="Lucida Sans Unicode"/>
          <w:w w:val="160"/>
        </w:rPr>
        <w:t>)</w:t>
      </w:r>
      <w:r>
        <w:rPr>
          <w:rFonts w:ascii="Lucida Sans Unicode"/>
        </w:rPr>
        <w:t xml:space="preserve">   </w:t>
      </w:r>
      <w:r>
        <w:rPr>
          <w:rFonts w:ascii="Lucida Sans Unicode"/>
          <w:spacing w:val="19"/>
        </w:rPr>
        <w:t xml:space="preserve"> </w:t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 xml:space="preserve">f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01"/>
        </w:rPr>
        <w:t>popu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31"/>
        </w:rPr>
        <w:t>z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16"/>
        </w:rPr>
        <w:t>y</w:t>
      </w:r>
      <w:r>
        <w:rPr>
          <w:i/>
          <w:spacing w:val="18"/>
          <w:w w:val="101"/>
        </w:rPr>
        <w:t>p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72"/>
        </w:rPr>
        <w:t>w</w:t>
      </w:r>
      <w:r>
        <w:rPr>
          <w:i/>
          <w:w w:val="133"/>
        </w:rPr>
        <w:t>s</w:t>
      </w:r>
    </w:p>
    <w:p w14:paraId="7DD97940" w14:textId="77777777" w:rsidR="006F1C89" w:rsidRDefault="005D3991">
      <w:pPr>
        <w:pStyle w:val="BodyText"/>
        <w:tabs>
          <w:tab w:val="left" w:pos="3055"/>
        </w:tabs>
        <w:spacing w:line="319" w:lineRule="exact"/>
        <w:ind w:left="720"/>
        <w:jc w:val="both"/>
      </w:pP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75"/>
        </w:rPr>
        <w:t>A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55"/>
        </w:rPr>
        <w:t>m</w:t>
      </w:r>
      <w:r>
        <w:rPr>
          <w:w w:val="102"/>
        </w:rPr>
        <w:t>s</w:t>
      </w:r>
      <w:proofErr w:type="spellEnd"/>
      <w:r>
        <w:rPr>
          <w:spacing w:val="-35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(</w:t>
      </w:r>
      <w:r>
        <w:rPr>
          <w:spacing w:val="-35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75"/>
        </w:rPr>
        <w:t>A</w:t>
      </w:r>
      <w:r>
        <w:rPr>
          <w:spacing w:val="-39"/>
        </w:rPr>
        <w:t xml:space="preserve"> </w:t>
      </w:r>
      <w:r>
        <w:rPr>
          <w:w w:val="108"/>
        </w:rPr>
        <w:t>*</w:t>
      </w:r>
      <w:r>
        <w:rPr>
          <w:spacing w:val="-37"/>
        </w:rPr>
        <w:t xml:space="preserve"> </w:t>
      </w:r>
      <w:proofErr w:type="spellStart"/>
      <w:r>
        <w:rPr>
          <w:spacing w:val="21"/>
          <w:w w:val="94"/>
        </w:rPr>
        <w:t>a</w:t>
      </w:r>
      <w:r>
        <w:rPr>
          <w:spacing w:val="21"/>
          <w:w w:val="82"/>
        </w:rPr>
        <w:t>d</w:t>
      </w:r>
      <w:r>
        <w:rPr>
          <w:spacing w:val="21"/>
          <w:w w:val="83"/>
        </w:rPr>
        <w:t>u</w:t>
      </w:r>
      <w:r>
        <w:rPr>
          <w:spacing w:val="21"/>
          <w:w w:val="180"/>
        </w:rPr>
        <w:t>l</w:t>
      </w:r>
      <w:r>
        <w:rPr>
          <w:spacing w:val="21"/>
          <w:w w:val="139"/>
        </w:rPr>
        <w:t>t</w:t>
      </w:r>
      <w:r>
        <w:rPr>
          <w:spacing w:val="21"/>
          <w:w w:val="75"/>
        </w:rPr>
        <w:t>A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un</w:t>
      </w:r>
      <w:r>
        <w:rPr>
          <w:w w:val="82"/>
        </w:rPr>
        <w:t>d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B0D8530" w14:textId="77777777" w:rsidR="006F1C89" w:rsidRDefault="006F1C89">
      <w:pPr>
        <w:pStyle w:val="BodyText"/>
        <w:spacing w:before="5"/>
        <w:rPr>
          <w:sz w:val="15"/>
        </w:rPr>
      </w:pPr>
    </w:p>
    <w:p w14:paraId="70BB3C81" w14:textId="77777777" w:rsidR="006F1C89" w:rsidRDefault="005D3991">
      <w:pPr>
        <w:spacing w:line="242" w:lineRule="auto"/>
        <w:ind w:left="1119" w:hanging="10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01"/>
        </w:rPr>
        <w:t>bo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01"/>
        </w:rPr>
        <w:t>bu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 xml:space="preserve">f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101"/>
        </w:rPr>
        <w:t>ua</w:t>
      </w:r>
      <w:r>
        <w:rPr>
          <w:i/>
          <w:spacing w:val="21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16"/>
        </w:rPr>
        <w:t>y</w:t>
      </w:r>
      <w:r>
        <w:rPr>
          <w:i/>
          <w:spacing w:val="18"/>
          <w:w w:val="101"/>
        </w:rPr>
        <w:t>p</w:t>
      </w:r>
      <w:r>
        <w:rPr>
          <w:i/>
          <w:w w:val="109"/>
        </w:rPr>
        <w:t>e</w:t>
      </w:r>
    </w:p>
    <w:p w14:paraId="5A0D184C" w14:textId="77777777" w:rsidR="006F1C89" w:rsidRDefault="006F1C89">
      <w:pPr>
        <w:rPr>
          <w:i/>
        </w:rPr>
      </w:pPr>
    </w:p>
    <w:p w14:paraId="436A0A21" w14:textId="77777777" w:rsidR="006F1C89" w:rsidRDefault="006F1C89">
      <w:pPr>
        <w:spacing w:before="9"/>
        <w:rPr>
          <w:i/>
          <w:sz w:val="23"/>
        </w:rPr>
      </w:pPr>
    </w:p>
    <w:p w14:paraId="56136AC1" w14:textId="77777777" w:rsidR="006F1C89" w:rsidRDefault="005D3991">
      <w:pPr>
        <w:pStyle w:val="BodyText"/>
        <w:tabs>
          <w:tab w:val="left" w:pos="3467"/>
        </w:tabs>
        <w:spacing w:line="192" w:lineRule="auto"/>
        <w:ind w:left="721" w:right="3099" w:hanging="1"/>
      </w:pP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9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75"/>
        </w:rPr>
        <w:t>A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82"/>
        </w:rPr>
        <w:t>1</w:t>
      </w:r>
      <w:r>
        <w:rPr>
          <w:spacing w:val="-40"/>
        </w:rPr>
        <w:t xml:space="preserve"> </w:t>
      </w:r>
      <w:r>
        <w:rPr>
          <w:spacing w:val="15"/>
          <w:w w:val="164"/>
        </w:rPr>
        <w:t>,</w:t>
      </w:r>
      <w:r>
        <w:rPr>
          <w:spacing w:val="26"/>
          <w:w w:val="160"/>
        </w:rPr>
        <w:t>]</w:t>
      </w:r>
      <w:r>
        <w:rPr>
          <w:w w:val="99"/>
        </w:rPr>
        <w:t>/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50"/>
        </w:rPr>
        <w:t xml:space="preserve"> </w:t>
      </w:r>
      <w:r>
        <w:rPr>
          <w:w w:val="75"/>
        </w:rPr>
        <w:t xml:space="preserve">A        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8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8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83"/>
        </w:rPr>
        <w:t>n</w:t>
      </w:r>
      <w:r>
        <w:rPr>
          <w:w w:val="102"/>
        </w:rPr>
        <w:t>s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9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75"/>
        </w:rPr>
        <w:t>A</w:t>
      </w:r>
      <w:r>
        <w:rPr>
          <w:spacing w:val="-37"/>
        </w:rPr>
        <w:t xml:space="preserve"> </w:t>
      </w:r>
      <w:r>
        <w:rPr>
          <w:w w:val="160"/>
        </w:rPr>
        <w:t>)</w:t>
      </w:r>
    </w:p>
    <w:p w14:paraId="41F354FD" w14:textId="77777777" w:rsidR="006F1C89" w:rsidRDefault="006F1C89">
      <w:pPr>
        <w:pStyle w:val="BodyText"/>
        <w:spacing w:before="10"/>
        <w:rPr>
          <w:sz w:val="17"/>
        </w:rPr>
      </w:pPr>
    </w:p>
    <w:p w14:paraId="2F1056D0" w14:textId="77777777" w:rsidR="006F1C89" w:rsidRDefault="005D3991">
      <w:pPr>
        <w:pStyle w:val="BodyText"/>
        <w:spacing w:before="1" w:line="192" w:lineRule="auto"/>
        <w:ind w:left="719" w:right="5429" w:hanging="3"/>
      </w:pPr>
      <w:proofErr w:type="spellStart"/>
      <w:r>
        <w:rPr>
          <w:spacing w:val="17"/>
          <w:w w:val="97"/>
        </w:rPr>
        <w:t>F</w:t>
      </w:r>
      <w:r>
        <w:rPr>
          <w:spacing w:val="17"/>
          <w:w w:val="93"/>
        </w:rPr>
        <w:t>e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75"/>
        </w:rPr>
        <w:t>A</w:t>
      </w:r>
      <w:r>
        <w:rPr>
          <w:spacing w:val="-39"/>
        </w:rPr>
        <w:t xml:space="preserve"> </w:t>
      </w:r>
      <w:r>
        <w:rPr>
          <w:spacing w:val="22"/>
          <w:w w:val="77"/>
        </w:rPr>
        <w:t>%</w:t>
      </w:r>
      <w:r>
        <w:rPr>
          <w:spacing w:val="22"/>
          <w:w w:val="108"/>
        </w:rPr>
        <w:t>*</w:t>
      </w:r>
      <w:r>
        <w:rPr>
          <w:w w:val="77"/>
        </w:rPr>
        <w:t>%</w:t>
      </w:r>
      <w:r>
        <w:rPr>
          <w:spacing w:val="-37"/>
        </w:rPr>
        <w:t xml:space="preserve">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8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8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83"/>
        </w:rPr>
        <w:t>n</w:t>
      </w:r>
      <w:r>
        <w:rPr>
          <w:w w:val="102"/>
        </w:rPr>
        <w:t>s</w:t>
      </w:r>
      <w:proofErr w:type="spellEnd"/>
      <w:r>
        <w:rPr>
          <w:w w:val="102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4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rPr>
          <w:spacing w:val="-40"/>
        </w:rPr>
        <w:t xml:space="preserve"> </w:t>
      </w:r>
      <w:r>
        <w:rPr>
          <w:spacing w:val="22"/>
          <w:w w:val="108"/>
        </w:rPr>
        <w:t>*</w:t>
      </w:r>
      <w:r>
        <w:rPr>
          <w:w w:val="160"/>
        </w:rPr>
        <w:t>(</w:t>
      </w:r>
      <w:r>
        <w:rPr>
          <w:spacing w:val="-42"/>
        </w:rPr>
        <w:t xml:space="preserve"> </w:t>
      </w:r>
      <w:proofErr w:type="spellStart"/>
      <w:r>
        <w:rPr>
          <w:spacing w:val="17"/>
          <w:w w:val="97"/>
        </w:rPr>
        <w:t>F</w:t>
      </w:r>
      <w:r>
        <w:rPr>
          <w:spacing w:val="17"/>
          <w:w w:val="93"/>
        </w:rPr>
        <w:t>e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spacing w:val="22"/>
          <w:w w:val="99"/>
        </w:rPr>
        <w:t>/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89"/>
        </w:rPr>
        <w:t>k</w:t>
      </w:r>
      <w:r>
        <w:rPr>
          <w:spacing w:val="26"/>
          <w:w w:val="75"/>
        </w:rPr>
        <w:t>A</w:t>
      </w:r>
      <w:r>
        <w:rPr>
          <w:w w:val="65"/>
        </w:rPr>
        <w:t>+</w:t>
      </w:r>
      <w:r>
        <w:rPr>
          <w:spacing w:val="-42"/>
        </w:rPr>
        <w:t xml:space="preserve"> </w:t>
      </w:r>
      <w:proofErr w:type="spellStart"/>
      <w:r>
        <w:rPr>
          <w:spacing w:val="17"/>
          <w:w w:val="97"/>
        </w:rPr>
        <w:t>F</w:t>
      </w:r>
      <w:r>
        <w:rPr>
          <w:spacing w:val="17"/>
          <w:w w:val="93"/>
        </w:rPr>
        <w:t>e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0DF286E" w14:textId="77777777" w:rsidR="006F1C89" w:rsidRDefault="006F1C89">
      <w:pPr>
        <w:pStyle w:val="BodyText"/>
        <w:spacing w:before="9"/>
        <w:rPr>
          <w:sz w:val="16"/>
        </w:rPr>
      </w:pPr>
    </w:p>
    <w:p w14:paraId="2C1EC6A6" w14:textId="77777777" w:rsidR="006F1C89" w:rsidRDefault="005D3991">
      <w:pPr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15"/>
        </w:rPr>
        <w:t>S</w:t>
      </w:r>
      <w:r>
        <w:rPr>
          <w:i/>
          <w:spacing w:val="20"/>
          <w:w w:val="101"/>
        </w:rPr>
        <w:t>pa</w:t>
      </w:r>
      <w:r>
        <w:rPr>
          <w:i/>
          <w:spacing w:val="20"/>
          <w:w w:val="72"/>
        </w:rPr>
        <w:t>w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</w:p>
    <w:p w14:paraId="33B79B1B" w14:textId="77777777" w:rsidR="006F1C89" w:rsidRDefault="005D3991">
      <w:pPr>
        <w:spacing w:before="3"/>
        <w:ind w:left="1121"/>
        <w:rPr>
          <w:i/>
        </w:rPr>
      </w:pPr>
      <w:r>
        <w:rPr>
          <w:i/>
          <w:spacing w:val="21"/>
          <w:w w:val="170"/>
        </w:rPr>
        <w:t>-------------------------------------------------</w:t>
      </w:r>
    </w:p>
    <w:p w14:paraId="25C63B9E" w14:textId="77777777" w:rsidR="006F1C89" w:rsidRDefault="006F1C89">
      <w:pPr>
        <w:spacing w:before="11"/>
        <w:rPr>
          <w:i/>
          <w:sz w:val="17"/>
        </w:rPr>
      </w:pPr>
    </w:p>
    <w:p w14:paraId="40E9E9F3" w14:textId="77777777" w:rsidR="006F1C89" w:rsidRDefault="006F1C89">
      <w:pPr>
        <w:rPr>
          <w:sz w:val="17"/>
        </w:rPr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68C0E90A" w14:textId="77777777" w:rsidR="006F1C89" w:rsidRDefault="005D3991">
      <w:pPr>
        <w:pStyle w:val="BodyText"/>
        <w:spacing w:before="23"/>
        <w:ind w:left="720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</w:p>
    <w:p w14:paraId="4BB915B3" w14:textId="77777777" w:rsidR="006F1C89" w:rsidRDefault="006F1C89">
      <w:pPr>
        <w:pStyle w:val="BodyText"/>
        <w:spacing w:before="5"/>
        <w:rPr>
          <w:sz w:val="15"/>
        </w:rPr>
      </w:pPr>
    </w:p>
    <w:p w14:paraId="1682518A" w14:textId="77777777" w:rsidR="006F1C89" w:rsidRDefault="005D3991">
      <w:pPr>
        <w:ind w:left="1118"/>
        <w:rPr>
          <w:i/>
        </w:rPr>
      </w:pP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proofErr w:type="gramStart"/>
      <w:r>
        <w:rPr>
          <w:i/>
          <w:spacing w:val="18"/>
          <w:w w:val="72"/>
        </w:rPr>
        <w:t>w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proofErr w:type="gramEnd"/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72"/>
        </w:rPr>
        <w:t>w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il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ad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o</w:t>
      </w:r>
    </w:p>
    <w:p w14:paraId="207EE8FC" w14:textId="77777777" w:rsidR="006F1C89" w:rsidRDefault="005D3991">
      <w:pPr>
        <w:spacing w:before="8"/>
        <w:rPr>
          <w:i/>
          <w:sz w:val="26"/>
        </w:rPr>
      </w:pPr>
      <w:r>
        <w:br w:type="column"/>
      </w:r>
    </w:p>
    <w:p w14:paraId="3FBCDAD2" w14:textId="77777777" w:rsidR="006F1C89" w:rsidRDefault="005D3991">
      <w:pPr>
        <w:ind w:left="720"/>
        <w:rPr>
          <w:i/>
        </w:rPr>
      </w:pPr>
      <w:r>
        <w:rPr>
          <w:i/>
          <w:w w:val="115"/>
        </w:rPr>
        <w:t>#</w:t>
      </w:r>
      <w:r>
        <w:rPr>
          <w:i/>
          <w:spacing w:val="51"/>
          <w:w w:val="115"/>
        </w:rPr>
        <w:t xml:space="preserve"> </w:t>
      </w:r>
      <w:r>
        <w:rPr>
          <w:i/>
          <w:spacing w:val="15"/>
          <w:w w:val="115"/>
        </w:rPr>
        <w:t xml:space="preserve">Create </w:t>
      </w:r>
      <w:r>
        <w:rPr>
          <w:i/>
          <w:spacing w:val="34"/>
          <w:w w:val="115"/>
        </w:rPr>
        <w:t xml:space="preserve"> </w:t>
      </w:r>
      <w:r>
        <w:rPr>
          <w:i/>
          <w:w w:val="115"/>
        </w:rPr>
        <w:t>a</w:t>
      </w:r>
    </w:p>
    <w:p w14:paraId="4B238ADF" w14:textId="77777777" w:rsidR="006F1C89" w:rsidRDefault="006F1C89">
      <w:p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6344" w:space="1743"/>
            <w:col w:w="2713"/>
          </w:cols>
        </w:sectPr>
      </w:pPr>
    </w:p>
    <w:p w14:paraId="2D936C06" w14:textId="77777777" w:rsidR="006F1C89" w:rsidRDefault="006F1C89">
      <w:pPr>
        <w:rPr>
          <w:i/>
          <w:sz w:val="18"/>
        </w:rPr>
      </w:pPr>
    </w:p>
    <w:p w14:paraId="0BA3E1F2" w14:textId="77777777" w:rsidR="006F1C89" w:rsidRDefault="005D3991">
      <w:pPr>
        <w:pStyle w:val="BodyText"/>
        <w:spacing w:before="70" w:line="192" w:lineRule="auto"/>
        <w:ind w:left="1119" w:hanging="399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p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i</w:t>
      </w:r>
      <w:r>
        <w:rPr>
          <w:w w:val="102"/>
        </w:rPr>
        <w:t>s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3"/>
        </w:rPr>
        <w:t>n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bd</w:t>
      </w:r>
      <w:r>
        <w:rPr>
          <w:w w:val="94"/>
        </w:rPr>
        <w:t>a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spacing w:val="26"/>
          <w:w w:val="160"/>
        </w:rPr>
        <w:t>]</w:t>
      </w:r>
      <w:r>
        <w:rPr>
          <w:w w:val="108"/>
        </w:rPr>
        <w:t xml:space="preserve">* </w:t>
      </w:r>
      <w:r>
        <w:rPr>
          <w:spacing w:val="20"/>
          <w:w w:val="171"/>
        </w:rPr>
        <w:lastRenderedPageBreak/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3"/>
        </w:rPr>
        <w:t xml:space="preserve"> </w:t>
      </w:r>
      <w:r>
        <w:rPr>
          <w:w w:val="160"/>
        </w:rPr>
        <w:t>[</w:t>
      </w:r>
      <w:r>
        <w:rPr>
          <w:spacing w:val="-37"/>
        </w:rPr>
        <w:t xml:space="preserve"> 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4</w:t>
      </w:r>
      <w:r>
        <w:rPr>
          <w:spacing w:val="16"/>
          <w:w w:val="160"/>
        </w:rPr>
        <w:t>]</w:t>
      </w:r>
      <w:r>
        <w:rPr>
          <w:w w:val="160"/>
        </w:rPr>
        <w:t>)</w:t>
      </w:r>
    </w:p>
    <w:p w14:paraId="291FCA7F" w14:textId="77777777" w:rsidR="006F1C89" w:rsidRDefault="006F1C89">
      <w:pPr>
        <w:spacing w:line="192" w:lineRule="auto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43A82BD9" w14:textId="77777777" w:rsidR="006F1C89" w:rsidRDefault="005D3991">
      <w:pPr>
        <w:pStyle w:val="BodyText"/>
        <w:spacing w:line="304" w:lineRule="exact"/>
        <w:ind w:left="720"/>
      </w:pPr>
      <w:r>
        <w:rPr>
          <w:spacing w:val="20"/>
          <w:w w:val="171"/>
        </w:rPr>
        <w:lastRenderedPageBreak/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25A70923" w14:textId="77777777" w:rsidR="006F1C89" w:rsidRDefault="005D3991">
      <w:pPr>
        <w:tabs>
          <w:tab w:val="left" w:pos="5797"/>
        </w:tabs>
        <w:spacing w:line="305" w:lineRule="exact"/>
        <w:ind w:left="720"/>
        <w:rPr>
          <w:i/>
        </w:rPr>
      </w:pPr>
      <w:r>
        <w:rPr>
          <w:rFonts w:ascii="Lucida Sans Unicode"/>
          <w:spacing w:val="20"/>
          <w:w w:val="171"/>
        </w:rPr>
        <w:t>j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</w:rPr>
        <w:t>v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180"/>
        </w:rPr>
        <w:t>il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spacing w:val="17"/>
          <w:w w:val="82"/>
        </w:rPr>
        <w:t>p</w:t>
      </w:r>
      <w:r>
        <w:rPr>
          <w:rFonts w:ascii="Lucida Sans Unicode"/>
          <w:spacing w:val="17"/>
          <w:w w:val="84"/>
        </w:rPr>
        <w:t>o</w:t>
      </w:r>
      <w:r>
        <w:rPr>
          <w:rFonts w:ascii="Lucida Sans Unicode"/>
          <w:w w:val="82"/>
        </w:rPr>
        <w:t>p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33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spacing w:val="17"/>
          <w:w w:val="102"/>
        </w:rPr>
        <w:t>s</w:t>
      </w:r>
      <w:r>
        <w:rPr>
          <w:rFonts w:ascii="Lucida Sans Unicode"/>
          <w:spacing w:val="17"/>
          <w:w w:val="83"/>
        </w:rPr>
        <w:t>u</w:t>
      </w:r>
      <w:r>
        <w:rPr>
          <w:rFonts w:ascii="Lucida Sans Unicode"/>
          <w:w w:val="55"/>
        </w:rPr>
        <w:t>m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171"/>
        </w:rPr>
        <w:t>j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</w:rPr>
        <w:t>v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180"/>
        </w:rPr>
        <w:t>il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33"/>
        </w:rPr>
        <w:t xml:space="preserve"> </w:t>
      </w:r>
      <w:r>
        <w:rPr>
          <w:rFonts w:ascii="Lucida Sans Unicode"/>
          <w:spacing w:val="32"/>
          <w:w w:val="160"/>
        </w:rPr>
        <w:t>[</w:t>
      </w:r>
      <w:r>
        <w:rPr>
          <w:rFonts w:ascii="Lucida Sans Unicode"/>
          <w:spacing w:val="16"/>
          <w:w w:val="164"/>
        </w:rPr>
        <w:t>,</w:t>
      </w:r>
      <w:r>
        <w:rPr>
          <w:rFonts w:ascii="Lucida Sans Unicode"/>
          <w:spacing w:val="16"/>
          <w:w w:val="82"/>
        </w:rPr>
        <w:t>1</w:t>
      </w:r>
      <w:r>
        <w:rPr>
          <w:rFonts w:ascii="Lucida Sans Unicode"/>
          <w:spacing w:val="16"/>
          <w:w w:val="160"/>
        </w:rPr>
        <w:t>]</w:t>
      </w:r>
      <w:r>
        <w:rPr>
          <w:rFonts w:ascii="Lucida Sans Unicode"/>
          <w:w w:val="160"/>
        </w:rPr>
        <w:t>)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106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0"/>
        </w:rPr>
        <w:t>x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14164D5F" w14:textId="77777777" w:rsidR="006F1C89" w:rsidRDefault="006F1C89">
      <w:pPr>
        <w:rPr>
          <w:i/>
        </w:rPr>
      </w:pPr>
    </w:p>
    <w:p w14:paraId="36A2FE31" w14:textId="77777777" w:rsidR="006F1C89" w:rsidRDefault="006F1C89">
      <w:pPr>
        <w:spacing w:before="6"/>
        <w:rPr>
          <w:i/>
          <w:sz w:val="19"/>
        </w:rPr>
      </w:pPr>
    </w:p>
    <w:p w14:paraId="25FE7EFC" w14:textId="77777777" w:rsidR="006F1C89" w:rsidRDefault="005D3991">
      <w:pPr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60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</w:p>
    <w:p w14:paraId="2F5A5394" w14:textId="77777777" w:rsidR="006F1C89" w:rsidRDefault="005D3991">
      <w:pPr>
        <w:spacing w:before="2"/>
        <w:ind w:left="1121"/>
        <w:rPr>
          <w:i/>
        </w:rPr>
      </w:pPr>
      <w:r>
        <w:rPr>
          <w:i/>
          <w:spacing w:val="21"/>
          <w:w w:val="170"/>
        </w:rPr>
        <w:t>-------------------------------------------------</w:t>
      </w:r>
    </w:p>
    <w:p w14:paraId="374519ED" w14:textId="77777777" w:rsidR="006F1C89" w:rsidRDefault="006F1C89">
      <w:pPr>
        <w:spacing w:before="2"/>
        <w:rPr>
          <w:i/>
        </w:rPr>
      </w:pPr>
    </w:p>
    <w:p w14:paraId="710065AC" w14:textId="77777777" w:rsidR="006F1C89" w:rsidRDefault="005D3991">
      <w:pPr>
        <w:tabs>
          <w:tab w:val="left" w:pos="7034"/>
        </w:tabs>
        <w:spacing w:line="211" w:lineRule="auto"/>
        <w:ind w:left="1255" w:right="216" w:hanging="536"/>
        <w:rPr>
          <w:i/>
        </w:rPr>
      </w:pPr>
      <w:r>
        <w:rPr>
          <w:rFonts w:ascii="Lucida Sans Unicode"/>
          <w:spacing w:val="19"/>
          <w:w w:val="82"/>
        </w:rPr>
        <w:t>p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8"/>
          <w:w w:val="82"/>
        </w:rPr>
        <w:t>b</w:t>
      </w:r>
      <w:r>
        <w:rPr>
          <w:rFonts w:ascii="Lucida Sans Unicode"/>
          <w:w w:val="102"/>
        </w:rPr>
        <w:t>s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r>
        <w:rPr>
          <w:rFonts w:ascii="Lucida Sans Unicode"/>
          <w:spacing w:val="20"/>
          <w:w w:val="171"/>
        </w:rPr>
        <w:t>j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</w:rPr>
        <w:t>v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180"/>
        </w:rPr>
        <w:t>il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30"/>
          <w:w w:val="160"/>
        </w:rPr>
        <w:t>[</w:t>
      </w:r>
      <w:r>
        <w:rPr>
          <w:rFonts w:ascii="Lucida Sans Unicode"/>
          <w:spacing w:val="15"/>
          <w:w w:val="164"/>
        </w:rPr>
        <w:t>,</w:t>
      </w:r>
      <w:r>
        <w:rPr>
          <w:rFonts w:ascii="Lucida Sans Unicode"/>
          <w:spacing w:val="15"/>
          <w:w w:val="82"/>
        </w:rPr>
        <w:t>1</w:t>
      </w:r>
      <w:r>
        <w:rPr>
          <w:rFonts w:ascii="Lucida Sans Unicode"/>
          <w:spacing w:val="26"/>
          <w:w w:val="160"/>
        </w:rPr>
        <w:t>]</w:t>
      </w:r>
      <w:r>
        <w:rPr>
          <w:rFonts w:ascii="Lucida Sans Unicode"/>
          <w:w w:val="99"/>
        </w:rPr>
        <w:t>/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spacing w:val="17"/>
          <w:w w:val="102"/>
        </w:rPr>
        <w:t>s</w:t>
      </w:r>
      <w:r>
        <w:rPr>
          <w:rFonts w:ascii="Lucida Sans Unicode"/>
          <w:spacing w:val="17"/>
          <w:w w:val="83"/>
        </w:rPr>
        <w:t>u</w:t>
      </w:r>
      <w:r>
        <w:rPr>
          <w:rFonts w:ascii="Lucida Sans Unicode"/>
          <w:w w:val="55"/>
        </w:rPr>
        <w:t>m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171"/>
        </w:rPr>
        <w:t>j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</w:rPr>
        <w:t>v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180"/>
        </w:rPr>
        <w:t>il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2"/>
          <w:w w:val="160"/>
        </w:rPr>
        <w:t>[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6"/>
        </w:rPr>
        <w:t xml:space="preserve"> </w:t>
      </w:r>
      <w:r>
        <w:rPr>
          <w:rFonts w:ascii="Lucida Sans Unicode"/>
          <w:spacing w:val="17"/>
          <w:w w:val="82"/>
        </w:rPr>
        <w:t>1</w:t>
      </w:r>
      <w:r>
        <w:rPr>
          <w:rFonts w:ascii="Lucida Sans Unicode"/>
          <w:spacing w:val="17"/>
          <w:w w:val="160"/>
        </w:rPr>
        <w:t>]</w:t>
      </w:r>
      <w:r>
        <w:rPr>
          <w:rFonts w:ascii="Lucida Sans Unicode"/>
          <w:w w:val="160"/>
        </w:rPr>
        <w:t>)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82"/>
        </w:rPr>
        <w:t>G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</w:t>
      </w:r>
      <w:r>
        <w:rPr>
          <w:i/>
          <w:spacing w:val="21"/>
          <w:w w:val="101"/>
        </w:rPr>
        <w:t>b</w:t>
      </w:r>
      <w:r>
        <w:rPr>
          <w:i/>
          <w:spacing w:val="20"/>
          <w:w w:val="101"/>
        </w:rPr>
        <w:t>ab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226"/>
        </w:rPr>
        <w:t>l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w w:val="116"/>
        </w:rPr>
        <w:t>y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 xml:space="preserve">f </w:t>
      </w:r>
      <w:r>
        <w:rPr>
          <w:i/>
          <w:spacing w:val="19"/>
          <w:w w:val="65"/>
        </w:rPr>
        <w:t>m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p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b</w:t>
      </w:r>
      <w:r>
        <w:rPr>
          <w:i/>
          <w:spacing w:val="18"/>
          <w:w w:val="109"/>
        </w:rPr>
        <w:t>e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b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upo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</w:t>
      </w:r>
      <w:r>
        <w:rPr>
          <w:i/>
          <w:spacing w:val="32"/>
          <w:w w:val="133"/>
        </w:rPr>
        <w:t>s</w:t>
      </w:r>
      <w:r>
        <w:rPr>
          <w:i/>
          <w:w w:val="206"/>
        </w:rPr>
        <w:t>.</w:t>
      </w:r>
    </w:p>
    <w:p w14:paraId="374969C0" w14:textId="77777777" w:rsidR="006F1C89" w:rsidRDefault="005D3991">
      <w:pPr>
        <w:pStyle w:val="BodyText"/>
        <w:spacing w:before="28" w:line="192" w:lineRule="auto"/>
        <w:ind w:left="1118" w:hanging="408"/>
      </w:pP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83"/>
        </w:rPr>
        <w:t>nu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80"/>
        </w:rPr>
        <w:t>i</w:t>
      </w:r>
      <w:r>
        <w:rPr>
          <w:w w:val="101"/>
        </w:rPr>
        <w:t>c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3"/>
        </w:rPr>
        <w:t>n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</w:t>
      </w:r>
      <w:r>
        <w:rPr>
          <w:spacing w:val="17"/>
          <w:w w:val="160"/>
        </w:rPr>
        <w:t>]</w:t>
      </w:r>
      <w:r>
        <w:rPr>
          <w:spacing w:val="32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b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 xml:space="preserve">=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38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66AC4BE" w14:textId="77777777" w:rsidR="006F1C89" w:rsidRDefault="006F1C89">
      <w:pPr>
        <w:pStyle w:val="BodyText"/>
        <w:spacing w:before="3"/>
        <w:rPr>
          <w:sz w:val="32"/>
        </w:rPr>
      </w:pPr>
    </w:p>
    <w:p w14:paraId="190A6645" w14:textId="77777777" w:rsidR="006F1C89" w:rsidRDefault="005D3991">
      <w:pPr>
        <w:pStyle w:val="BodyText"/>
        <w:spacing w:line="305" w:lineRule="exact"/>
        <w:ind w:left="715"/>
      </w:pP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&gt;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0</w:t>
      </w:r>
      <w:r>
        <w:rPr>
          <w:spacing w:val="26"/>
          <w:w w:val="160"/>
        </w:rPr>
        <w:t>)</w:t>
      </w:r>
      <w:r>
        <w:rPr>
          <w:w w:val="160"/>
        </w:rPr>
        <w:t>{</w:t>
      </w:r>
    </w:p>
    <w:p w14:paraId="3F023637" w14:textId="77777777" w:rsidR="006F1C89" w:rsidRDefault="005D3991">
      <w:pPr>
        <w:pStyle w:val="BodyText"/>
        <w:spacing w:before="15" w:line="192" w:lineRule="auto"/>
        <w:ind w:left="995" w:right="7081" w:hanging="1"/>
      </w:pP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</w:t>
      </w:r>
      <w:r>
        <w:rPr>
          <w:spacing w:val="19"/>
          <w:w w:val="82"/>
        </w:rPr>
        <w:t>d</w:t>
      </w:r>
      <w:r>
        <w:rPr>
          <w:spacing w:val="19"/>
          <w:w w:val="84"/>
        </w:rPr>
        <w:t>o</w:t>
      </w:r>
      <w:r>
        <w:rPr>
          <w:w w:val="55"/>
        </w:rPr>
        <w:t>m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01"/>
        </w:rPr>
        <w:t>c</w:t>
      </w:r>
      <w:r>
        <w:rPr>
          <w:spacing w:val="19"/>
          <w:w w:val="83"/>
        </w:rPr>
        <w:t>h</w:t>
      </w:r>
      <w:r>
        <w:rPr>
          <w:spacing w:val="19"/>
          <w:w w:val="84"/>
        </w:rPr>
        <w:t>o</w:t>
      </w:r>
      <w:r>
        <w:rPr>
          <w:spacing w:val="19"/>
          <w:w w:val="180"/>
        </w:rPr>
        <w:t>i</w:t>
      </w:r>
      <w:r>
        <w:rPr>
          <w:spacing w:val="19"/>
          <w:w w:val="101"/>
        </w:rPr>
        <w:t>c</w:t>
      </w:r>
      <w:r>
        <w:rPr>
          <w:w w:val="93"/>
        </w:rPr>
        <w:t>e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52E6AAF4" w14:textId="77777777" w:rsidR="006F1C89" w:rsidRDefault="006F1C89">
      <w:pPr>
        <w:pStyle w:val="BodyText"/>
        <w:spacing w:before="8"/>
        <w:rPr>
          <w:sz w:val="14"/>
        </w:rPr>
      </w:pPr>
    </w:p>
    <w:p w14:paraId="76393DB6" w14:textId="77777777" w:rsidR="006F1C89" w:rsidRDefault="005D3991">
      <w:pPr>
        <w:pStyle w:val="BodyText"/>
        <w:spacing w:line="305" w:lineRule="exact"/>
        <w:ind w:left="99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55"/>
        </w:rPr>
        <w:t>m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28"/>
          <w:w w:val="139"/>
        </w:rPr>
        <w:t>t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0D015E9D" w14:textId="77777777" w:rsidR="006F1C89" w:rsidRDefault="005D3991">
      <w:pPr>
        <w:pStyle w:val="BodyText"/>
        <w:spacing w:line="287" w:lineRule="exact"/>
        <w:ind w:left="1013" w:right="1330"/>
        <w:jc w:val="center"/>
      </w:pP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</w:t>
      </w:r>
      <w:r>
        <w:rPr>
          <w:spacing w:val="19"/>
          <w:w w:val="82"/>
        </w:rPr>
        <w:t>d</w:t>
      </w:r>
      <w:r>
        <w:rPr>
          <w:spacing w:val="19"/>
          <w:w w:val="84"/>
        </w:rPr>
        <w:t>o</w:t>
      </w:r>
      <w:r>
        <w:rPr>
          <w:w w:val="55"/>
        </w:rPr>
        <w:t>m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01"/>
        </w:rPr>
        <w:t>c</w:t>
      </w:r>
      <w:r>
        <w:rPr>
          <w:spacing w:val="19"/>
          <w:w w:val="83"/>
        </w:rPr>
        <w:t>h</w:t>
      </w:r>
      <w:r>
        <w:rPr>
          <w:spacing w:val="19"/>
          <w:w w:val="84"/>
        </w:rPr>
        <w:t>o</w:t>
      </w:r>
      <w:r>
        <w:rPr>
          <w:spacing w:val="19"/>
          <w:w w:val="180"/>
        </w:rPr>
        <w:t>i</w:t>
      </w:r>
      <w:r>
        <w:rPr>
          <w:spacing w:val="19"/>
          <w:w w:val="101"/>
        </w:rPr>
        <w:t>c</w:t>
      </w:r>
      <w:r>
        <w:rPr>
          <w:w w:val="93"/>
        </w:rPr>
        <w:t>e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20"/>
          <w:w w:val="127"/>
        </w:rPr>
        <w:t>r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3"/>
        </w:rPr>
        <w:t>n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t xml:space="preserve"> </w:t>
      </w:r>
      <w:r>
        <w:rPr>
          <w:spacing w:val="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b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82"/>
        </w:rPr>
        <w:t>b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08976B4E" w14:textId="77777777" w:rsidR="006F1C89" w:rsidRDefault="005D3991">
      <w:pPr>
        <w:spacing w:line="251" w:lineRule="exact"/>
        <w:ind w:left="344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1"/>
        </w:rPr>
        <w:t>ando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hoo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ph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b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01"/>
        </w:rPr>
        <w:t>n</w:t>
      </w:r>
    </w:p>
    <w:p w14:paraId="33FC40A4" w14:textId="77777777" w:rsidR="006F1C89" w:rsidRDefault="005D3991">
      <w:pPr>
        <w:spacing w:before="3" w:line="254" w:lineRule="exact"/>
        <w:ind w:left="1667"/>
        <w:rPr>
          <w:i/>
        </w:rPr>
      </w:pPr>
      <w:r>
        <w:rPr>
          <w:i/>
          <w:spacing w:val="14"/>
          <w:w w:val="120"/>
        </w:rPr>
        <w:t>probs</w:t>
      </w:r>
    </w:p>
    <w:p w14:paraId="6F489AFB" w14:textId="77777777" w:rsidR="006F1C89" w:rsidRDefault="005D3991">
      <w:pPr>
        <w:pStyle w:val="BodyText"/>
        <w:spacing w:line="290" w:lineRule="exact"/>
        <w:ind w:left="1270"/>
      </w:pP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55"/>
        </w:rPr>
        <w:t>m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9"/>
          <w:w w:val="83"/>
        </w:rPr>
        <w:t>n</w:t>
      </w:r>
      <w:r>
        <w:rPr>
          <w:spacing w:val="20"/>
          <w:w w:val="83"/>
        </w:rPr>
        <w:t>u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80"/>
        </w:rPr>
        <w:t>i</w:t>
      </w:r>
      <w:r>
        <w:rPr>
          <w:w w:val="101"/>
        </w:rPr>
        <w:t>c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67"/>
        </w:rPr>
        <w:t>w</w:t>
      </w:r>
      <w:r>
        <w:rPr>
          <w:spacing w:val="18"/>
          <w:w w:val="83"/>
        </w:rPr>
        <w:t>h</w:t>
      </w:r>
      <w:r>
        <w:rPr>
          <w:spacing w:val="19"/>
          <w:w w:val="180"/>
        </w:rPr>
        <w:t>i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</w:t>
      </w:r>
      <w:r>
        <w:rPr>
          <w:spacing w:val="19"/>
          <w:w w:val="82"/>
        </w:rPr>
        <w:t>d</w:t>
      </w:r>
      <w:r>
        <w:rPr>
          <w:spacing w:val="19"/>
          <w:w w:val="84"/>
        </w:rPr>
        <w:t>o</w:t>
      </w:r>
      <w:r>
        <w:rPr>
          <w:w w:val="55"/>
        </w:rPr>
        <w:t>m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01"/>
        </w:rPr>
        <w:t>c</w:t>
      </w:r>
      <w:r>
        <w:rPr>
          <w:spacing w:val="19"/>
          <w:w w:val="83"/>
        </w:rPr>
        <w:t>h</w:t>
      </w:r>
      <w:r>
        <w:rPr>
          <w:spacing w:val="19"/>
          <w:w w:val="84"/>
        </w:rPr>
        <w:t>o</w:t>
      </w:r>
      <w:r>
        <w:rPr>
          <w:spacing w:val="19"/>
          <w:w w:val="180"/>
        </w:rPr>
        <w:t>i</w:t>
      </w:r>
      <w:r>
        <w:rPr>
          <w:spacing w:val="19"/>
          <w:w w:val="101"/>
        </w:rPr>
        <w:t>c</w:t>
      </w:r>
      <w:r>
        <w:rPr>
          <w:w w:val="93"/>
        </w:rPr>
        <w:t>e</w:t>
      </w:r>
      <w:r>
        <w:t xml:space="preserve"> </w:t>
      </w:r>
      <w:r>
        <w:rPr>
          <w:spacing w:val="33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spacing w:val="26"/>
          <w:w w:val="160"/>
        </w:rPr>
        <w:t>)</w:t>
      </w:r>
      <w:r>
        <w:rPr>
          <w:w w:val="160"/>
        </w:rPr>
        <w:t>)</w:t>
      </w:r>
    </w:p>
    <w:p w14:paraId="4F6E935B" w14:textId="77777777" w:rsidR="006F1C89" w:rsidRDefault="005D3991">
      <w:pPr>
        <w:pStyle w:val="BodyText"/>
        <w:spacing w:line="305" w:lineRule="exact"/>
        <w:ind w:left="986"/>
      </w:pPr>
      <w:r>
        <w:rPr>
          <w:w w:val="160"/>
        </w:rPr>
        <w:t>}</w:t>
      </w:r>
    </w:p>
    <w:p w14:paraId="6017F3C8" w14:textId="77777777" w:rsidR="006F1C89" w:rsidRDefault="006F1C89">
      <w:pPr>
        <w:pStyle w:val="BodyText"/>
        <w:spacing w:before="12"/>
        <w:rPr>
          <w:sz w:val="11"/>
        </w:rPr>
      </w:pPr>
    </w:p>
    <w:p w14:paraId="11F024D0" w14:textId="77777777" w:rsidR="006F1C89" w:rsidRDefault="005D3991">
      <w:pPr>
        <w:pStyle w:val="BodyText"/>
        <w:tabs>
          <w:tab w:val="left" w:pos="2502"/>
        </w:tabs>
        <w:spacing w:before="23"/>
        <w:ind w:left="99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ab/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44C0FB48" w14:textId="77777777" w:rsidR="006F1C89" w:rsidRDefault="006F1C89">
      <w:pPr>
        <w:pStyle w:val="BodyText"/>
        <w:spacing w:before="4"/>
        <w:rPr>
          <w:sz w:val="13"/>
        </w:rPr>
      </w:pPr>
    </w:p>
    <w:p w14:paraId="3A74CA14" w14:textId="77777777" w:rsidR="006F1C89" w:rsidRDefault="005D3991">
      <w:pPr>
        <w:pStyle w:val="BodyText"/>
        <w:spacing w:line="305" w:lineRule="exact"/>
        <w:ind w:left="1270"/>
      </w:pP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83"/>
        </w:rPr>
        <w:t>h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ng</w:t>
      </w:r>
      <w:r>
        <w:rPr>
          <w:w w:val="93"/>
        </w:rPr>
        <w:t>e</w:t>
      </w:r>
      <w:proofErr w:type="spellEnd"/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5"/>
          <w:w w:val="83"/>
        </w:rPr>
        <w:t>n</w:t>
      </w:r>
      <w:r>
        <w:rPr>
          <w:spacing w:val="13"/>
          <w:w w:val="65"/>
        </w:rPr>
        <w:t>=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proofErr w:type="spellEnd"/>
      <w:r>
        <w:rPr>
          <w:w w:val="65"/>
        </w:rPr>
        <w:t>=</w:t>
      </w:r>
      <w:r>
        <w:rPr>
          <w:spacing w:val="-39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spacing w:val="30"/>
          <w:w w:val="127"/>
        </w:rPr>
        <w:t>r</w:t>
      </w:r>
      <w:proofErr w:type="spellEnd"/>
      <w:r>
        <w:rPr>
          <w:w w:val="160"/>
        </w:rPr>
        <w:t>)</w:t>
      </w:r>
    </w:p>
    <w:p w14:paraId="2D7941B3" w14:textId="77777777" w:rsidR="006F1C89" w:rsidRDefault="005D3991">
      <w:pPr>
        <w:pStyle w:val="BodyText"/>
        <w:spacing w:line="287" w:lineRule="exact"/>
        <w:ind w:left="1270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w w:val="89"/>
        </w:rPr>
        <w:t>-</w:t>
      </w:r>
      <w:r>
        <w:t xml:space="preserve"> </w:t>
      </w:r>
      <w:r>
        <w:rPr>
          <w:spacing w:val="17"/>
        </w:rPr>
        <w:t xml:space="preserve"> </w:t>
      </w:r>
      <w:r>
        <w:rPr>
          <w:w w:val="82"/>
        </w:rPr>
        <w:t>1</w:t>
      </w:r>
    </w:p>
    <w:p w14:paraId="1FDA411A" w14:textId="77777777" w:rsidR="006F1C89" w:rsidRDefault="005D3991">
      <w:pPr>
        <w:spacing w:line="251" w:lineRule="exact"/>
        <w:ind w:left="342" w:right="18"/>
        <w:jc w:val="center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dua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70"/>
        </w:rPr>
        <w:t>f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w w:val="65"/>
        </w:rPr>
        <w:t>m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p</w:t>
      </w:r>
      <w:r>
        <w:rPr>
          <w:i/>
          <w:w w:val="101"/>
        </w:rPr>
        <w:t>h</w:t>
      </w:r>
    </w:p>
    <w:p w14:paraId="13004A74" w14:textId="77777777" w:rsidR="006F1C89" w:rsidRDefault="006F1C89">
      <w:pPr>
        <w:spacing w:before="9"/>
        <w:rPr>
          <w:i/>
          <w:sz w:val="19"/>
        </w:rPr>
      </w:pPr>
    </w:p>
    <w:p w14:paraId="0D350CF9" w14:textId="77777777" w:rsidR="006F1C89" w:rsidRDefault="005D3991">
      <w:pPr>
        <w:pStyle w:val="BodyText"/>
        <w:spacing w:line="320" w:lineRule="exact"/>
        <w:ind w:left="1265"/>
      </w:pP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3"/>
        </w:rPr>
        <w:t>n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b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0</w:t>
      </w:r>
      <w:r>
        <w:rPr>
          <w:spacing w:val="18"/>
          <w:w w:val="164"/>
        </w:rPr>
        <w:t>.</w:t>
      </w:r>
      <w:r>
        <w:rPr>
          <w:spacing w:val="18"/>
          <w:w w:val="82"/>
        </w:rPr>
        <w:t>5</w:t>
      </w:r>
      <w:r>
        <w:rPr>
          <w:w w:val="160"/>
        </w:rPr>
        <w:t>)</w:t>
      </w:r>
      <w:r>
        <w:t xml:space="preserve"> </w:t>
      </w:r>
      <w:r>
        <w:rPr>
          <w:spacing w:val="31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0</w:t>
      </w:r>
      <w:r>
        <w:rPr>
          <w:spacing w:val="26"/>
          <w:w w:val="160"/>
        </w:rPr>
        <w:t>)</w:t>
      </w:r>
      <w:r>
        <w:rPr>
          <w:w w:val="160"/>
        </w:rPr>
        <w:t>{</w:t>
      </w:r>
    </w:p>
    <w:p w14:paraId="473F7536" w14:textId="77777777" w:rsidR="006F1C89" w:rsidRDefault="005D3991">
      <w:pPr>
        <w:spacing w:line="251" w:lineRule="exact"/>
        <w:ind w:left="5233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1"/>
        </w:rPr>
        <w:t>ando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01"/>
        </w:rPr>
        <w:t>hoo</w:t>
      </w:r>
      <w:r>
        <w:rPr>
          <w:i/>
          <w:spacing w:val="19"/>
          <w:w w:val="133"/>
        </w:rPr>
        <w:t>s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72"/>
        </w:rPr>
        <w:t>w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51"/>
        </w:rPr>
        <w:t>r</w:t>
      </w:r>
    </w:p>
    <w:p w14:paraId="688080C4" w14:textId="77777777" w:rsidR="006F1C89" w:rsidRDefault="005D3991">
      <w:pPr>
        <w:spacing w:before="3"/>
        <w:ind w:left="1668"/>
        <w:rPr>
          <w:i/>
        </w:rPr>
      </w:pP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g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ph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01"/>
        </w:rPr>
        <w:t>d</w:t>
      </w:r>
      <w:r>
        <w:rPr>
          <w:i/>
          <w:w w:val="206"/>
        </w:rPr>
        <w:t>.</w:t>
      </w:r>
    </w:p>
    <w:p w14:paraId="24D8CB7A" w14:textId="77777777" w:rsidR="006F1C89" w:rsidRDefault="006F1C89">
      <w:pPr>
        <w:rPr>
          <w:i/>
        </w:rPr>
      </w:pPr>
    </w:p>
    <w:p w14:paraId="2C02CCDB" w14:textId="77777777" w:rsidR="006F1C89" w:rsidRDefault="006F1C89">
      <w:pPr>
        <w:spacing w:before="2"/>
        <w:rPr>
          <w:i/>
          <w:sz w:val="23"/>
        </w:rPr>
      </w:pPr>
    </w:p>
    <w:p w14:paraId="0279B69E" w14:textId="77777777" w:rsidR="006F1C89" w:rsidRDefault="005D3991">
      <w:pPr>
        <w:spacing w:line="201" w:lineRule="auto"/>
        <w:ind w:left="1940" w:right="212" w:hanging="399"/>
        <w:rPr>
          <w:i/>
        </w:rPr>
      </w:pPr>
      <w:r>
        <w:rPr>
          <w:rFonts w:ascii="Lucida Sans Unicode"/>
          <w:spacing w:val="17"/>
          <w:w w:val="83"/>
        </w:rPr>
        <w:t>n</w:t>
      </w:r>
      <w:r>
        <w:rPr>
          <w:rFonts w:ascii="Lucida Sans Unicode"/>
          <w:spacing w:val="17"/>
          <w:w w:val="93"/>
        </w:rPr>
        <w:t>e</w:t>
      </w:r>
      <w:r>
        <w:rPr>
          <w:rFonts w:ascii="Lucida Sans Unicode"/>
          <w:w w:val="67"/>
        </w:rPr>
        <w:t>w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9"/>
          <w:w w:val="82"/>
        </w:rPr>
        <w:t>p</w:t>
      </w:r>
      <w:r>
        <w:rPr>
          <w:rFonts w:ascii="Lucida Sans Unicode"/>
          <w:w w:val="83"/>
        </w:rPr>
        <w:t>h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5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r>
        <w:rPr>
          <w:rFonts w:ascii="Lucida Sans Unicode"/>
          <w:spacing w:val="19"/>
          <w:w w:val="55"/>
        </w:rPr>
        <w:t>m</w:t>
      </w:r>
      <w:r>
        <w:rPr>
          <w:rFonts w:ascii="Lucida Sans Unicode"/>
          <w:spacing w:val="19"/>
          <w:w w:val="94"/>
        </w:rPr>
        <w:t>a</w:t>
      </w:r>
      <w:r>
        <w:rPr>
          <w:rFonts w:ascii="Lucida Sans Unicode"/>
          <w:spacing w:val="19"/>
          <w:w w:val="139"/>
        </w:rPr>
        <w:t>t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w w:val="84"/>
        </w:rPr>
        <w:t>x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82"/>
        </w:rPr>
        <w:t>d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139"/>
        </w:rPr>
        <w:t>t</w:t>
      </w:r>
      <w:r>
        <w:rPr>
          <w:rFonts w:ascii="Lucida Sans Unicode"/>
          <w:w w:val="94"/>
        </w:rPr>
        <w:t>a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spacing w:val="25"/>
          <w:w w:val="101"/>
        </w:rPr>
        <w:t>c</w:t>
      </w:r>
      <w:r>
        <w:rPr>
          <w:rFonts w:ascii="Lucida Sans Unicode"/>
          <w:spacing w:val="13"/>
          <w:w w:val="160"/>
        </w:rPr>
        <w:t>(</w:t>
      </w:r>
      <w:r>
        <w:rPr>
          <w:rFonts w:ascii="Lucida Sans Unicode"/>
          <w:w w:val="82"/>
        </w:rPr>
        <w:t>1</w:t>
      </w:r>
      <w:r>
        <w:rPr>
          <w:rFonts w:ascii="Lucida Sans Unicode"/>
          <w:spacing w:val="-43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32"/>
        </w:rPr>
        <w:t xml:space="preserve"> </w:t>
      </w:r>
      <w:r>
        <w:rPr>
          <w:rFonts w:ascii="Lucida Sans Unicode"/>
          <w:spacing w:val="20"/>
          <w:w w:val="171"/>
        </w:rPr>
        <w:t>j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</w:rPr>
        <w:t>v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180"/>
        </w:rPr>
        <w:t>il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0"/>
        </w:rPr>
        <w:t>[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55"/>
        </w:rPr>
        <w:t>m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  <w:w w:val="139"/>
        </w:rPr>
        <w:t>t</w:t>
      </w:r>
      <w:r>
        <w:rPr>
          <w:rFonts w:ascii="Lucida Sans Unicode"/>
          <w:spacing w:val="20"/>
          <w:w w:val="94"/>
        </w:rPr>
        <w:t>a</w:t>
      </w:r>
      <w:r>
        <w:rPr>
          <w:rFonts w:ascii="Lucida Sans Unicode"/>
          <w:spacing w:val="20"/>
          <w:w w:val="139"/>
        </w:rPr>
        <w:t>t</w:t>
      </w:r>
      <w:r>
        <w:rPr>
          <w:rFonts w:ascii="Lucida Sans Unicode"/>
          <w:spacing w:val="20"/>
          <w:w w:val="180"/>
        </w:rPr>
        <w:t>i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w w:val="83"/>
        </w:rPr>
        <w:t>n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spacing w:val="17"/>
          <w:w w:val="82"/>
        </w:rPr>
        <w:t>p</w:t>
      </w:r>
      <w:r>
        <w:rPr>
          <w:rFonts w:ascii="Lucida Sans Unicode"/>
          <w:spacing w:val="17"/>
          <w:w w:val="84"/>
        </w:rPr>
        <w:t>o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w w:val="160"/>
        </w:rPr>
        <w:t>[</w:t>
      </w:r>
      <w:r>
        <w:rPr>
          <w:rFonts w:ascii="Lucida Sans Unicode"/>
          <w:spacing w:val="-47"/>
        </w:rPr>
        <w:t xml:space="preserve"> </w:t>
      </w:r>
      <w:proofErr w:type="spellStart"/>
      <w:r>
        <w:rPr>
          <w:rFonts w:ascii="Lucida Sans Unicode"/>
          <w:spacing w:val="22"/>
          <w:w w:val="180"/>
        </w:rPr>
        <w:t>i</w:t>
      </w:r>
      <w:proofErr w:type="spellEnd"/>
      <w:r>
        <w:rPr>
          <w:rFonts w:ascii="Lucida Sans Unicode"/>
          <w:spacing w:val="22"/>
          <w:w w:val="160"/>
        </w:rPr>
        <w:t>]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spacing w:val="15"/>
          <w:w w:val="82"/>
        </w:rPr>
        <w:t>2</w:t>
      </w:r>
      <w:r>
        <w:rPr>
          <w:rFonts w:ascii="Lucida Sans Unicode"/>
          <w:w w:val="160"/>
        </w:rPr>
        <w:t>]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w w:val="65"/>
        </w:rPr>
        <w:t xml:space="preserve">+ </w:t>
      </w:r>
      <w:proofErr w:type="spellStart"/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spacing w:val="18"/>
          <w:w w:val="83"/>
        </w:rPr>
        <w:t>u</w:t>
      </w:r>
      <w:r>
        <w:rPr>
          <w:rFonts w:ascii="Lucida Sans Unicode"/>
          <w:spacing w:val="18"/>
          <w:w w:val="139"/>
        </w:rPr>
        <w:t>t</w:t>
      </w:r>
      <w:r>
        <w:rPr>
          <w:rFonts w:ascii="Lucida Sans Unicode"/>
          <w:spacing w:val="18"/>
          <w:w w:val="75"/>
        </w:rPr>
        <w:t>C</w:t>
      </w:r>
      <w:r>
        <w:rPr>
          <w:rFonts w:ascii="Lucida Sans Unicode"/>
          <w:spacing w:val="18"/>
          <w:w w:val="83"/>
        </w:rPr>
        <w:t>h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83"/>
        </w:rPr>
        <w:t>ng</w:t>
      </w:r>
      <w:r>
        <w:rPr>
          <w:rFonts w:ascii="Lucida Sans Unicode"/>
          <w:w w:val="93"/>
        </w:rPr>
        <w:t>e</w:t>
      </w:r>
      <w:proofErr w:type="spellEnd"/>
      <w:r>
        <w:rPr>
          <w:rFonts w:ascii="Lucida Sans Unicode"/>
          <w:spacing w:val="-21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hang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n</w:t>
      </w:r>
      <w:r>
        <w:rPr>
          <w:i/>
          <w:spacing w:val="17"/>
          <w:w w:val="109"/>
        </w:rPr>
        <w:t>e</w:t>
      </w:r>
      <w:r>
        <w:rPr>
          <w:i/>
          <w:w w:val="72"/>
        </w:rPr>
        <w:t>w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add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 xml:space="preserve">o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125F82B3" w14:textId="77777777" w:rsidR="006F1C89" w:rsidRDefault="005D3991">
      <w:pPr>
        <w:pStyle w:val="BodyText"/>
        <w:spacing w:before="29" w:line="192" w:lineRule="auto"/>
        <w:ind w:left="4292" w:right="619" w:firstLine="1239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3</w:t>
      </w:r>
      <w:r>
        <w:rPr>
          <w:spacing w:val="27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82"/>
        </w:rPr>
        <w:t>0</w:t>
      </w:r>
      <w:r>
        <w:rPr>
          <w:spacing w:val="30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)</w:t>
      </w:r>
    </w:p>
    <w:p w14:paraId="7525C273" w14:textId="77777777" w:rsidR="006F1C89" w:rsidRDefault="005D3991">
      <w:pPr>
        <w:pStyle w:val="BodyText"/>
        <w:spacing w:line="257" w:lineRule="exact"/>
        <w:ind w:left="1545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71"/>
        </w:rPr>
        <w:t>j</w:t>
      </w:r>
      <w:r>
        <w:rPr>
          <w:spacing w:val="18"/>
          <w:w w:val="83"/>
        </w:rPr>
        <w:t>u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spacing w:val="18"/>
          <w:w w:val="83"/>
        </w:rPr>
        <w:t>n</w:t>
      </w:r>
      <w:r>
        <w:rPr>
          <w:spacing w:val="18"/>
          <w:w w:val="180"/>
        </w:rPr>
        <w:t>il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3"/>
        </w:rPr>
        <w:t>n</w:t>
      </w:r>
      <w:r>
        <w:rPr>
          <w:spacing w:val="17"/>
          <w:w w:val="93"/>
        </w:rPr>
        <w:t>e</w:t>
      </w:r>
      <w:r>
        <w:rPr>
          <w:w w:val="67"/>
        </w:rPr>
        <w:t>w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55"/>
        </w:rPr>
        <w:t>m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18"/>
          <w:w w:val="82"/>
        </w:rPr>
        <w:t>p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44A1BA2D" w14:textId="77777777" w:rsidR="006F1C89" w:rsidRDefault="005D3991">
      <w:pPr>
        <w:pStyle w:val="BodyText"/>
        <w:spacing w:line="305" w:lineRule="exact"/>
        <w:ind w:left="1261"/>
      </w:pPr>
      <w:r>
        <w:rPr>
          <w:w w:val="160"/>
        </w:rPr>
        <w:t>}</w:t>
      </w:r>
    </w:p>
    <w:p w14:paraId="0B7028B1" w14:textId="77777777" w:rsidR="006F1C89" w:rsidRDefault="005D3991">
      <w:pPr>
        <w:pStyle w:val="BodyText"/>
        <w:spacing w:line="271" w:lineRule="exact"/>
        <w:ind w:left="1268"/>
      </w:pPr>
      <w:r>
        <w:rPr>
          <w:spacing w:val="13"/>
          <w:w w:val="130"/>
        </w:rPr>
        <w:t>else</w:t>
      </w:r>
      <w:r>
        <w:rPr>
          <w:spacing w:val="30"/>
          <w:w w:val="130"/>
        </w:rPr>
        <w:t xml:space="preserve"> </w:t>
      </w:r>
      <w:r>
        <w:rPr>
          <w:w w:val="130"/>
        </w:rPr>
        <w:t>{</w:t>
      </w:r>
    </w:p>
    <w:p w14:paraId="68D5C7B2" w14:textId="77777777" w:rsidR="006F1C89" w:rsidRDefault="006F1C89">
      <w:pPr>
        <w:pStyle w:val="BodyText"/>
        <w:spacing w:before="4"/>
        <w:rPr>
          <w:sz w:val="13"/>
        </w:rPr>
      </w:pPr>
    </w:p>
    <w:p w14:paraId="6C5AD6BF" w14:textId="77777777" w:rsidR="006F1C89" w:rsidRDefault="005D3991">
      <w:pPr>
        <w:pStyle w:val="BodyText"/>
        <w:spacing w:line="320" w:lineRule="exact"/>
        <w:ind w:left="1542"/>
      </w:pPr>
      <w:r>
        <w:rPr>
          <w:spacing w:val="17"/>
          <w:w w:val="83"/>
        </w:rPr>
        <w:t>n</w:t>
      </w:r>
      <w:r>
        <w:rPr>
          <w:spacing w:val="17"/>
          <w:w w:val="93"/>
        </w:rPr>
        <w:t>e</w:t>
      </w:r>
      <w:r>
        <w:rPr>
          <w:w w:val="67"/>
        </w:rPr>
        <w:t>w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9"/>
          <w:w w:val="84"/>
        </w:rPr>
        <w:t>o</w:t>
      </w:r>
      <w:r>
        <w:rPr>
          <w:spacing w:val="18"/>
          <w:w w:val="127"/>
        </w:rPr>
        <w:t>r</w:t>
      </w:r>
      <w:r>
        <w:rPr>
          <w:spacing w:val="19"/>
          <w:w w:val="82"/>
        </w:rPr>
        <w:t>p</w:t>
      </w:r>
      <w:r>
        <w:rPr>
          <w:w w:val="83"/>
        </w:rPr>
        <w:t>h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2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2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w w:val="164"/>
        </w:rPr>
        <w:t>,</w:t>
      </w:r>
    </w:p>
    <w:p w14:paraId="73ED4A7B" w14:textId="77777777" w:rsidR="006F1C89" w:rsidRDefault="005D3991">
      <w:pPr>
        <w:spacing w:line="251" w:lineRule="exact"/>
        <w:ind w:left="2897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hang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n</w:t>
      </w:r>
      <w:r>
        <w:rPr>
          <w:i/>
          <w:spacing w:val="17"/>
          <w:w w:val="109"/>
        </w:rPr>
        <w:t>e</w:t>
      </w:r>
      <w:r>
        <w:rPr>
          <w:i/>
          <w:w w:val="72"/>
        </w:rPr>
        <w:t>w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add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</w:p>
    <w:p w14:paraId="714F3C81" w14:textId="77777777" w:rsidR="006F1C89" w:rsidRDefault="005D3991">
      <w:pPr>
        <w:spacing w:before="2"/>
        <w:ind w:left="1940"/>
        <w:rPr>
          <w:i/>
        </w:rPr>
      </w:pP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07D10964" w14:textId="77777777" w:rsidR="006F1C89" w:rsidRDefault="005D3991">
      <w:pPr>
        <w:pStyle w:val="BodyText"/>
        <w:spacing w:before="19" w:line="192" w:lineRule="auto"/>
        <w:ind w:left="5928" w:right="1177" w:hanging="397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3</w:t>
      </w:r>
      <w:r>
        <w:rPr>
          <w:spacing w:val="17"/>
          <w:w w:val="160"/>
        </w:rPr>
        <w:t>]</w:t>
      </w:r>
      <w:r>
        <w:rPr>
          <w:w w:val="65"/>
        </w:rPr>
        <w:t xml:space="preserve">+ </w:t>
      </w:r>
      <w:proofErr w:type="spellStart"/>
      <w:r>
        <w:rPr>
          <w:spacing w:val="18"/>
          <w:w w:val="55"/>
        </w:rPr>
        <w:t>m</w:t>
      </w:r>
      <w:r>
        <w:rPr>
          <w:spacing w:val="18"/>
          <w:w w:val="83"/>
        </w:rPr>
        <w:t>u</w:t>
      </w:r>
      <w:r>
        <w:rPr>
          <w:spacing w:val="18"/>
          <w:w w:val="139"/>
        </w:rPr>
        <w:t>t</w:t>
      </w:r>
      <w:r>
        <w:rPr>
          <w:spacing w:val="18"/>
          <w:w w:val="75"/>
        </w:rPr>
        <w:t>C</w:t>
      </w:r>
      <w:r>
        <w:rPr>
          <w:spacing w:val="18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8"/>
          <w:w w:val="83"/>
        </w:rPr>
        <w:t>ng</w:t>
      </w:r>
      <w:r>
        <w:rPr>
          <w:w w:val="93"/>
        </w:rPr>
        <w:t>e</w:t>
      </w:r>
      <w:proofErr w:type="spellEnd"/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0</w:t>
      </w:r>
      <w:r>
        <w:rPr>
          <w:spacing w:val="30"/>
          <w:w w:val="160"/>
        </w:rPr>
        <w:t>)</w:t>
      </w:r>
      <w:r>
        <w:rPr>
          <w:w w:val="164"/>
        </w:rPr>
        <w:t>,</w:t>
      </w:r>
    </w:p>
    <w:p w14:paraId="796203C9" w14:textId="77777777" w:rsidR="006F1C89" w:rsidRDefault="005D3991">
      <w:pPr>
        <w:pStyle w:val="BodyText"/>
        <w:spacing w:before="1" w:line="192" w:lineRule="auto"/>
        <w:ind w:left="1545" w:right="1999" w:firstLine="2746"/>
      </w:pP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 xml:space="preserve">)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71"/>
        </w:rPr>
        <w:t>j</w:t>
      </w:r>
      <w:r>
        <w:rPr>
          <w:spacing w:val="18"/>
          <w:w w:val="83"/>
        </w:rPr>
        <w:t>u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spacing w:val="18"/>
          <w:w w:val="83"/>
        </w:rPr>
        <w:t>n</w:t>
      </w:r>
      <w:r>
        <w:rPr>
          <w:spacing w:val="18"/>
          <w:w w:val="180"/>
        </w:rPr>
        <w:t>il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3"/>
        </w:rPr>
        <w:t>n</w:t>
      </w:r>
      <w:r>
        <w:rPr>
          <w:spacing w:val="17"/>
          <w:w w:val="93"/>
        </w:rPr>
        <w:t>e</w:t>
      </w:r>
      <w:r>
        <w:rPr>
          <w:w w:val="67"/>
        </w:rPr>
        <w:t>w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55"/>
        </w:rPr>
        <w:t>m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18"/>
          <w:w w:val="82"/>
        </w:rPr>
        <w:t>p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40383AA5" w14:textId="77777777" w:rsidR="006F1C89" w:rsidRDefault="006F1C89">
      <w:pPr>
        <w:spacing w:line="192" w:lineRule="auto"/>
        <w:sectPr w:rsidR="006F1C89">
          <w:pgSz w:w="12240" w:h="15840"/>
          <w:pgMar w:top="1100" w:right="740" w:bottom="400" w:left="700" w:header="0" w:footer="216" w:gutter="0"/>
          <w:cols w:space="720"/>
        </w:sectPr>
      </w:pPr>
    </w:p>
    <w:p w14:paraId="482E92E6" w14:textId="77777777" w:rsidR="006F1C89" w:rsidRDefault="005D3991">
      <w:pPr>
        <w:pStyle w:val="BodyText"/>
        <w:spacing w:before="8"/>
        <w:ind w:left="1261"/>
      </w:pPr>
      <w:r>
        <w:rPr>
          <w:w w:val="160"/>
        </w:rPr>
        <w:lastRenderedPageBreak/>
        <w:t>}</w:t>
      </w:r>
    </w:p>
    <w:p w14:paraId="3DC65BEB" w14:textId="77777777" w:rsidR="006F1C89" w:rsidRDefault="006F1C89">
      <w:pPr>
        <w:pStyle w:val="BodyText"/>
        <w:spacing w:before="13"/>
        <w:rPr>
          <w:sz w:val="11"/>
        </w:rPr>
      </w:pPr>
    </w:p>
    <w:p w14:paraId="7DC12274" w14:textId="77777777" w:rsidR="006F1C89" w:rsidRDefault="005D3991">
      <w:pPr>
        <w:pStyle w:val="BodyText"/>
        <w:spacing w:before="22"/>
        <w:ind w:left="986"/>
      </w:pPr>
      <w:r>
        <w:rPr>
          <w:w w:val="160"/>
        </w:rPr>
        <w:t>}</w:t>
      </w:r>
    </w:p>
    <w:p w14:paraId="7553C568" w14:textId="77777777" w:rsidR="006F1C89" w:rsidRDefault="006F1C89">
      <w:pPr>
        <w:pStyle w:val="BodyText"/>
        <w:spacing w:before="12"/>
        <w:rPr>
          <w:sz w:val="11"/>
        </w:rPr>
      </w:pPr>
    </w:p>
    <w:p w14:paraId="29C91DFE" w14:textId="77777777" w:rsidR="006F1C89" w:rsidRDefault="005D3991">
      <w:pPr>
        <w:pStyle w:val="BodyText"/>
        <w:spacing w:before="23"/>
        <w:ind w:left="711"/>
      </w:pPr>
      <w:r>
        <w:rPr>
          <w:w w:val="160"/>
        </w:rPr>
        <w:t>}</w:t>
      </w:r>
    </w:p>
    <w:p w14:paraId="239072D1" w14:textId="77777777" w:rsidR="006F1C89" w:rsidRDefault="006F1C89">
      <w:pPr>
        <w:pStyle w:val="BodyText"/>
      </w:pPr>
    </w:p>
    <w:p w14:paraId="779171B9" w14:textId="77777777" w:rsidR="006F1C89" w:rsidRDefault="006F1C89">
      <w:pPr>
        <w:pStyle w:val="BodyText"/>
        <w:spacing w:before="9"/>
        <w:rPr>
          <w:sz w:val="28"/>
        </w:rPr>
      </w:pPr>
    </w:p>
    <w:p w14:paraId="21C4B015" w14:textId="77777777" w:rsidR="006F1C89" w:rsidRDefault="005D3991">
      <w:pPr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60"/>
        </w:rPr>
        <w:t>M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o</w:t>
      </w:r>
      <w:r>
        <w:rPr>
          <w:i/>
          <w:spacing w:val="17"/>
          <w:w w:val="170"/>
        </w:rPr>
        <w:t>f</w:t>
      </w:r>
      <w:r>
        <w:rPr>
          <w:i/>
          <w:w w:val="170"/>
        </w:rPr>
        <w:t>f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</w:p>
    <w:p w14:paraId="11A3E26F" w14:textId="77777777" w:rsidR="006F1C89" w:rsidRDefault="005D3991">
      <w:pPr>
        <w:spacing w:before="3"/>
        <w:ind w:left="1121"/>
        <w:rPr>
          <w:i/>
        </w:rPr>
      </w:pPr>
      <w:r>
        <w:rPr>
          <w:i/>
          <w:spacing w:val="21"/>
          <w:w w:val="170"/>
        </w:rPr>
        <w:t>-----------------------------------------------------</w:t>
      </w:r>
    </w:p>
    <w:p w14:paraId="573276C4" w14:textId="77777777" w:rsidR="006F1C89" w:rsidRDefault="006F1C89">
      <w:pPr>
        <w:spacing w:before="8"/>
        <w:rPr>
          <w:i/>
          <w:sz w:val="23"/>
        </w:rPr>
      </w:pPr>
    </w:p>
    <w:p w14:paraId="4603311E" w14:textId="77777777" w:rsidR="006F1C89" w:rsidRDefault="005D3991">
      <w:pPr>
        <w:pStyle w:val="BodyText"/>
        <w:tabs>
          <w:tab w:val="left" w:pos="2092"/>
        </w:tabs>
        <w:spacing w:before="1" w:line="192" w:lineRule="auto"/>
        <w:ind w:left="719" w:right="7779" w:firstLine="1"/>
      </w:pP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167"/>
        </w:rPr>
        <w:t>J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 xml:space="preserve">L 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167"/>
        </w:rPr>
        <w:t>J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4"/>
          <w:w w:val="70"/>
        </w:rPr>
        <w:t>N</w:t>
      </w:r>
      <w:r>
        <w:rPr>
          <w:spacing w:val="14"/>
          <w:w w:val="75"/>
        </w:rPr>
        <w:t>U</w:t>
      </w:r>
      <w:r>
        <w:rPr>
          <w:spacing w:val="14"/>
          <w:w w:val="97"/>
        </w:rPr>
        <w:t>L</w:t>
      </w:r>
      <w:r>
        <w:rPr>
          <w:spacing w:val="-4"/>
          <w:w w:val="97"/>
        </w:rPr>
        <w:t>L</w:t>
      </w:r>
    </w:p>
    <w:p w14:paraId="038025AB" w14:textId="77777777" w:rsidR="006F1C89" w:rsidRDefault="005D3991">
      <w:pPr>
        <w:spacing w:line="238" w:lineRule="exact"/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15"/>
        </w:rPr>
        <w:t>S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nd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16"/>
        </w:rPr>
        <w:t>v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226"/>
        </w:rPr>
        <w:t>il</w:t>
      </w:r>
      <w:r>
        <w:rPr>
          <w:i/>
          <w:spacing w:val="21"/>
          <w:w w:val="101"/>
        </w:rPr>
        <w:t>ab</w:t>
      </w:r>
      <w:r>
        <w:rPr>
          <w:i/>
          <w:spacing w:val="21"/>
          <w:w w:val="226"/>
        </w:rPr>
        <w:t>ili</w:t>
      </w:r>
      <w:r>
        <w:rPr>
          <w:i/>
          <w:spacing w:val="21"/>
          <w:w w:val="155"/>
        </w:rPr>
        <w:t>t</w:t>
      </w:r>
      <w:r>
        <w:rPr>
          <w:i/>
          <w:w w:val="116"/>
        </w:rPr>
        <w:t>y</w:t>
      </w:r>
    </w:p>
    <w:p w14:paraId="6631B576" w14:textId="77777777" w:rsidR="006F1C89" w:rsidRDefault="005D3991">
      <w:pPr>
        <w:pStyle w:val="BodyText"/>
        <w:spacing w:before="33" w:line="192" w:lineRule="auto"/>
        <w:ind w:left="1117" w:right="347" w:hanging="396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8"/>
        </w:rPr>
        <w:t xml:space="preserve"> </w:t>
      </w:r>
      <w:proofErr w:type="spellStart"/>
      <w:r>
        <w:rPr>
          <w:spacing w:val="21"/>
          <w:w w:val="167"/>
        </w:rPr>
        <w:t>J</w:t>
      </w:r>
      <w:r>
        <w:rPr>
          <w:spacing w:val="21"/>
          <w:w w:val="83"/>
        </w:rPr>
        <w:t>u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14"/>
          <w:w w:val="160"/>
        </w:rPr>
        <w:t>[</w:t>
      </w:r>
      <w:r>
        <w:rPr>
          <w:w w:val="82"/>
        </w:rPr>
        <w:t>2</w:t>
      </w:r>
      <w:r>
        <w:rPr>
          <w:spacing w:val="-41"/>
        </w:rPr>
        <w:t xml:space="preserve"> </w:t>
      </w:r>
      <w:r>
        <w:rPr>
          <w:spacing w:val="14"/>
          <w:w w:val="164"/>
        </w:rPr>
        <w:t>,</w:t>
      </w:r>
      <w:r>
        <w:rPr>
          <w:spacing w:val="28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>)</w:t>
      </w:r>
    </w:p>
    <w:p w14:paraId="1C0B4D61" w14:textId="77777777" w:rsidR="006F1C89" w:rsidRDefault="005D3991">
      <w:pPr>
        <w:pStyle w:val="BodyText"/>
        <w:spacing w:line="257" w:lineRule="exact"/>
        <w:ind w:left="720"/>
      </w:pPr>
      <w:proofErr w:type="spellStart"/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t>v</w:t>
      </w:r>
      <w:proofErr w:type="spellEnd"/>
      <w:r>
        <w:rPr>
          <w:spacing w:val="-50"/>
        </w:rPr>
        <w:t xml:space="preserve"> </w:t>
      </w:r>
      <w:r>
        <w:rPr>
          <w:spacing w:val="20"/>
          <w:w w:val="82"/>
        </w:rPr>
        <w:t>T</w:t>
      </w:r>
      <w:r>
        <w:rPr>
          <w:spacing w:val="20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i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3</w:t>
      </w:r>
      <w:r>
        <w:rPr>
          <w:w w:val="160"/>
        </w:rPr>
        <w:t>]</w:t>
      </w:r>
    </w:p>
    <w:p w14:paraId="78A45016" w14:textId="77777777" w:rsidR="006F1C89" w:rsidRDefault="005D3991">
      <w:pPr>
        <w:pStyle w:val="BodyText"/>
        <w:spacing w:before="15" w:line="192" w:lineRule="auto"/>
        <w:ind w:left="1117" w:right="347" w:hanging="396"/>
      </w:pPr>
      <w:proofErr w:type="spellStart"/>
      <w:r>
        <w:rPr>
          <w:spacing w:val="21"/>
          <w:w w:val="171"/>
        </w:rPr>
        <w:t>j</w:t>
      </w:r>
      <w:r>
        <w:rPr>
          <w:spacing w:val="21"/>
          <w:w w:val="83"/>
        </w:rPr>
        <w:t>u</w:t>
      </w:r>
      <w:r>
        <w:t>v</w:t>
      </w:r>
      <w:proofErr w:type="spellEnd"/>
      <w:r>
        <w:rPr>
          <w:spacing w:val="-49"/>
        </w:rPr>
        <w:t xml:space="preserve"> </w:t>
      </w:r>
      <w:proofErr w:type="spellStart"/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180"/>
        </w:rPr>
        <w:t>i</w:t>
      </w:r>
      <w:r>
        <w:rPr>
          <w:spacing w:val="21"/>
          <w:w w:val="139"/>
        </w:rPr>
        <w:t>t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proofErr w:type="spellEnd"/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71"/>
        </w:rPr>
        <w:t>j</w:t>
      </w:r>
      <w:r>
        <w:rPr>
          <w:spacing w:val="18"/>
          <w:w w:val="83"/>
        </w:rPr>
        <w:t>u</w:t>
      </w:r>
      <w:r>
        <w:rPr>
          <w:spacing w:val="18"/>
        </w:rPr>
        <w:t>v</w:t>
      </w:r>
      <w:r>
        <w:rPr>
          <w:spacing w:val="18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proofErr w:type="spellEnd"/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>)</w:t>
      </w:r>
    </w:p>
    <w:p w14:paraId="52A151A1" w14:textId="77777777" w:rsidR="006F1C89" w:rsidRDefault="006F1C89">
      <w:pPr>
        <w:pStyle w:val="BodyText"/>
        <w:spacing w:before="11"/>
        <w:rPr>
          <w:sz w:val="17"/>
        </w:rPr>
      </w:pPr>
    </w:p>
    <w:p w14:paraId="11C56E39" w14:textId="77777777" w:rsidR="006F1C89" w:rsidRDefault="005D3991">
      <w:pPr>
        <w:pStyle w:val="BodyText"/>
        <w:tabs>
          <w:tab w:val="left" w:pos="3192"/>
        </w:tabs>
        <w:spacing w:line="192" w:lineRule="auto"/>
        <w:ind w:left="1118" w:right="784" w:hanging="399"/>
      </w:pP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w w:val="167"/>
        </w:rPr>
        <w:t>J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spacing w:val="22"/>
          <w:w w:val="99"/>
        </w:rPr>
        <w:t>/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2"/>
        </w:rPr>
        <w:t>q</w:t>
      </w:r>
      <w:r>
        <w:rPr>
          <w:spacing w:val="18"/>
          <w:w w:val="127"/>
        </w:rPr>
        <w:t>r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08"/>
        </w:rPr>
        <w:t>*</w:t>
      </w:r>
      <w:r>
        <w:rPr>
          <w:spacing w:val="-43"/>
        </w:rPr>
        <w:t xml:space="preserve"> </w:t>
      </w:r>
      <w:r>
        <w:rPr>
          <w:spacing w:val="15"/>
          <w:w w:val="82"/>
        </w:rPr>
        <w:t>p</w:t>
      </w:r>
      <w:r>
        <w:rPr>
          <w:spacing w:val="26"/>
          <w:w w:val="180"/>
        </w:rPr>
        <w:t>i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2"/>
        </w:rPr>
        <w:t xml:space="preserve"> </w:t>
      </w:r>
      <w:r>
        <w:rPr>
          <w:spacing w:val="18"/>
          <w:w w:val="160"/>
        </w:rPr>
        <w:t>[</w:t>
      </w:r>
      <w:r>
        <w:rPr>
          <w:w w:val="82"/>
        </w:rPr>
        <w:t>2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1</w:t>
      </w:r>
      <w:r>
        <w:rPr>
          <w:spacing w:val="18"/>
          <w:w w:val="160"/>
        </w:rPr>
        <w:t>]</w:t>
      </w:r>
      <w:r>
        <w:rPr>
          <w:spacing w:val="18"/>
          <w:w w:val="82"/>
        </w:rPr>
        <w:t>^2</w:t>
      </w:r>
      <w:r>
        <w:rPr>
          <w:spacing w:val="29"/>
          <w:w w:val="160"/>
        </w:rPr>
        <w:t>)</w:t>
      </w:r>
      <w:r>
        <w:rPr>
          <w:spacing w:val="22"/>
          <w:w w:val="160"/>
        </w:rPr>
        <w:t>))</w:t>
      </w:r>
      <w:r>
        <w:rPr>
          <w:w w:val="108"/>
        </w:rPr>
        <w:t>*</w:t>
      </w:r>
      <w:r>
        <w:rPr>
          <w:spacing w:val="-42"/>
        </w:rPr>
        <w:t xml:space="preserve"> </w:t>
      </w:r>
      <w:r>
        <w:rPr>
          <w:spacing w:val="17"/>
          <w:w w:val="93"/>
        </w:rPr>
        <w:t>e</w:t>
      </w:r>
      <w:r>
        <w:rPr>
          <w:spacing w:val="17"/>
          <w:w w:val="84"/>
        </w:rPr>
        <w:t>x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(</w:t>
      </w:r>
      <w:r>
        <w:rPr>
          <w:spacing w:val="16"/>
          <w:w w:val="89"/>
        </w:rPr>
        <w:t>-</w:t>
      </w:r>
      <w:r>
        <w:rPr>
          <w:spacing w:val="16"/>
          <w:w w:val="160"/>
        </w:rPr>
        <w:t>((</w:t>
      </w:r>
      <w:r>
        <w:rPr>
          <w:w w:val="160"/>
        </w:rPr>
        <w:t xml:space="preserve">(       </w:t>
      </w:r>
      <w:proofErr w:type="spellStart"/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t>v</w:t>
      </w:r>
      <w:proofErr w:type="spellEnd"/>
      <w:r>
        <w:rPr>
          <w:spacing w:val="-50"/>
        </w:rPr>
        <w:t xml:space="preserve"> </w:t>
      </w:r>
      <w:proofErr w:type="spellStart"/>
      <w:r>
        <w:rPr>
          <w:spacing w:val="20"/>
          <w:w w:val="82"/>
        </w:rPr>
        <w:t>T</w:t>
      </w:r>
      <w:r>
        <w:rPr>
          <w:spacing w:val="19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60"/>
        </w:rPr>
        <w:t>M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proofErr w:type="spellEnd"/>
      <w:r>
        <w:rPr>
          <w:spacing w:val="-18"/>
        </w:rPr>
        <w:t xml:space="preserve"> </w:t>
      </w:r>
      <w:r>
        <w:rPr>
          <w:w w:val="89"/>
        </w:rPr>
        <w:t>-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8"/>
        </w:rPr>
        <w:t xml:space="preserve"> </w:t>
      </w:r>
      <w:proofErr w:type="spellStart"/>
      <w:r>
        <w:rPr>
          <w:spacing w:val="21"/>
          <w:w w:val="167"/>
        </w:rPr>
        <w:t>J</w:t>
      </w:r>
      <w:r>
        <w:rPr>
          <w:spacing w:val="21"/>
          <w:w w:val="83"/>
        </w:rPr>
        <w:t>u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0"/>
        </w:rPr>
        <w:t>)</w:t>
      </w:r>
      <w:r>
        <w:rPr>
          <w:spacing w:val="-42"/>
        </w:rPr>
        <w:t xml:space="preserve"> </w:t>
      </w:r>
      <w:r>
        <w:rPr>
          <w:spacing w:val="17"/>
          <w:w w:val="82"/>
        </w:rPr>
        <w:t>^2</w:t>
      </w:r>
      <w:r>
        <w:rPr>
          <w:spacing w:val="28"/>
          <w:w w:val="160"/>
        </w:rPr>
        <w:t>)</w:t>
      </w:r>
      <w:r>
        <w:rPr>
          <w:spacing w:val="26"/>
          <w:w w:val="99"/>
        </w:rPr>
        <w:t>/</w:t>
      </w:r>
      <w:r>
        <w:rPr>
          <w:spacing w:val="15"/>
          <w:w w:val="160"/>
        </w:rPr>
        <w:t>(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2"/>
        </w:rPr>
        <w:t xml:space="preserve"> </w:t>
      </w:r>
      <w:r>
        <w:rPr>
          <w:spacing w:val="18"/>
          <w:w w:val="160"/>
        </w:rPr>
        <w:t>[</w:t>
      </w:r>
      <w:r>
        <w:rPr>
          <w:w w:val="82"/>
        </w:rPr>
        <w:t>2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1</w:t>
      </w:r>
      <w:r>
        <w:rPr>
          <w:spacing w:val="18"/>
          <w:w w:val="160"/>
        </w:rPr>
        <w:t>]</w:t>
      </w:r>
      <w:r>
        <w:rPr>
          <w:spacing w:val="18"/>
          <w:w w:val="82"/>
        </w:rPr>
        <w:t>^2</w:t>
      </w:r>
      <w:r>
        <w:rPr>
          <w:spacing w:val="29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p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19"/>
          <w:w w:val="180"/>
        </w:rPr>
        <w:t>l</w:t>
      </w:r>
      <w:r>
        <w:rPr>
          <w:spacing w:val="20"/>
          <w:w w:val="84"/>
        </w:rPr>
        <w:t>o</w:t>
      </w:r>
      <w:r>
        <w:rPr>
          <w:w w:val="83"/>
        </w:rPr>
        <w:t>n</w:t>
      </w:r>
    </w:p>
    <w:p w14:paraId="5E22474A" w14:textId="77777777" w:rsidR="006F1C89" w:rsidRDefault="005D3991">
      <w:pPr>
        <w:pStyle w:val="BodyText"/>
        <w:tabs>
          <w:tab w:val="left" w:pos="3192"/>
        </w:tabs>
        <w:spacing w:line="257" w:lineRule="exact"/>
        <w:ind w:left="721"/>
      </w:pPr>
      <w:proofErr w:type="spellStart"/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w w:val="83"/>
        </w:rPr>
        <w:t>n</w:t>
      </w:r>
      <w:proofErr w:type="spellEnd"/>
      <w:r>
        <w:rPr>
          <w:spacing w:val="-49"/>
        </w:rPr>
        <w:t xml:space="preserve"> </w:t>
      </w:r>
      <w:proofErr w:type="spellStart"/>
      <w:r>
        <w:rPr>
          <w:spacing w:val="20"/>
          <w:w w:val="75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w w:val="82"/>
        </w:rPr>
        <w:t>d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w w:val="160"/>
        </w:rPr>
        <w:t>]</w:t>
      </w:r>
    </w:p>
    <w:p w14:paraId="6415BFC4" w14:textId="77777777" w:rsidR="006F1C89" w:rsidRDefault="005D3991">
      <w:pPr>
        <w:pStyle w:val="BodyText"/>
        <w:tabs>
          <w:tab w:val="left" w:pos="3192"/>
        </w:tabs>
        <w:spacing w:line="271" w:lineRule="exact"/>
        <w:ind w:left="721"/>
      </w:pPr>
      <w:proofErr w:type="spellStart"/>
      <w:r>
        <w:rPr>
          <w:spacing w:val="21"/>
          <w:w w:val="171"/>
        </w:rPr>
        <w:t>j</w:t>
      </w:r>
      <w:r>
        <w:rPr>
          <w:spacing w:val="21"/>
          <w:w w:val="83"/>
        </w:rPr>
        <w:t>u</w:t>
      </w:r>
      <w:r>
        <w:rPr>
          <w:spacing w:val="21"/>
        </w:rPr>
        <w:t>v</w:t>
      </w:r>
      <w:r>
        <w:rPr>
          <w:spacing w:val="21"/>
          <w:w w:val="93"/>
        </w:rPr>
        <w:t>e</w:t>
      </w:r>
      <w:r>
        <w:rPr>
          <w:w w:val="83"/>
        </w:rPr>
        <w:t>n</w:t>
      </w:r>
      <w:proofErr w:type="spellEnd"/>
      <w:r>
        <w:rPr>
          <w:spacing w:val="-48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un</w:t>
      </w:r>
      <w:r>
        <w:rPr>
          <w:w w:val="82"/>
        </w:rPr>
        <w:t>d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71"/>
        </w:rPr>
        <w:t>j</w:t>
      </w:r>
      <w:r>
        <w:rPr>
          <w:spacing w:val="19"/>
          <w:w w:val="83"/>
        </w:rPr>
        <w:t>u</w:t>
      </w:r>
      <w:r>
        <w:rPr>
          <w:spacing w:val="18"/>
        </w:rPr>
        <w:t>v</w:t>
      </w:r>
      <w:r>
        <w:rPr>
          <w:spacing w:val="19"/>
          <w:w w:val="93"/>
        </w:rPr>
        <w:t>e</w:t>
      </w:r>
      <w:r>
        <w:rPr>
          <w:w w:val="83"/>
        </w:rPr>
        <w:t>n</w:t>
      </w:r>
      <w:proofErr w:type="spellEnd"/>
      <w:r>
        <w:rPr>
          <w:spacing w:val="-51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b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2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16AB2E6" w14:textId="77777777" w:rsidR="006F1C89" w:rsidRDefault="005D3991">
      <w:pPr>
        <w:pStyle w:val="BodyText"/>
        <w:tabs>
          <w:tab w:val="left" w:pos="3192"/>
        </w:tabs>
        <w:spacing w:before="15" w:line="192" w:lineRule="auto"/>
        <w:ind w:left="720" w:right="1738" w:firstLine="393"/>
      </w:pP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 xml:space="preserve">) 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167"/>
        </w:rPr>
        <w:t>J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55"/>
        </w:rPr>
        <w:t>m</w:t>
      </w:r>
      <w:r>
        <w:rPr>
          <w:w w:val="102"/>
        </w:rPr>
        <w:t>s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31"/>
          <w:w w:val="167"/>
        </w:rPr>
        <w:t>J</w:t>
      </w:r>
      <w:r>
        <w:rPr>
          <w:w w:val="108"/>
        </w:rPr>
        <w:t>*</w:t>
      </w:r>
      <w:r>
        <w:rPr>
          <w:spacing w:val="-37"/>
        </w:rPr>
        <w:t xml:space="preserve"> </w:t>
      </w:r>
      <w:proofErr w:type="spellStart"/>
      <w:r>
        <w:rPr>
          <w:spacing w:val="21"/>
          <w:w w:val="171"/>
        </w:rPr>
        <w:t>j</w:t>
      </w:r>
      <w:r>
        <w:rPr>
          <w:spacing w:val="21"/>
          <w:w w:val="83"/>
        </w:rPr>
        <w:t>u</w:t>
      </w:r>
      <w:r>
        <w:rPr>
          <w:spacing w:val="21"/>
        </w:rPr>
        <w:t>v</w:t>
      </w:r>
      <w:r>
        <w:rPr>
          <w:spacing w:val="21"/>
          <w:w w:val="93"/>
        </w:rPr>
        <w:t>e</w:t>
      </w:r>
      <w:r>
        <w:rPr>
          <w:w w:val="83"/>
        </w:rPr>
        <w:t>n</w:t>
      </w:r>
      <w:proofErr w:type="spellEnd"/>
      <w:r>
        <w:rPr>
          <w:spacing w:val="-49"/>
        </w:rPr>
        <w:t xml:space="preserve"> </w:t>
      </w:r>
      <w:proofErr w:type="spellStart"/>
      <w:r>
        <w:rPr>
          <w:spacing w:val="21"/>
          <w:w w:val="75"/>
        </w:rPr>
        <w:t>A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un</w:t>
      </w:r>
      <w:r>
        <w:rPr>
          <w:w w:val="82"/>
        </w:rPr>
        <w:t>d</w:t>
      </w:r>
      <w:proofErr w:type="spellEnd"/>
      <w:r>
        <w:rPr>
          <w:spacing w:val="-48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0"/>
        </w:rPr>
        <w:t>)</w:t>
      </w:r>
    </w:p>
    <w:p w14:paraId="655DDC39" w14:textId="77777777" w:rsidR="006F1C89" w:rsidRDefault="006F1C89">
      <w:pPr>
        <w:pStyle w:val="BodyText"/>
      </w:pPr>
    </w:p>
    <w:p w14:paraId="5CD65929" w14:textId="77777777" w:rsidR="006F1C89" w:rsidRDefault="006F1C89">
      <w:pPr>
        <w:pStyle w:val="BodyText"/>
        <w:spacing w:before="5"/>
        <w:rPr>
          <w:sz w:val="13"/>
        </w:rPr>
      </w:pPr>
    </w:p>
    <w:p w14:paraId="26276DA9" w14:textId="77777777" w:rsidR="006F1C89" w:rsidRDefault="005D3991">
      <w:pPr>
        <w:pStyle w:val="BodyText"/>
        <w:tabs>
          <w:tab w:val="left" w:pos="3192"/>
          <w:tab w:val="left" w:pos="3605"/>
        </w:tabs>
        <w:spacing w:line="192" w:lineRule="auto"/>
        <w:ind w:left="721" w:right="2961" w:hanging="1"/>
      </w:pP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9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w w:val="167"/>
        </w:rPr>
        <w:t>J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82"/>
        </w:rPr>
        <w:t>2</w:t>
      </w:r>
      <w:r>
        <w:rPr>
          <w:spacing w:val="-40"/>
        </w:rPr>
        <w:t xml:space="preserve"> </w:t>
      </w:r>
      <w:r>
        <w:rPr>
          <w:spacing w:val="15"/>
          <w:w w:val="164"/>
        </w:rPr>
        <w:t>,</w:t>
      </w:r>
      <w:r>
        <w:rPr>
          <w:spacing w:val="26"/>
          <w:w w:val="160"/>
        </w:rPr>
        <w:t>]</w:t>
      </w:r>
      <w:r>
        <w:rPr>
          <w:w w:val="99"/>
        </w:rPr>
        <w:t>/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83"/>
        </w:rPr>
        <w:t>u</w:t>
      </w:r>
      <w:r>
        <w:rPr>
          <w:w w:val="55"/>
        </w:rPr>
        <w:t>m</w:t>
      </w:r>
      <w:r>
        <w:rPr>
          <w:spacing w:val="-50"/>
        </w:rPr>
        <w:t xml:space="preserve"> </w:t>
      </w:r>
      <w:r>
        <w:rPr>
          <w:w w:val="167"/>
        </w:rPr>
        <w:t xml:space="preserve">J       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8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8"/>
        </w:rPr>
        <w:t xml:space="preserve"> </w:t>
      </w:r>
      <w:proofErr w:type="spellStart"/>
      <w:r>
        <w:rPr>
          <w:spacing w:val="21"/>
          <w:w w:val="167"/>
        </w:rPr>
        <w:t>J</w:t>
      </w:r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83"/>
        </w:rPr>
        <w:t>n</w:t>
      </w:r>
      <w:r>
        <w:rPr>
          <w:w w:val="102"/>
        </w:rPr>
        <w:t>s</w:t>
      </w:r>
      <w:proofErr w:type="spellEnd"/>
      <w:r>
        <w:tab/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9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9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9"/>
        </w:rPr>
        <w:t xml:space="preserve"> </w:t>
      </w:r>
      <w:r>
        <w:rPr>
          <w:spacing w:val="32"/>
          <w:w w:val="167"/>
        </w:rPr>
        <w:t>J</w:t>
      </w:r>
      <w:r>
        <w:rPr>
          <w:w w:val="160"/>
        </w:rPr>
        <w:t>)</w:t>
      </w:r>
    </w:p>
    <w:p w14:paraId="51A6B839" w14:textId="77777777" w:rsidR="006F1C89" w:rsidRDefault="006F1C89">
      <w:pPr>
        <w:pStyle w:val="BodyText"/>
      </w:pPr>
    </w:p>
    <w:p w14:paraId="03F635A8" w14:textId="77777777" w:rsidR="006F1C89" w:rsidRDefault="006F1C89">
      <w:pPr>
        <w:pStyle w:val="BodyText"/>
        <w:spacing w:before="5"/>
        <w:rPr>
          <w:sz w:val="13"/>
        </w:rPr>
      </w:pPr>
    </w:p>
    <w:p w14:paraId="1775246F" w14:textId="77777777" w:rsidR="006F1C89" w:rsidRDefault="005D3991">
      <w:pPr>
        <w:pStyle w:val="BodyText"/>
        <w:spacing w:line="192" w:lineRule="auto"/>
        <w:ind w:left="720" w:right="5429" w:hanging="4"/>
      </w:pPr>
      <w:r>
        <w:rPr>
          <w:spacing w:val="17"/>
          <w:w w:val="96"/>
        </w:rPr>
        <w:t>S</w:t>
      </w:r>
      <w:r>
        <w:rPr>
          <w:spacing w:val="17"/>
          <w:w w:val="83"/>
        </w:rPr>
        <w:t>u</w:t>
      </w:r>
      <w:r>
        <w:rPr>
          <w:w w:val="127"/>
        </w:rPr>
        <w:t>r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31"/>
          <w:w w:val="167"/>
        </w:rPr>
        <w:t>J</w:t>
      </w:r>
      <w:r>
        <w:rPr>
          <w:spacing w:val="22"/>
          <w:w w:val="77"/>
        </w:rPr>
        <w:t>%</w:t>
      </w:r>
      <w:r>
        <w:rPr>
          <w:spacing w:val="22"/>
          <w:w w:val="108"/>
        </w:rPr>
        <w:t>*</w:t>
      </w:r>
      <w:r>
        <w:rPr>
          <w:w w:val="77"/>
        </w:rPr>
        <w:t>%</w:t>
      </w:r>
      <w:r>
        <w:rPr>
          <w:spacing w:val="-37"/>
        </w:rPr>
        <w:t xml:space="preserve"> </w:t>
      </w:r>
      <w:proofErr w:type="spellStart"/>
      <w:r>
        <w:rPr>
          <w:spacing w:val="21"/>
          <w:w w:val="82"/>
        </w:rPr>
        <w:t>Rd</w:t>
      </w:r>
      <w:r>
        <w:rPr>
          <w:spacing w:val="21"/>
          <w:w w:val="180"/>
        </w:rPr>
        <w:t>i</w:t>
      </w:r>
      <w:r>
        <w:t>v</w:t>
      </w:r>
      <w:proofErr w:type="spellEnd"/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spacing w:val="21"/>
          <w:w w:val="180"/>
        </w:rPr>
        <w:t>l</w:t>
      </w:r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w w:val="94"/>
        </w:rPr>
        <w:t>a</w:t>
      </w:r>
      <w:r>
        <w:rPr>
          <w:spacing w:val="-48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83"/>
        </w:rPr>
        <w:t>u</w:t>
      </w:r>
      <w:r>
        <w:rPr>
          <w:w w:val="55"/>
        </w:rPr>
        <w:t>m</w:t>
      </w:r>
      <w:r>
        <w:rPr>
          <w:spacing w:val="-48"/>
        </w:rPr>
        <w:t xml:space="preserve"> </w:t>
      </w:r>
      <w:proofErr w:type="spellStart"/>
      <w:r>
        <w:rPr>
          <w:spacing w:val="21"/>
          <w:w w:val="167"/>
        </w:rPr>
        <w:t>J</w:t>
      </w:r>
      <w:r>
        <w:rPr>
          <w:spacing w:val="21"/>
          <w:w w:val="82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94"/>
        </w:rPr>
        <w:t>a</w:t>
      </w:r>
      <w:r>
        <w:rPr>
          <w:spacing w:val="21"/>
          <w:w w:val="83"/>
        </w:rPr>
        <w:t>n</w:t>
      </w:r>
      <w:r>
        <w:rPr>
          <w:w w:val="102"/>
        </w:rPr>
        <w:t>s</w:t>
      </w:r>
      <w:proofErr w:type="spellEnd"/>
      <w:r>
        <w:rPr>
          <w:w w:val="102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4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83"/>
        </w:rPr>
        <w:t>u</w:t>
      </w:r>
      <w:r>
        <w:rPr>
          <w:spacing w:val="28"/>
          <w:w w:val="127"/>
        </w:rPr>
        <w:t>r</w:t>
      </w:r>
      <w:r>
        <w:rPr>
          <w:spacing w:val="22"/>
          <w:w w:val="99"/>
        </w:rPr>
        <w:t>/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89"/>
        </w:rPr>
        <w:t>k</w:t>
      </w:r>
      <w:r>
        <w:rPr>
          <w:spacing w:val="26"/>
          <w:w w:val="167"/>
        </w:rPr>
        <w:t>J</w:t>
      </w:r>
      <w:r>
        <w:rPr>
          <w:w w:val="65"/>
        </w:rPr>
        <w:t>+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83"/>
        </w:rPr>
        <w:t>u</w:t>
      </w:r>
      <w:r>
        <w:rPr>
          <w:spacing w:val="28"/>
          <w:w w:val="127"/>
        </w:rPr>
        <w:t>r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040364DC" w14:textId="77777777" w:rsidR="006F1C89" w:rsidRDefault="006F1C89">
      <w:pPr>
        <w:pStyle w:val="BodyText"/>
      </w:pPr>
    </w:p>
    <w:p w14:paraId="1140F7AF" w14:textId="77777777" w:rsidR="006F1C89" w:rsidRDefault="006F1C89">
      <w:pPr>
        <w:pStyle w:val="BodyText"/>
      </w:pPr>
    </w:p>
    <w:p w14:paraId="046AAB0D" w14:textId="77777777" w:rsidR="006F1C89" w:rsidRDefault="006F1C89">
      <w:pPr>
        <w:pStyle w:val="BodyText"/>
        <w:spacing w:before="7"/>
        <w:rPr>
          <w:sz w:val="23"/>
        </w:rPr>
      </w:pPr>
    </w:p>
    <w:p w14:paraId="0B30C73A" w14:textId="77777777" w:rsidR="006F1C89" w:rsidRDefault="005D3991">
      <w:pPr>
        <w:pStyle w:val="BodyText"/>
        <w:spacing w:line="305" w:lineRule="exact"/>
        <w:ind w:left="720"/>
      </w:pP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3"/>
        </w:rPr>
        <w:t>n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28"/>
          <w:w w:val="160"/>
        </w:rPr>
        <w:t>[</w:t>
      </w:r>
      <w:r>
        <w:rPr>
          <w:spacing w:val="14"/>
          <w:w w:val="164"/>
        </w:rPr>
        <w:t>,</w:t>
      </w:r>
      <w:r>
        <w:rPr>
          <w:spacing w:val="14"/>
          <w:w w:val="82"/>
        </w:rPr>
        <w:t>1</w:t>
      </w:r>
      <w:r>
        <w:rPr>
          <w:spacing w:val="28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b</w:t>
      </w:r>
    </w:p>
    <w:p w14:paraId="6957A3B5" w14:textId="77777777" w:rsidR="006F1C89" w:rsidRDefault="005D3991">
      <w:pPr>
        <w:pStyle w:val="BodyText"/>
        <w:spacing w:line="305" w:lineRule="exact"/>
        <w:ind w:left="1247"/>
      </w:pP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3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4</w:t>
      </w:r>
      <w:r>
        <w:rPr>
          <w:spacing w:val="16"/>
          <w:w w:val="160"/>
        </w:rPr>
        <w:t>]</w:t>
      </w:r>
      <w:r>
        <w:rPr>
          <w:w w:val="160"/>
        </w:rPr>
        <w:t>)</w:t>
      </w:r>
    </w:p>
    <w:p w14:paraId="623033F7" w14:textId="77777777" w:rsidR="006F1C89" w:rsidRDefault="006F1C89">
      <w:pPr>
        <w:pStyle w:val="BodyText"/>
        <w:spacing w:before="4"/>
        <w:rPr>
          <w:sz w:val="13"/>
        </w:rPr>
      </w:pPr>
    </w:p>
    <w:p w14:paraId="6E466312" w14:textId="77777777" w:rsidR="006F1C89" w:rsidRDefault="005D3991">
      <w:pPr>
        <w:pStyle w:val="BodyText"/>
        <w:spacing w:line="320" w:lineRule="exact"/>
        <w:ind w:left="717"/>
      </w:pP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!</w:t>
      </w:r>
      <w:r>
        <w:rPr>
          <w:spacing w:val="-4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0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7"/>
        </w:rPr>
        <w:t>F</w:t>
      </w:r>
      <w:r>
        <w:rPr>
          <w:spacing w:val="19"/>
          <w:w w:val="75"/>
        </w:rPr>
        <w:t>A</w:t>
      </w:r>
      <w:r>
        <w:rPr>
          <w:spacing w:val="18"/>
          <w:w w:val="97"/>
        </w:rPr>
        <w:t>L</w:t>
      </w:r>
      <w:r>
        <w:rPr>
          <w:spacing w:val="19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]</w:t>
      </w:r>
    </w:p>
    <w:p w14:paraId="1D53894D" w14:textId="77777777" w:rsidR="006F1C89" w:rsidRDefault="005D3991">
      <w:pPr>
        <w:spacing w:line="251" w:lineRule="exact"/>
        <w:ind w:left="427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226"/>
        </w:rPr>
        <w:t>l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adu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d</w:t>
      </w:r>
      <w:r>
        <w:rPr>
          <w:i/>
          <w:spacing w:val="17"/>
          <w:w w:val="226"/>
        </w:rPr>
        <w:t>i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70"/>
        </w:rPr>
        <w:t>f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p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odu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01"/>
        </w:rPr>
        <w:t>n</w:t>
      </w:r>
      <w:r>
        <w:rPr>
          <w:i/>
          <w:spacing w:val="17"/>
          <w:w w:val="109"/>
        </w:rPr>
        <w:t>e</w:t>
      </w:r>
      <w:r>
        <w:rPr>
          <w:i/>
          <w:w w:val="72"/>
        </w:rPr>
        <w:t>w</w:t>
      </w:r>
    </w:p>
    <w:p w14:paraId="28C707D8" w14:textId="77777777" w:rsidR="006F1C89" w:rsidRDefault="005D3991">
      <w:pPr>
        <w:spacing w:before="3" w:line="242" w:lineRule="auto"/>
        <w:ind w:left="1256"/>
        <w:rPr>
          <w:i/>
        </w:rPr>
      </w:pPr>
      <w:r>
        <w:rPr>
          <w:i/>
          <w:spacing w:val="20"/>
          <w:w w:val="101"/>
        </w:rPr>
        <w:t>g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1"/>
        </w:rPr>
        <w:t>on</w:t>
      </w:r>
      <w:r>
        <w:rPr>
          <w:i/>
          <w:spacing w:val="18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217"/>
        </w:rPr>
        <w:t>j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226"/>
        </w:rPr>
        <w:t>il</w:t>
      </w:r>
      <w:r>
        <w:rPr>
          <w:i/>
          <w:spacing w:val="18"/>
          <w:w w:val="109"/>
        </w:rPr>
        <w:t>e</w:t>
      </w:r>
      <w:r>
        <w:rPr>
          <w:i/>
          <w:w w:val="133"/>
        </w:rPr>
        <w:t>s</w:t>
      </w:r>
      <w:r>
        <w:rPr>
          <w:i/>
          <w:spacing w:val="-1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226"/>
        </w:rPr>
        <w:t>l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72"/>
        </w:rPr>
        <w:t>w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31"/>
        </w:rPr>
        <w:t>z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 xml:space="preserve">e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19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01"/>
        </w:rPr>
        <w:t>d</w:t>
      </w:r>
      <w:r>
        <w:rPr>
          <w:i/>
          <w:w w:val="206"/>
        </w:rPr>
        <w:t>.</w:t>
      </w:r>
    </w:p>
    <w:p w14:paraId="7684BE22" w14:textId="77777777" w:rsidR="006F1C89" w:rsidRDefault="006F1C89">
      <w:pPr>
        <w:spacing w:before="2"/>
        <w:rPr>
          <w:i/>
        </w:rPr>
      </w:pPr>
    </w:p>
    <w:p w14:paraId="5D7F284B" w14:textId="77777777" w:rsidR="006F1C89" w:rsidRDefault="005D3991">
      <w:pPr>
        <w:ind w:left="71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89"/>
        </w:rPr>
        <w:t>A</w:t>
      </w:r>
      <w:r>
        <w:rPr>
          <w:i/>
          <w:spacing w:val="19"/>
          <w:w w:val="101"/>
        </w:rPr>
        <w:t>dd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mm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an</w:t>
      </w:r>
      <w:r>
        <w:rPr>
          <w:i/>
          <w:spacing w:val="20"/>
          <w:w w:val="155"/>
        </w:rPr>
        <w:t>t</w:t>
      </w:r>
      <w:r>
        <w:rPr>
          <w:i/>
          <w:w w:val="133"/>
        </w:rPr>
        <w:t>s</w:t>
      </w:r>
    </w:p>
    <w:p w14:paraId="7239AE85" w14:textId="77777777" w:rsidR="006F1C89" w:rsidRDefault="005D3991">
      <w:pPr>
        <w:spacing w:before="2"/>
        <w:ind w:left="1121"/>
        <w:rPr>
          <w:i/>
        </w:rPr>
      </w:pPr>
      <w:r>
        <w:rPr>
          <w:i/>
          <w:spacing w:val="21"/>
          <w:w w:val="170"/>
        </w:rPr>
        <w:t>---------------------------------------------------------------------</w:t>
      </w:r>
    </w:p>
    <w:p w14:paraId="29E90606" w14:textId="77777777" w:rsidR="006F1C89" w:rsidRDefault="006F1C89">
      <w:pPr>
        <w:rPr>
          <w:i/>
        </w:rPr>
      </w:pPr>
    </w:p>
    <w:p w14:paraId="6B98E89F" w14:textId="77777777" w:rsidR="006F1C89" w:rsidRDefault="006F1C89">
      <w:pPr>
        <w:rPr>
          <w:i/>
        </w:rPr>
      </w:pPr>
    </w:p>
    <w:p w14:paraId="642110CC" w14:textId="77777777" w:rsidR="006F1C89" w:rsidRDefault="006F1C89">
      <w:pPr>
        <w:spacing w:before="2"/>
        <w:rPr>
          <w:i/>
          <w:sz w:val="20"/>
        </w:rPr>
      </w:pPr>
    </w:p>
    <w:p w14:paraId="638E57D2" w14:textId="77777777" w:rsidR="006F1C89" w:rsidRDefault="005D3991">
      <w:pPr>
        <w:pStyle w:val="BodyText"/>
        <w:ind w:left="715"/>
      </w:pP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3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)</w:t>
      </w:r>
      <w:r>
        <w:t xml:space="preserve"> </w:t>
      </w:r>
      <w:r>
        <w:rPr>
          <w:spacing w:val="25"/>
        </w:rPr>
        <w:t xml:space="preserve"> </w:t>
      </w:r>
      <w:r>
        <w:rPr>
          <w:w w:val="160"/>
        </w:rPr>
        <w:t>{</w:t>
      </w:r>
    </w:p>
    <w:p w14:paraId="66CBFAD7" w14:textId="77777777" w:rsidR="006F1C89" w:rsidRDefault="006F1C89">
      <w:p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3A62E4FF" w14:textId="77777777" w:rsidR="006F1C89" w:rsidRDefault="005D3991">
      <w:pPr>
        <w:pStyle w:val="BodyText"/>
        <w:tabs>
          <w:tab w:val="left" w:pos="2092"/>
        </w:tabs>
        <w:spacing w:before="56" w:line="192" w:lineRule="auto"/>
        <w:ind w:left="994" w:right="3648"/>
      </w:pPr>
      <w:proofErr w:type="spellStart"/>
      <w:r>
        <w:rPr>
          <w:spacing w:val="19"/>
          <w:w w:val="75"/>
        </w:rPr>
        <w:lastRenderedPageBreak/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spacing w:val="19"/>
          <w:w w:val="180"/>
        </w:rPr>
        <w:t>i</w:t>
      </w:r>
      <w:r>
        <w:rPr>
          <w:spacing w:val="32"/>
          <w:w w:val="141"/>
        </w:rPr>
        <w:t>f</w:t>
      </w:r>
      <w:proofErr w:type="spellEnd"/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55"/>
        </w:rPr>
        <w:t>m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82"/>
        </w:rPr>
        <w:t>T</w:t>
      </w:r>
      <w:r>
        <w:rPr>
          <w:w w:val="127"/>
        </w:rPr>
        <w:t>r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9"/>
          <w:w w:val="94"/>
        </w:rPr>
        <w:t>a</w:t>
      </w:r>
      <w:r>
        <w:rPr>
          <w:w w:val="84"/>
        </w:rPr>
        <w:t>x</w:t>
      </w:r>
      <w:r>
        <w:rPr>
          <w:spacing w:val="-51"/>
        </w:rPr>
        <w:t xml:space="preserve"> </w:t>
      </w:r>
      <w:r>
        <w:rPr>
          <w:spacing w:val="19"/>
          <w:w w:val="82"/>
        </w:rPr>
        <w:t>T</w:t>
      </w:r>
      <w:r>
        <w:rPr>
          <w:spacing w:val="30"/>
          <w:w w:val="127"/>
        </w:rPr>
        <w:t>r</w:t>
      </w:r>
      <w:r>
        <w:rPr>
          <w:w w:val="160"/>
        </w:rPr>
        <w:t xml:space="preserve">) </w:t>
      </w:r>
      <w:proofErr w:type="spellStart"/>
      <w:r>
        <w:rPr>
          <w:spacing w:val="19"/>
          <w:w w:val="167"/>
        </w:rPr>
        <w:t>J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spacing w:val="19"/>
          <w:w w:val="180"/>
        </w:rPr>
        <w:t>i</w:t>
      </w:r>
      <w:r>
        <w:rPr>
          <w:spacing w:val="32"/>
          <w:w w:val="141"/>
        </w:rPr>
        <w:t>f</w:t>
      </w:r>
      <w:proofErr w:type="spellEnd"/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55"/>
        </w:rPr>
        <w:t>m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82"/>
        </w:rPr>
        <w:t>T</w:t>
      </w:r>
      <w:r>
        <w:rPr>
          <w:w w:val="127"/>
        </w:rPr>
        <w:t>r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9"/>
          <w:w w:val="94"/>
        </w:rPr>
        <w:t>a</w:t>
      </w:r>
      <w:r>
        <w:rPr>
          <w:w w:val="84"/>
        </w:rPr>
        <w:t>x</w:t>
      </w:r>
      <w:r>
        <w:rPr>
          <w:spacing w:val="-51"/>
        </w:rPr>
        <w:t xml:space="preserve"> </w:t>
      </w:r>
      <w:r>
        <w:rPr>
          <w:spacing w:val="19"/>
          <w:w w:val="82"/>
        </w:rPr>
        <w:t>T</w:t>
      </w:r>
      <w:r>
        <w:rPr>
          <w:spacing w:val="30"/>
          <w:w w:val="127"/>
        </w:rPr>
        <w:t>r</w:t>
      </w:r>
      <w:r>
        <w:rPr>
          <w:w w:val="160"/>
        </w:rPr>
        <w:t>)</w:t>
      </w:r>
    </w:p>
    <w:p w14:paraId="7EF7CAC6" w14:textId="77777777" w:rsidR="006F1C89" w:rsidRDefault="006F1C89">
      <w:pPr>
        <w:pStyle w:val="BodyText"/>
        <w:spacing w:before="9"/>
        <w:rPr>
          <w:sz w:val="14"/>
        </w:rPr>
      </w:pPr>
    </w:p>
    <w:p w14:paraId="032AFA5B" w14:textId="77777777" w:rsidR="006F1C89" w:rsidRDefault="005D3991">
      <w:pPr>
        <w:pStyle w:val="BodyText"/>
        <w:spacing w:line="320" w:lineRule="exact"/>
        <w:ind w:left="990"/>
      </w:pP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1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1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2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3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w w:val="74"/>
        </w:rPr>
        <w:t>&amp;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3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3"/>
        </w:rPr>
        <w:t xml:space="preserve"> </w:t>
      </w:r>
      <w:proofErr w:type="spellStart"/>
      <w:r>
        <w:rPr>
          <w:spacing w:val="19"/>
          <w:w w:val="167"/>
        </w:rPr>
        <w:t>J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i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>)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0</w:t>
      </w:r>
      <w:r>
        <w:rPr>
          <w:w w:val="160"/>
        </w:rPr>
        <w:t>)</w:t>
      </w:r>
      <w:r>
        <w:t xml:space="preserve"> </w:t>
      </w:r>
      <w:r>
        <w:rPr>
          <w:spacing w:val="25"/>
        </w:rPr>
        <w:t xml:space="preserve"> </w:t>
      </w:r>
      <w:r>
        <w:rPr>
          <w:w w:val="160"/>
        </w:rPr>
        <w:t>{</w:t>
      </w:r>
    </w:p>
    <w:p w14:paraId="22D3223E" w14:textId="77777777" w:rsidR="006F1C89" w:rsidRDefault="005D3991">
      <w:pPr>
        <w:spacing w:line="251" w:lineRule="exact"/>
        <w:ind w:left="4134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99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72"/>
        </w:rPr>
        <w:t>w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proofErr w:type="gramStart"/>
      <w:r>
        <w:rPr>
          <w:i/>
          <w:w w:val="101"/>
        </w:rPr>
        <w:t>a</w:t>
      </w:r>
      <w:proofErr w:type="gramEnd"/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9"/>
          <w:w w:val="120"/>
        </w:rPr>
        <w:t>x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mm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an</w:t>
      </w:r>
      <w:r>
        <w:rPr>
          <w:i/>
          <w:w w:val="155"/>
        </w:rPr>
        <w:t>t</w:t>
      </w:r>
    </w:p>
    <w:p w14:paraId="18D56C4F" w14:textId="77777777" w:rsidR="006F1C89" w:rsidRDefault="005D3991">
      <w:pPr>
        <w:spacing w:before="2" w:line="254" w:lineRule="exact"/>
        <w:ind w:left="1393"/>
        <w:rPr>
          <w:i/>
        </w:rPr>
      </w:pP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20"/>
          <w:w w:val="101"/>
        </w:rPr>
        <w:t>ad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9"/>
        </w:rPr>
        <w:t>e</w:t>
      </w:r>
      <w:r>
        <w:rPr>
          <w:i/>
          <w:spacing w:val="17"/>
          <w:w w:val="120"/>
        </w:rPr>
        <w:t>x</w:t>
      </w:r>
      <w:r>
        <w:rPr>
          <w:i/>
          <w:spacing w:val="17"/>
          <w:w w:val="226"/>
        </w:rPr>
        <w:t>i</w:t>
      </w:r>
      <w:r>
        <w:rPr>
          <w:i/>
          <w:spacing w:val="17"/>
          <w:w w:val="133"/>
        </w:rPr>
        <w:t>s</w:t>
      </w:r>
      <w:r>
        <w:rPr>
          <w:i/>
          <w:spacing w:val="17"/>
          <w:w w:val="155"/>
        </w:rPr>
        <w:t>t</w:t>
      </w:r>
      <w:r>
        <w:rPr>
          <w:i/>
          <w:w w:val="133"/>
        </w:rPr>
        <w:t>s</w:t>
      </w:r>
      <w:r>
        <w:rPr>
          <w:i/>
          <w:spacing w:val="-4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01"/>
        </w:rPr>
        <w:t>bo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19"/>
          <w:w w:val="114"/>
        </w:rPr>
        <w:t>k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p</w:t>
      </w:r>
      <w:r>
        <w:rPr>
          <w:i/>
          <w:spacing w:val="19"/>
          <w:w w:val="226"/>
        </w:rPr>
        <w:t>l</w:t>
      </w:r>
      <w:r>
        <w:rPr>
          <w:i/>
          <w:spacing w:val="20"/>
          <w:w w:val="109"/>
        </w:rPr>
        <w:t>e</w:t>
      </w:r>
      <w:r>
        <w:rPr>
          <w:i/>
          <w:w w:val="120"/>
        </w:rPr>
        <w:t>x</w:t>
      </w:r>
    </w:p>
    <w:p w14:paraId="4EA8DDA0" w14:textId="77777777" w:rsidR="006F1C89" w:rsidRDefault="005D3991">
      <w:pPr>
        <w:pStyle w:val="BodyText"/>
        <w:spacing w:line="290" w:lineRule="exact"/>
        <w:ind w:left="1679"/>
      </w:pP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5"/>
        </w:rPr>
        <w:t xml:space="preserve"> </w:t>
      </w:r>
      <w:r>
        <w:rPr>
          <w:spacing w:val="13"/>
          <w:w w:val="82"/>
        </w:rPr>
        <w:t>p</w:t>
      </w:r>
      <w:r>
        <w:rPr>
          <w:spacing w:val="13"/>
          <w:w w:val="84"/>
        </w:rPr>
        <w:t>o</w:t>
      </w:r>
      <w:r>
        <w:rPr>
          <w:w w:val="82"/>
        </w:rPr>
        <w:t>p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7"/>
          <w:w w:val="75"/>
        </w:rPr>
        <w:t>A</w:t>
      </w:r>
      <w:r>
        <w:rPr>
          <w:spacing w:val="17"/>
          <w:w w:val="139"/>
        </w:rPr>
        <w:t>t</w:t>
      </w:r>
      <w:r>
        <w:rPr>
          <w:spacing w:val="17"/>
          <w:w w:val="127"/>
        </w:rPr>
        <w:t>r</w:t>
      </w:r>
      <w:r>
        <w:rPr>
          <w:spacing w:val="17"/>
          <w:w w:val="94"/>
        </w:rPr>
        <w:t>a</w:t>
      </w:r>
      <w:r>
        <w:rPr>
          <w:spacing w:val="17"/>
          <w:w w:val="180"/>
        </w:rPr>
        <w:t>i</w:t>
      </w:r>
      <w:r>
        <w:rPr>
          <w:w w:val="139"/>
        </w:rPr>
        <w:t>t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167"/>
        </w:rPr>
        <w:t>J</w:t>
      </w:r>
      <w:r>
        <w:rPr>
          <w:spacing w:val="17"/>
          <w:w w:val="139"/>
        </w:rPr>
        <w:t>t</w:t>
      </w:r>
      <w:r>
        <w:rPr>
          <w:spacing w:val="17"/>
          <w:w w:val="127"/>
        </w:rPr>
        <w:t>r</w:t>
      </w:r>
      <w:r>
        <w:rPr>
          <w:spacing w:val="17"/>
          <w:w w:val="94"/>
        </w:rPr>
        <w:t>a</w:t>
      </w:r>
      <w:r>
        <w:rPr>
          <w:spacing w:val="17"/>
          <w:w w:val="180"/>
        </w:rPr>
        <w:t>i</w:t>
      </w:r>
      <w:r>
        <w:rPr>
          <w:w w:val="139"/>
        </w:rPr>
        <w:t>t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70"/>
        </w:rPr>
        <w:t>N</w:t>
      </w:r>
      <w:r>
        <w:rPr>
          <w:spacing w:val="26"/>
          <w:w w:val="75"/>
        </w:rPr>
        <w:t>A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F4B358A" w14:textId="77777777" w:rsidR="006F1C89" w:rsidRDefault="005D3991">
      <w:pPr>
        <w:pStyle w:val="BodyText"/>
        <w:spacing w:line="271" w:lineRule="exact"/>
        <w:ind w:left="1536"/>
      </w:pPr>
      <w:r>
        <w:rPr>
          <w:w w:val="120"/>
        </w:rPr>
        <w:t xml:space="preserve">} </w:t>
      </w:r>
      <w:r>
        <w:rPr>
          <w:spacing w:val="6"/>
          <w:w w:val="120"/>
        </w:rPr>
        <w:t xml:space="preserve"> </w:t>
      </w:r>
      <w:r>
        <w:rPr>
          <w:spacing w:val="13"/>
          <w:w w:val="120"/>
        </w:rPr>
        <w:t>else</w:t>
      </w:r>
      <w:r>
        <w:rPr>
          <w:spacing w:val="-52"/>
          <w:w w:val="120"/>
        </w:rPr>
        <w:t xml:space="preserve"> </w:t>
      </w:r>
      <w:r>
        <w:rPr>
          <w:w w:val="120"/>
        </w:rPr>
        <w:t>{</w:t>
      </w:r>
    </w:p>
    <w:p w14:paraId="4351D6FC" w14:textId="77777777" w:rsidR="006F1C89" w:rsidRDefault="005D3991">
      <w:pPr>
        <w:pStyle w:val="BodyText"/>
        <w:spacing w:before="15" w:line="192" w:lineRule="auto"/>
        <w:ind w:left="1817" w:right="1738" w:firstLine="1"/>
      </w:pP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67"/>
        </w:rPr>
        <w:t>w</w:t>
      </w:r>
      <w:r>
        <w:rPr>
          <w:spacing w:val="19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9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2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3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w w:val="74"/>
        </w:rPr>
        <w:t>&amp;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30"/>
          <w:w w:val="160"/>
        </w:rPr>
        <w:t>[</w:t>
      </w:r>
      <w:r>
        <w:rPr>
          <w:spacing w:val="15"/>
          <w:w w:val="164"/>
        </w:rPr>
        <w:t>,</w:t>
      </w:r>
      <w:r>
        <w:rPr>
          <w:spacing w:val="15"/>
          <w:w w:val="82"/>
        </w:rPr>
        <w:t>3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3"/>
        </w:rPr>
        <w:t xml:space="preserve"> </w:t>
      </w:r>
      <w:proofErr w:type="spellStart"/>
      <w:r>
        <w:rPr>
          <w:spacing w:val="19"/>
          <w:w w:val="167"/>
        </w:rPr>
        <w:t>J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i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 xml:space="preserve">)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94"/>
        </w:rPr>
        <w:t>a</w:t>
      </w:r>
      <w:r>
        <w:rPr>
          <w:spacing w:val="15"/>
          <w:w w:val="55"/>
        </w:rPr>
        <w:t>m</w:t>
      </w:r>
      <w:r>
        <w:rPr>
          <w:w w:val="93"/>
        </w:rPr>
        <w:t>e</w:t>
      </w:r>
      <w:r>
        <w:rPr>
          <w:spacing w:val="-22"/>
        </w:rPr>
        <w:t xml:space="preserve"> </w:t>
      </w:r>
      <w:r>
        <w:rPr>
          <w:spacing w:val="17"/>
          <w:w w:val="164"/>
        </w:rPr>
        <w:t>,</w:t>
      </w:r>
      <w:r>
        <w:rPr>
          <w:spacing w:val="17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94"/>
        </w:rPr>
        <w:t>a</w:t>
      </w:r>
      <w:r>
        <w:rPr>
          <w:spacing w:val="15"/>
          <w:w w:val="55"/>
        </w:rPr>
        <w:t>m</w:t>
      </w:r>
      <w:r>
        <w:rPr>
          <w:w w:val="93"/>
        </w:rPr>
        <w:t>e</w:t>
      </w:r>
      <w:r>
        <w:rPr>
          <w:spacing w:val="-20"/>
        </w:rPr>
        <w:t xml:space="preserve"> </w:t>
      </w:r>
      <w:r>
        <w:rPr>
          <w:spacing w:val="18"/>
          <w:w w:val="164"/>
        </w:rPr>
        <w:t>,</w:t>
      </w:r>
      <w:r>
        <w:rPr>
          <w:spacing w:val="19"/>
          <w:w w:val="82"/>
        </w:rPr>
        <w:t>1</w:t>
      </w:r>
      <w:r>
        <w:rPr>
          <w:spacing w:val="18"/>
          <w:w w:val="160"/>
        </w:rPr>
        <w:t>]</w:t>
      </w:r>
      <w:r>
        <w:rPr>
          <w:spacing w:val="19"/>
          <w:w w:val="65"/>
        </w:rPr>
        <w:t>+</w:t>
      </w:r>
      <w:r>
        <w:rPr>
          <w:w w:val="82"/>
        </w:rPr>
        <w:t>1</w:t>
      </w:r>
    </w:p>
    <w:p w14:paraId="35B151F2" w14:textId="77777777" w:rsidR="006F1C89" w:rsidRDefault="005D3991">
      <w:pPr>
        <w:pStyle w:val="BodyText"/>
        <w:spacing w:line="291" w:lineRule="exact"/>
        <w:ind w:left="1811"/>
      </w:pPr>
      <w:r>
        <w:rPr>
          <w:w w:val="160"/>
        </w:rPr>
        <w:t>}</w:t>
      </w:r>
    </w:p>
    <w:p w14:paraId="6EA186EE" w14:textId="77777777" w:rsidR="006F1C89" w:rsidRDefault="005D3991">
      <w:pPr>
        <w:pStyle w:val="BodyText"/>
        <w:spacing w:line="271" w:lineRule="exact"/>
        <w:ind w:left="986"/>
      </w:pPr>
      <w:r>
        <w:rPr>
          <w:w w:val="160"/>
        </w:rPr>
        <w:t>}</w:t>
      </w:r>
    </w:p>
    <w:p w14:paraId="45C24661" w14:textId="77777777" w:rsidR="006F1C89" w:rsidRDefault="006F1C89">
      <w:pPr>
        <w:pStyle w:val="BodyText"/>
      </w:pPr>
    </w:p>
    <w:p w14:paraId="4912E30F" w14:textId="77777777" w:rsidR="006F1C89" w:rsidRDefault="006F1C89">
      <w:pPr>
        <w:pStyle w:val="BodyText"/>
      </w:pPr>
    </w:p>
    <w:p w14:paraId="749D9EE5" w14:textId="77777777" w:rsidR="006F1C89" w:rsidRDefault="006F1C89">
      <w:pPr>
        <w:pStyle w:val="BodyText"/>
        <w:spacing w:before="3"/>
        <w:rPr>
          <w:sz w:val="24"/>
        </w:rPr>
      </w:pPr>
    </w:p>
    <w:p w14:paraId="5DE5BF56" w14:textId="77777777" w:rsidR="006F1C89" w:rsidRDefault="005D3991">
      <w:pPr>
        <w:ind w:left="711"/>
        <w:rPr>
          <w:i/>
        </w:rPr>
      </w:pPr>
      <w:r>
        <w:rPr>
          <w:i/>
          <w:w w:val="120"/>
        </w:rPr>
        <w:t>#</w:t>
      </w:r>
      <w:r>
        <w:rPr>
          <w:i/>
          <w:spacing w:val="35"/>
          <w:w w:val="120"/>
        </w:rPr>
        <w:t xml:space="preserve"> </w:t>
      </w:r>
      <w:r>
        <w:rPr>
          <w:i/>
          <w:spacing w:val="17"/>
          <w:w w:val="120"/>
        </w:rPr>
        <w:t xml:space="preserve">extract </w:t>
      </w:r>
      <w:r>
        <w:rPr>
          <w:i/>
          <w:spacing w:val="23"/>
          <w:w w:val="120"/>
        </w:rPr>
        <w:t xml:space="preserve"> </w:t>
      </w:r>
      <w:r>
        <w:rPr>
          <w:i/>
          <w:spacing w:val="14"/>
          <w:w w:val="120"/>
        </w:rPr>
        <w:t xml:space="preserve">stats </w:t>
      </w:r>
      <w:r>
        <w:rPr>
          <w:i/>
          <w:spacing w:val="24"/>
          <w:w w:val="120"/>
        </w:rPr>
        <w:t xml:space="preserve"> </w:t>
      </w:r>
      <w:r>
        <w:rPr>
          <w:i/>
          <w:spacing w:val="11"/>
          <w:w w:val="120"/>
        </w:rPr>
        <w:t xml:space="preserve">and </w:t>
      </w:r>
      <w:r>
        <w:rPr>
          <w:i/>
          <w:spacing w:val="28"/>
          <w:w w:val="120"/>
        </w:rPr>
        <w:t xml:space="preserve"> </w:t>
      </w:r>
      <w:r>
        <w:rPr>
          <w:i/>
          <w:spacing w:val="17"/>
          <w:w w:val="120"/>
        </w:rPr>
        <w:t>phenotype</w:t>
      </w:r>
    </w:p>
    <w:p w14:paraId="51EA21BB" w14:textId="77777777" w:rsidR="006F1C89" w:rsidRDefault="005D3991">
      <w:pPr>
        <w:spacing w:before="3"/>
        <w:ind w:left="1121"/>
        <w:rPr>
          <w:i/>
        </w:rPr>
      </w:pPr>
      <w:r>
        <w:rPr>
          <w:i/>
          <w:spacing w:val="21"/>
          <w:w w:val="170"/>
        </w:rPr>
        <w:t>---------------------------------------------</w:t>
      </w:r>
    </w:p>
    <w:p w14:paraId="1E1CD475" w14:textId="77777777" w:rsidR="006F1C89" w:rsidRDefault="006F1C89">
      <w:pPr>
        <w:spacing w:before="12"/>
        <w:rPr>
          <w:i/>
          <w:sz w:val="17"/>
        </w:rPr>
      </w:pPr>
    </w:p>
    <w:p w14:paraId="530F57F5" w14:textId="77777777" w:rsidR="006F1C89" w:rsidRDefault="005D3991">
      <w:pPr>
        <w:pStyle w:val="BodyText"/>
        <w:spacing w:before="22" w:line="320" w:lineRule="exact"/>
        <w:ind w:left="715"/>
      </w:pPr>
      <w:r>
        <w:rPr>
          <w:spacing w:val="13"/>
          <w:w w:val="110"/>
        </w:rPr>
        <w:t>if(</w:t>
      </w:r>
      <w:r>
        <w:rPr>
          <w:spacing w:val="-45"/>
          <w:w w:val="110"/>
        </w:rPr>
        <w:t xml:space="preserve"> </w:t>
      </w:r>
      <w:proofErr w:type="spellStart"/>
      <w:r>
        <w:rPr>
          <w:spacing w:val="13"/>
          <w:w w:val="95"/>
        </w:rPr>
        <w:t>nrow</w:t>
      </w:r>
      <w:proofErr w:type="spellEnd"/>
      <w:r>
        <w:rPr>
          <w:spacing w:val="-35"/>
          <w:w w:val="95"/>
        </w:rPr>
        <w:t xml:space="preserve"> </w:t>
      </w:r>
      <w:r>
        <w:rPr>
          <w:w w:val="110"/>
        </w:rPr>
        <w:t>(</w:t>
      </w:r>
      <w:r>
        <w:rPr>
          <w:spacing w:val="-47"/>
          <w:w w:val="110"/>
        </w:rPr>
        <w:t xml:space="preserve"> </w:t>
      </w:r>
      <w:r>
        <w:rPr>
          <w:spacing w:val="11"/>
          <w:w w:val="95"/>
        </w:rPr>
        <w:t>pop</w:t>
      </w:r>
      <w:r>
        <w:rPr>
          <w:spacing w:val="-36"/>
          <w:w w:val="95"/>
        </w:rPr>
        <w:t xml:space="preserve"> </w:t>
      </w:r>
      <w:r>
        <w:rPr>
          <w:w w:val="110"/>
        </w:rPr>
        <w:t xml:space="preserve">) </w:t>
      </w:r>
      <w:r>
        <w:rPr>
          <w:spacing w:val="22"/>
          <w:w w:val="110"/>
        </w:rPr>
        <w:t xml:space="preserve"> </w:t>
      </w:r>
      <w:r>
        <w:rPr>
          <w:w w:val="95"/>
        </w:rPr>
        <w:t>==</w:t>
      </w:r>
      <w:r>
        <w:rPr>
          <w:spacing w:val="109"/>
        </w:rPr>
        <w:t xml:space="preserve"> </w:t>
      </w:r>
      <w:r>
        <w:rPr>
          <w:spacing w:val="13"/>
          <w:w w:val="110"/>
        </w:rPr>
        <w:t>0){</w:t>
      </w:r>
    </w:p>
    <w:p w14:paraId="0EAE2879" w14:textId="77777777" w:rsidR="006F1C89" w:rsidRDefault="005D3991">
      <w:pPr>
        <w:spacing w:line="251" w:lineRule="exact"/>
        <w:ind w:right="784"/>
        <w:jc w:val="right"/>
        <w:rPr>
          <w:i/>
        </w:rPr>
      </w:pPr>
      <w:r>
        <w:rPr>
          <w:i/>
          <w:w w:val="110"/>
        </w:rPr>
        <w:t xml:space="preserve">#  </w:t>
      </w:r>
      <w:r>
        <w:rPr>
          <w:i/>
          <w:spacing w:val="19"/>
          <w:w w:val="110"/>
        </w:rPr>
        <w:t xml:space="preserve"> </w:t>
      </w:r>
      <w:r>
        <w:rPr>
          <w:i/>
          <w:spacing w:val="15"/>
          <w:w w:val="110"/>
        </w:rPr>
        <w:t>Checks</w:t>
      </w:r>
    </w:p>
    <w:p w14:paraId="4A5374F6" w14:textId="77777777" w:rsidR="006F1C89" w:rsidRDefault="005D3991">
      <w:pPr>
        <w:spacing w:before="2" w:line="254" w:lineRule="exact"/>
        <w:ind w:left="1118"/>
        <w:rPr>
          <w:i/>
        </w:rPr>
      </w:pPr>
      <w:r>
        <w:rPr>
          <w:i/>
          <w:spacing w:val="20"/>
          <w:w w:val="72"/>
        </w:rPr>
        <w:t>w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19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popu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ha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25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31"/>
        </w:rPr>
        <w:t>z</w:t>
      </w:r>
      <w:r>
        <w:rPr>
          <w:i/>
          <w:spacing w:val="15"/>
          <w:w w:val="109"/>
        </w:rPr>
        <w:t>e</w:t>
      </w:r>
      <w:r>
        <w:rPr>
          <w:i/>
          <w:spacing w:val="15"/>
          <w:w w:val="151"/>
        </w:rPr>
        <w:t>r</w:t>
      </w:r>
      <w:r>
        <w:rPr>
          <w:i/>
          <w:w w:val="101"/>
        </w:rPr>
        <w:t>o</w:t>
      </w:r>
      <w:r>
        <w:rPr>
          <w:i/>
          <w:spacing w:val="-8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oo</w:t>
      </w:r>
      <w:r>
        <w:rPr>
          <w:i/>
          <w:spacing w:val="29"/>
          <w:w w:val="101"/>
        </w:rPr>
        <w:t>p</w:t>
      </w:r>
      <w:r>
        <w:rPr>
          <w:i/>
          <w:w w:val="206"/>
        </w:rPr>
        <w:t>.</w:t>
      </w:r>
    </w:p>
    <w:p w14:paraId="7EBAD462" w14:textId="77777777" w:rsidR="006F1C89" w:rsidRDefault="005D3991">
      <w:pPr>
        <w:pStyle w:val="BodyText"/>
        <w:spacing w:before="34" w:line="192" w:lineRule="auto"/>
        <w:ind w:left="994" w:right="5429"/>
      </w:pP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spacing w:val="32"/>
          <w:w w:val="164"/>
        </w:rPr>
        <w:t>␣</w:t>
      </w:r>
      <w:r>
        <w:rPr>
          <w:spacing w:val="20"/>
          <w:w w:val="93"/>
        </w:rPr>
        <w:t>e</w:t>
      </w:r>
      <w:r>
        <w:rPr>
          <w:spacing w:val="20"/>
          <w:w w:val="84"/>
        </w:rPr>
        <w:t>x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r>
        <w:rPr>
          <w:spacing w:val="14"/>
          <w:w w:val="120"/>
        </w:rPr>
        <w:t>break</w:t>
      </w:r>
    </w:p>
    <w:p w14:paraId="6072BDB1" w14:textId="77777777" w:rsidR="006F1C89" w:rsidRDefault="005D3991">
      <w:pPr>
        <w:pStyle w:val="BodyText"/>
        <w:spacing w:line="291" w:lineRule="exact"/>
        <w:ind w:left="711"/>
      </w:pPr>
      <w:r>
        <w:rPr>
          <w:w w:val="160"/>
        </w:rPr>
        <w:t>}</w:t>
      </w:r>
    </w:p>
    <w:p w14:paraId="2CE42683" w14:textId="77777777" w:rsidR="006F1C89" w:rsidRDefault="006F1C89">
      <w:pPr>
        <w:pStyle w:val="BodyText"/>
        <w:spacing w:before="12"/>
        <w:rPr>
          <w:sz w:val="11"/>
        </w:rPr>
      </w:pPr>
    </w:p>
    <w:p w14:paraId="47A6490E" w14:textId="77777777" w:rsidR="006F1C89" w:rsidRDefault="005D3991">
      <w:pPr>
        <w:pStyle w:val="BodyText"/>
        <w:spacing w:before="23" w:line="320" w:lineRule="exact"/>
        <w:ind w:left="715"/>
      </w:pP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67"/>
        </w:rPr>
        <w:t>w</w:t>
      </w:r>
      <w:r>
        <w:rPr>
          <w:spacing w:val="19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9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180"/>
        </w:rPr>
        <w:t>i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43"/>
        </w:rPr>
        <w:t xml:space="preserve"> </w:t>
      </w:r>
      <w:proofErr w:type="spellStart"/>
      <w:r>
        <w:rPr>
          <w:spacing w:val="15"/>
          <w:w w:val="83"/>
        </w:rPr>
        <w:t>n</w:t>
      </w:r>
      <w:r>
        <w:rPr>
          <w:spacing w:val="26"/>
          <w:w w:val="94"/>
        </w:rPr>
        <w:t>a</w:t>
      </w:r>
      <w:proofErr w:type="spellEnd"/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1</w:t>
      </w:r>
      <w:r>
        <w:rPr>
          <w:spacing w:val="16"/>
          <w:w w:val="160"/>
        </w:rPr>
        <w:t>]</w:t>
      </w:r>
      <w:r>
        <w:rPr>
          <w:spacing w:val="27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4"/>
        </w:rPr>
        <w:t>!</w:t>
      </w:r>
      <w:r>
        <w:rPr>
          <w:spacing w:val="-4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0</w:t>
      </w:r>
      <w:r>
        <w:rPr>
          <w:spacing w:val="26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{</w:t>
      </w:r>
    </w:p>
    <w:p w14:paraId="514D7347" w14:textId="77777777" w:rsidR="006F1C89" w:rsidRDefault="005D3991">
      <w:pPr>
        <w:spacing w:line="251" w:lineRule="exact"/>
        <w:ind w:left="66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99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72"/>
        </w:rPr>
        <w:t>w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popu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</w:p>
    <w:p w14:paraId="234C58CA" w14:textId="77777777" w:rsidR="006F1C89" w:rsidRDefault="005D3991">
      <w:pPr>
        <w:spacing w:before="2" w:line="254" w:lineRule="exact"/>
        <w:ind w:left="1115"/>
        <w:rPr>
          <w:i/>
        </w:rPr>
      </w:pPr>
      <w:r>
        <w:rPr>
          <w:i/>
          <w:spacing w:val="17"/>
          <w:w w:val="101"/>
        </w:rPr>
        <w:t>ha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31"/>
        </w:rPr>
        <w:t>z</w:t>
      </w:r>
      <w:r>
        <w:rPr>
          <w:i/>
          <w:spacing w:val="15"/>
          <w:w w:val="109"/>
        </w:rPr>
        <w:t>e</w:t>
      </w:r>
      <w:r>
        <w:rPr>
          <w:i/>
          <w:spacing w:val="15"/>
          <w:w w:val="151"/>
        </w:rPr>
        <w:t>r</w:t>
      </w:r>
      <w:r>
        <w:rPr>
          <w:i/>
          <w:w w:val="101"/>
        </w:rPr>
        <w:t>o</w:t>
      </w:r>
      <w:r>
        <w:rPr>
          <w:i/>
          <w:spacing w:val="-8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</w:t>
      </w:r>
      <w:proofErr w:type="gramStart"/>
      <w:r>
        <w:rPr>
          <w:i/>
        </w:rPr>
        <w:t xml:space="preserve"> </w:t>
      </w:r>
      <w:r>
        <w:rPr>
          <w:i/>
          <w:spacing w:val="22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proofErr w:type="gramEnd"/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oo</w:t>
      </w:r>
      <w:r>
        <w:rPr>
          <w:i/>
          <w:spacing w:val="29"/>
          <w:w w:val="101"/>
        </w:rPr>
        <w:t>p</w:t>
      </w:r>
      <w:r>
        <w:rPr>
          <w:i/>
          <w:w w:val="206"/>
        </w:rPr>
        <w:t>.</w:t>
      </w:r>
    </w:p>
    <w:p w14:paraId="42F709BC" w14:textId="77777777" w:rsidR="006F1C89" w:rsidRDefault="005D3991">
      <w:pPr>
        <w:pStyle w:val="BodyText"/>
        <w:spacing w:before="34" w:line="192" w:lineRule="auto"/>
        <w:ind w:left="994" w:right="5429"/>
      </w:pP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spacing w:val="32"/>
          <w:w w:val="164"/>
        </w:rPr>
        <w:t>␣</w:t>
      </w:r>
      <w:r>
        <w:rPr>
          <w:spacing w:val="20"/>
          <w:w w:val="93"/>
        </w:rPr>
        <w:t>e</w:t>
      </w:r>
      <w:r>
        <w:rPr>
          <w:spacing w:val="20"/>
          <w:w w:val="84"/>
        </w:rPr>
        <w:t>x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r>
        <w:rPr>
          <w:spacing w:val="14"/>
          <w:w w:val="120"/>
        </w:rPr>
        <w:t>break</w:t>
      </w:r>
    </w:p>
    <w:p w14:paraId="1A3D4EA9" w14:textId="77777777" w:rsidR="006F1C89" w:rsidRDefault="005D3991">
      <w:pPr>
        <w:pStyle w:val="BodyText"/>
        <w:spacing w:line="291" w:lineRule="exact"/>
        <w:ind w:left="711"/>
      </w:pPr>
      <w:r>
        <w:rPr>
          <w:w w:val="160"/>
        </w:rPr>
        <w:t>}</w:t>
      </w:r>
    </w:p>
    <w:p w14:paraId="3CFF694F" w14:textId="77777777" w:rsidR="006F1C89" w:rsidRDefault="006F1C89">
      <w:pPr>
        <w:pStyle w:val="BodyText"/>
        <w:spacing w:before="7"/>
        <w:rPr>
          <w:sz w:val="29"/>
        </w:rPr>
      </w:pPr>
    </w:p>
    <w:p w14:paraId="2D77D338" w14:textId="77777777" w:rsidR="006F1C89" w:rsidRDefault="005D3991">
      <w:pPr>
        <w:pStyle w:val="BodyText"/>
        <w:spacing w:before="70" w:line="192" w:lineRule="auto"/>
        <w:ind w:left="1117" w:right="212" w:hanging="398"/>
      </w:pPr>
      <w:r>
        <w:rPr>
          <w:spacing w:val="19"/>
          <w:w w:val="102"/>
        </w:rPr>
        <w:t>s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8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4"/>
        </w:rPr>
        <w:t>a</w:t>
      </w:r>
      <w:r>
        <w:rPr>
          <w:spacing w:val="16"/>
          <w:w w:val="139"/>
        </w:rPr>
        <w:t>t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spacing w:val="19"/>
          <w:w w:val="160"/>
        </w:rPr>
        <w:t>(</w:t>
      </w:r>
      <w:r>
        <w:rPr>
          <w:spacing w:val="26"/>
          <w:w w:val="139"/>
        </w:rPr>
        <w:t>t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1</w:t>
      </w:r>
      <w:r>
        <w:rPr>
          <w:spacing w:val="16"/>
          <w:w w:val="160"/>
        </w:rPr>
        <w:t>]</w:t>
      </w:r>
      <w:r>
        <w:rPr>
          <w:spacing w:val="31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82"/>
        </w:rPr>
        <w:t>p</w:t>
      </w:r>
      <w:r>
        <w:rPr>
          <w:spacing w:val="13"/>
          <w:w w:val="84"/>
        </w:rPr>
        <w:t>o</w:t>
      </w:r>
      <w:r>
        <w:rPr>
          <w:w w:val="82"/>
        </w:rPr>
        <w:t>p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r>
        <w:rPr>
          <w:spacing w:val="13"/>
        </w:rPr>
        <w:t>mean</w:t>
      </w:r>
      <w:r>
        <w:rPr>
          <w:spacing w:val="-42"/>
        </w:rPr>
        <w:t xml:space="preserve"> </w:t>
      </w:r>
      <w:r>
        <w:rPr>
          <w:w w:val="135"/>
        </w:rPr>
        <w:t>(</w:t>
      </w:r>
      <w:r>
        <w:rPr>
          <w:spacing w:val="-67"/>
          <w:w w:val="135"/>
        </w:rPr>
        <w:t xml:space="preserve"> </w:t>
      </w:r>
      <w:r>
        <w:rPr>
          <w:spacing w:val="11"/>
        </w:rPr>
        <w:t>pop</w:t>
      </w:r>
      <w:r>
        <w:rPr>
          <w:spacing w:val="-38"/>
        </w:rPr>
        <w:t xml:space="preserve"> </w:t>
      </w:r>
      <w:r>
        <w:rPr>
          <w:spacing w:val="18"/>
          <w:w w:val="135"/>
        </w:rPr>
        <w:t>[,2]),</w:t>
      </w:r>
      <w:r>
        <w:rPr>
          <w:spacing w:val="62"/>
          <w:w w:val="135"/>
        </w:rPr>
        <w:t xml:space="preserve"> </w:t>
      </w:r>
      <w:r>
        <w:rPr>
          <w:spacing w:val="15"/>
          <w:w w:val="125"/>
        </w:rPr>
        <w:t>var(</w:t>
      </w:r>
      <w:r>
        <w:rPr>
          <w:spacing w:val="-61"/>
          <w:w w:val="125"/>
        </w:rPr>
        <w:t xml:space="preserve"> </w:t>
      </w:r>
      <w:r>
        <w:rPr>
          <w:spacing w:val="11"/>
        </w:rPr>
        <w:t>pop</w:t>
      </w:r>
      <w:r>
        <w:rPr>
          <w:spacing w:val="-37"/>
        </w:rPr>
        <w:t xml:space="preserve"> </w:t>
      </w:r>
      <w:r>
        <w:rPr>
          <w:spacing w:val="18"/>
          <w:w w:val="135"/>
        </w:rPr>
        <w:t>[,2]),</w:t>
      </w:r>
    </w:p>
    <w:p w14:paraId="68EEC4D0" w14:textId="77777777" w:rsidR="006F1C89" w:rsidRDefault="005D3991">
      <w:pPr>
        <w:pStyle w:val="BodyText"/>
        <w:spacing w:line="291" w:lineRule="exact"/>
        <w:ind w:left="4292"/>
      </w:pPr>
      <w:r>
        <w:rPr>
          <w:spacing w:val="13"/>
          <w:w w:val="105"/>
        </w:rPr>
        <w:t>mean</w:t>
      </w:r>
      <w:r>
        <w:rPr>
          <w:spacing w:val="-40"/>
          <w:w w:val="105"/>
        </w:rPr>
        <w:t xml:space="preserve"> </w:t>
      </w:r>
      <w:r>
        <w:rPr>
          <w:w w:val="110"/>
        </w:rPr>
        <w:t>(</w:t>
      </w:r>
      <w:r>
        <w:rPr>
          <w:spacing w:val="-43"/>
          <w:w w:val="110"/>
        </w:rPr>
        <w:t xml:space="preserve"> </w:t>
      </w:r>
      <w:r>
        <w:rPr>
          <w:spacing w:val="11"/>
          <w:w w:val="105"/>
        </w:rPr>
        <w:t>pop</w:t>
      </w:r>
      <w:r>
        <w:rPr>
          <w:spacing w:val="-35"/>
          <w:w w:val="105"/>
        </w:rPr>
        <w:t xml:space="preserve"> </w:t>
      </w:r>
      <w:r>
        <w:rPr>
          <w:spacing w:val="18"/>
          <w:w w:val="110"/>
        </w:rPr>
        <w:t>[,3]),</w:t>
      </w:r>
      <w:r>
        <w:rPr>
          <w:spacing w:val="110"/>
          <w:w w:val="110"/>
        </w:rPr>
        <w:t xml:space="preserve"> </w:t>
      </w:r>
      <w:r>
        <w:rPr>
          <w:spacing w:val="15"/>
          <w:w w:val="110"/>
        </w:rPr>
        <w:t>var(</w:t>
      </w:r>
      <w:r>
        <w:rPr>
          <w:spacing w:val="-45"/>
          <w:w w:val="110"/>
        </w:rPr>
        <w:t xml:space="preserve"> </w:t>
      </w:r>
      <w:r>
        <w:rPr>
          <w:spacing w:val="11"/>
          <w:w w:val="105"/>
        </w:rPr>
        <w:t>pop</w:t>
      </w:r>
      <w:r>
        <w:rPr>
          <w:spacing w:val="-34"/>
          <w:w w:val="105"/>
        </w:rPr>
        <w:t xml:space="preserve"> </w:t>
      </w:r>
      <w:r>
        <w:rPr>
          <w:spacing w:val="18"/>
          <w:w w:val="110"/>
        </w:rPr>
        <w:t>[,3])))</w:t>
      </w:r>
    </w:p>
    <w:p w14:paraId="2B01459E" w14:textId="77777777" w:rsidR="006F1C89" w:rsidRDefault="006F1C89">
      <w:pPr>
        <w:pStyle w:val="BodyText"/>
        <w:spacing w:before="6"/>
        <w:rPr>
          <w:sz w:val="16"/>
        </w:rPr>
      </w:pPr>
    </w:p>
    <w:p w14:paraId="6AD88102" w14:textId="77777777" w:rsidR="006F1C89" w:rsidRDefault="005D3991">
      <w:pPr>
        <w:pStyle w:val="BodyText"/>
        <w:spacing w:before="1" w:line="192" w:lineRule="auto"/>
        <w:ind w:left="721" w:right="493" w:hanging="2"/>
      </w:pP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01"/>
        </w:rPr>
        <w:t>c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spacing w:val="18"/>
          <w:w w:val="160"/>
        </w:rPr>
        <w:t>(</w:t>
      </w:r>
      <w:r>
        <w:rPr>
          <w:spacing w:val="26"/>
          <w:w w:val="139"/>
        </w:rPr>
        <w:t>t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8"/>
          <w:w w:val="160"/>
        </w:rPr>
        <w:t>[</w:t>
      </w:r>
      <w:r>
        <w:rPr>
          <w:spacing w:val="14"/>
          <w:w w:val="164"/>
        </w:rPr>
        <w:t>,</w:t>
      </w:r>
      <w:r>
        <w:rPr>
          <w:spacing w:val="14"/>
          <w:w w:val="82"/>
        </w:rPr>
        <w:t>1</w:t>
      </w:r>
      <w:r>
        <w:rPr>
          <w:spacing w:val="28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8"/>
          <w:w w:val="160"/>
        </w:rPr>
        <w:t>[</w:t>
      </w:r>
      <w:r>
        <w:rPr>
          <w:spacing w:val="14"/>
          <w:w w:val="164"/>
        </w:rPr>
        <w:t>,</w:t>
      </w:r>
      <w:r>
        <w:rPr>
          <w:spacing w:val="14"/>
          <w:w w:val="82"/>
        </w:rPr>
        <w:t>2</w:t>
      </w:r>
      <w:r>
        <w:rPr>
          <w:spacing w:val="28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3</w:t>
      </w:r>
      <w:r>
        <w:rPr>
          <w:spacing w:val="16"/>
          <w:w w:val="160"/>
        </w:rPr>
        <w:t>]</w:t>
      </w:r>
      <w:r>
        <w:rPr>
          <w:w w:val="160"/>
        </w:rPr>
        <w:t xml:space="preserve">)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p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9"/>
        </w:rPr>
        <w:t>y</w:t>
      </w:r>
      <w:r>
        <w:rPr>
          <w:spacing w:val="18"/>
          <w:w w:val="82"/>
        </w:rPr>
        <w:t>p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)</w:t>
      </w:r>
    </w:p>
    <w:p w14:paraId="0EDA15ED" w14:textId="77777777" w:rsidR="006F1C89" w:rsidRDefault="006F1C89">
      <w:pPr>
        <w:pStyle w:val="BodyText"/>
        <w:rPr>
          <w:sz w:val="20"/>
        </w:rPr>
      </w:pPr>
    </w:p>
    <w:p w14:paraId="5F87E3A9" w14:textId="77777777" w:rsidR="006F1C89" w:rsidRDefault="006F1C89">
      <w:pPr>
        <w:pStyle w:val="BodyText"/>
        <w:rPr>
          <w:sz w:val="20"/>
        </w:rPr>
      </w:pPr>
    </w:p>
    <w:p w14:paraId="7B35BDEE" w14:textId="77777777" w:rsidR="006F1C89" w:rsidRDefault="006F1C89">
      <w:pPr>
        <w:pStyle w:val="BodyText"/>
        <w:rPr>
          <w:sz w:val="26"/>
        </w:rPr>
      </w:pPr>
    </w:p>
    <w:p w14:paraId="57C4571C" w14:textId="77777777" w:rsidR="006F1C89" w:rsidRDefault="005D3991">
      <w:pPr>
        <w:pStyle w:val="BodyText"/>
        <w:spacing w:before="22"/>
        <w:ind w:left="436"/>
      </w:pPr>
      <w:r>
        <w:rPr>
          <w:w w:val="160"/>
        </w:rPr>
        <w:t>}</w:t>
      </w:r>
    </w:p>
    <w:p w14:paraId="224EAC8F" w14:textId="77777777" w:rsidR="006F1C89" w:rsidRDefault="006F1C89">
      <w:pPr>
        <w:pStyle w:val="BodyText"/>
        <w:spacing w:before="5"/>
        <w:rPr>
          <w:sz w:val="15"/>
        </w:rPr>
      </w:pPr>
    </w:p>
    <w:p w14:paraId="3F3EA631" w14:textId="77777777" w:rsidR="006F1C89" w:rsidRDefault="005D3991">
      <w:pPr>
        <w:ind w:left="436"/>
        <w:rPr>
          <w:i/>
        </w:rPr>
      </w:pPr>
      <w:r>
        <w:rPr>
          <w:i/>
          <w:w w:val="104"/>
        </w:rPr>
        <w:t>#</w:t>
      </w:r>
      <w:r>
        <w:rPr>
          <w:i/>
          <w:spacing w:val="-18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p</w:t>
      </w:r>
    </w:p>
    <w:p w14:paraId="617A8123" w14:textId="77777777" w:rsidR="006F1C89" w:rsidRDefault="006F1C89">
      <w:pPr>
        <w:spacing w:before="10"/>
        <w:rPr>
          <w:i/>
          <w:sz w:val="19"/>
        </w:rPr>
      </w:pPr>
    </w:p>
    <w:p w14:paraId="33B905AA" w14:textId="77777777" w:rsidR="006F1C89" w:rsidRDefault="005D3991">
      <w:pPr>
        <w:pStyle w:val="BodyText"/>
        <w:spacing w:line="305" w:lineRule="exact"/>
        <w:ind w:left="444"/>
      </w:pP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8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24"/>
        </w:rPr>
        <w:t xml:space="preserve"> </w:t>
      </w:r>
      <w:r>
        <w:rPr>
          <w:w w:val="164"/>
        </w:rPr>
        <w:t>!</w:t>
      </w:r>
      <w:r>
        <w:rPr>
          <w:spacing w:val="-4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97"/>
        </w:rPr>
        <w:t>F</w:t>
      </w:r>
      <w:r>
        <w:rPr>
          <w:spacing w:val="18"/>
          <w:w w:val="75"/>
        </w:rPr>
        <w:t>A</w:t>
      </w:r>
      <w:r>
        <w:rPr>
          <w:spacing w:val="19"/>
          <w:w w:val="97"/>
        </w:rPr>
        <w:t>L</w:t>
      </w:r>
      <w:r>
        <w:rPr>
          <w:spacing w:val="18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]</w:t>
      </w:r>
    </w:p>
    <w:p w14:paraId="5C1B1E74" w14:textId="77777777" w:rsidR="006F1C89" w:rsidRDefault="005D3991">
      <w:pPr>
        <w:pStyle w:val="BodyText"/>
        <w:spacing w:line="305" w:lineRule="exact"/>
        <w:ind w:left="446"/>
      </w:pP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24"/>
        </w:rPr>
        <w:t xml:space="preserve"> </w:t>
      </w:r>
      <w:r>
        <w:rPr>
          <w:w w:val="164"/>
        </w:rPr>
        <w:t>!</w:t>
      </w:r>
      <w:r>
        <w:rPr>
          <w:spacing w:val="-4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97"/>
        </w:rPr>
        <w:t>F</w:t>
      </w:r>
      <w:r>
        <w:rPr>
          <w:spacing w:val="18"/>
          <w:w w:val="75"/>
        </w:rPr>
        <w:t>A</w:t>
      </w:r>
      <w:r>
        <w:rPr>
          <w:spacing w:val="19"/>
          <w:w w:val="97"/>
        </w:rPr>
        <w:t>L</w:t>
      </w:r>
      <w:r>
        <w:rPr>
          <w:spacing w:val="18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]</w:t>
      </w:r>
    </w:p>
    <w:p w14:paraId="176C1DDD" w14:textId="77777777" w:rsidR="006F1C89" w:rsidRDefault="006F1C89">
      <w:pPr>
        <w:spacing w:line="305" w:lineRule="exact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29C252F8" w14:textId="77777777" w:rsidR="006F1C89" w:rsidRDefault="005D3991">
      <w:pPr>
        <w:spacing w:before="40" w:line="254" w:lineRule="exact"/>
        <w:ind w:left="436"/>
        <w:rPr>
          <w:i/>
        </w:rPr>
      </w:pPr>
      <w:r>
        <w:rPr>
          <w:i/>
          <w:w w:val="104"/>
        </w:rPr>
        <w:lastRenderedPageBreak/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ph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16"/>
        </w:rPr>
        <w:t>y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226"/>
        </w:rPr>
        <w:t>l</w:t>
      </w:r>
      <w:r>
        <w:rPr>
          <w:i/>
          <w:spacing w:val="17"/>
          <w:w w:val="101"/>
        </w:rPr>
        <w:t>o</w:t>
      </w:r>
      <w:r>
        <w:rPr>
          <w:i/>
          <w:w w:val="72"/>
        </w:rPr>
        <w:t>w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abundan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p</w:t>
      </w:r>
    </w:p>
    <w:p w14:paraId="1EF5C9F7" w14:textId="77777777" w:rsidR="006F1C89" w:rsidRDefault="005D3991">
      <w:pPr>
        <w:pStyle w:val="BodyText"/>
        <w:spacing w:line="323" w:lineRule="exact"/>
        <w:ind w:left="442"/>
      </w:pP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[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&gt;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08"/>
        </w:rPr>
        <w:t>*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19"/>
        </w:rPr>
        <w:t xml:space="preserve"> </w:t>
      </w:r>
      <w:r>
        <w:rPr>
          <w:spacing w:val="13"/>
          <w:w w:val="82"/>
        </w:rPr>
        <w:t>2</w:t>
      </w:r>
      <w:r>
        <w:rPr>
          <w:spacing w:val="27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7"/>
        </w:rPr>
        <w:t>F</w:t>
      </w:r>
      <w:r>
        <w:rPr>
          <w:spacing w:val="19"/>
          <w:w w:val="75"/>
        </w:rPr>
        <w:t>A</w:t>
      </w:r>
      <w:r>
        <w:rPr>
          <w:spacing w:val="18"/>
          <w:w w:val="97"/>
        </w:rPr>
        <w:t>L</w:t>
      </w:r>
      <w:r>
        <w:rPr>
          <w:spacing w:val="19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]</w:t>
      </w:r>
    </w:p>
    <w:p w14:paraId="5651C259" w14:textId="77777777" w:rsidR="006F1C89" w:rsidRDefault="006F1C89">
      <w:pPr>
        <w:pStyle w:val="BodyText"/>
        <w:spacing w:before="5"/>
        <w:rPr>
          <w:sz w:val="15"/>
        </w:rPr>
      </w:pPr>
    </w:p>
    <w:p w14:paraId="1999C453" w14:textId="77777777" w:rsidR="006F1C89" w:rsidRDefault="005D3991">
      <w:pPr>
        <w:spacing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add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p</w:t>
      </w:r>
    </w:p>
    <w:p w14:paraId="3B0D5E86" w14:textId="77777777" w:rsidR="006F1C89" w:rsidRDefault="005D3991">
      <w:pPr>
        <w:pStyle w:val="BodyText"/>
        <w:spacing w:before="34" w:line="192" w:lineRule="auto"/>
        <w:ind w:left="841" w:hanging="397"/>
      </w:pP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4"/>
        </w:rPr>
        <w:t>a</w:t>
      </w:r>
      <w:r>
        <w:rPr>
          <w:spacing w:val="16"/>
          <w:w w:val="139"/>
        </w:rPr>
        <w:t>t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spacing w:val="19"/>
          <w:w w:val="160"/>
        </w:rPr>
        <w:t>(</w:t>
      </w:r>
      <w:r>
        <w:rPr>
          <w:spacing w:val="26"/>
          <w:w w:val="139"/>
        </w:rPr>
        <w:t>t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4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1</w:t>
      </w:r>
      <w:r>
        <w:rPr>
          <w:spacing w:val="16"/>
          <w:w w:val="160"/>
        </w:rPr>
        <w:t>]</w:t>
      </w:r>
      <w:r>
        <w:rPr>
          <w:spacing w:val="31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82"/>
        </w:rPr>
        <w:t>p</w:t>
      </w:r>
      <w:r>
        <w:rPr>
          <w:spacing w:val="13"/>
          <w:w w:val="84"/>
        </w:rPr>
        <w:t>o</w:t>
      </w:r>
      <w:r>
        <w:rPr>
          <w:w w:val="82"/>
        </w:rPr>
        <w:t>p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 xml:space="preserve">( </w:t>
      </w:r>
      <w:r>
        <w:rPr>
          <w:spacing w:val="11"/>
        </w:rPr>
        <w:t>pop</w:t>
      </w:r>
      <w:r>
        <w:rPr>
          <w:spacing w:val="-37"/>
        </w:rPr>
        <w:t xml:space="preserve"> </w:t>
      </w:r>
      <w:r>
        <w:rPr>
          <w:spacing w:val="18"/>
          <w:w w:val="135"/>
        </w:rPr>
        <w:t>[,2]),</w:t>
      </w:r>
      <w:r>
        <w:rPr>
          <w:spacing w:val="65"/>
          <w:w w:val="135"/>
        </w:rPr>
        <w:t xml:space="preserve"> </w:t>
      </w:r>
      <w:r>
        <w:rPr>
          <w:spacing w:val="15"/>
          <w:w w:val="125"/>
        </w:rPr>
        <w:t>var(</w:t>
      </w:r>
      <w:r>
        <w:rPr>
          <w:spacing w:val="-60"/>
          <w:w w:val="125"/>
        </w:rPr>
        <w:t xml:space="preserve"> </w:t>
      </w:r>
      <w:r>
        <w:rPr>
          <w:spacing w:val="11"/>
        </w:rPr>
        <w:t>pop</w:t>
      </w:r>
      <w:r>
        <w:rPr>
          <w:spacing w:val="-36"/>
        </w:rPr>
        <w:t xml:space="preserve"> </w:t>
      </w:r>
      <w:r>
        <w:rPr>
          <w:spacing w:val="18"/>
          <w:w w:val="135"/>
        </w:rPr>
        <w:t>[,2]),</w:t>
      </w:r>
    </w:p>
    <w:p w14:paraId="0AF00144" w14:textId="77777777" w:rsidR="006F1C89" w:rsidRDefault="005D3991">
      <w:pPr>
        <w:pStyle w:val="BodyText"/>
        <w:spacing w:line="291" w:lineRule="exact"/>
        <w:ind w:left="3742"/>
      </w:pPr>
      <w:r>
        <w:rPr>
          <w:spacing w:val="13"/>
          <w:w w:val="105"/>
        </w:rPr>
        <w:t>mean</w:t>
      </w:r>
      <w:r>
        <w:rPr>
          <w:spacing w:val="-40"/>
          <w:w w:val="105"/>
        </w:rPr>
        <w:t xml:space="preserve"> </w:t>
      </w:r>
      <w:r>
        <w:rPr>
          <w:w w:val="110"/>
        </w:rPr>
        <w:t>(</w:t>
      </w:r>
      <w:r>
        <w:rPr>
          <w:spacing w:val="-44"/>
          <w:w w:val="110"/>
        </w:rPr>
        <w:t xml:space="preserve"> </w:t>
      </w:r>
      <w:r>
        <w:rPr>
          <w:spacing w:val="11"/>
          <w:w w:val="105"/>
        </w:rPr>
        <w:t>pop</w:t>
      </w:r>
      <w:r>
        <w:rPr>
          <w:spacing w:val="-35"/>
          <w:w w:val="105"/>
        </w:rPr>
        <w:t xml:space="preserve"> </w:t>
      </w:r>
      <w:r>
        <w:rPr>
          <w:spacing w:val="18"/>
          <w:w w:val="110"/>
        </w:rPr>
        <w:t>[,3]),</w:t>
      </w:r>
      <w:r>
        <w:rPr>
          <w:spacing w:val="110"/>
          <w:w w:val="110"/>
        </w:rPr>
        <w:t xml:space="preserve"> </w:t>
      </w:r>
      <w:r>
        <w:rPr>
          <w:spacing w:val="15"/>
          <w:w w:val="110"/>
        </w:rPr>
        <w:t>var(</w:t>
      </w:r>
      <w:r>
        <w:rPr>
          <w:spacing w:val="-45"/>
          <w:w w:val="110"/>
        </w:rPr>
        <w:t xml:space="preserve"> </w:t>
      </w:r>
      <w:r>
        <w:rPr>
          <w:spacing w:val="11"/>
          <w:w w:val="105"/>
        </w:rPr>
        <w:t>pop</w:t>
      </w:r>
      <w:r>
        <w:rPr>
          <w:spacing w:val="-34"/>
          <w:w w:val="105"/>
        </w:rPr>
        <w:t xml:space="preserve"> </w:t>
      </w:r>
      <w:r>
        <w:rPr>
          <w:spacing w:val="18"/>
          <w:w w:val="110"/>
        </w:rPr>
        <w:t>[,3])))</w:t>
      </w:r>
    </w:p>
    <w:p w14:paraId="346D453A" w14:textId="77777777" w:rsidR="006F1C89" w:rsidRDefault="006F1C89">
      <w:pPr>
        <w:pStyle w:val="BodyText"/>
        <w:spacing w:before="6"/>
        <w:rPr>
          <w:sz w:val="16"/>
        </w:rPr>
      </w:pPr>
    </w:p>
    <w:p w14:paraId="5F058C66" w14:textId="77777777" w:rsidR="006F1C89" w:rsidRDefault="005D3991">
      <w:pPr>
        <w:pStyle w:val="BodyText"/>
        <w:spacing w:line="192" w:lineRule="auto"/>
        <w:ind w:left="446" w:right="784" w:hanging="2"/>
      </w:pP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01"/>
        </w:rPr>
        <w:t>c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spacing w:val="18"/>
          <w:w w:val="160"/>
        </w:rPr>
        <w:t>(</w:t>
      </w:r>
      <w:r>
        <w:rPr>
          <w:spacing w:val="26"/>
          <w:w w:val="139"/>
        </w:rPr>
        <w:t>t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8"/>
          <w:w w:val="160"/>
        </w:rPr>
        <w:t>[</w:t>
      </w:r>
      <w:r>
        <w:rPr>
          <w:spacing w:val="14"/>
          <w:w w:val="164"/>
        </w:rPr>
        <w:t>,</w:t>
      </w:r>
      <w:r>
        <w:rPr>
          <w:spacing w:val="14"/>
          <w:w w:val="82"/>
        </w:rPr>
        <w:t>1</w:t>
      </w:r>
      <w:r>
        <w:rPr>
          <w:spacing w:val="28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28"/>
          <w:w w:val="160"/>
        </w:rPr>
        <w:t>[</w:t>
      </w:r>
      <w:r>
        <w:rPr>
          <w:spacing w:val="14"/>
          <w:w w:val="164"/>
        </w:rPr>
        <w:t>,</w:t>
      </w:r>
      <w:r>
        <w:rPr>
          <w:spacing w:val="14"/>
          <w:w w:val="82"/>
        </w:rPr>
        <w:t>2</w:t>
      </w:r>
      <w:r>
        <w:rPr>
          <w:spacing w:val="28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w w:val="82"/>
        </w:rPr>
        <w:t>p</w:t>
      </w:r>
      <w:r>
        <w:rPr>
          <w:spacing w:val="-36"/>
        </w:rPr>
        <w:t xml:space="preserve"> </w:t>
      </w:r>
      <w:r>
        <w:rPr>
          <w:spacing w:val="32"/>
          <w:w w:val="160"/>
        </w:rPr>
        <w:t>[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3</w:t>
      </w:r>
      <w:r>
        <w:rPr>
          <w:spacing w:val="16"/>
          <w:w w:val="160"/>
        </w:rPr>
        <w:t>]</w:t>
      </w:r>
      <w:r>
        <w:rPr>
          <w:w w:val="160"/>
        </w:rPr>
        <w:t xml:space="preserve">)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p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9"/>
        </w:rPr>
        <w:t>y</w:t>
      </w:r>
      <w:r>
        <w:rPr>
          <w:spacing w:val="18"/>
          <w:w w:val="82"/>
        </w:rPr>
        <w:t>p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)</w:t>
      </w:r>
    </w:p>
    <w:p w14:paraId="72E80616" w14:textId="77777777" w:rsidR="006F1C89" w:rsidRDefault="006F1C89">
      <w:pPr>
        <w:pStyle w:val="BodyText"/>
        <w:spacing w:before="9"/>
        <w:rPr>
          <w:sz w:val="16"/>
        </w:rPr>
      </w:pPr>
    </w:p>
    <w:p w14:paraId="4A3E5C73" w14:textId="77777777" w:rsidR="006F1C89" w:rsidRDefault="005D3991">
      <w:pPr>
        <w:spacing w:before="1"/>
        <w:ind w:left="436"/>
        <w:rPr>
          <w:i/>
        </w:rPr>
      </w:pPr>
      <w:r>
        <w:rPr>
          <w:i/>
          <w:w w:val="115"/>
        </w:rPr>
        <w:t>#</w:t>
      </w:r>
      <w:r>
        <w:rPr>
          <w:i/>
          <w:spacing w:val="-22"/>
          <w:w w:val="115"/>
        </w:rPr>
        <w:t xml:space="preserve"> </w:t>
      </w:r>
      <w:r>
        <w:rPr>
          <w:i/>
          <w:spacing w:val="15"/>
          <w:w w:val="115"/>
        </w:rPr>
        <w:t xml:space="preserve">return </w:t>
      </w:r>
      <w:r>
        <w:rPr>
          <w:i/>
          <w:spacing w:val="75"/>
          <w:w w:val="115"/>
        </w:rPr>
        <w:t xml:space="preserve"> </w:t>
      </w:r>
      <w:r>
        <w:rPr>
          <w:i/>
          <w:spacing w:val="15"/>
          <w:w w:val="115"/>
        </w:rPr>
        <w:t>output</w:t>
      </w:r>
    </w:p>
    <w:p w14:paraId="556D7554" w14:textId="77777777" w:rsidR="006F1C89" w:rsidRDefault="005D3991">
      <w:pPr>
        <w:spacing w:before="2" w:line="254" w:lineRule="exact"/>
        <w:ind w:left="846"/>
        <w:rPr>
          <w:i/>
        </w:rPr>
      </w:pPr>
      <w:r>
        <w:rPr>
          <w:i/>
          <w:spacing w:val="21"/>
          <w:w w:val="170"/>
        </w:rPr>
        <w:t>------------------------------------------------------------</w:t>
      </w:r>
    </w:p>
    <w:p w14:paraId="633AF147" w14:textId="77777777" w:rsidR="006F1C89" w:rsidRDefault="005D3991">
      <w:pPr>
        <w:pStyle w:val="BodyText"/>
        <w:spacing w:before="34" w:line="192" w:lineRule="auto"/>
        <w:ind w:left="841" w:hanging="396"/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8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2"/>
          <w:w w:val="164"/>
        </w:rPr>
        <w:t>␣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proofErr w:type="spellEnd"/>
      <w:r>
        <w:rPr>
          <w:spacing w:val="-38"/>
        </w:rPr>
        <w:t xml:space="preserve"> </w:t>
      </w:r>
      <w:r>
        <w:rPr>
          <w:spacing w:val="29"/>
          <w:w w:val="164"/>
        </w:rPr>
        <w:t>␣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6"/>
          <w:w w:val="139"/>
        </w:rPr>
        <w:t>"</w:t>
      </w:r>
      <w:r>
        <w:rPr>
          <w:spacing w:val="18"/>
          <w:w w:val="164"/>
        </w:rPr>
        <w:t>,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32"/>
          <w:w w:val="164"/>
        </w:rPr>
        <w:t>␣</w:t>
      </w:r>
      <w:r>
        <w:rPr>
          <w:spacing w:val="20"/>
          <w:w w:val="94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80"/>
        </w:rPr>
        <w:t>l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4"/>
        </w:rPr>
        <w:t xml:space="preserve">␣ </w:t>
      </w:r>
      <w:r>
        <w:rPr>
          <w:spacing w:val="18"/>
          <w:w w:val="96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1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0"/>
          <w:w w:val="164"/>
        </w:rPr>
        <w:t>␣</w:t>
      </w:r>
      <w:r>
        <w:rPr>
          <w:spacing w:val="19"/>
          <w:w w:val="55"/>
        </w:rPr>
        <w:t>m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39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2"/>
          <w:w w:val="164"/>
        </w:rPr>
        <w:t>␣</w:t>
      </w:r>
      <w:proofErr w:type="spellStart"/>
      <w:r>
        <w:rPr>
          <w:spacing w:val="22"/>
          <w:w w:val="75"/>
        </w:rPr>
        <w:t>A</w:t>
      </w:r>
      <w:r>
        <w:rPr>
          <w:spacing w:val="30"/>
          <w:w w:val="164"/>
        </w:rPr>
        <w:t>␣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spacing w:val="30"/>
          <w:w w:val="139"/>
        </w:rPr>
        <w:t>t</w:t>
      </w:r>
      <w:proofErr w:type="spellEnd"/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2"/>
        </w:rPr>
        <w:t xml:space="preserve"> </w:t>
      </w:r>
      <w:proofErr w:type="spellStart"/>
      <w:r>
        <w:rPr>
          <w:spacing w:val="17"/>
        </w:rPr>
        <w:t>v</w:t>
      </w:r>
      <w:r>
        <w:rPr>
          <w:spacing w:val="17"/>
          <w:w w:val="94"/>
        </w:rPr>
        <w:t>a</w:t>
      </w:r>
      <w:r>
        <w:rPr>
          <w:spacing w:val="28"/>
          <w:w w:val="127"/>
        </w:rPr>
        <w:t>r</w:t>
      </w:r>
      <w:r>
        <w:rPr>
          <w:spacing w:val="22"/>
          <w:w w:val="164"/>
        </w:rPr>
        <w:t>␣</w:t>
      </w:r>
      <w:r>
        <w:rPr>
          <w:spacing w:val="22"/>
          <w:w w:val="75"/>
        </w:rPr>
        <w:t>A</w:t>
      </w:r>
      <w:proofErr w:type="spellEnd"/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2"/>
          <w:w w:val="164"/>
        </w:rPr>
        <w:t>␣</w:t>
      </w:r>
      <w:proofErr w:type="spellStart"/>
      <w:r>
        <w:rPr>
          <w:spacing w:val="22"/>
          <w:w w:val="167"/>
        </w:rPr>
        <w:t>J</w:t>
      </w:r>
      <w:r>
        <w:rPr>
          <w:spacing w:val="30"/>
          <w:w w:val="164"/>
        </w:rPr>
        <w:t>␣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spacing w:val="30"/>
          <w:w w:val="139"/>
        </w:rPr>
        <w:t>t</w:t>
      </w:r>
      <w:proofErr w:type="spellEnd"/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 xml:space="preserve">" </w:t>
      </w:r>
      <w:proofErr w:type="spellStart"/>
      <w:r>
        <w:rPr>
          <w:spacing w:val="18"/>
          <w:w w:val="135"/>
        </w:rPr>
        <w:t>var␣J</w:t>
      </w:r>
      <w:proofErr w:type="spellEnd"/>
      <w:r>
        <w:rPr>
          <w:spacing w:val="18"/>
          <w:w w:val="135"/>
        </w:rPr>
        <w:t>")</w:t>
      </w:r>
    </w:p>
    <w:p w14:paraId="674721DC" w14:textId="77777777" w:rsidR="006F1C89" w:rsidRDefault="005D3991">
      <w:pPr>
        <w:pStyle w:val="BodyText"/>
        <w:spacing w:line="291" w:lineRule="exact"/>
        <w:ind w:left="445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2EEAD26F" w14:textId="77777777" w:rsidR="006F1C89" w:rsidRDefault="006F1C89">
      <w:pPr>
        <w:pStyle w:val="BodyText"/>
        <w:spacing w:before="2"/>
        <w:rPr>
          <w:sz w:val="15"/>
        </w:rPr>
      </w:pPr>
    </w:p>
    <w:p w14:paraId="0197BA2E" w14:textId="77777777" w:rsidR="006F1C89" w:rsidRDefault="005D3991">
      <w:pPr>
        <w:tabs>
          <w:tab w:val="left" w:pos="7446"/>
        </w:tabs>
        <w:spacing w:line="211" w:lineRule="auto"/>
        <w:ind w:left="978" w:right="347" w:hanging="534"/>
        <w:rPr>
          <w:i/>
        </w:rPr>
      </w:pPr>
      <w:r>
        <w:rPr>
          <w:rFonts w:ascii="Lucida Sans Unicode"/>
          <w:spacing w:val="15"/>
        </w:rPr>
        <w:t>return</w:t>
      </w:r>
      <w:r>
        <w:rPr>
          <w:rFonts w:ascii="Lucida Sans Unicode"/>
          <w:spacing w:val="-20"/>
        </w:rPr>
        <w:t xml:space="preserve"> </w:t>
      </w:r>
      <w:r>
        <w:rPr>
          <w:rFonts w:ascii="Lucida Sans Unicode"/>
        </w:rPr>
        <w:t>(</w:t>
      </w:r>
      <w:r>
        <w:rPr>
          <w:rFonts w:ascii="Lucida Sans Unicode"/>
          <w:spacing w:val="-20"/>
        </w:rPr>
        <w:t xml:space="preserve"> </w:t>
      </w:r>
      <w:r>
        <w:rPr>
          <w:rFonts w:ascii="Lucida Sans Unicode"/>
          <w:spacing w:val="16"/>
        </w:rPr>
        <w:t>list(</w:t>
      </w:r>
      <w:r>
        <w:rPr>
          <w:rFonts w:ascii="Lucida Sans Unicode"/>
          <w:spacing w:val="-21"/>
        </w:rPr>
        <w:t xml:space="preserve"> </w:t>
      </w:r>
      <w:r>
        <w:rPr>
          <w:rFonts w:ascii="Lucida Sans Unicode"/>
          <w:spacing w:val="14"/>
        </w:rPr>
        <w:t>stats</w:t>
      </w:r>
      <w:r>
        <w:rPr>
          <w:rFonts w:ascii="Lucida Sans Unicode"/>
          <w:spacing w:val="-20"/>
        </w:rPr>
        <w:t xml:space="preserve"> </w:t>
      </w:r>
      <w:r>
        <w:rPr>
          <w:rFonts w:ascii="Lucida Sans Unicode"/>
        </w:rPr>
        <w:t>=</w:t>
      </w:r>
      <w:r>
        <w:rPr>
          <w:rFonts w:ascii="Lucida Sans Unicode"/>
          <w:spacing w:val="-24"/>
        </w:rPr>
        <w:t xml:space="preserve"> </w:t>
      </w:r>
      <w:r>
        <w:rPr>
          <w:rFonts w:ascii="Lucida Sans Unicode"/>
          <w:spacing w:val="12"/>
        </w:rPr>
        <w:t>stats</w:t>
      </w:r>
      <w:r>
        <w:rPr>
          <w:rFonts w:ascii="Lucida Sans Unicode"/>
          <w:spacing w:val="-1"/>
        </w:rPr>
        <w:t xml:space="preserve"> </w:t>
      </w:r>
      <w:r>
        <w:rPr>
          <w:rFonts w:ascii="Lucida Sans Unicode"/>
        </w:rPr>
        <w:t xml:space="preserve">, 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spacing w:val="18"/>
        </w:rPr>
        <w:t>phenotypes</w:t>
      </w:r>
      <w:r>
        <w:rPr>
          <w:rFonts w:ascii="Lucida Sans Unicode"/>
          <w:spacing w:val="-18"/>
        </w:rPr>
        <w:t xml:space="preserve"> </w:t>
      </w:r>
      <w:r>
        <w:rPr>
          <w:rFonts w:ascii="Lucida Sans Unicode"/>
        </w:rPr>
        <w:t>=</w:t>
      </w:r>
      <w:r>
        <w:rPr>
          <w:rFonts w:ascii="Lucida Sans Unicode"/>
          <w:spacing w:val="-18"/>
        </w:rPr>
        <w:t xml:space="preserve"> </w:t>
      </w:r>
      <w:r>
        <w:rPr>
          <w:rFonts w:ascii="Lucida Sans Unicode"/>
          <w:spacing w:val="18"/>
        </w:rPr>
        <w:t>phenotypes</w:t>
      </w:r>
      <w:r>
        <w:rPr>
          <w:rFonts w:ascii="Lucida Sans Unicode"/>
          <w:spacing w:val="-18"/>
        </w:rPr>
        <w:t xml:space="preserve"> </w:t>
      </w:r>
      <w:r>
        <w:rPr>
          <w:rFonts w:ascii="Lucida Sans Unicode"/>
          <w:spacing w:val="11"/>
        </w:rPr>
        <w:t>))</w:t>
      </w:r>
      <w:r>
        <w:rPr>
          <w:rFonts w:ascii="Lucida Sans Unicode"/>
          <w:spacing w:val="11"/>
        </w:rPr>
        <w:tab/>
      </w:r>
      <w:r>
        <w:rPr>
          <w:i/>
          <w:w w:val="105"/>
        </w:rPr>
        <w:t xml:space="preserve"># </w:t>
      </w:r>
      <w:r>
        <w:rPr>
          <w:i/>
          <w:spacing w:val="17"/>
          <w:w w:val="130"/>
        </w:rPr>
        <w:t>returns</w:t>
      </w:r>
      <w:r>
        <w:rPr>
          <w:i/>
          <w:spacing w:val="18"/>
          <w:w w:val="130"/>
        </w:rPr>
        <w:t xml:space="preserve"> </w:t>
      </w:r>
      <w:r>
        <w:rPr>
          <w:i/>
          <w:spacing w:val="13"/>
          <w:w w:val="105"/>
        </w:rPr>
        <w:t>both</w:t>
      </w:r>
      <w:r>
        <w:rPr>
          <w:i/>
          <w:spacing w:val="14"/>
          <w:w w:val="105"/>
        </w:rPr>
        <w:t xml:space="preserve"> </w:t>
      </w:r>
      <w:r>
        <w:rPr>
          <w:i/>
          <w:spacing w:val="11"/>
          <w:w w:val="105"/>
        </w:rPr>
        <w:t>the</w:t>
      </w:r>
      <w:r>
        <w:rPr>
          <w:i/>
          <w:spacing w:val="75"/>
          <w:w w:val="105"/>
        </w:rPr>
        <w:t xml:space="preserve"> </w:t>
      </w:r>
      <w:r>
        <w:rPr>
          <w:i/>
          <w:spacing w:val="12"/>
          <w:w w:val="130"/>
        </w:rPr>
        <w:t>stats</w:t>
      </w:r>
      <w:r>
        <w:rPr>
          <w:i/>
          <w:spacing w:val="-62"/>
          <w:w w:val="130"/>
        </w:rPr>
        <w:t xml:space="preserve"> </w:t>
      </w:r>
      <w:r>
        <w:rPr>
          <w:i/>
          <w:spacing w:val="11"/>
          <w:w w:val="105"/>
        </w:rPr>
        <w:t>and</w:t>
      </w:r>
      <w:r>
        <w:rPr>
          <w:i/>
          <w:spacing w:val="58"/>
          <w:w w:val="105"/>
        </w:rPr>
        <w:t xml:space="preserve"> </w:t>
      </w:r>
      <w:r>
        <w:rPr>
          <w:i/>
          <w:spacing w:val="11"/>
          <w:w w:val="105"/>
        </w:rPr>
        <w:t>the</w:t>
      </w:r>
      <w:r>
        <w:rPr>
          <w:i/>
          <w:spacing w:val="62"/>
          <w:w w:val="105"/>
        </w:rPr>
        <w:t xml:space="preserve"> </w:t>
      </w:r>
      <w:r>
        <w:rPr>
          <w:i/>
          <w:spacing w:val="17"/>
          <w:w w:val="105"/>
        </w:rPr>
        <w:t>phenotype</w:t>
      </w:r>
    </w:p>
    <w:p w14:paraId="34CE1F9F" w14:textId="77777777" w:rsidR="006F1C89" w:rsidRDefault="006F1C89">
      <w:pPr>
        <w:rPr>
          <w:i/>
          <w:sz w:val="20"/>
        </w:rPr>
      </w:pPr>
    </w:p>
    <w:p w14:paraId="629FF758" w14:textId="77777777" w:rsidR="006F1C89" w:rsidRDefault="006F1C89">
      <w:pPr>
        <w:spacing w:before="10"/>
        <w:rPr>
          <w:i/>
          <w:sz w:val="20"/>
        </w:rPr>
      </w:pPr>
    </w:p>
    <w:p w14:paraId="2DE0D57B" w14:textId="77777777" w:rsidR="006F1C89" w:rsidRDefault="005D3991">
      <w:pPr>
        <w:pStyle w:val="BodyText"/>
        <w:spacing w:before="23"/>
        <w:ind w:left="161"/>
      </w:pPr>
      <w:r>
        <w:rPr>
          <w:w w:val="160"/>
        </w:rPr>
        <w:t>}</w:t>
      </w:r>
    </w:p>
    <w:p w14:paraId="256A9E0F" w14:textId="77777777" w:rsidR="006F1C89" w:rsidRDefault="006F1C89">
      <w:pPr>
        <w:pStyle w:val="BodyText"/>
        <w:spacing w:before="9"/>
      </w:pPr>
    </w:p>
    <w:p w14:paraId="063E7F24" w14:textId="77777777" w:rsidR="006F1C89" w:rsidRDefault="005D3991">
      <w:pPr>
        <w:pStyle w:val="Heading2"/>
        <w:spacing w:before="1"/>
        <w:jc w:val="left"/>
      </w:pPr>
      <w:r>
        <w:rPr>
          <w:w w:val="120"/>
        </w:rPr>
        <w:t>Grouping functions</w:t>
      </w:r>
    </w:p>
    <w:p w14:paraId="26A04BD1" w14:textId="77777777" w:rsidR="006F1C89" w:rsidRDefault="006F1C89">
      <w:pPr>
        <w:rPr>
          <w:b/>
          <w:sz w:val="24"/>
        </w:rPr>
      </w:pPr>
    </w:p>
    <w:p w14:paraId="6E894C31" w14:textId="77777777" w:rsidR="006F1C89" w:rsidRDefault="005D3991">
      <w:pPr>
        <w:spacing w:before="214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82"/>
        </w:rPr>
        <w:t>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oup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1"/>
        </w:rPr>
        <w:t>un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on</w:t>
      </w:r>
      <w:r>
        <w:rPr>
          <w:i/>
          <w:w w:val="133"/>
        </w:rPr>
        <w:t>s</w:t>
      </w:r>
    </w:p>
    <w:p w14:paraId="243CE7A4" w14:textId="77777777" w:rsidR="006F1C89" w:rsidRDefault="005D3991">
      <w:pPr>
        <w:spacing w:before="3" w:line="242" w:lineRule="auto"/>
        <w:ind w:left="161" w:right="1999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06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33"/>
        </w:rPr>
        <w:t>s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1"/>
        </w:rPr>
        <w:t>un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on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09"/>
        </w:rPr>
        <w:t>e</w:t>
      </w:r>
      <w:r>
        <w:rPr>
          <w:i/>
          <w:spacing w:val="17"/>
          <w:w w:val="101"/>
        </w:rPr>
        <w:t>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n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151"/>
        </w:rPr>
        <w:t>r</w:t>
      </w:r>
      <w:r>
        <w:rPr>
          <w:i/>
          <w:w w:val="109"/>
        </w:rPr>
        <w:t xml:space="preserve">e </w:t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4F8F5186" w14:textId="77777777" w:rsidR="006F1C89" w:rsidRDefault="005D3991">
      <w:pPr>
        <w:spacing w:line="268" w:lineRule="exact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oup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on</w:t>
      </w:r>
      <w:r>
        <w:rPr>
          <w:i/>
          <w:spacing w:val="28"/>
          <w:w w:val="109"/>
        </w:rPr>
        <w:t>e</w:t>
      </w:r>
      <w:r>
        <w:rPr>
          <w:i/>
          <w:w w:val="206"/>
        </w:rPr>
        <w:t>.</w:t>
      </w:r>
    </w:p>
    <w:p w14:paraId="48375E71" w14:textId="77777777" w:rsidR="006F1C89" w:rsidRDefault="006F1C89">
      <w:pPr>
        <w:spacing w:before="5"/>
        <w:rPr>
          <w:i/>
        </w:rPr>
      </w:pPr>
    </w:p>
    <w:p w14:paraId="0F2EE9F3" w14:textId="77777777" w:rsidR="006F1C89" w:rsidRDefault="005D3991">
      <w:pPr>
        <w:ind w:left="161"/>
        <w:rPr>
          <w:i/>
        </w:rPr>
      </w:pPr>
      <w:r>
        <w:rPr>
          <w:i/>
          <w:w w:val="130"/>
        </w:rPr>
        <w:t xml:space="preserve">#   </w:t>
      </w:r>
      <w:r>
        <w:rPr>
          <w:i/>
          <w:spacing w:val="9"/>
          <w:w w:val="130"/>
        </w:rPr>
        <w:t xml:space="preserve"> </w:t>
      </w:r>
      <w:r>
        <w:rPr>
          <w:i/>
          <w:spacing w:val="11"/>
          <w:w w:val="130"/>
        </w:rPr>
        <w:t xml:space="preserve">SLC  </w:t>
      </w:r>
      <w:r>
        <w:rPr>
          <w:i/>
          <w:spacing w:val="71"/>
          <w:w w:val="130"/>
        </w:rPr>
        <w:t xml:space="preserve"> </w:t>
      </w:r>
      <w:r>
        <w:rPr>
          <w:i/>
          <w:spacing w:val="21"/>
          <w:w w:val="150"/>
        </w:rPr>
        <w:t>-------------------------</w:t>
      </w:r>
    </w:p>
    <w:p w14:paraId="15D1BB0A" w14:textId="77777777" w:rsidR="006F1C89" w:rsidRDefault="006F1C89">
      <w:pPr>
        <w:rPr>
          <w:i/>
        </w:rPr>
      </w:pPr>
    </w:p>
    <w:p w14:paraId="2A01251B" w14:textId="77777777" w:rsidR="006F1C89" w:rsidRDefault="006F1C89">
      <w:pPr>
        <w:spacing w:before="11"/>
        <w:rPr>
          <w:i/>
          <w:sz w:val="23"/>
        </w:rPr>
      </w:pPr>
    </w:p>
    <w:p w14:paraId="08F958AD" w14:textId="77777777" w:rsidR="006F1C89" w:rsidRDefault="005D3991">
      <w:pPr>
        <w:pStyle w:val="BodyText"/>
        <w:spacing w:line="192" w:lineRule="auto"/>
        <w:ind w:left="445" w:right="1188" w:hanging="279"/>
      </w:pP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4"/>
        </w:rPr>
        <w:t>o</w:t>
      </w:r>
      <w:r>
        <w:rPr>
          <w:spacing w:val="18"/>
          <w:w w:val="83"/>
        </w:rPr>
        <w:t>u</w:t>
      </w:r>
      <w:r>
        <w:rPr>
          <w:spacing w:val="18"/>
          <w:w w:val="139"/>
        </w:rPr>
        <w:t>t</w:t>
      </w:r>
      <w:r>
        <w:rPr>
          <w:spacing w:val="18"/>
          <w:w w:val="82"/>
        </w:rPr>
        <w:t>p</w:t>
      </w:r>
      <w:r>
        <w:rPr>
          <w:spacing w:val="18"/>
          <w:w w:val="83"/>
        </w:rPr>
        <w:t>u</w:t>
      </w:r>
      <w:r>
        <w:rPr>
          <w:spacing w:val="18"/>
          <w:w w:val="139"/>
        </w:rPr>
        <w:t>t</w:t>
      </w:r>
      <w:r>
        <w:rPr>
          <w:spacing w:val="18"/>
          <w:w w:val="96"/>
        </w:rPr>
        <w:t>S</w:t>
      </w:r>
      <w:r>
        <w:rPr>
          <w:spacing w:val="18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0</w:t>
      </w:r>
      <w:r>
        <w:rPr>
          <w:spacing w:val="19"/>
          <w:w w:val="164"/>
        </w:rPr>
        <w:t>.</w:t>
      </w:r>
      <w:r>
        <w:rPr>
          <w:spacing w:val="18"/>
          <w:w w:val="82"/>
        </w:rPr>
        <w:t>1</w:t>
      </w:r>
      <w:r>
        <w:rPr>
          <w:spacing w:val="19"/>
          <w:w w:val="82"/>
        </w:rPr>
        <w:t>5</w:t>
      </w:r>
      <w:r>
        <w:rPr>
          <w:spacing w:val="30"/>
          <w:w w:val="160"/>
        </w:rPr>
        <w:t>)</w:t>
      </w:r>
      <w:r>
        <w:rPr>
          <w:w w:val="160"/>
        </w:rPr>
        <w:t xml:space="preserve">{ </w:t>
      </w:r>
      <w:proofErr w:type="spellStart"/>
      <w:r>
        <w:rPr>
          <w:spacing w:val="17"/>
          <w:w w:val="110"/>
        </w:rPr>
        <w:t>outputSLC</w:t>
      </w:r>
      <w:proofErr w:type="spellEnd"/>
      <w:r>
        <w:rPr>
          <w:spacing w:val="89"/>
          <w:w w:val="110"/>
        </w:rPr>
        <w:t xml:space="preserve"> </w:t>
      </w:r>
      <w:r>
        <w:t>&lt;-</w:t>
      </w:r>
      <w:r>
        <w:rPr>
          <w:spacing w:val="19"/>
        </w:rPr>
        <w:t xml:space="preserve"> </w:t>
      </w:r>
      <w:r>
        <w:rPr>
          <w:spacing w:val="15"/>
          <w:w w:val="110"/>
        </w:rPr>
        <w:t>output</w:t>
      </w:r>
    </w:p>
    <w:p w14:paraId="60CB8C7C" w14:textId="77777777" w:rsidR="006F1C89" w:rsidRDefault="006F1C89">
      <w:pPr>
        <w:pStyle w:val="BodyText"/>
        <w:spacing w:before="10"/>
        <w:rPr>
          <w:sz w:val="16"/>
        </w:rPr>
      </w:pPr>
    </w:p>
    <w:p w14:paraId="7BD94E41" w14:textId="77777777" w:rsidR="006F1C89" w:rsidRDefault="005D3991">
      <w:pPr>
        <w:ind w:left="436"/>
        <w:rPr>
          <w:i/>
        </w:rPr>
      </w:pPr>
      <w:r>
        <w:rPr>
          <w:i/>
          <w:w w:val="115"/>
        </w:rPr>
        <w:t>#</w:t>
      </w:r>
      <w:r>
        <w:rPr>
          <w:i/>
          <w:spacing w:val="49"/>
          <w:w w:val="115"/>
        </w:rPr>
        <w:t xml:space="preserve"> </w:t>
      </w:r>
      <w:r>
        <w:rPr>
          <w:i/>
          <w:spacing w:val="17"/>
          <w:w w:val="115"/>
        </w:rPr>
        <w:t xml:space="preserve">Prepare </w:t>
      </w:r>
      <w:r>
        <w:rPr>
          <w:i/>
          <w:spacing w:val="36"/>
          <w:w w:val="115"/>
        </w:rPr>
        <w:t xml:space="preserve"> </w:t>
      </w:r>
      <w:r>
        <w:rPr>
          <w:i/>
          <w:spacing w:val="11"/>
          <w:w w:val="115"/>
        </w:rPr>
        <w:t xml:space="preserve">the </w:t>
      </w:r>
      <w:r>
        <w:rPr>
          <w:i/>
          <w:spacing w:val="41"/>
          <w:w w:val="115"/>
        </w:rPr>
        <w:t xml:space="preserve"> </w:t>
      </w:r>
      <w:r>
        <w:rPr>
          <w:i/>
          <w:spacing w:val="13"/>
          <w:w w:val="115"/>
        </w:rPr>
        <w:t>data</w:t>
      </w:r>
    </w:p>
    <w:p w14:paraId="5A9C1251" w14:textId="77777777" w:rsidR="006F1C89" w:rsidRDefault="006F1C89">
      <w:pPr>
        <w:spacing w:before="9"/>
        <w:rPr>
          <w:i/>
          <w:sz w:val="19"/>
        </w:rPr>
      </w:pPr>
    </w:p>
    <w:p w14:paraId="30778D43" w14:textId="77777777" w:rsidR="006F1C89" w:rsidRDefault="005D3991">
      <w:pPr>
        <w:pStyle w:val="BodyText"/>
        <w:spacing w:before="1" w:line="305" w:lineRule="exact"/>
        <w:ind w:left="446"/>
      </w:pPr>
      <w:proofErr w:type="spellStart"/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spacing w:val="21"/>
          <w:w w:val="93"/>
        </w:rPr>
        <w:t>e</w:t>
      </w:r>
      <w:r>
        <w:rPr>
          <w:spacing w:val="21"/>
          <w:w w:val="83"/>
        </w:rPr>
        <w:t>n</w:t>
      </w:r>
      <w:r>
        <w:rPr>
          <w:spacing w:val="21"/>
          <w:w w:val="84"/>
        </w:rPr>
        <w:t>o</w:t>
      </w:r>
      <w:r>
        <w:rPr>
          <w:spacing w:val="21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1"/>
          <w:w w:val="139"/>
        </w:rPr>
        <w:t>t</w:t>
      </w:r>
      <w:r>
        <w:rPr>
          <w:w w:val="94"/>
        </w:rPr>
        <w:t>a</w:t>
      </w:r>
      <w:proofErr w:type="spellEnd"/>
      <w:r>
        <w:rPr>
          <w:spacing w:val="-49"/>
        </w:rPr>
        <w:t xml:space="preserve"> </w:t>
      </w:r>
      <w:r>
        <w:rPr>
          <w:spacing w:val="21"/>
          <w:w w:val="96"/>
        </w:rPr>
        <w:t>S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</w:p>
    <w:p w14:paraId="75730307" w14:textId="77777777" w:rsidR="006F1C89" w:rsidRDefault="005D3991">
      <w:pPr>
        <w:pStyle w:val="BodyText"/>
        <w:spacing w:before="14" w:line="192" w:lineRule="auto"/>
        <w:ind w:left="444" w:right="5573" w:hanging="1"/>
      </w:pPr>
      <w:r>
        <w:rPr>
          <w:spacing w:val="13"/>
          <w:w w:val="95"/>
        </w:rPr>
        <w:t>Year</w:t>
      </w:r>
      <w:r>
        <w:rPr>
          <w:spacing w:val="14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proofErr w:type="spellStart"/>
      <w:r>
        <w:rPr>
          <w:spacing w:val="17"/>
          <w:w w:val="95"/>
        </w:rPr>
        <w:t>outputSLC</w:t>
      </w:r>
      <w:proofErr w:type="spellEnd"/>
      <w:r>
        <w:rPr>
          <w:spacing w:val="17"/>
          <w:w w:val="95"/>
        </w:rPr>
        <w:t xml:space="preserve"> </w:t>
      </w:r>
      <w:r>
        <w:rPr>
          <w:rFonts w:ascii="Trebuchet MS"/>
          <w:w w:val="95"/>
        </w:rPr>
        <w:t xml:space="preserve">$ </w:t>
      </w:r>
      <w:r>
        <w:rPr>
          <w:spacing w:val="18"/>
          <w:w w:val="95"/>
        </w:rPr>
        <w:t xml:space="preserve">phenotypes </w:t>
      </w:r>
      <w:r>
        <w:rPr>
          <w:spacing w:val="11"/>
          <w:w w:val="95"/>
        </w:rPr>
        <w:t>[,</w:t>
      </w:r>
      <w:r>
        <w:rPr>
          <w:spacing w:val="12"/>
          <w:w w:val="95"/>
        </w:rPr>
        <w:t xml:space="preserve"> </w:t>
      </w:r>
      <w:r>
        <w:rPr>
          <w:spacing w:val="13"/>
          <w:w w:val="95"/>
        </w:rPr>
        <w:t>1],</w:t>
      </w:r>
      <w:r>
        <w:rPr>
          <w:spacing w:val="14"/>
          <w:w w:val="9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7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4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3</w:t>
      </w:r>
      <w:r>
        <w:rPr>
          <w:spacing w:val="27"/>
          <w:w w:val="160"/>
        </w:rPr>
        <w:t>]</w:t>
      </w:r>
      <w:r>
        <w:rPr>
          <w:w w:val="164"/>
        </w:rPr>
        <w:t>,</w:t>
      </w:r>
    </w:p>
    <w:p w14:paraId="58480C84" w14:textId="77777777" w:rsidR="006F1C89" w:rsidRDefault="005D3991">
      <w:pPr>
        <w:pStyle w:val="BodyText"/>
        <w:spacing w:line="257" w:lineRule="exact"/>
        <w:ind w:left="442"/>
      </w:pP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1"/>
          <w:w w:val="180"/>
        </w:rPr>
        <w:t>i</w:t>
      </w:r>
      <w:r>
        <w:rPr>
          <w:spacing w:val="20"/>
        </w:rPr>
        <w:t>v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</w:t>
      </w:r>
      <w:r>
        <w:rPr>
          <w:spacing w:val="21"/>
          <w:w w:val="83"/>
        </w:rPr>
        <w:t>u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7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4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w w:val="160"/>
        </w:rPr>
        <w:t>]</w:t>
      </w:r>
    </w:p>
    <w:p w14:paraId="5F151039" w14:textId="77777777" w:rsidR="006F1C89" w:rsidRDefault="005D3991">
      <w:pPr>
        <w:pStyle w:val="BodyText"/>
        <w:spacing w:line="305" w:lineRule="exact"/>
        <w:ind w:left="986"/>
      </w:pPr>
      <w:r>
        <w:rPr>
          <w:w w:val="160"/>
        </w:rPr>
        <w:t>)</w:t>
      </w:r>
    </w:p>
    <w:p w14:paraId="461C469B" w14:textId="77777777" w:rsidR="006F1C89" w:rsidRDefault="006F1C89">
      <w:pPr>
        <w:pStyle w:val="BodyText"/>
        <w:spacing w:before="6"/>
        <w:rPr>
          <w:sz w:val="16"/>
        </w:rPr>
      </w:pPr>
    </w:p>
    <w:p w14:paraId="45CD715D" w14:textId="77777777" w:rsidR="006F1C89" w:rsidRDefault="005D3991">
      <w:pPr>
        <w:pStyle w:val="BodyText"/>
        <w:spacing w:before="1" w:line="192" w:lineRule="auto"/>
        <w:ind w:left="842" w:right="212" w:hanging="399"/>
      </w:pPr>
      <w:r>
        <w:rPr>
          <w:spacing w:val="16"/>
          <w:w w:val="90"/>
        </w:rPr>
        <w:t>last_</w:t>
      </w:r>
      <w:r>
        <w:rPr>
          <w:spacing w:val="-26"/>
          <w:w w:val="90"/>
        </w:rPr>
        <w:t xml:space="preserve"> </w:t>
      </w:r>
      <w:r>
        <w:rPr>
          <w:spacing w:val="16"/>
          <w:w w:val="90"/>
        </w:rPr>
        <w:t>year_</w:t>
      </w:r>
      <w:r>
        <w:rPr>
          <w:spacing w:val="-23"/>
          <w:w w:val="90"/>
        </w:rPr>
        <w:t xml:space="preserve"> </w:t>
      </w:r>
      <w:r>
        <w:rPr>
          <w:spacing w:val="14"/>
          <w:w w:val="90"/>
        </w:rPr>
        <w:t>data</w:t>
      </w:r>
      <w:r>
        <w:rPr>
          <w:spacing w:val="-38"/>
          <w:w w:val="90"/>
        </w:rPr>
        <w:t xml:space="preserve"> </w:t>
      </w:r>
      <w:r>
        <w:rPr>
          <w:spacing w:val="13"/>
          <w:w w:val="90"/>
        </w:rPr>
        <w:t>SLC</w:t>
      </w:r>
      <w:r>
        <w:rPr>
          <w:spacing w:val="82"/>
          <w:w w:val="90"/>
        </w:rPr>
        <w:t xml:space="preserve"> </w:t>
      </w:r>
      <w:r>
        <w:rPr>
          <w:w w:val="90"/>
        </w:rPr>
        <w:t>&lt;-</w:t>
      </w:r>
      <w:r>
        <w:rPr>
          <w:spacing w:val="21"/>
          <w:w w:val="90"/>
        </w:rPr>
        <w:t xml:space="preserve"> </w:t>
      </w:r>
      <w:proofErr w:type="spellStart"/>
      <w:r>
        <w:rPr>
          <w:spacing w:val="18"/>
          <w:w w:val="90"/>
        </w:rPr>
        <w:t>phenodata</w:t>
      </w:r>
      <w:proofErr w:type="spellEnd"/>
      <w:r>
        <w:rPr>
          <w:spacing w:val="-37"/>
          <w:w w:val="90"/>
        </w:rPr>
        <w:t xml:space="preserve"> </w:t>
      </w:r>
      <w:r>
        <w:rPr>
          <w:spacing w:val="14"/>
          <w:w w:val="90"/>
        </w:rPr>
        <w:t>SLC</w:t>
      </w:r>
      <w:r>
        <w:rPr>
          <w:spacing w:val="-22"/>
          <w:w w:val="90"/>
        </w:rPr>
        <w:t xml:space="preserve"> </w:t>
      </w:r>
      <w:r>
        <w:rPr>
          <w:w w:val="90"/>
        </w:rPr>
        <w:t>[</w:t>
      </w:r>
      <w:r>
        <w:rPr>
          <w:spacing w:val="-23"/>
          <w:w w:val="90"/>
        </w:rPr>
        <w:t xml:space="preserve"> </w:t>
      </w:r>
      <w:proofErr w:type="spellStart"/>
      <w:r>
        <w:rPr>
          <w:spacing w:val="18"/>
          <w:w w:val="90"/>
        </w:rPr>
        <w:t>phenodata</w:t>
      </w:r>
      <w:proofErr w:type="spellEnd"/>
      <w:r>
        <w:rPr>
          <w:spacing w:val="-37"/>
          <w:w w:val="90"/>
        </w:rPr>
        <w:t xml:space="preserve"> </w:t>
      </w:r>
      <w:r>
        <w:rPr>
          <w:spacing w:val="14"/>
          <w:w w:val="90"/>
        </w:rPr>
        <w:t>SLC</w:t>
      </w:r>
      <w:r>
        <w:rPr>
          <w:spacing w:val="-22"/>
          <w:w w:val="90"/>
        </w:rPr>
        <w:t xml:space="preserve"> </w:t>
      </w:r>
      <w:r>
        <w:rPr>
          <w:rFonts w:ascii="Trebuchet MS"/>
          <w:w w:val="90"/>
        </w:rPr>
        <w:t>$</w:t>
      </w:r>
      <w:r>
        <w:rPr>
          <w:rFonts w:ascii="Trebuchet MS"/>
          <w:spacing w:val="-22"/>
          <w:w w:val="90"/>
        </w:rPr>
        <w:t xml:space="preserve"> </w:t>
      </w:r>
      <w:r>
        <w:rPr>
          <w:spacing w:val="13"/>
          <w:w w:val="90"/>
        </w:rPr>
        <w:t>Year</w:t>
      </w:r>
      <w:r>
        <w:rPr>
          <w:spacing w:val="75"/>
          <w:w w:val="90"/>
        </w:rPr>
        <w:t xml:space="preserve"> </w:t>
      </w:r>
      <w:r>
        <w:rPr>
          <w:w w:val="90"/>
        </w:rPr>
        <w:t>==</w:t>
      </w:r>
      <w:r>
        <w:rPr>
          <w:spacing w:val="24"/>
          <w:w w:val="90"/>
        </w:rPr>
        <w:t xml:space="preserve"> </w:t>
      </w:r>
      <w:r>
        <w:rPr>
          <w:spacing w:val="11"/>
          <w:w w:val="90"/>
        </w:rPr>
        <w:t>max</w:t>
      </w:r>
      <w:r>
        <w:rPr>
          <w:spacing w:val="-28"/>
          <w:w w:val="90"/>
        </w:rPr>
        <w:t xml:space="preserve"> </w:t>
      </w:r>
      <w:r>
        <w:rPr>
          <w:w w:val="90"/>
        </w:rPr>
        <w:t>(</w:t>
      </w:r>
      <w:r>
        <w:rPr>
          <w:spacing w:val="-22"/>
          <w:w w:val="90"/>
        </w:rPr>
        <w:t xml:space="preserve"> </w:t>
      </w:r>
      <w:proofErr w:type="spellStart"/>
      <w:r>
        <w:rPr>
          <w:spacing w:val="18"/>
          <w:w w:val="90"/>
        </w:rPr>
        <w:t>phenodata</w:t>
      </w:r>
      <w:proofErr w:type="spellEnd"/>
      <w:r>
        <w:rPr>
          <w:spacing w:val="-37"/>
          <w:w w:val="90"/>
        </w:rPr>
        <w:t xml:space="preserve"> </w:t>
      </w:r>
      <w:r>
        <w:rPr>
          <w:spacing w:val="14"/>
          <w:w w:val="90"/>
        </w:rPr>
        <w:t>SLC</w:t>
      </w:r>
      <w:r>
        <w:rPr>
          <w:spacing w:val="-22"/>
          <w:w w:val="90"/>
        </w:rPr>
        <w:t xml:space="preserve"> </w:t>
      </w:r>
      <w:r>
        <w:rPr>
          <w:rFonts w:ascii="Trebuchet MS"/>
          <w:w w:val="90"/>
        </w:rPr>
        <w:t>$</w:t>
      </w:r>
      <w:r>
        <w:rPr>
          <w:rFonts w:ascii="Trebuchet MS"/>
          <w:spacing w:val="-57"/>
          <w:w w:val="90"/>
        </w:rPr>
        <w:t xml:space="preserve"> </w:t>
      </w:r>
      <w:r>
        <w:rPr>
          <w:spacing w:val="18"/>
          <w:w w:val="130"/>
        </w:rPr>
        <w:t>Year),</w:t>
      </w:r>
      <w:r>
        <w:rPr>
          <w:spacing w:val="64"/>
          <w:w w:val="130"/>
        </w:rPr>
        <w:t xml:space="preserve"> </w:t>
      </w:r>
      <w:r>
        <w:rPr>
          <w:w w:val="130"/>
        </w:rPr>
        <w:t>]</w:t>
      </w:r>
    </w:p>
    <w:p w14:paraId="7582DA71" w14:textId="77777777" w:rsidR="006F1C89" w:rsidRDefault="006F1C89">
      <w:pPr>
        <w:pStyle w:val="BodyText"/>
        <w:spacing w:before="3"/>
        <w:rPr>
          <w:sz w:val="32"/>
        </w:rPr>
      </w:pPr>
    </w:p>
    <w:p w14:paraId="38032334" w14:textId="77777777" w:rsidR="006F1C89" w:rsidRDefault="005D3991">
      <w:pPr>
        <w:pStyle w:val="BodyText"/>
        <w:spacing w:line="305" w:lineRule="exact"/>
        <w:ind w:left="443"/>
      </w:pPr>
      <w:r>
        <w:rPr>
          <w:spacing w:val="16"/>
        </w:rPr>
        <w:t>last_</w:t>
      </w:r>
      <w:r>
        <w:rPr>
          <w:spacing w:val="-35"/>
        </w:rPr>
        <w:t xml:space="preserve"> </w:t>
      </w:r>
      <w:r>
        <w:rPr>
          <w:spacing w:val="16"/>
        </w:rPr>
        <w:t>year_</w:t>
      </w:r>
      <w:r>
        <w:rPr>
          <w:spacing w:val="-35"/>
        </w:rPr>
        <w:t xml:space="preserve"> </w:t>
      </w:r>
      <w:r>
        <w:rPr>
          <w:spacing w:val="14"/>
        </w:rPr>
        <w:t>data</w:t>
      </w:r>
      <w:r>
        <w:rPr>
          <w:spacing w:val="-48"/>
        </w:rPr>
        <w:t xml:space="preserve"> </w:t>
      </w:r>
      <w:r>
        <w:t>S</w:t>
      </w:r>
      <w:r>
        <w:rPr>
          <w:spacing w:val="136"/>
        </w:rPr>
        <w:t xml:space="preserve"> </w:t>
      </w:r>
      <w:r>
        <w:t>&lt;-</w:t>
      </w:r>
      <w:r>
        <w:rPr>
          <w:spacing w:val="126"/>
        </w:rPr>
        <w:t xml:space="preserve"> </w:t>
      </w:r>
      <w:r>
        <w:rPr>
          <w:spacing w:val="18"/>
        </w:rPr>
        <w:t>subset(</w:t>
      </w:r>
      <w:r>
        <w:rPr>
          <w:spacing w:val="-35"/>
        </w:rPr>
        <w:t xml:space="preserve"> </w:t>
      </w:r>
      <w:r>
        <w:rPr>
          <w:spacing w:val="16"/>
        </w:rPr>
        <w:t>last_</w:t>
      </w:r>
      <w:r>
        <w:rPr>
          <w:spacing w:val="-35"/>
        </w:rPr>
        <w:t xml:space="preserve"> </w:t>
      </w:r>
      <w:r>
        <w:rPr>
          <w:spacing w:val="16"/>
        </w:rPr>
        <w:t>year_</w:t>
      </w:r>
      <w:r>
        <w:rPr>
          <w:spacing w:val="-35"/>
        </w:rPr>
        <w:t xml:space="preserve"> </w:t>
      </w:r>
      <w:proofErr w:type="spellStart"/>
      <w:r>
        <w:rPr>
          <w:spacing w:val="14"/>
        </w:rPr>
        <w:t>dataSLC</w:t>
      </w:r>
      <w:proofErr w:type="spellEnd"/>
      <w:r>
        <w:rPr>
          <w:spacing w:val="-15"/>
        </w:rPr>
        <w:t xml:space="preserve"> </w:t>
      </w:r>
      <w:r>
        <w:t>,</w:t>
      </w:r>
      <w:r>
        <w:rPr>
          <w:spacing w:val="128"/>
        </w:rPr>
        <w:t xml:space="preserve"> </w:t>
      </w:r>
      <w:r>
        <w:rPr>
          <w:spacing w:val="15"/>
        </w:rPr>
        <w:t xml:space="preserve">select </w:t>
      </w:r>
      <w:r>
        <w:rPr>
          <w:spacing w:val="44"/>
        </w:rPr>
        <w:t xml:space="preserve"> </w:t>
      </w:r>
      <w:r>
        <w:t>=</w:t>
      </w:r>
      <w:r>
        <w:rPr>
          <w:spacing w:val="122"/>
        </w:rPr>
        <w:t xml:space="preserve"> </w:t>
      </w:r>
      <w:r>
        <w:t>-</w:t>
      </w:r>
      <w:r>
        <w:rPr>
          <w:spacing w:val="-40"/>
        </w:rPr>
        <w:t xml:space="preserve"> </w:t>
      </w:r>
      <w:r>
        <w:rPr>
          <w:spacing w:val="16"/>
        </w:rPr>
        <w:t>Year)</w:t>
      </w:r>
    </w:p>
    <w:p w14:paraId="6B6A48FF" w14:textId="77777777" w:rsidR="006F1C89" w:rsidRDefault="005D3991">
      <w:pPr>
        <w:pStyle w:val="BodyText"/>
        <w:spacing w:line="305" w:lineRule="exact"/>
        <w:ind w:left="443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94"/>
        </w:rPr>
        <w:t>a</w:t>
      </w:r>
      <w:r>
        <w:rPr>
          <w:spacing w:val="-51"/>
        </w:rPr>
        <w:t xml:space="preserve"> </w:t>
      </w:r>
      <w:r>
        <w:rPr>
          <w:w w:val="96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b</w:t>
      </w:r>
      <w:r>
        <w:rPr>
          <w:spacing w:val="19"/>
          <w:w w:val="102"/>
        </w:rPr>
        <w:t>s</w:t>
      </w:r>
      <w:r>
        <w:rPr>
          <w:spacing w:val="19"/>
          <w:w w:val="93"/>
        </w:rPr>
        <w:t>e</w:t>
      </w:r>
      <w:r>
        <w:rPr>
          <w:spacing w:val="31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proofErr w:type="spellStart"/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spacing w:val="27"/>
          <w:w w:val="104"/>
        </w:rPr>
        <w:t>_</w:t>
      </w:r>
      <w:r>
        <w:rPr>
          <w:spacing w:val="16"/>
          <w:w w:val="82"/>
        </w:rPr>
        <w:t>d</w:t>
      </w:r>
      <w:r>
        <w:rPr>
          <w:spacing w:val="16"/>
          <w:w w:val="94"/>
        </w:rPr>
        <w:t>a</w:t>
      </w:r>
      <w:r>
        <w:rPr>
          <w:spacing w:val="16"/>
          <w:w w:val="139"/>
        </w:rPr>
        <w:t>t</w:t>
      </w:r>
      <w:r>
        <w:rPr>
          <w:spacing w:val="16"/>
          <w:w w:val="94"/>
        </w:rPr>
        <w:t>a</w:t>
      </w:r>
      <w:r>
        <w:rPr>
          <w:w w:val="96"/>
        </w:rPr>
        <w:t>S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93"/>
        </w:rPr>
        <w:t>e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w w:val="89"/>
        </w:rPr>
        <w:t>-</w:t>
      </w:r>
      <w:r>
        <w:rPr>
          <w:spacing w:val="-45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1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1"/>
        </w:rPr>
        <w:t>v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1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677F46EF" w14:textId="77777777" w:rsidR="006F1C89" w:rsidRDefault="006F1C89">
      <w:pPr>
        <w:spacing w:line="305" w:lineRule="exact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18D13909" w14:textId="77777777" w:rsidR="006F1C89" w:rsidRDefault="005D3991">
      <w:pPr>
        <w:pStyle w:val="BodyText"/>
        <w:spacing w:before="56" w:line="192" w:lineRule="auto"/>
        <w:ind w:left="445" w:right="5573"/>
      </w:pPr>
      <w:proofErr w:type="spellStart"/>
      <w:r>
        <w:rPr>
          <w:spacing w:val="20"/>
          <w:w w:val="127"/>
        </w:rPr>
        <w:lastRenderedPageBreak/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94"/>
        </w:rPr>
        <w:t>a</w:t>
      </w:r>
      <w:r>
        <w:rPr>
          <w:spacing w:val="-51"/>
        </w:rPr>
        <w:t xml:space="preserve"> </w:t>
      </w:r>
      <w:r>
        <w:rPr>
          <w:w w:val="96"/>
        </w:rPr>
        <w:t>S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 xml:space="preserve">L </w:t>
      </w: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19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r>
        <w:rPr>
          <w:spacing w:val="-39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2D85CB90" w14:textId="77777777" w:rsidR="006F1C89" w:rsidRDefault="006F1C89">
      <w:pPr>
        <w:pStyle w:val="BodyText"/>
        <w:spacing w:before="10"/>
        <w:rPr>
          <w:sz w:val="16"/>
        </w:rPr>
      </w:pPr>
    </w:p>
    <w:p w14:paraId="00DF1D1F" w14:textId="77777777" w:rsidR="006F1C89" w:rsidRDefault="005D3991">
      <w:pPr>
        <w:spacing w:line="242" w:lineRule="auto"/>
        <w:ind w:left="843" w:right="212" w:hanging="4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01"/>
        </w:rPr>
        <w:t>n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b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72"/>
        </w:rPr>
        <w:t>w</w:t>
      </w:r>
      <w:r>
        <w:rPr>
          <w:i/>
          <w:spacing w:val="20"/>
          <w:w w:val="109"/>
        </w:rPr>
        <w:t>ee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72"/>
        </w:rPr>
        <w:t>w</w:t>
      </w:r>
      <w:r>
        <w:rPr>
          <w:i/>
          <w:w w:val="101"/>
        </w:rPr>
        <w:t xml:space="preserve">o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206"/>
        </w:rPr>
        <w:t>.</w:t>
      </w:r>
    </w:p>
    <w:p w14:paraId="0A6CDE85" w14:textId="77777777" w:rsidR="006F1C89" w:rsidRDefault="006F1C89">
      <w:pPr>
        <w:spacing w:before="6"/>
        <w:rPr>
          <w:i/>
          <w:sz w:val="23"/>
        </w:rPr>
      </w:pPr>
    </w:p>
    <w:p w14:paraId="0DA146E6" w14:textId="77777777" w:rsidR="006F1C89" w:rsidRDefault="005D3991">
      <w:pPr>
        <w:pStyle w:val="BodyText"/>
        <w:spacing w:line="192" w:lineRule="auto"/>
        <w:ind w:left="843" w:right="212" w:hanging="398"/>
      </w:pP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82"/>
        </w:rPr>
        <w:t>d</w:t>
      </w:r>
      <w:r>
        <w:rPr>
          <w:spacing w:val="18"/>
          <w:w w:val="180"/>
        </w:rPr>
        <w:t>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94"/>
        </w:rPr>
        <w:t>a</w:t>
      </w:r>
      <w:r>
        <w:rPr>
          <w:spacing w:val="-51"/>
        </w:rPr>
        <w:t xml:space="preserve"> </w:t>
      </w:r>
      <w:r>
        <w:rPr>
          <w:w w:val="96"/>
        </w:rPr>
        <w:t>S</w:t>
      </w:r>
      <w:r>
        <w:rPr>
          <w:spacing w:val="-40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97"/>
        </w:rPr>
        <w:t>F</w:t>
      </w:r>
      <w:r>
        <w:rPr>
          <w:spacing w:val="18"/>
          <w:w w:val="75"/>
        </w:rPr>
        <w:t>A</w:t>
      </w:r>
      <w:r>
        <w:rPr>
          <w:spacing w:val="19"/>
          <w:w w:val="97"/>
        </w:rPr>
        <w:t>L</w:t>
      </w:r>
      <w:r>
        <w:rPr>
          <w:spacing w:val="18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spacing w:val="22"/>
          <w:w w:val="160"/>
        </w:rPr>
        <w:t>]</w:t>
      </w:r>
      <w:r>
        <w:rPr>
          <w:w w:val="164"/>
        </w:rPr>
        <w:t xml:space="preserve">, </w:t>
      </w:r>
      <w:r>
        <w:rPr>
          <w:spacing w:val="19"/>
          <w:w w:val="55"/>
        </w:rPr>
        <w:t>m</w:t>
      </w:r>
      <w:r>
        <w:rPr>
          <w:spacing w:val="19"/>
          <w:w w:val="93"/>
        </w:rPr>
        <w:t>e</w:t>
      </w:r>
      <w:r>
        <w:rPr>
          <w:spacing w:val="19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9"/>
          <w:w w:val="84"/>
        </w:rPr>
        <w:t>o</w:t>
      </w:r>
      <w:r>
        <w:rPr>
          <w:w w:val="82"/>
        </w:rPr>
        <w:t>d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proofErr w:type="spellStart"/>
      <w:r>
        <w:rPr>
          <w:spacing w:val="20"/>
          <w:w w:val="93"/>
        </w:rPr>
        <w:t>e</w:t>
      </w:r>
      <w:r>
        <w:rPr>
          <w:spacing w:val="20"/>
          <w:w w:val="83"/>
        </w:rPr>
        <w:t>u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li</w:t>
      </w:r>
      <w:r>
        <w:rPr>
          <w:spacing w:val="20"/>
          <w:w w:val="82"/>
        </w:rPr>
        <w:t>d</w:t>
      </w:r>
      <w:r>
        <w:rPr>
          <w:spacing w:val="20"/>
          <w:w w:val="93"/>
        </w:rPr>
        <w:t>e</w:t>
      </w:r>
      <w:r>
        <w:rPr>
          <w:spacing w:val="20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7F299578" w14:textId="77777777" w:rsidR="006F1C89" w:rsidRDefault="006F1C89">
      <w:pPr>
        <w:pStyle w:val="BodyText"/>
        <w:spacing w:before="10"/>
        <w:rPr>
          <w:sz w:val="16"/>
        </w:rPr>
      </w:pPr>
    </w:p>
    <w:p w14:paraId="79580FB8" w14:textId="77777777" w:rsidR="006F1C89" w:rsidRDefault="005D3991">
      <w:pPr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dup</w:t>
      </w:r>
      <w:r>
        <w:rPr>
          <w:i/>
          <w:spacing w:val="20"/>
          <w:w w:val="226"/>
        </w:rPr>
        <w:t>li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226"/>
        </w:rPr>
        <w:t>l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72"/>
        </w:rPr>
        <w:t>w</w:t>
      </w:r>
      <w:r>
        <w:rPr>
          <w:i/>
          <w:spacing w:val="18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proofErr w:type="spellStart"/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agnoa</w:t>
      </w:r>
      <w:r>
        <w:rPr>
          <w:i/>
          <w:w w:val="226"/>
        </w:rPr>
        <w:t>l</w:t>
      </w:r>
      <w:proofErr w:type="spellEnd"/>
    </w:p>
    <w:p w14:paraId="425FF676" w14:textId="77777777" w:rsidR="006F1C89" w:rsidRDefault="006F1C89">
      <w:pPr>
        <w:spacing w:before="9"/>
        <w:rPr>
          <w:i/>
          <w:sz w:val="19"/>
        </w:rPr>
      </w:pPr>
    </w:p>
    <w:p w14:paraId="767EE701" w14:textId="77777777" w:rsidR="006F1C89" w:rsidRDefault="005D3991">
      <w:pPr>
        <w:pStyle w:val="BodyText"/>
        <w:spacing w:before="1"/>
        <w:ind w:left="445"/>
      </w:pP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67"/>
        </w:rPr>
        <w:t>w</w:t>
      </w:r>
      <w:r>
        <w:rPr>
          <w:spacing w:val="18"/>
          <w:w w:val="93"/>
        </w:rPr>
        <w:t>e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39"/>
        </w:rPr>
        <w:t>t</w:t>
      </w:r>
      <w:r>
        <w:rPr>
          <w:spacing w:val="17"/>
          <w:w w:val="127"/>
        </w:rPr>
        <w:t>r</w:t>
      </w:r>
      <w:r>
        <w:rPr>
          <w:spacing w:val="28"/>
          <w:w w:val="180"/>
        </w:rPr>
        <w:t>i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70"/>
        </w:rPr>
        <w:t>N</w:t>
      </w:r>
      <w:r>
        <w:rPr>
          <w:w w:val="75"/>
        </w:rPr>
        <w:t>A</w:t>
      </w:r>
    </w:p>
    <w:p w14:paraId="7D70FEE8" w14:textId="77777777" w:rsidR="006F1C89" w:rsidRDefault="006F1C89">
      <w:pPr>
        <w:pStyle w:val="BodyText"/>
        <w:spacing w:before="11"/>
        <w:rPr>
          <w:sz w:val="17"/>
        </w:rPr>
      </w:pPr>
    </w:p>
    <w:p w14:paraId="72EFF9B2" w14:textId="77777777" w:rsidR="006F1C89" w:rsidRDefault="005D3991">
      <w:pPr>
        <w:pStyle w:val="BodyText"/>
        <w:spacing w:line="540" w:lineRule="atLeast"/>
        <w:ind w:left="719" w:right="3099" w:hanging="280"/>
      </w:pP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1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67"/>
        </w:rPr>
        <w:t>w</w:t>
      </w:r>
      <w:r>
        <w:rPr>
          <w:spacing w:val="18"/>
          <w:w w:val="83"/>
        </w:rPr>
        <w:t>h</w:t>
      </w:r>
      <w:r>
        <w:rPr>
          <w:spacing w:val="19"/>
          <w:w w:val="180"/>
        </w:rPr>
        <w:t>i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t xml:space="preserve"> </w:t>
      </w:r>
      <w:r>
        <w:rPr>
          <w:spacing w:val="33"/>
        </w:rPr>
        <w:t xml:space="preserve"> </w:t>
      </w:r>
      <w:r>
        <w:rPr>
          <w:w w:val="65"/>
        </w:rPr>
        <w:t>&lt;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0</w:t>
      </w:r>
      <w:r>
        <w:rPr>
          <w:spacing w:val="26"/>
          <w:w w:val="160"/>
        </w:rPr>
        <w:t>)</w:t>
      </w:r>
      <w:r>
        <w:rPr>
          <w:w w:val="160"/>
        </w:rPr>
        <w:t xml:space="preserve">{ </w:t>
      </w:r>
      <w:r>
        <w:rPr>
          <w:spacing w:val="15"/>
          <w:w w:val="120"/>
        </w:rPr>
        <w:t>return</w:t>
      </w:r>
      <w:r>
        <w:rPr>
          <w:spacing w:val="-56"/>
          <w:w w:val="120"/>
        </w:rPr>
        <w:t xml:space="preserve"> </w:t>
      </w:r>
      <w:r>
        <w:rPr>
          <w:w w:val="140"/>
        </w:rPr>
        <w:t>(</w:t>
      </w:r>
      <w:r>
        <w:rPr>
          <w:spacing w:val="-71"/>
          <w:w w:val="140"/>
        </w:rPr>
        <w:t xml:space="preserve"> </w:t>
      </w:r>
      <w:r>
        <w:rPr>
          <w:spacing w:val="16"/>
          <w:w w:val="120"/>
        </w:rPr>
        <w:t>last_</w:t>
      </w:r>
      <w:r>
        <w:rPr>
          <w:spacing w:val="-57"/>
          <w:w w:val="120"/>
        </w:rPr>
        <w:t xml:space="preserve"> </w:t>
      </w:r>
      <w:r>
        <w:rPr>
          <w:spacing w:val="16"/>
          <w:w w:val="120"/>
        </w:rPr>
        <w:t>year_</w:t>
      </w:r>
      <w:r>
        <w:rPr>
          <w:spacing w:val="-56"/>
          <w:w w:val="120"/>
        </w:rPr>
        <w:t xml:space="preserve"> </w:t>
      </w:r>
      <w:r>
        <w:rPr>
          <w:spacing w:val="15"/>
          <w:w w:val="120"/>
        </w:rPr>
        <w:t>data</w:t>
      </w:r>
      <w:r>
        <w:rPr>
          <w:spacing w:val="-66"/>
          <w:w w:val="120"/>
        </w:rPr>
        <w:t xml:space="preserve"> </w:t>
      </w:r>
      <w:r>
        <w:rPr>
          <w:spacing w:val="13"/>
        </w:rPr>
        <w:t>SLC</w:t>
      </w:r>
      <w:r>
        <w:rPr>
          <w:spacing w:val="-41"/>
        </w:rPr>
        <w:t xml:space="preserve"> </w:t>
      </w:r>
      <w:r>
        <w:rPr>
          <w:w w:val="140"/>
        </w:rPr>
        <w:t>)</w:t>
      </w:r>
    </w:p>
    <w:p w14:paraId="7B4B25C2" w14:textId="77777777" w:rsidR="006F1C89" w:rsidRDefault="005D3991">
      <w:pPr>
        <w:spacing w:line="255" w:lineRule="exact"/>
        <w:ind w:left="436"/>
        <w:rPr>
          <w:i/>
        </w:rPr>
      </w:pPr>
      <w:r>
        <w:rPr>
          <w:rFonts w:ascii="Lucida Sans Unicode"/>
          <w:w w:val="160"/>
        </w:rPr>
        <w:t>}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99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31"/>
        </w:rPr>
        <w:t>z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72"/>
        </w:rPr>
        <w:t>w</w:t>
      </w:r>
      <w:r>
        <w:rPr>
          <w:i/>
          <w:spacing w:val="17"/>
          <w:w w:val="101"/>
        </w:rPr>
        <w:t>h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6"/>
          <w:w w:val="101"/>
        </w:rPr>
        <w:t>a</w:t>
      </w:r>
      <w:r>
        <w:rPr>
          <w:i/>
          <w:spacing w:val="16"/>
          <w:w w:val="226"/>
        </w:rPr>
        <w:t>li</w:t>
      </w:r>
      <w:r>
        <w:rPr>
          <w:i/>
          <w:spacing w:val="16"/>
          <w:w w:val="114"/>
        </w:rPr>
        <w:t>k</w:t>
      </w:r>
      <w:r>
        <w:rPr>
          <w:i/>
          <w:w w:val="109"/>
        </w:rPr>
        <w:t>e</w:t>
      </w:r>
      <w:r>
        <w:rPr>
          <w:i/>
          <w:spacing w:val="-6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1"/>
        </w:rPr>
        <w:t>un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</w:p>
    <w:p w14:paraId="0CF48CAC" w14:textId="77777777" w:rsidR="006F1C89" w:rsidRDefault="005D3991">
      <w:pPr>
        <w:spacing w:line="251" w:lineRule="exact"/>
        <w:ind w:left="839"/>
        <w:rPr>
          <w:i/>
        </w:rPr>
      </w:pP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o</w:t>
      </w:r>
      <w:r>
        <w:rPr>
          <w:i/>
          <w:spacing w:val="19"/>
          <w:w w:val="101"/>
        </w:rPr>
        <w:t>p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01"/>
        </w:rPr>
        <w:t>d</w:t>
      </w:r>
      <w:r>
        <w:rPr>
          <w:i/>
          <w:w w:val="206"/>
        </w:rPr>
        <w:t>.</w:t>
      </w:r>
    </w:p>
    <w:p w14:paraId="1CC56C71" w14:textId="77777777" w:rsidR="006F1C89" w:rsidRDefault="006F1C89">
      <w:pPr>
        <w:rPr>
          <w:i/>
        </w:rPr>
      </w:pPr>
    </w:p>
    <w:p w14:paraId="5CDDE93D" w14:textId="77777777" w:rsidR="006F1C89" w:rsidRDefault="006F1C89">
      <w:pPr>
        <w:spacing w:before="7"/>
        <w:rPr>
          <w:i/>
        </w:rPr>
      </w:pPr>
    </w:p>
    <w:p w14:paraId="4849C039" w14:textId="77777777" w:rsidR="006F1C89" w:rsidRDefault="005D3991">
      <w:pPr>
        <w:spacing w:before="1"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13"/>
        </w:rPr>
        <w:t>F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14"/>
        </w:rPr>
        <w:t>k</w:t>
      </w:r>
      <w:r>
        <w:rPr>
          <w:i/>
          <w:spacing w:val="18"/>
          <w:w w:val="109"/>
        </w:rPr>
        <w:t>ee</w:t>
      </w:r>
      <w:r>
        <w:rPr>
          <w:i/>
          <w:w w:val="101"/>
        </w:rPr>
        <w:t>p</w:t>
      </w:r>
    </w:p>
    <w:p w14:paraId="5060163C" w14:textId="77777777" w:rsidR="006F1C89" w:rsidRDefault="005D3991">
      <w:pPr>
        <w:spacing w:before="14" w:line="211" w:lineRule="auto"/>
        <w:ind w:left="839" w:right="347" w:hanging="396"/>
        <w:rPr>
          <w:i/>
        </w:rPr>
      </w:pP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w w:val="93"/>
        </w:rPr>
        <w:t>e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5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6"/>
        </w:rPr>
        <w:t xml:space="preserve"> </w:t>
      </w:r>
      <w:r>
        <w:rPr>
          <w:rFonts w:ascii="Lucida Sans Unicode"/>
          <w:spacing w:val="19"/>
          <w:w w:val="67"/>
        </w:rPr>
        <w:t>w</w:t>
      </w:r>
      <w:r>
        <w:rPr>
          <w:rFonts w:ascii="Lucida Sans Unicode"/>
          <w:spacing w:val="18"/>
          <w:w w:val="83"/>
        </w:rPr>
        <w:t>h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spacing w:val="18"/>
          <w:w w:val="101"/>
        </w:rPr>
        <w:t>c</w:t>
      </w:r>
      <w:r>
        <w:rPr>
          <w:rFonts w:ascii="Lucida Sans Unicode"/>
          <w:w w:val="83"/>
        </w:rPr>
        <w:t>h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82"/>
        </w:rPr>
        <w:t>d</w:t>
      </w:r>
      <w:r>
        <w:rPr>
          <w:rFonts w:ascii="Lucida Sans Unicode"/>
          <w:spacing w:val="20"/>
          <w:w w:val="180"/>
        </w:rPr>
        <w:t>i</w:t>
      </w:r>
      <w:r>
        <w:rPr>
          <w:rFonts w:ascii="Lucida Sans Unicode"/>
          <w:spacing w:val="20"/>
          <w:w w:val="102"/>
        </w:rPr>
        <w:t>s</w:t>
      </w:r>
      <w:r>
        <w:rPr>
          <w:rFonts w:ascii="Lucida Sans Unicode"/>
          <w:spacing w:val="20"/>
          <w:w w:val="139"/>
        </w:rPr>
        <w:t>t</w:t>
      </w:r>
      <w:r>
        <w:rPr>
          <w:rFonts w:ascii="Lucida Sans Unicode"/>
          <w:spacing w:val="20"/>
          <w:w w:val="94"/>
        </w:rPr>
        <w:t>a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101"/>
        </w:rPr>
        <w:t>c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spacing w:val="19"/>
          <w:w w:val="55"/>
        </w:rPr>
        <w:t>m</w:t>
      </w:r>
      <w:r>
        <w:rPr>
          <w:rFonts w:ascii="Lucida Sans Unicode"/>
          <w:spacing w:val="19"/>
          <w:w w:val="94"/>
        </w:rPr>
        <w:t>a</w:t>
      </w:r>
      <w:r>
        <w:rPr>
          <w:rFonts w:ascii="Lucida Sans Unicode"/>
          <w:spacing w:val="19"/>
          <w:w w:val="139"/>
        </w:rPr>
        <w:t>t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w w:val="84"/>
        </w:rPr>
        <w:t>x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33"/>
        </w:rPr>
        <w:t xml:space="preserve"> </w:t>
      </w:r>
      <w:r>
        <w:rPr>
          <w:rFonts w:ascii="Lucida Sans Unicode"/>
          <w:w w:val="65"/>
        </w:rPr>
        <w:t>&lt;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spacing w:val="18"/>
          <w:w w:val="139"/>
        </w:rPr>
        <w:t>t</w:t>
      </w:r>
      <w:r>
        <w:rPr>
          <w:rFonts w:ascii="Lucida Sans Unicode"/>
          <w:spacing w:val="18"/>
          <w:w w:val="83"/>
        </w:rPr>
        <w:t>h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8"/>
          <w:w w:val="93"/>
        </w:rPr>
        <w:t>e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83"/>
        </w:rPr>
        <w:t>h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spacing w:val="18"/>
          <w:w w:val="180"/>
        </w:rPr>
        <w:t>l</w:t>
      </w:r>
      <w:r>
        <w:rPr>
          <w:rFonts w:ascii="Lucida Sans Unicode"/>
          <w:w w:val="82"/>
        </w:rPr>
        <w:t>d</w:t>
      </w:r>
      <w:r>
        <w:rPr>
          <w:rFonts w:ascii="Lucida Sans Unicode"/>
          <w:spacing w:val="-21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6"/>
        </w:rPr>
        <w:t xml:space="preserve"> </w:t>
      </w:r>
      <w:r>
        <w:rPr>
          <w:rFonts w:ascii="Lucida Sans Unicode"/>
          <w:spacing w:val="17"/>
          <w:w w:val="94"/>
        </w:rPr>
        <w:t>a</w:t>
      </w:r>
      <w:r>
        <w:rPr>
          <w:rFonts w:ascii="Lucida Sans Unicode"/>
          <w:spacing w:val="17"/>
          <w:w w:val="127"/>
        </w:rPr>
        <w:t>r</w:t>
      </w:r>
      <w:r>
        <w:rPr>
          <w:rFonts w:ascii="Lucida Sans Unicode"/>
          <w:spacing w:val="28"/>
          <w:w w:val="127"/>
        </w:rPr>
        <w:t>r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2"/>
        </w:rPr>
        <w:t xml:space="preserve"> </w:t>
      </w:r>
      <w:proofErr w:type="spellStart"/>
      <w:r>
        <w:rPr>
          <w:rFonts w:ascii="Lucida Sans Unicode"/>
          <w:spacing w:val="17"/>
          <w:w w:val="180"/>
        </w:rPr>
        <w:t>i</w:t>
      </w:r>
      <w:r>
        <w:rPr>
          <w:rFonts w:ascii="Lucida Sans Unicode"/>
          <w:spacing w:val="17"/>
          <w:w w:val="83"/>
        </w:rPr>
        <w:t>n</w:t>
      </w:r>
      <w:r>
        <w:rPr>
          <w:rFonts w:ascii="Lucida Sans Unicode"/>
          <w:w w:val="82"/>
        </w:rPr>
        <w:t>d</w:t>
      </w:r>
      <w:proofErr w:type="spellEnd"/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spacing w:val="22"/>
          <w:w w:val="82"/>
        </w:rPr>
        <w:t>T</w:t>
      </w:r>
      <w:r>
        <w:rPr>
          <w:rFonts w:ascii="Lucida Sans Unicode"/>
          <w:w w:val="160"/>
        </w:rPr>
        <w:t>)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oup</w:t>
      </w:r>
      <w:r>
        <w:rPr>
          <w:i/>
          <w:w w:val="133"/>
        </w:rPr>
        <w:t xml:space="preserve">s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proofErr w:type="spellStart"/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og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proofErr w:type="spellEnd"/>
    </w:p>
    <w:p w14:paraId="1141D93C" w14:textId="77777777" w:rsidR="006F1C89" w:rsidRDefault="006F1C89">
      <w:pPr>
        <w:rPr>
          <w:i/>
        </w:rPr>
      </w:pPr>
    </w:p>
    <w:p w14:paraId="263799AE" w14:textId="77777777" w:rsidR="006F1C89" w:rsidRDefault="006F1C89">
      <w:pPr>
        <w:rPr>
          <w:i/>
          <w:sz w:val="23"/>
        </w:rPr>
      </w:pPr>
    </w:p>
    <w:p w14:paraId="3E0F7B9B" w14:textId="77777777" w:rsidR="006F1C89" w:rsidRDefault="005D3991">
      <w:pPr>
        <w:tabs>
          <w:tab w:val="left" w:pos="8134"/>
        </w:tabs>
        <w:spacing w:before="1" w:line="211" w:lineRule="auto"/>
        <w:ind w:left="982" w:right="219" w:hanging="539"/>
        <w:rPr>
          <w:i/>
        </w:rPr>
      </w:pP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w w:val="93"/>
        </w:rPr>
        <w:t>e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5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0"/>
        </w:rPr>
        <w:t>[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22"/>
          <w:w w:val="160"/>
        </w:rPr>
        <w:t>[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3"/>
        </w:rPr>
        <w:t xml:space="preserve"> </w:t>
      </w:r>
      <w:r>
        <w:rPr>
          <w:rFonts w:ascii="Lucida Sans Unicode"/>
          <w:spacing w:val="13"/>
          <w:w w:val="82"/>
        </w:rPr>
        <w:t>1</w:t>
      </w:r>
      <w:r>
        <w:rPr>
          <w:rFonts w:ascii="Lucida Sans Unicode"/>
          <w:spacing w:val="27"/>
          <w:w w:val="160"/>
        </w:rPr>
        <w:t>]</w:t>
      </w:r>
      <w:r>
        <w:rPr>
          <w:rFonts w:ascii="Lucida Sans Unicode"/>
          <w:w w:val="89"/>
        </w:rPr>
        <w:t>-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36"/>
        </w:rPr>
        <w:t xml:space="preserve"> </w:t>
      </w:r>
      <w:r>
        <w:rPr>
          <w:rFonts w:ascii="Lucida Sans Unicode"/>
          <w:spacing w:val="30"/>
          <w:w w:val="160"/>
        </w:rPr>
        <w:t>[</w:t>
      </w:r>
      <w:r>
        <w:rPr>
          <w:rFonts w:ascii="Lucida Sans Unicode"/>
          <w:spacing w:val="15"/>
          <w:w w:val="164"/>
        </w:rPr>
        <w:t>,</w:t>
      </w:r>
      <w:r>
        <w:rPr>
          <w:rFonts w:ascii="Lucida Sans Unicode"/>
          <w:spacing w:val="15"/>
          <w:w w:val="82"/>
        </w:rPr>
        <w:t>2</w:t>
      </w:r>
      <w:r>
        <w:rPr>
          <w:rFonts w:ascii="Lucida Sans Unicode"/>
          <w:w w:val="160"/>
        </w:rPr>
        <w:t>]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w w:val="164"/>
        </w:rPr>
        <w:t>!</w:t>
      </w:r>
      <w:r>
        <w:rPr>
          <w:rFonts w:ascii="Lucida Sans Unicode"/>
          <w:spacing w:val="-47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w w:val="82"/>
        </w:rPr>
        <w:t>0</w:t>
      </w:r>
      <w:r>
        <w:rPr>
          <w:rFonts w:ascii="Lucida Sans Unicode"/>
          <w:spacing w:val="-47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spacing w:val="18"/>
          <w:w w:val="82"/>
        </w:rPr>
        <w:t>d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w w:val="82"/>
        </w:rPr>
        <w:t>p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spacing w:val="18"/>
          <w:w w:val="97"/>
        </w:rPr>
        <w:t>F</w:t>
      </w:r>
      <w:r>
        <w:rPr>
          <w:rFonts w:ascii="Lucida Sans Unicode"/>
          <w:spacing w:val="19"/>
          <w:w w:val="75"/>
        </w:rPr>
        <w:t>A</w:t>
      </w:r>
      <w:r>
        <w:rPr>
          <w:rFonts w:ascii="Lucida Sans Unicode"/>
          <w:spacing w:val="18"/>
          <w:w w:val="97"/>
        </w:rPr>
        <w:t>L</w:t>
      </w:r>
      <w:r>
        <w:rPr>
          <w:rFonts w:ascii="Lucida Sans Unicode"/>
          <w:spacing w:val="19"/>
          <w:w w:val="96"/>
        </w:rPr>
        <w:t>S</w:t>
      </w:r>
      <w:r>
        <w:rPr>
          <w:rFonts w:ascii="Lucida Sans Unicode"/>
          <w:w w:val="96"/>
        </w:rPr>
        <w:t>E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0"/>
        </w:rPr>
        <w:t>]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4"/>
          <w:w w:val="151"/>
        </w:rPr>
        <w:t>r</w:t>
      </w:r>
      <w:r>
        <w:rPr>
          <w:i/>
          <w:spacing w:val="14"/>
          <w:w w:val="101"/>
        </w:rPr>
        <w:t>o</w:t>
      </w:r>
      <w:r>
        <w:rPr>
          <w:i/>
          <w:spacing w:val="14"/>
          <w:w w:val="72"/>
        </w:rPr>
        <w:t>w</w:t>
      </w:r>
      <w:r>
        <w:rPr>
          <w:i/>
          <w:spacing w:val="-4"/>
          <w:w w:val="133"/>
        </w:rPr>
        <w:t>s</w:t>
      </w:r>
      <w:r>
        <w:rPr>
          <w:i/>
          <w:w w:val="133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226"/>
        </w:rPr>
        <w:t>l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proofErr w:type="gramStart"/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proofErr w:type="gramEnd"/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226"/>
        </w:rPr>
        <w:t>l</w:t>
      </w:r>
      <w:r>
        <w:rPr>
          <w:i/>
          <w:spacing w:val="30"/>
          <w:w w:val="170"/>
        </w:rPr>
        <w:t>f</w:t>
      </w:r>
      <w:r>
        <w:rPr>
          <w:i/>
          <w:w w:val="206"/>
        </w:rPr>
        <w:t>.</w:t>
      </w:r>
    </w:p>
    <w:p w14:paraId="7305C984" w14:textId="77777777" w:rsidR="006F1C89" w:rsidRDefault="005D3991">
      <w:pPr>
        <w:pStyle w:val="BodyText"/>
        <w:spacing w:line="317" w:lineRule="exact"/>
        <w:ind w:left="445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4010AF7C" w14:textId="77777777" w:rsidR="006F1C89" w:rsidRDefault="006F1C89">
      <w:pPr>
        <w:pStyle w:val="BodyText"/>
        <w:spacing w:before="13"/>
        <w:rPr>
          <w:sz w:val="30"/>
        </w:rPr>
      </w:pPr>
    </w:p>
    <w:p w14:paraId="5B28FC7D" w14:textId="77777777" w:rsidR="006F1C89" w:rsidRDefault="005D3991">
      <w:pPr>
        <w:pStyle w:val="BodyText"/>
        <w:spacing w:before="1" w:line="305" w:lineRule="exact"/>
        <w:ind w:left="440"/>
      </w:pPr>
      <w:r>
        <w:rPr>
          <w:spacing w:val="13"/>
        </w:rPr>
        <w:t>if(</w:t>
      </w:r>
      <w:r>
        <w:rPr>
          <w:spacing w:val="-40"/>
        </w:rPr>
        <w:t xml:space="preserve"> </w:t>
      </w:r>
      <w:r>
        <w:rPr>
          <w:spacing w:val="11"/>
          <w:w w:val="95"/>
        </w:rPr>
        <w:t>sum</w:t>
      </w:r>
      <w:r>
        <w:rPr>
          <w:spacing w:val="-37"/>
          <w:w w:val="95"/>
        </w:rPr>
        <w:t xml:space="preserve"> </w:t>
      </w:r>
      <w:r>
        <w:t>(</w:t>
      </w:r>
      <w:r>
        <w:rPr>
          <w:spacing w:val="-38"/>
        </w:rPr>
        <w:t xml:space="preserve"> </w:t>
      </w:r>
      <w:r>
        <w:rPr>
          <w:spacing w:val="13"/>
          <w:w w:val="95"/>
        </w:rPr>
        <w:t>same</w:t>
      </w:r>
      <w:r>
        <w:rPr>
          <w:spacing w:val="-35"/>
          <w:w w:val="95"/>
        </w:rPr>
        <w:t xml:space="preserve"> </w:t>
      </w:r>
      <w:r>
        <w:t>)</w:t>
      </w:r>
      <w:r>
        <w:rPr>
          <w:spacing w:val="104"/>
        </w:rPr>
        <w:t xml:space="preserve"> </w:t>
      </w:r>
      <w:r>
        <w:rPr>
          <w:w w:val="95"/>
        </w:rPr>
        <w:t>==</w:t>
      </w:r>
      <w:r>
        <w:rPr>
          <w:spacing w:val="107"/>
        </w:rPr>
        <w:t xml:space="preserve"> </w:t>
      </w:r>
      <w:r>
        <w:rPr>
          <w:spacing w:val="13"/>
        </w:rPr>
        <w:t>0){</w:t>
      </w:r>
    </w:p>
    <w:p w14:paraId="4E6B3C73" w14:textId="77777777" w:rsidR="006F1C89" w:rsidRDefault="005D3991">
      <w:pPr>
        <w:pStyle w:val="BodyText"/>
        <w:spacing w:line="271" w:lineRule="exact"/>
        <w:ind w:left="719"/>
      </w:pPr>
      <w:r>
        <w:rPr>
          <w:spacing w:val="15"/>
          <w:w w:val="105"/>
        </w:rPr>
        <w:t>return</w:t>
      </w:r>
      <w:r>
        <w:rPr>
          <w:spacing w:val="-38"/>
          <w:w w:val="105"/>
        </w:rPr>
        <w:t xml:space="preserve"> </w:t>
      </w:r>
      <w:r>
        <w:rPr>
          <w:w w:val="105"/>
        </w:rPr>
        <w:t>(</w:t>
      </w:r>
      <w:r>
        <w:rPr>
          <w:spacing w:val="-39"/>
          <w:w w:val="105"/>
        </w:rPr>
        <w:t xml:space="preserve"> </w:t>
      </w:r>
      <w:r>
        <w:rPr>
          <w:spacing w:val="16"/>
          <w:w w:val="105"/>
        </w:rPr>
        <w:t>last_</w:t>
      </w:r>
      <w:r>
        <w:rPr>
          <w:spacing w:val="-39"/>
          <w:w w:val="105"/>
        </w:rPr>
        <w:t xml:space="preserve"> </w:t>
      </w:r>
      <w:r>
        <w:rPr>
          <w:spacing w:val="16"/>
          <w:w w:val="105"/>
        </w:rPr>
        <w:t>year_</w:t>
      </w:r>
      <w:r>
        <w:rPr>
          <w:spacing w:val="-37"/>
          <w:w w:val="105"/>
        </w:rPr>
        <w:t xml:space="preserve"> </w:t>
      </w:r>
      <w:r>
        <w:rPr>
          <w:spacing w:val="15"/>
          <w:w w:val="105"/>
        </w:rPr>
        <w:t>data</w:t>
      </w:r>
      <w:r>
        <w:rPr>
          <w:spacing w:val="-50"/>
          <w:w w:val="105"/>
        </w:rPr>
        <w:t xml:space="preserve"> </w:t>
      </w:r>
      <w:r>
        <w:rPr>
          <w:spacing w:val="13"/>
          <w:w w:val="105"/>
        </w:rPr>
        <w:t>SLC</w:t>
      </w:r>
      <w:r>
        <w:rPr>
          <w:spacing w:val="-37"/>
          <w:w w:val="105"/>
        </w:rPr>
        <w:t xml:space="preserve"> </w:t>
      </w:r>
      <w:r>
        <w:rPr>
          <w:w w:val="105"/>
        </w:rPr>
        <w:t>)</w:t>
      </w:r>
    </w:p>
    <w:p w14:paraId="02FAD6FB" w14:textId="77777777" w:rsidR="006F1C89" w:rsidRDefault="005D3991">
      <w:pPr>
        <w:tabs>
          <w:tab w:val="left" w:pos="849"/>
        </w:tabs>
        <w:spacing w:line="211" w:lineRule="auto"/>
        <w:ind w:left="976" w:right="221" w:hanging="540"/>
        <w:rPr>
          <w:i/>
        </w:rPr>
      </w:pPr>
      <w:r>
        <w:rPr>
          <w:rFonts w:ascii="Lucida Sans Unicode"/>
          <w:w w:val="160"/>
        </w:rPr>
        <w:t>}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99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31"/>
        </w:rPr>
        <w:t>z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72"/>
        </w:rPr>
        <w:t>w</w:t>
      </w:r>
      <w:r>
        <w:rPr>
          <w:i/>
          <w:spacing w:val="17"/>
          <w:w w:val="101"/>
        </w:rPr>
        <w:t>h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6"/>
          <w:w w:val="101"/>
        </w:rPr>
        <w:t>a</w:t>
      </w:r>
      <w:r>
        <w:rPr>
          <w:i/>
          <w:spacing w:val="16"/>
          <w:w w:val="226"/>
        </w:rPr>
        <w:t>li</w:t>
      </w:r>
      <w:r>
        <w:rPr>
          <w:i/>
          <w:spacing w:val="16"/>
          <w:w w:val="114"/>
        </w:rPr>
        <w:t>k</w:t>
      </w:r>
      <w:r>
        <w:rPr>
          <w:i/>
          <w:w w:val="109"/>
        </w:rPr>
        <w:t>e</w:t>
      </w:r>
      <w:r>
        <w:rPr>
          <w:i/>
          <w:spacing w:val="-6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1"/>
        </w:rPr>
        <w:t>un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 xml:space="preserve">n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19"/>
          <w:w w:val="101"/>
        </w:rPr>
        <w:t>o</w:t>
      </w:r>
      <w:r>
        <w:rPr>
          <w:i/>
          <w:spacing w:val="20"/>
          <w:w w:val="101"/>
        </w:rPr>
        <w:t>pp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01"/>
        </w:rPr>
        <w:t>d</w:t>
      </w:r>
      <w:r>
        <w:rPr>
          <w:i/>
          <w:w w:val="206"/>
        </w:rPr>
        <w:t>.</w:t>
      </w:r>
    </w:p>
    <w:p w14:paraId="6C160E6F" w14:textId="77777777" w:rsidR="006F1C89" w:rsidRDefault="006F1C89">
      <w:pPr>
        <w:rPr>
          <w:i/>
        </w:rPr>
      </w:pPr>
    </w:p>
    <w:p w14:paraId="25349B75" w14:textId="77777777" w:rsidR="006F1C89" w:rsidRDefault="006F1C89">
      <w:pPr>
        <w:rPr>
          <w:i/>
        </w:rPr>
      </w:pPr>
    </w:p>
    <w:p w14:paraId="6E3CADE5" w14:textId="77777777" w:rsidR="006F1C89" w:rsidRDefault="006F1C89">
      <w:pPr>
        <w:spacing w:before="1"/>
        <w:rPr>
          <w:i/>
          <w:sz w:val="23"/>
        </w:rPr>
      </w:pPr>
    </w:p>
    <w:p w14:paraId="28E81497" w14:textId="77777777" w:rsidR="006F1C89" w:rsidRDefault="005D3991">
      <w:pPr>
        <w:spacing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20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li</w:t>
      </w:r>
      <w:r>
        <w:rPr>
          <w:i/>
          <w:spacing w:val="20"/>
          <w:w w:val="131"/>
        </w:rPr>
        <w:t>z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65"/>
        </w:rPr>
        <w:t>m</w:t>
      </w:r>
      <w:r>
        <w:rPr>
          <w:i/>
          <w:spacing w:val="19"/>
          <w:w w:val="101"/>
        </w:rPr>
        <w:t>p</w:t>
      </w:r>
      <w:r>
        <w:rPr>
          <w:i/>
          <w:spacing w:val="18"/>
          <w:w w:val="155"/>
        </w:rPr>
        <w:t>t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226"/>
        </w:rPr>
        <w:t>li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oup</w:t>
      </w:r>
      <w:r>
        <w:rPr>
          <w:i/>
          <w:w w:val="133"/>
        </w:rPr>
        <w:t>s</w:t>
      </w:r>
    </w:p>
    <w:p w14:paraId="6A6ABBFF" w14:textId="77777777" w:rsidR="006F1C89" w:rsidRDefault="005D3991">
      <w:pPr>
        <w:pStyle w:val="BodyText"/>
        <w:spacing w:line="323" w:lineRule="exact"/>
        <w:ind w:left="444"/>
      </w:pPr>
      <w:r>
        <w:rPr>
          <w:spacing w:val="15"/>
          <w:w w:val="105"/>
        </w:rPr>
        <w:t xml:space="preserve">groups </w:t>
      </w:r>
      <w:r>
        <w:rPr>
          <w:spacing w:val="33"/>
          <w:w w:val="105"/>
        </w:rPr>
        <w:t xml:space="preserve"> </w:t>
      </w:r>
      <w:r>
        <w:rPr>
          <w:w w:val="105"/>
        </w:rPr>
        <w:t xml:space="preserve">&lt;- </w:t>
      </w:r>
      <w:r>
        <w:rPr>
          <w:spacing w:val="37"/>
          <w:w w:val="105"/>
        </w:rPr>
        <w:t xml:space="preserve"> </w:t>
      </w:r>
      <w:r>
        <w:rPr>
          <w:spacing w:val="13"/>
          <w:w w:val="105"/>
        </w:rPr>
        <w:t>list</w:t>
      </w:r>
      <w:r>
        <w:rPr>
          <w:spacing w:val="-35"/>
          <w:w w:val="105"/>
        </w:rPr>
        <w:t xml:space="preserve"> </w:t>
      </w:r>
      <w:r>
        <w:rPr>
          <w:w w:val="105"/>
        </w:rPr>
        <w:t>()</w:t>
      </w:r>
    </w:p>
    <w:p w14:paraId="1BBB08FF" w14:textId="77777777" w:rsidR="006F1C89" w:rsidRDefault="006F1C89">
      <w:pPr>
        <w:pStyle w:val="BodyText"/>
        <w:spacing w:before="5"/>
        <w:rPr>
          <w:sz w:val="15"/>
        </w:rPr>
      </w:pPr>
    </w:p>
    <w:p w14:paraId="7154CC91" w14:textId="77777777" w:rsidR="006F1C89" w:rsidRDefault="005D3991">
      <w:pPr>
        <w:spacing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13"/>
        </w:rPr>
        <w:t>F</w:t>
      </w:r>
      <w:r>
        <w:rPr>
          <w:i/>
          <w:spacing w:val="20"/>
          <w:w w:val="101"/>
        </w:rPr>
        <w:t>un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70"/>
        </w:rPr>
        <w:t>f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u</w:t>
      </w:r>
      <w:r>
        <w:rPr>
          <w:i/>
          <w:w w:val="101"/>
        </w:rPr>
        <w:t>p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9"/>
        </w:rPr>
        <w:t>e</w:t>
      </w:r>
      <w:r>
        <w:rPr>
          <w:i/>
          <w:w w:val="120"/>
        </w:rPr>
        <w:t>x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5D38BDC7" w14:textId="77777777" w:rsidR="006F1C89" w:rsidRDefault="005D3991">
      <w:pPr>
        <w:pStyle w:val="BodyText"/>
        <w:spacing w:before="34" w:line="192" w:lineRule="auto"/>
        <w:ind w:left="717" w:right="5429" w:hanging="274"/>
      </w:pPr>
      <w:r>
        <w:rPr>
          <w:spacing w:val="18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3"/>
        </w:rPr>
        <w:t>g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8"/>
          <w:w w:val="83"/>
        </w:rPr>
        <w:t>u</w:t>
      </w:r>
      <w:r>
        <w:rPr>
          <w:w w:val="82"/>
        </w:rPr>
        <w:t>p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04"/>
        </w:rPr>
        <w:t>_</w:t>
      </w:r>
      <w:r>
        <w:rPr>
          <w:spacing w:val="15"/>
          <w:w w:val="180"/>
        </w:rPr>
        <w:t>i</w:t>
      </w:r>
      <w:r>
        <w:rPr>
          <w:spacing w:val="26"/>
          <w:w w:val="82"/>
        </w:rPr>
        <w:t>d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{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7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3"/>
        </w:rPr>
        <w:t>g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1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83"/>
        </w:rPr>
        <w:t>n</w:t>
      </w:r>
      <w:r>
        <w:rPr>
          <w:w w:val="83"/>
        </w:rPr>
        <w:t>g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{</w:t>
      </w:r>
    </w:p>
    <w:p w14:paraId="64D552BB" w14:textId="77777777" w:rsidR="006F1C89" w:rsidRDefault="005D3991">
      <w:pPr>
        <w:pStyle w:val="BodyText"/>
        <w:spacing w:before="1" w:line="192" w:lineRule="auto"/>
        <w:ind w:left="1269" w:right="3648" w:hanging="280"/>
      </w:pPr>
      <w:r>
        <w:rPr>
          <w:spacing w:val="15"/>
          <w:w w:val="180"/>
        </w:rPr>
        <w:t>i</w:t>
      </w:r>
      <w:r>
        <w:rPr>
          <w:w w:val="141"/>
        </w:rPr>
        <w:t>f</w:t>
      </w:r>
      <w:r>
        <w:t xml:space="preserve"> </w:t>
      </w:r>
      <w:r>
        <w:rPr>
          <w:spacing w:val="24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19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6"/>
          <w:w w:val="104"/>
        </w:rPr>
        <w:t>_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24"/>
        </w:rPr>
        <w:t xml:space="preserve"> </w:t>
      </w:r>
      <w:r>
        <w:rPr>
          <w:w w:val="77"/>
        </w:rPr>
        <w:t>%</w:t>
      </w:r>
      <w:r>
        <w:rPr>
          <w:spacing w:val="-43"/>
        </w:rPr>
        <w:t xml:space="preserve"> </w:t>
      </w:r>
      <w:r>
        <w:rPr>
          <w:spacing w:val="15"/>
          <w:w w:val="180"/>
        </w:rPr>
        <w:t>i</w:t>
      </w:r>
      <w:r>
        <w:rPr>
          <w:spacing w:val="26"/>
          <w:w w:val="83"/>
        </w:rPr>
        <w:t>n</w:t>
      </w:r>
      <w:r>
        <w:rPr>
          <w:w w:val="77"/>
        </w:rPr>
        <w:t>%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83"/>
        </w:rPr>
        <w:t>un</w:t>
      </w:r>
      <w:r>
        <w:rPr>
          <w:spacing w:val="19"/>
          <w:w w:val="180"/>
        </w:rPr>
        <w:t>li</w:t>
      </w:r>
      <w:r>
        <w:rPr>
          <w:spacing w:val="19"/>
          <w:w w:val="102"/>
        </w:rPr>
        <w:t>s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w w:val="83"/>
        </w:rPr>
        <w:t>g</w:t>
      </w:r>
      <w:r>
        <w:rPr>
          <w:spacing w:val="-42"/>
        </w:rPr>
        <w:t xml:space="preserve"> </w:t>
      </w:r>
      <w:r>
        <w:rPr>
          <w:spacing w:val="17"/>
          <w:w w:val="160"/>
        </w:rPr>
        <w:t>]]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{ </w:t>
      </w:r>
      <w:r>
        <w:rPr>
          <w:spacing w:val="15"/>
          <w:w w:val="120"/>
        </w:rPr>
        <w:t>return</w:t>
      </w:r>
      <w:r>
        <w:rPr>
          <w:spacing w:val="-54"/>
          <w:w w:val="120"/>
        </w:rPr>
        <w:t xml:space="preserve"> </w:t>
      </w:r>
      <w:r>
        <w:rPr>
          <w:w w:val="140"/>
        </w:rPr>
        <w:t>(</w:t>
      </w:r>
      <w:r>
        <w:rPr>
          <w:spacing w:val="-76"/>
          <w:w w:val="140"/>
        </w:rPr>
        <w:t xml:space="preserve"> </w:t>
      </w:r>
      <w:r>
        <w:rPr>
          <w:spacing w:val="11"/>
          <w:w w:val="120"/>
        </w:rPr>
        <w:t>g)</w:t>
      </w:r>
    </w:p>
    <w:p w14:paraId="66D3CF29" w14:textId="77777777" w:rsidR="006F1C89" w:rsidRDefault="005D3991">
      <w:pPr>
        <w:pStyle w:val="BodyText"/>
        <w:spacing w:line="258" w:lineRule="exact"/>
        <w:ind w:left="986"/>
      </w:pPr>
      <w:r>
        <w:rPr>
          <w:w w:val="160"/>
        </w:rPr>
        <w:t>}</w:t>
      </w:r>
    </w:p>
    <w:p w14:paraId="66BF4211" w14:textId="77777777" w:rsidR="006F1C89" w:rsidRDefault="005D3991">
      <w:pPr>
        <w:pStyle w:val="BodyText"/>
        <w:spacing w:line="305" w:lineRule="exact"/>
        <w:ind w:left="711"/>
      </w:pPr>
      <w:r>
        <w:rPr>
          <w:w w:val="160"/>
        </w:rPr>
        <w:t>}</w:t>
      </w:r>
    </w:p>
    <w:p w14:paraId="52566EC6" w14:textId="77777777" w:rsidR="006F1C89" w:rsidRDefault="005D3991">
      <w:pPr>
        <w:pStyle w:val="BodyText"/>
        <w:spacing w:line="237" w:lineRule="exact"/>
        <w:ind w:left="719"/>
      </w:pPr>
      <w:r>
        <w:rPr>
          <w:spacing w:val="15"/>
          <w:w w:val="110"/>
        </w:rPr>
        <w:t>return</w:t>
      </w:r>
      <w:r>
        <w:rPr>
          <w:spacing w:val="-40"/>
          <w:w w:val="110"/>
        </w:rPr>
        <w:t xml:space="preserve"> </w:t>
      </w:r>
      <w:r>
        <w:rPr>
          <w:spacing w:val="11"/>
          <w:w w:val="110"/>
        </w:rPr>
        <w:t>(0)</w:t>
      </w:r>
    </w:p>
    <w:p w14:paraId="58E491A6" w14:textId="77777777" w:rsidR="006F1C89" w:rsidRDefault="005D3991">
      <w:pPr>
        <w:pStyle w:val="BodyText"/>
        <w:spacing w:line="305" w:lineRule="exact"/>
        <w:ind w:left="436"/>
      </w:pPr>
      <w:r>
        <w:rPr>
          <w:w w:val="160"/>
        </w:rPr>
        <w:t>}</w:t>
      </w:r>
    </w:p>
    <w:p w14:paraId="53B46079" w14:textId="77777777" w:rsidR="006F1C89" w:rsidRDefault="006F1C89">
      <w:pPr>
        <w:pStyle w:val="BodyText"/>
        <w:spacing w:before="12"/>
        <w:rPr>
          <w:sz w:val="11"/>
        </w:rPr>
      </w:pPr>
    </w:p>
    <w:p w14:paraId="49E5F39F" w14:textId="77777777" w:rsidR="006F1C89" w:rsidRDefault="005D3991">
      <w:pPr>
        <w:spacing w:before="54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20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72"/>
        </w:rPr>
        <w:t>w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</w:p>
    <w:p w14:paraId="15C009A9" w14:textId="77777777" w:rsidR="006F1C89" w:rsidRDefault="006F1C89">
      <w:p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033F4548" w14:textId="77777777" w:rsidR="006F1C89" w:rsidRDefault="005D3991">
      <w:pPr>
        <w:pStyle w:val="BodyText"/>
        <w:spacing w:before="56" w:line="192" w:lineRule="auto"/>
        <w:ind w:left="720" w:right="6938" w:hanging="279"/>
      </w:pPr>
      <w:r>
        <w:rPr>
          <w:spacing w:val="17"/>
          <w:w w:val="141"/>
        </w:rPr>
        <w:lastRenderedPageBreak/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02"/>
        </w:rPr>
        <w:t>s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{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w w:val="82"/>
        </w:rPr>
        <w:t>1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19"/>
          <w:w w:val="160"/>
        </w:rPr>
        <w:t>[</w:t>
      </w:r>
      <w:r>
        <w:rPr>
          <w:spacing w:val="26"/>
          <w:w w:val="102"/>
        </w:rPr>
        <w:t>s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 xml:space="preserve">]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w w:val="82"/>
        </w:rPr>
        <w:t>2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19"/>
          <w:w w:val="160"/>
        </w:rPr>
        <w:t>[</w:t>
      </w:r>
      <w:r>
        <w:rPr>
          <w:spacing w:val="26"/>
          <w:w w:val="102"/>
        </w:rPr>
        <w:t>s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w w:val="160"/>
        </w:rPr>
        <w:t>]</w:t>
      </w:r>
    </w:p>
    <w:p w14:paraId="2D518711" w14:textId="77777777" w:rsidR="006F1C89" w:rsidRDefault="006F1C89">
      <w:pPr>
        <w:pStyle w:val="BodyText"/>
        <w:spacing w:before="11"/>
        <w:rPr>
          <w:sz w:val="18"/>
        </w:rPr>
      </w:pPr>
    </w:p>
    <w:p w14:paraId="2BB75B97" w14:textId="77777777" w:rsidR="006F1C89" w:rsidRDefault="005D3991">
      <w:pPr>
        <w:spacing w:line="204" w:lineRule="auto"/>
        <w:ind w:left="719" w:right="5985" w:hanging="9"/>
        <w:jc w:val="both"/>
        <w:rPr>
          <w:rFonts w:ascii="Lucida Sans Unicode"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113"/>
        </w:rPr>
        <w:t>F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oup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 xml:space="preserve">s </w:t>
      </w:r>
      <w:r>
        <w:rPr>
          <w:rFonts w:ascii="Lucida Sans Unicode"/>
          <w:spacing w:val="19"/>
          <w:w w:val="83"/>
        </w:rPr>
        <w:t>g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9"/>
          <w:w w:val="83"/>
        </w:rPr>
        <w:t>u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w w:val="82"/>
        </w:rPr>
        <w:t>1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spacing w:val="18"/>
          <w:w w:val="141"/>
        </w:rPr>
        <w:t>f</w:t>
      </w:r>
      <w:r>
        <w:rPr>
          <w:rFonts w:ascii="Lucida Sans Unicode"/>
          <w:spacing w:val="18"/>
          <w:w w:val="180"/>
        </w:rPr>
        <w:t>i</w:t>
      </w:r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w w:val="82"/>
        </w:rPr>
        <w:t>d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83"/>
        </w:rPr>
        <w:t>g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spacing w:val="19"/>
          <w:w w:val="83"/>
        </w:rPr>
        <w:t>u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102"/>
        </w:rPr>
        <w:t>s</w:t>
      </w:r>
      <w:r>
        <w:rPr>
          <w:rFonts w:ascii="Lucida Sans Unicode"/>
          <w:spacing w:val="20"/>
          <w:w w:val="82"/>
        </w:rPr>
        <w:t>p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101"/>
        </w:rPr>
        <w:t>c</w:t>
      </w:r>
      <w:r>
        <w:rPr>
          <w:rFonts w:ascii="Lucida Sans Unicode"/>
          <w:spacing w:val="20"/>
          <w:w w:val="180"/>
        </w:rPr>
        <w:t>i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w w:val="82"/>
        </w:rPr>
        <w:t>1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0"/>
        </w:rPr>
        <w:t xml:space="preserve">) </w:t>
      </w:r>
      <w:r>
        <w:rPr>
          <w:rFonts w:ascii="Lucida Sans Unicode"/>
          <w:spacing w:val="19"/>
          <w:w w:val="83"/>
        </w:rPr>
        <w:t>g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9"/>
          <w:w w:val="83"/>
        </w:rPr>
        <w:t>u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w w:val="82"/>
        </w:rPr>
        <w:t>2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spacing w:val="18"/>
          <w:w w:val="141"/>
        </w:rPr>
        <w:t>f</w:t>
      </w:r>
      <w:r>
        <w:rPr>
          <w:rFonts w:ascii="Lucida Sans Unicode"/>
          <w:spacing w:val="18"/>
          <w:w w:val="180"/>
        </w:rPr>
        <w:t>i</w:t>
      </w:r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w w:val="82"/>
        </w:rPr>
        <w:t>d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83"/>
        </w:rPr>
        <w:t>g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spacing w:val="19"/>
          <w:w w:val="83"/>
        </w:rPr>
        <w:t>u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102"/>
        </w:rPr>
        <w:t>s</w:t>
      </w:r>
      <w:r>
        <w:rPr>
          <w:rFonts w:ascii="Lucida Sans Unicode"/>
          <w:spacing w:val="20"/>
          <w:w w:val="82"/>
        </w:rPr>
        <w:t>p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101"/>
        </w:rPr>
        <w:t>c</w:t>
      </w:r>
      <w:r>
        <w:rPr>
          <w:rFonts w:ascii="Lucida Sans Unicode"/>
          <w:spacing w:val="20"/>
          <w:w w:val="180"/>
        </w:rPr>
        <w:t>i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w w:val="82"/>
        </w:rPr>
        <w:t>2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0"/>
        </w:rPr>
        <w:t>)</w:t>
      </w:r>
    </w:p>
    <w:p w14:paraId="3441741E" w14:textId="77777777" w:rsidR="006F1C89" w:rsidRDefault="006F1C89">
      <w:pPr>
        <w:pStyle w:val="BodyText"/>
        <w:spacing w:before="3"/>
        <w:rPr>
          <w:sz w:val="14"/>
        </w:rPr>
      </w:pPr>
    </w:p>
    <w:p w14:paraId="4E106895" w14:textId="77777777" w:rsidR="006F1C89" w:rsidRDefault="005D3991">
      <w:pPr>
        <w:pStyle w:val="BodyText"/>
        <w:spacing w:line="320" w:lineRule="exact"/>
        <w:ind w:left="715"/>
      </w:pPr>
      <w:r>
        <w:rPr>
          <w:w w:val="90"/>
        </w:rPr>
        <w:t>if</w:t>
      </w:r>
      <w:r>
        <w:rPr>
          <w:spacing w:val="48"/>
          <w:w w:val="90"/>
        </w:rPr>
        <w:t xml:space="preserve"> </w:t>
      </w:r>
      <w:r>
        <w:rPr>
          <w:w w:val="90"/>
        </w:rPr>
        <w:t>(</w:t>
      </w:r>
      <w:r>
        <w:rPr>
          <w:spacing w:val="-31"/>
          <w:w w:val="90"/>
        </w:rPr>
        <w:t xml:space="preserve"> </w:t>
      </w:r>
      <w:r>
        <w:rPr>
          <w:spacing w:val="15"/>
          <w:w w:val="90"/>
        </w:rPr>
        <w:t>group</w:t>
      </w:r>
      <w:r>
        <w:rPr>
          <w:spacing w:val="-42"/>
          <w:w w:val="90"/>
        </w:rPr>
        <w:t xml:space="preserve"> </w:t>
      </w:r>
      <w:r>
        <w:rPr>
          <w:w w:val="90"/>
        </w:rPr>
        <w:t>1</w:t>
      </w:r>
      <w:r>
        <w:rPr>
          <w:spacing w:val="111"/>
        </w:rPr>
        <w:t xml:space="preserve"> </w:t>
      </w:r>
      <w:r>
        <w:rPr>
          <w:w w:val="90"/>
        </w:rPr>
        <w:t>==</w:t>
      </w:r>
      <w:r>
        <w:rPr>
          <w:spacing w:val="103"/>
        </w:rPr>
        <w:t xml:space="preserve"> </w:t>
      </w:r>
      <w:r>
        <w:rPr>
          <w:w w:val="90"/>
        </w:rPr>
        <w:t>0</w:t>
      </w:r>
      <w:r>
        <w:rPr>
          <w:spacing w:val="98"/>
        </w:rPr>
        <w:t xml:space="preserve"> </w:t>
      </w:r>
      <w:r>
        <w:rPr>
          <w:w w:val="90"/>
        </w:rPr>
        <w:t>&amp;</w:t>
      </w:r>
      <w:r>
        <w:rPr>
          <w:spacing w:val="107"/>
        </w:rPr>
        <w:t xml:space="preserve"> </w:t>
      </w:r>
      <w:r>
        <w:rPr>
          <w:spacing w:val="15"/>
          <w:w w:val="90"/>
        </w:rPr>
        <w:t>group</w:t>
      </w:r>
      <w:r>
        <w:rPr>
          <w:spacing w:val="-42"/>
          <w:w w:val="90"/>
        </w:rPr>
        <w:t xml:space="preserve"> </w:t>
      </w:r>
      <w:r>
        <w:rPr>
          <w:w w:val="90"/>
        </w:rPr>
        <w:t>2</w:t>
      </w:r>
      <w:r>
        <w:rPr>
          <w:spacing w:val="111"/>
        </w:rPr>
        <w:t xml:space="preserve"> </w:t>
      </w:r>
      <w:r>
        <w:rPr>
          <w:w w:val="90"/>
        </w:rPr>
        <w:t>==</w:t>
      </w:r>
      <w:r>
        <w:rPr>
          <w:spacing w:val="106"/>
        </w:rPr>
        <w:t xml:space="preserve"> </w:t>
      </w:r>
      <w:r>
        <w:rPr>
          <w:w w:val="90"/>
        </w:rPr>
        <w:t>0)</w:t>
      </w:r>
      <w:r>
        <w:rPr>
          <w:spacing w:val="102"/>
        </w:rPr>
        <w:t xml:space="preserve"> </w:t>
      </w:r>
      <w:r>
        <w:rPr>
          <w:w w:val="90"/>
        </w:rPr>
        <w:t>{</w:t>
      </w:r>
    </w:p>
    <w:p w14:paraId="6688F31E" w14:textId="77777777" w:rsidR="006F1C89" w:rsidRDefault="005D3991">
      <w:pPr>
        <w:spacing w:line="236" w:lineRule="exact"/>
        <w:ind w:left="986"/>
        <w:rPr>
          <w:i/>
        </w:rPr>
      </w:pPr>
      <w:r>
        <w:rPr>
          <w:i/>
          <w:w w:val="110"/>
        </w:rPr>
        <w:t>#</w:t>
      </w:r>
      <w:r>
        <w:rPr>
          <w:i/>
          <w:spacing w:val="50"/>
          <w:w w:val="110"/>
        </w:rPr>
        <w:t xml:space="preserve"> </w:t>
      </w:r>
      <w:r>
        <w:rPr>
          <w:i/>
          <w:spacing w:val="15"/>
          <w:w w:val="110"/>
        </w:rPr>
        <w:t xml:space="preserve">Create </w:t>
      </w:r>
      <w:r>
        <w:rPr>
          <w:i/>
          <w:spacing w:val="34"/>
          <w:w w:val="110"/>
        </w:rPr>
        <w:t xml:space="preserve"> </w:t>
      </w:r>
      <w:r>
        <w:rPr>
          <w:i/>
          <w:w w:val="110"/>
        </w:rPr>
        <w:t xml:space="preserve">a </w:t>
      </w:r>
      <w:r>
        <w:rPr>
          <w:i/>
          <w:spacing w:val="47"/>
          <w:w w:val="110"/>
        </w:rPr>
        <w:t xml:space="preserve"> </w:t>
      </w:r>
      <w:r>
        <w:rPr>
          <w:i/>
          <w:spacing w:val="11"/>
          <w:w w:val="110"/>
        </w:rPr>
        <w:t xml:space="preserve">new </w:t>
      </w:r>
      <w:r>
        <w:rPr>
          <w:i/>
          <w:spacing w:val="43"/>
          <w:w w:val="110"/>
        </w:rPr>
        <w:t xml:space="preserve"> </w:t>
      </w:r>
      <w:r>
        <w:rPr>
          <w:i/>
          <w:spacing w:val="14"/>
          <w:w w:val="110"/>
        </w:rPr>
        <w:t>group</w:t>
      </w:r>
    </w:p>
    <w:p w14:paraId="2EE3C1AE" w14:textId="77777777" w:rsidR="006F1C89" w:rsidRDefault="005D3991">
      <w:pPr>
        <w:pStyle w:val="BodyText"/>
        <w:spacing w:line="290" w:lineRule="exact"/>
        <w:ind w:left="994"/>
      </w:pP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2"/>
        </w:rPr>
        <w:t>p</w:t>
      </w:r>
      <w:r>
        <w:rPr>
          <w:spacing w:val="18"/>
          <w:w w:val="93"/>
        </w:rPr>
        <w:t>e</w:t>
      </w:r>
      <w:r>
        <w:rPr>
          <w:spacing w:val="18"/>
          <w:w w:val="101"/>
        </w:rPr>
        <w:t>c</w:t>
      </w:r>
      <w:r>
        <w:rPr>
          <w:spacing w:val="18"/>
          <w:w w:val="180"/>
        </w:rPr>
        <w:t>i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w w:val="82"/>
        </w:rPr>
        <w:t>1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728A0CBF" w14:textId="77777777" w:rsidR="006F1C89" w:rsidRDefault="005D3991">
      <w:pPr>
        <w:pStyle w:val="BodyText"/>
        <w:spacing w:line="287" w:lineRule="exact"/>
        <w:ind w:left="711"/>
      </w:pPr>
      <w:r>
        <w:rPr>
          <w:w w:val="105"/>
        </w:rPr>
        <w:t xml:space="preserve">} </w:t>
      </w:r>
      <w:r>
        <w:rPr>
          <w:spacing w:val="29"/>
          <w:w w:val="105"/>
        </w:rPr>
        <w:t xml:space="preserve"> </w:t>
      </w:r>
      <w:r>
        <w:rPr>
          <w:spacing w:val="13"/>
          <w:w w:val="105"/>
        </w:rPr>
        <w:t xml:space="preserve">else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if </w:t>
      </w:r>
      <w:r>
        <w:rPr>
          <w:spacing w:val="25"/>
          <w:w w:val="105"/>
        </w:rPr>
        <w:t xml:space="preserve"> </w:t>
      </w:r>
      <w:r>
        <w:rPr>
          <w:w w:val="105"/>
        </w:rPr>
        <w:t>(</w:t>
      </w:r>
      <w:r>
        <w:rPr>
          <w:spacing w:val="-41"/>
          <w:w w:val="105"/>
        </w:rPr>
        <w:t xml:space="preserve"> </w:t>
      </w:r>
      <w:r>
        <w:rPr>
          <w:spacing w:val="15"/>
        </w:rPr>
        <w:t>group</w:t>
      </w:r>
      <w:r>
        <w:rPr>
          <w:spacing w:val="-49"/>
        </w:rPr>
        <w:t xml:space="preserve"> </w:t>
      </w:r>
      <w:r>
        <w:t>1</w:t>
      </w:r>
      <w:r>
        <w:rPr>
          <w:spacing w:val="112"/>
        </w:rPr>
        <w:t xml:space="preserve"> </w:t>
      </w:r>
      <w:r>
        <w:t>==</w:t>
      </w:r>
      <w:r>
        <w:rPr>
          <w:spacing w:val="106"/>
        </w:rPr>
        <w:t xml:space="preserve"> </w:t>
      </w:r>
      <w:r>
        <w:rPr>
          <w:w w:val="105"/>
        </w:rPr>
        <w:t xml:space="preserve">0) </w:t>
      </w:r>
      <w:r>
        <w:rPr>
          <w:spacing w:val="26"/>
          <w:w w:val="105"/>
        </w:rPr>
        <w:t xml:space="preserve"> </w:t>
      </w:r>
      <w:r>
        <w:rPr>
          <w:w w:val="105"/>
        </w:rPr>
        <w:t>{</w:t>
      </w:r>
    </w:p>
    <w:p w14:paraId="3517E1BD" w14:textId="77777777" w:rsidR="006F1C89" w:rsidRDefault="005D3991">
      <w:pPr>
        <w:spacing w:line="236" w:lineRule="exact"/>
        <w:ind w:left="98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89"/>
        </w:rPr>
        <w:t>A</w:t>
      </w:r>
      <w:r>
        <w:rPr>
          <w:i/>
          <w:spacing w:val="17"/>
          <w:w w:val="101"/>
        </w:rPr>
        <w:t>d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w w:val="102"/>
        </w:rPr>
        <w:t>1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u</w:t>
      </w:r>
      <w:r>
        <w:rPr>
          <w:i/>
          <w:w w:val="101"/>
        </w:rPr>
        <w:t>p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on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w w:val="102"/>
        </w:rPr>
        <w:t>2</w:t>
      </w:r>
    </w:p>
    <w:p w14:paraId="703BEE4B" w14:textId="77777777" w:rsidR="006F1C89" w:rsidRDefault="005D3991">
      <w:pPr>
        <w:pStyle w:val="BodyText"/>
        <w:spacing w:line="290" w:lineRule="exact"/>
        <w:ind w:left="994"/>
      </w:pP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35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w w:val="82"/>
        </w:rPr>
        <w:t>2</w:t>
      </w:r>
      <w:r>
        <w:rPr>
          <w:spacing w:val="-35"/>
        </w:rPr>
        <w:t xml:space="preserve"> 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35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w w:val="82"/>
        </w:rPr>
        <w:t>2</w:t>
      </w:r>
      <w:r>
        <w:rPr>
          <w:spacing w:val="-37"/>
        </w:rPr>
        <w:t xml:space="preserve"> </w:t>
      </w:r>
      <w:r>
        <w:rPr>
          <w:spacing w:val="13"/>
          <w:w w:val="160"/>
        </w:rPr>
        <w:t>]</w:t>
      </w:r>
      <w:r>
        <w:rPr>
          <w:spacing w:val="27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32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w w:val="82"/>
        </w:rPr>
        <w:t>1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46319CE5" w14:textId="77777777" w:rsidR="006F1C89" w:rsidRDefault="005D3991">
      <w:pPr>
        <w:pStyle w:val="BodyText"/>
        <w:spacing w:line="287" w:lineRule="exact"/>
        <w:ind w:left="711"/>
      </w:pPr>
      <w:r>
        <w:rPr>
          <w:w w:val="105"/>
        </w:rPr>
        <w:t xml:space="preserve">} </w:t>
      </w:r>
      <w:r>
        <w:rPr>
          <w:spacing w:val="29"/>
          <w:w w:val="105"/>
        </w:rPr>
        <w:t xml:space="preserve"> </w:t>
      </w:r>
      <w:r>
        <w:rPr>
          <w:spacing w:val="13"/>
          <w:w w:val="105"/>
        </w:rPr>
        <w:t xml:space="preserve">else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if </w:t>
      </w:r>
      <w:r>
        <w:rPr>
          <w:spacing w:val="25"/>
          <w:w w:val="105"/>
        </w:rPr>
        <w:t xml:space="preserve"> </w:t>
      </w:r>
      <w:r>
        <w:rPr>
          <w:w w:val="105"/>
        </w:rPr>
        <w:t>(</w:t>
      </w:r>
      <w:r>
        <w:rPr>
          <w:spacing w:val="-41"/>
          <w:w w:val="105"/>
        </w:rPr>
        <w:t xml:space="preserve"> </w:t>
      </w:r>
      <w:r>
        <w:rPr>
          <w:spacing w:val="15"/>
        </w:rPr>
        <w:t>group</w:t>
      </w:r>
      <w:r>
        <w:rPr>
          <w:spacing w:val="-49"/>
        </w:rPr>
        <w:t xml:space="preserve"> </w:t>
      </w:r>
      <w:r>
        <w:t>2</w:t>
      </w:r>
      <w:r>
        <w:rPr>
          <w:spacing w:val="112"/>
        </w:rPr>
        <w:t xml:space="preserve"> </w:t>
      </w:r>
      <w:r>
        <w:t>==</w:t>
      </w:r>
      <w:r>
        <w:rPr>
          <w:spacing w:val="106"/>
        </w:rPr>
        <w:t xml:space="preserve"> </w:t>
      </w:r>
      <w:r>
        <w:rPr>
          <w:w w:val="105"/>
        </w:rPr>
        <w:t xml:space="preserve">0) </w:t>
      </w:r>
      <w:r>
        <w:rPr>
          <w:spacing w:val="26"/>
          <w:w w:val="105"/>
        </w:rPr>
        <w:t xml:space="preserve"> </w:t>
      </w:r>
      <w:r>
        <w:rPr>
          <w:w w:val="105"/>
        </w:rPr>
        <w:t>{</w:t>
      </w:r>
    </w:p>
    <w:p w14:paraId="785CDB86" w14:textId="77777777" w:rsidR="006F1C89" w:rsidRDefault="005D3991">
      <w:pPr>
        <w:spacing w:line="236" w:lineRule="exact"/>
        <w:ind w:left="98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89"/>
        </w:rPr>
        <w:t>A</w:t>
      </w:r>
      <w:r>
        <w:rPr>
          <w:i/>
          <w:spacing w:val="17"/>
          <w:w w:val="101"/>
        </w:rPr>
        <w:t>d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w w:val="102"/>
        </w:rPr>
        <w:t>2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u</w:t>
      </w:r>
      <w:r>
        <w:rPr>
          <w:i/>
          <w:w w:val="101"/>
        </w:rPr>
        <w:t>p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on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w w:val="102"/>
        </w:rPr>
        <w:t>1</w:t>
      </w:r>
    </w:p>
    <w:p w14:paraId="1D5E97D2" w14:textId="77777777" w:rsidR="006F1C89" w:rsidRDefault="005D3991">
      <w:pPr>
        <w:pStyle w:val="BodyText"/>
        <w:spacing w:line="290" w:lineRule="exact"/>
        <w:ind w:left="994"/>
      </w:pP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35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w w:val="82"/>
        </w:rPr>
        <w:t>1</w:t>
      </w:r>
      <w:r>
        <w:rPr>
          <w:spacing w:val="-35"/>
        </w:rPr>
        <w:t xml:space="preserve"> 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35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w w:val="82"/>
        </w:rPr>
        <w:t>1</w:t>
      </w:r>
      <w:r>
        <w:rPr>
          <w:spacing w:val="-37"/>
        </w:rPr>
        <w:t xml:space="preserve"> </w:t>
      </w:r>
      <w:r>
        <w:rPr>
          <w:spacing w:val="13"/>
          <w:w w:val="160"/>
        </w:rPr>
        <w:t>]</w:t>
      </w:r>
      <w:r>
        <w:rPr>
          <w:spacing w:val="27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32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50F31BBE" w14:textId="77777777" w:rsidR="006F1C89" w:rsidRDefault="005D3991">
      <w:pPr>
        <w:pStyle w:val="BodyText"/>
        <w:spacing w:line="287" w:lineRule="exact"/>
        <w:ind w:left="711"/>
      </w:pPr>
      <w:r>
        <w:rPr>
          <w:w w:val="110"/>
        </w:rPr>
        <w:t xml:space="preserve">} </w:t>
      </w:r>
      <w:r>
        <w:rPr>
          <w:spacing w:val="17"/>
          <w:w w:val="110"/>
        </w:rPr>
        <w:t xml:space="preserve"> </w:t>
      </w:r>
      <w:r>
        <w:rPr>
          <w:spacing w:val="13"/>
          <w:w w:val="110"/>
        </w:rPr>
        <w:t>else</w:t>
      </w:r>
      <w:r>
        <w:rPr>
          <w:spacing w:val="98"/>
          <w:w w:val="110"/>
        </w:rPr>
        <w:t xml:space="preserve"> </w:t>
      </w:r>
      <w:r>
        <w:rPr>
          <w:w w:val="110"/>
        </w:rPr>
        <w:t xml:space="preserve">if </w:t>
      </w:r>
      <w:r>
        <w:rPr>
          <w:spacing w:val="14"/>
          <w:w w:val="110"/>
        </w:rPr>
        <w:t xml:space="preserve"> </w:t>
      </w:r>
      <w:r>
        <w:rPr>
          <w:w w:val="110"/>
        </w:rPr>
        <w:t>(</w:t>
      </w:r>
      <w:r>
        <w:rPr>
          <w:spacing w:val="-46"/>
          <w:w w:val="110"/>
        </w:rPr>
        <w:t xml:space="preserve"> </w:t>
      </w:r>
      <w:r>
        <w:rPr>
          <w:spacing w:val="15"/>
        </w:rPr>
        <w:t>group</w:t>
      </w:r>
      <w:r>
        <w:rPr>
          <w:spacing w:val="-49"/>
        </w:rPr>
        <w:t xml:space="preserve"> </w:t>
      </w:r>
      <w:r>
        <w:t>1</w:t>
      </w:r>
      <w:r>
        <w:rPr>
          <w:spacing w:val="102"/>
        </w:rPr>
        <w:t xml:space="preserve"> </w:t>
      </w:r>
      <w:r>
        <w:rPr>
          <w:w w:val="110"/>
        </w:rPr>
        <w:t>!</w:t>
      </w:r>
      <w:r>
        <w:rPr>
          <w:spacing w:val="-53"/>
          <w:w w:val="110"/>
        </w:rPr>
        <w:t xml:space="preserve"> </w:t>
      </w:r>
      <w:r>
        <w:t>=</w:t>
      </w:r>
      <w:r>
        <w:rPr>
          <w:spacing w:val="102"/>
        </w:rPr>
        <w:t xml:space="preserve"> </w:t>
      </w:r>
      <w:r>
        <w:rPr>
          <w:spacing w:val="15"/>
        </w:rPr>
        <w:t>group</w:t>
      </w:r>
      <w:r>
        <w:rPr>
          <w:spacing w:val="-49"/>
        </w:rPr>
        <w:t xml:space="preserve"> </w:t>
      </w:r>
      <w:r>
        <w:t>2</w:t>
      </w:r>
      <w:r>
        <w:rPr>
          <w:spacing w:val="-39"/>
        </w:rPr>
        <w:t xml:space="preserve"> </w:t>
      </w:r>
      <w:r>
        <w:rPr>
          <w:w w:val="110"/>
        </w:rPr>
        <w:t xml:space="preserve">) </w:t>
      </w:r>
      <w:r>
        <w:rPr>
          <w:spacing w:val="11"/>
          <w:w w:val="110"/>
        </w:rPr>
        <w:t xml:space="preserve"> </w:t>
      </w:r>
      <w:r>
        <w:rPr>
          <w:w w:val="110"/>
        </w:rPr>
        <w:t>{</w:t>
      </w:r>
    </w:p>
    <w:p w14:paraId="197C3AAB" w14:textId="77777777" w:rsidR="006F1C89" w:rsidRDefault="005D3991">
      <w:pPr>
        <w:spacing w:line="236" w:lineRule="exact"/>
        <w:ind w:left="98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60"/>
        </w:rPr>
        <w:t>M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g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72"/>
        </w:rPr>
        <w:t>w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oup</w:t>
      </w:r>
      <w:r>
        <w:rPr>
          <w:i/>
          <w:w w:val="133"/>
        </w:rPr>
        <w:t>s</w:t>
      </w:r>
    </w:p>
    <w:p w14:paraId="4DE36226" w14:textId="77777777" w:rsidR="006F1C89" w:rsidRDefault="005D3991">
      <w:pPr>
        <w:pStyle w:val="BodyText"/>
        <w:spacing w:before="33" w:line="192" w:lineRule="auto"/>
        <w:ind w:left="994" w:right="1999"/>
      </w:pPr>
      <w:r>
        <w:rPr>
          <w:spacing w:val="15"/>
        </w:rPr>
        <w:t>groups</w:t>
      </w:r>
      <w:r>
        <w:rPr>
          <w:spacing w:val="-32"/>
        </w:rPr>
        <w:t xml:space="preserve"> </w:t>
      </w:r>
      <w:r>
        <w:rPr>
          <w:w w:val="110"/>
        </w:rPr>
        <w:t>[[</w:t>
      </w:r>
      <w:r>
        <w:rPr>
          <w:spacing w:val="-38"/>
          <w:w w:val="110"/>
        </w:rPr>
        <w:t xml:space="preserve"> </w:t>
      </w:r>
      <w:r>
        <w:rPr>
          <w:spacing w:val="15"/>
        </w:rPr>
        <w:t>group</w:t>
      </w:r>
      <w:r>
        <w:rPr>
          <w:spacing w:val="-48"/>
        </w:rPr>
        <w:t xml:space="preserve"> </w:t>
      </w:r>
      <w:r>
        <w:t>1</w:t>
      </w:r>
      <w:r>
        <w:rPr>
          <w:spacing w:val="-31"/>
        </w:rPr>
        <w:t xml:space="preserve"> </w:t>
      </w:r>
      <w:r>
        <w:rPr>
          <w:w w:val="110"/>
        </w:rPr>
        <w:t>]]</w:t>
      </w:r>
      <w:r>
        <w:rPr>
          <w:spacing w:val="37"/>
          <w:w w:val="110"/>
        </w:rPr>
        <w:t xml:space="preserve"> </w:t>
      </w:r>
      <w:r>
        <w:t>&lt;-</w:t>
      </w:r>
      <w:r>
        <w:rPr>
          <w:spacing w:val="36"/>
        </w:rPr>
        <w:t xml:space="preserve"> </w:t>
      </w:r>
      <w:r>
        <w:rPr>
          <w:spacing w:val="11"/>
          <w:w w:val="110"/>
        </w:rPr>
        <w:t>c(</w:t>
      </w:r>
      <w:r>
        <w:rPr>
          <w:spacing w:val="-43"/>
          <w:w w:val="110"/>
        </w:rPr>
        <w:t xml:space="preserve"> </w:t>
      </w:r>
      <w:r>
        <w:rPr>
          <w:spacing w:val="15"/>
        </w:rPr>
        <w:t>groups</w:t>
      </w:r>
      <w:r>
        <w:rPr>
          <w:spacing w:val="-31"/>
        </w:rPr>
        <w:t xml:space="preserve"> </w:t>
      </w:r>
      <w:r>
        <w:rPr>
          <w:w w:val="110"/>
        </w:rPr>
        <w:t>[[</w:t>
      </w:r>
      <w:r>
        <w:rPr>
          <w:spacing w:val="-38"/>
          <w:w w:val="110"/>
        </w:rPr>
        <w:t xml:space="preserve"> </w:t>
      </w:r>
      <w:r>
        <w:rPr>
          <w:spacing w:val="15"/>
        </w:rPr>
        <w:t>group</w:t>
      </w:r>
      <w:r>
        <w:rPr>
          <w:spacing w:val="-48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rPr>
          <w:spacing w:val="13"/>
          <w:w w:val="110"/>
        </w:rPr>
        <w:t>]],</w:t>
      </w:r>
      <w:r>
        <w:rPr>
          <w:spacing w:val="23"/>
          <w:w w:val="110"/>
        </w:rPr>
        <w:t xml:space="preserve"> </w:t>
      </w:r>
      <w:r>
        <w:rPr>
          <w:spacing w:val="15"/>
        </w:rPr>
        <w:t>groups</w:t>
      </w:r>
      <w:r>
        <w:rPr>
          <w:spacing w:val="-32"/>
        </w:rPr>
        <w:t xml:space="preserve"> </w:t>
      </w:r>
      <w:r>
        <w:rPr>
          <w:w w:val="110"/>
        </w:rPr>
        <w:t>[[</w:t>
      </w:r>
      <w:r>
        <w:rPr>
          <w:spacing w:val="-38"/>
          <w:w w:val="110"/>
        </w:rPr>
        <w:t xml:space="preserve"> </w:t>
      </w:r>
      <w:r>
        <w:rPr>
          <w:spacing w:val="15"/>
        </w:rPr>
        <w:t>group</w:t>
      </w:r>
      <w:r>
        <w:rPr>
          <w:spacing w:val="-48"/>
        </w:rPr>
        <w:t xml:space="preserve"> </w:t>
      </w:r>
      <w:r>
        <w:t>2</w:t>
      </w:r>
      <w:r>
        <w:rPr>
          <w:spacing w:val="-29"/>
        </w:rPr>
        <w:t xml:space="preserve"> </w:t>
      </w:r>
      <w:r>
        <w:rPr>
          <w:spacing w:val="11"/>
          <w:w w:val="110"/>
        </w:rPr>
        <w:t>]])</w:t>
      </w:r>
      <w:r>
        <w:rPr>
          <w:spacing w:val="-74"/>
          <w:w w:val="110"/>
        </w:rPr>
        <w:t xml:space="preserve"> </w:t>
      </w:r>
      <w:r>
        <w:rPr>
          <w:spacing w:val="15"/>
        </w:rPr>
        <w:t>groups</w:t>
      </w:r>
      <w:r>
        <w:rPr>
          <w:spacing w:val="94"/>
        </w:rPr>
        <w:t xml:space="preserve"> </w:t>
      </w:r>
      <w:r>
        <w:t>&lt;-</w:t>
      </w:r>
      <w:r>
        <w:rPr>
          <w:spacing w:val="18"/>
        </w:rPr>
        <w:t xml:space="preserve"> </w:t>
      </w:r>
      <w:r>
        <w:rPr>
          <w:spacing w:val="15"/>
        </w:rPr>
        <w:t>groups</w:t>
      </w:r>
      <w:r>
        <w:rPr>
          <w:spacing w:val="-41"/>
        </w:rPr>
        <w:t xml:space="preserve"> </w:t>
      </w:r>
      <w:r>
        <w:rPr>
          <w:spacing w:val="11"/>
          <w:w w:val="140"/>
        </w:rPr>
        <w:t>[-</w:t>
      </w:r>
      <w:r>
        <w:rPr>
          <w:spacing w:val="-68"/>
          <w:w w:val="140"/>
        </w:rPr>
        <w:t xml:space="preserve"> </w:t>
      </w:r>
      <w:r>
        <w:rPr>
          <w:spacing w:val="15"/>
        </w:rPr>
        <w:t>group</w:t>
      </w:r>
      <w:r>
        <w:rPr>
          <w:spacing w:val="-52"/>
        </w:rPr>
        <w:t xml:space="preserve"> </w:t>
      </w:r>
      <w:r>
        <w:t>2</w:t>
      </w:r>
      <w:r>
        <w:rPr>
          <w:spacing w:val="-40"/>
        </w:rPr>
        <w:t xml:space="preserve"> </w:t>
      </w:r>
      <w:r>
        <w:rPr>
          <w:w w:val="140"/>
        </w:rPr>
        <w:t>]</w:t>
      </w:r>
    </w:p>
    <w:p w14:paraId="27393634" w14:textId="77777777" w:rsidR="006F1C89" w:rsidRDefault="005D3991">
      <w:pPr>
        <w:pStyle w:val="BodyText"/>
        <w:spacing w:line="258" w:lineRule="exact"/>
        <w:ind w:left="711"/>
      </w:pPr>
      <w:r>
        <w:rPr>
          <w:w w:val="160"/>
        </w:rPr>
        <w:t>}</w:t>
      </w:r>
    </w:p>
    <w:p w14:paraId="58E14008" w14:textId="77777777" w:rsidR="006F1C89" w:rsidRDefault="005D3991">
      <w:pPr>
        <w:pStyle w:val="BodyText"/>
        <w:spacing w:line="305" w:lineRule="exact"/>
        <w:ind w:left="436"/>
      </w:pPr>
      <w:r>
        <w:rPr>
          <w:w w:val="160"/>
        </w:rPr>
        <w:t>}</w:t>
      </w:r>
    </w:p>
    <w:p w14:paraId="54625643" w14:textId="77777777" w:rsidR="006F1C89" w:rsidRDefault="006F1C89">
      <w:pPr>
        <w:pStyle w:val="BodyText"/>
        <w:rPr>
          <w:sz w:val="20"/>
        </w:rPr>
      </w:pPr>
    </w:p>
    <w:p w14:paraId="5B941CA2" w14:textId="77777777" w:rsidR="006F1C89" w:rsidRDefault="006F1C89">
      <w:pPr>
        <w:pStyle w:val="BodyText"/>
        <w:rPr>
          <w:sz w:val="20"/>
        </w:rPr>
      </w:pPr>
    </w:p>
    <w:p w14:paraId="5C1B59F4" w14:textId="77777777" w:rsidR="006F1C89" w:rsidRDefault="006F1C89">
      <w:pPr>
        <w:pStyle w:val="BodyText"/>
        <w:spacing w:before="11"/>
        <w:rPr>
          <w:sz w:val="24"/>
        </w:rPr>
      </w:pPr>
    </w:p>
    <w:p w14:paraId="2056BD16" w14:textId="77777777" w:rsidR="006F1C89" w:rsidRDefault="005D3991">
      <w:pPr>
        <w:spacing w:before="54"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13"/>
        </w:rPr>
        <w:t>F</w:t>
      </w:r>
      <w:r>
        <w:rPr>
          <w:i/>
          <w:spacing w:val="19"/>
          <w:w w:val="226"/>
        </w:rPr>
        <w:t>il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dup</w:t>
      </w:r>
      <w:r>
        <w:rPr>
          <w:i/>
          <w:spacing w:val="20"/>
          <w:w w:val="226"/>
        </w:rPr>
        <w:t>li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u</w:t>
      </w:r>
      <w:r>
        <w:rPr>
          <w:i/>
          <w:w w:val="101"/>
        </w:rPr>
        <w:t>p</w:t>
      </w:r>
    </w:p>
    <w:p w14:paraId="3AA0A77F" w14:textId="77777777" w:rsidR="006F1C89" w:rsidRDefault="005D3991">
      <w:pPr>
        <w:pStyle w:val="BodyText"/>
        <w:spacing w:line="323" w:lineRule="exact"/>
        <w:ind w:left="444"/>
      </w:pP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83"/>
        </w:rPr>
        <w:t>un</w:t>
      </w:r>
      <w:r>
        <w:rPr>
          <w:spacing w:val="19"/>
          <w:w w:val="180"/>
        </w:rPr>
        <w:t>i</w:t>
      </w:r>
      <w:r>
        <w:rPr>
          <w:spacing w:val="19"/>
          <w:w w:val="82"/>
        </w:rPr>
        <w:t>q</w:t>
      </w:r>
      <w:r>
        <w:rPr>
          <w:spacing w:val="19"/>
          <w:w w:val="83"/>
        </w:rPr>
        <w:t>u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04676F2" w14:textId="77777777" w:rsidR="006F1C89" w:rsidRDefault="006F1C89">
      <w:pPr>
        <w:pStyle w:val="BodyText"/>
        <w:spacing w:before="5"/>
        <w:rPr>
          <w:sz w:val="18"/>
        </w:rPr>
      </w:pPr>
    </w:p>
    <w:tbl>
      <w:tblPr>
        <w:tblW w:w="0" w:type="auto"/>
        <w:tblInd w:w="4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6"/>
        <w:gridCol w:w="4057"/>
        <w:gridCol w:w="651"/>
      </w:tblGrid>
      <w:tr w:rsidR="006F1C89" w14:paraId="561B30DE" w14:textId="77777777">
        <w:trPr>
          <w:trHeight w:val="244"/>
        </w:trPr>
        <w:tc>
          <w:tcPr>
            <w:tcW w:w="4976" w:type="dxa"/>
          </w:tcPr>
          <w:p w14:paraId="6A4E0A83" w14:textId="77777777" w:rsidR="006F1C89" w:rsidRDefault="005D3991">
            <w:pPr>
              <w:pStyle w:val="TableParagraph"/>
              <w:spacing w:line="225" w:lineRule="exact"/>
              <w:ind w:left="51"/>
              <w:rPr>
                <w:rFonts w:ascii="Lucida Sans Unicode"/>
              </w:rPr>
            </w:pPr>
            <w:proofErr w:type="spellStart"/>
            <w:r>
              <w:rPr>
                <w:rFonts w:ascii="Lucida Sans Unicode"/>
                <w:spacing w:val="20"/>
                <w:w w:val="127"/>
              </w:rPr>
              <w:t>r</w:t>
            </w:r>
            <w:r>
              <w:rPr>
                <w:rFonts w:ascii="Lucida Sans Unicode"/>
                <w:spacing w:val="20"/>
                <w:w w:val="84"/>
              </w:rPr>
              <w:t>o</w:t>
            </w:r>
            <w:r>
              <w:rPr>
                <w:rFonts w:ascii="Lucida Sans Unicode"/>
                <w:spacing w:val="20"/>
                <w:w w:val="67"/>
              </w:rPr>
              <w:t>w</w:t>
            </w:r>
            <w:r>
              <w:rPr>
                <w:rFonts w:ascii="Lucida Sans Unicode"/>
                <w:spacing w:val="20"/>
                <w:w w:val="83"/>
              </w:rPr>
              <w:t>n</w:t>
            </w:r>
            <w:r>
              <w:rPr>
                <w:rFonts w:ascii="Lucida Sans Unicode"/>
                <w:spacing w:val="20"/>
                <w:w w:val="94"/>
              </w:rPr>
              <w:t>a</w:t>
            </w:r>
            <w:r>
              <w:rPr>
                <w:rFonts w:ascii="Lucida Sans Unicode"/>
                <w:spacing w:val="20"/>
                <w:w w:val="55"/>
              </w:rPr>
              <w:t>m</w:t>
            </w:r>
            <w:r>
              <w:rPr>
                <w:rFonts w:ascii="Lucida Sans Unicode"/>
                <w:spacing w:val="20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proofErr w:type="spellEnd"/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w w:val="160"/>
              </w:rPr>
              <w:t>(</w:t>
            </w:r>
            <w:r>
              <w:rPr>
                <w:rFonts w:ascii="Lucida Sans Unicode"/>
                <w:spacing w:val="-40"/>
              </w:rPr>
              <w:t xml:space="preserve"> </w:t>
            </w:r>
            <w:r>
              <w:rPr>
                <w:rFonts w:ascii="Lucida Sans Unicode"/>
                <w:spacing w:val="18"/>
                <w:w w:val="180"/>
              </w:rPr>
              <w:t>l</w:t>
            </w:r>
            <w:r>
              <w:rPr>
                <w:rFonts w:ascii="Lucida Sans Unicode"/>
                <w:spacing w:val="18"/>
                <w:w w:val="94"/>
              </w:rPr>
              <w:t>a</w:t>
            </w:r>
            <w:r>
              <w:rPr>
                <w:rFonts w:ascii="Lucida Sans Unicode"/>
                <w:spacing w:val="18"/>
                <w:w w:val="102"/>
              </w:rPr>
              <w:t>s</w:t>
            </w:r>
            <w:r>
              <w:rPr>
                <w:rFonts w:ascii="Lucida Sans Unicode"/>
                <w:spacing w:val="29"/>
                <w:w w:val="139"/>
              </w:rPr>
              <w:t>t</w:t>
            </w:r>
            <w:r>
              <w:rPr>
                <w:rFonts w:ascii="Lucida Sans Unicode"/>
                <w:w w:val="104"/>
              </w:rPr>
              <w:t>_</w:t>
            </w:r>
            <w:r>
              <w:rPr>
                <w:rFonts w:ascii="Lucida Sans Unicode"/>
                <w:spacing w:val="-40"/>
              </w:rPr>
              <w:t xml:space="preserve"> </w:t>
            </w:r>
            <w:r>
              <w:rPr>
                <w:rFonts w:ascii="Lucida Sans Unicode"/>
                <w:spacing w:val="18"/>
                <w:w w:val="99"/>
              </w:rPr>
              <w:t>y</w:t>
            </w:r>
            <w:r>
              <w:rPr>
                <w:rFonts w:ascii="Lucida Sans Unicode"/>
                <w:spacing w:val="18"/>
                <w:w w:val="93"/>
              </w:rPr>
              <w:t>e</w:t>
            </w:r>
            <w:r>
              <w:rPr>
                <w:rFonts w:ascii="Lucida Sans Unicode"/>
                <w:spacing w:val="18"/>
                <w:w w:val="94"/>
              </w:rPr>
              <w:t>a</w:t>
            </w:r>
            <w:r>
              <w:rPr>
                <w:rFonts w:ascii="Lucida Sans Unicode"/>
                <w:spacing w:val="29"/>
                <w:w w:val="127"/>
              </w:rPr>
              <w:t>r</w:t>
            </w:r>
            <w:r>
              <w:rPr>
                <w:rFonts w:ascii="Lucida Sans Unicode"/>
                <w:w w:val="104"/>
              </w:rPr>
              <w:t>_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9"/>
                <w:w w:val="82"/>
              </w:rPr>
              <w:t>d</w:t>
            </w:r>
            <w:r>
              <w:rPr>
                <w:rFonts w:ascii="Lucida Sans Unicode"/>
                <w:spacing w:val="20"/>
                <w:w w:val="94"/>
              </w:rPr>
              <w:t>a</w:t>
            </w:r>
            <w:r>
              <w:rPr>
                <w:rFonts w:ascii="Lucida Sans Unicode"/>
                <w:spacing w:val="20"/>
                <w:w w:val="139"/>
              </w:rPr>
              <w:t>t</w:t>
            </w:r>
            <w:r>
              <w:rPr>
                <w:rFonts w:ascii="Lucida Sans Unicode"/>
                <w:w w:val="94"/>
              </w:rPr>
              <w:t>a</w:t>
            </w:r>
            <w:r>
              <w:rPr>
                <w:rFonts w:ascii="Lucida Sans Unicode"/>
                <w:spacing w:val="-50"/>
              </w:rPr>
              <w:t xml:space="preserve"> </w:t>
            </w:r>
            <w:r>
              <w:rPr>
                <w:rFonts w:ascii="Lucida Sans Unicode"/>
                <w:spacing w:val="20"/>
                <w:w w:val="96"/>
              </w:rPr>
              <w:t>S</w:t>
            </w:r>
            <w:r>
              <w:rPr>
                <w:rFonts w:ascii="Lucida Sans Unicode"/>
                <w:spacing w:val="20"/>
                <w:w w:val="97"/>
              </w:rPr>
              <w:t>L</w:t>
            </w:r>
            <w:r>
              <w:rPr>
                <w:rFonts w:ascii="Lucida Sans Unicode"/>
                <w:w w:val="75"/>
              </w:rPr>
              <w:t>C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w w:val="160"/>
              </w:rPr>
              <w:t>)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28"/>
              </w:rPr>
              <w:t xml:space="preserve"> </w:t>
            </w:r>
            <w:r>
              <w:rPr>
                <w:rFonts w:ascii="Lucida Sans Unicode"/>
                <w:spacing w:val="18"/>
                <w:w w:val="65"/>
              </w:rPr>
              <w:t>&lt;</w:t>
            </w:r>
            <w:r>
              <w:rPr>
                <w:rFonts w:ascii="Lucida Sans Unicode"/>
                <w:w w:val="89"/>
              </w:rPr>
              <w:t>-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25"/>
              </w:rPr>
              <w:t xml:space="preserve"> </w:t>
            </w:r>
            <w:r>
              <w:rPr>
                <w:rFonts w:ascii="Lucida Sans Unicode"/>
                <w:spacing w:val="18"/>
                <w:w w:val="70"/>
              </w:rPr>
              <w:t>N</w:t>
            </w:r>
            <w:r>
              <w:rPr>
                <w:rFonts w:ascii="Lucida Sans Unicode"/>
                <w:spacing w:val="18"/>
                <w:w w:val="75"/>
              </w:rPr>
              <w:t>U</w:t>
            </w:r>
            <w:r>
              <w:rPr>
                <w:rFonts w:ascii="Lucida Sans Unicode"/>
                <w:spacing w:val="18"/>
                <w:w w:val="97"/>
              </w:rPr>
              <w:t>L</w:t>
            </w:r>
            <w:r>
              <w:rPr>
                <w:rFonts w:ascii="Lucida Sans Unicode"/>
                <w:w w:val="97"/>
              </w:rPr>
              <w:t>L</w:t>
            </w:r>
          </w:p>
        </w:tc>
        <w:tc>
          <w:tcPr>
            <w:tcW w:w="4708" w:type="dxa"/>
            <w:gridSpan w:val="2"/>
          </w:tcPr>
          <w:p w14:paraId="4EF6334F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F1C89" w14:paraId="383A4C86" w14:textId="77777777">
        <w:trPr>
          <w:trHeight w:val="270"/>
        </w:trPr>
        <w:tc>
          <w:tcPr>
            <w:tcW w:w="4976" w:type="dxa"/>
          </w:tcPr>
          <w:p w14:paraId="6C2EA650" w14:textId="77777777" w:rsidR="006F1C89" w:rsidRDefault="005D3991">
            <w:pPr>
              <w:pStyle w:val="TableParagraph"/>
              <w:spacing w:line="251" w:lineRule="exact"/>
              <w:ind w:left="50"/>
              <w:rPr>
                <w:rFonts w:ascii="Lucida Sans Unicode"/>
              </w:rPr>
            </w:pPr>
            <w:r>
              <w:rPr>
                <w:rFonts w:ascii="Lucida Sans Unicode"/>
                <w:spacing w:val="18"/>
                <w:w w:val="141"/>
              </w:rPr>
              <w:t>f</w:t>
            </w:r>
            <w:r>
              <w:rPr>
                <w:rFonts w:ascii="Lucida Sans Unicode"/>
                <w:spacing w:val="19"/>
                <w:w w:val="180"/>
              </w:rPr>
              <w:t>i</w:t>
            </w:r>
            <w:r>
              <w:rPr>
                <w:rFonts w:ascii="Lucida Sans Unicode"/>
                <w:spacing w:val="18"/>
                <w:w w:val="83"/>
              </w:rPr>
              <w:t>n</w:t>
            </w:r>
            <w:r>
              <w:rPr>
                <w:rFonts w:ascii="Lucida Sans Unicode"/>
                <w:spacing w:val="19"/>
                <w:w w:val="94"/>
              </w:rPr>
              <w:t>a</w:t>
            </w:r>
            <w:r>
              <w:rPr>
                <w:rFonts w:ascii="Lucida Sans Unicode"/>
                <w:spacing w:val="30"/>
                <w:w w:val="180"/>
              </w:rPr>
              <w:t>l</w:t>
            </w:r>
            <w:r>
              <w:rPr>
                <w:rFonts w:ascii="Lucida Sans Unicode"/>
                <w:w w:val="104"/>
              </w:rPr>
              <w:t>_</w:t>
            </w:r>
            <w:r>
              <w:rPr>
                <w:rFonts w:ascii="Lucida Sans Unicode"/>
                <w:spacing w:val="-40"/>
              </w:rPr>
              <w:t xml:space="preserve"> </w:t>
            </w:r>
            <w:r>
              <w:rPr>
                <w:rFonts w:ascii="Lucida Sans Unicode"/>
                <w:spacing w:val="18"/>
                <w:w w:val="82"/>
              </w:rPr>
              <w:t>d</w:t>
            </w:r>
            <w:r>
              <w:rPr>
                <w:rFonts w:ascii="Lucida Sans Unicode"/>
                <w:spacing w:val="18"/>
                <w:w w:val="94"/>
              </w:rPr>
              <w:t>a</w:t>
            </w:r>
            <w:r>
              <w:rPr>
                <w:rFonts w:ascii="Lucida Sans Unicode"/>
                <w:spacing w:val="18"/>
                <w:w w:val="139"/>
              </w:rPr>
              <w:t>t</w:t>
            </w:r>
            <w:r>
              <w:rPr>
                <w:rFonts w:ascii="Lucida Sans Unicode"/>
                <w:w w:val="94"/>
              </w:rPr>
              <w:t>a</w:t>
            </w:r>
            <w:r>
              <w:rPr>
                <w:rFonts w:ascii="Lucida Sans Unicode"/>
              </w:rPr>
              <w:t xml:space="preserve">  </w:t>
            </w:r>
            <w:r>
              <w:rPr>
                <w:rFonts w:ascii="Lucida Sans Unicode"/>
                <w:spacing w:val="-35"/>
              </w:rPr>
              <w:t xml:space="preserve"> </w:t>
            </w:r>
            <w:r>
              <w:rPr>
                <w:rFonts w:ascii="Lucida Sans Unicode"/>
                <w:spacing w:val="18"/>
                <w:w w:val="65"/>
              </w:rPr>
              <w:t>&lt;</w:t>
            </w:r>
            <w:r>
              <w:rPr>
                <w:rFonts w:ascii="Lucida Sans Unicode"/>
                <w:w w:val="89"/>
              </w:rPr>
              <w:t>-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25"/>
              </w:rPr>
              <w:t xml:space="preserve"> </w:t>
            </w:r>
            <w:r>
              <w:rPr>
                <w:rFonts w:ascii="Lucida Sans Unicode"/>
                <w:spacing w:val="18"/>
                <w:w w:val="180"/>
              </w:rPr>
              <w:t>l</w:t>
            </w:r>
            <w:r>
              <w:rPr>
                <w:rFonts w:ascii="Lucida Sans Unicode"/>
                <w:spacing w:val="18"/>
                <w:w w:val="94"/>
              </w:rPr>
              <w:t>a</w:t>
            </w:r>
            <w:r>
              <w:rPr>
                <w:rFonts w:ascii="Lucida Sans Unicode"/>
                <w:spacing w:val="18"/>
                <w:w w:val="102"/>
              </w:rPr>
              <w:t>s</w:t>
            </w:r>
            <w:r>
              <w:rPr>
                <w:rFonts w:ascii="Lucida Sans Unicode"/>
                <w:spacing w:val="29"/>
                <w:w w:val="139"/>
              </w:rPr>
              <w:t>t</w:t>
            </w:r>
            <w:r>
              <w:rPr>
                <w:rFonts w:ascii="Lucida Sans Unicode"/>
                <w:w w:val="104"/>
              </w:rPr>
              <w:t>_</w:t>
            </w:r>
            <w:r>
              <w:rPr>
                <w:rFonts w:ascii="Lucida Sans Unicode"/>
                <w:spacing w:val="-40"/>
              </w:rPr>
              <w:t xml:space="preserve"> </w:t>
            </w:r>
            <w:r>
              <w:rPr>
                <w:rFonts w:ascii="Lucida Sans Unicode"/>
                <w:spacing w:val="18"/>
                <w:w w:val="99"/>
              </w:rPr>
              <w:t>y</w:t>
            </w:r>
            <w:r>
              <w:rPr>
                <w:rFonts w:ascii="Lucida Sans Unicode"/>
                <w:spacing w:val="18"/>
                <w:w w:val="93"/>
              </w:rPr>
              <w:t>e</w:t>
            </w:r>
            <w:r>
              <w:rPr>
                <w:rFonts w:ascii="Lucida Sans Unicode"/>
                <w:spacing w:val="18"/>
                <w:w w:val="94"/>
              </w:rPr>
              <w:t>a</w:t>
            </w:r>
            <w:r>
              <w:rPr>
                <w:rFonts w:ascii="Lucida Sans Unicode"/>
                <w:spacing w:val="29"/>
                <w:w w:val="127"/>
              </w:rPr>
              <w:t>r</w:t>
            </w:r>
            <w:r>
              <w:rPr>
                <w:rFonts w:ascii="Lucida Sans Unicode"/>
                <w:w w:val="104"/>
              </w:rPr>
              <w:t>_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spacing w:val="20"/>
                <w:w w:val="82"/>
              </w:rPr>
              <w:t>d</w:t>
            </w:r>
            <w:r>
              <w:rPr>
                <w:rFonts w:ascii="Lucida Sans Unicode"/>
                <w:spacing w:val="20"/>
                <w:w w:val="94"/>
              </w:rPr>
              <w:t>a</w:t>
            </w:r>
            <w:r>
              <w:rPr>
                <w:rFonts w:ascii="Lucida Sans Unicode"/>
                <w:spacing w:val="20"/>
                <w:w w:val="139"/>
              </w:rPr>
              <w:t>t</w:t>
            </w:r>
            <w:r>
              <w:rPr>
                <w:rFonts w:ascii="Lucida Sans Unicode"/>
                <w:w w:val="94"/>
              </w:rPr>
              <w:t>a</w:t>
            </w:r>
            <w:r>
              <w:rPr>
                <w:rFonts w:ascii="Lucida Sans Unicode"/>
                <w:spacing w:val="-50"/>
              </w:rPr>
              <w:t xml:space="preserve"> </w:t>
            </w:r>
            <w:r>
              <w:rPr>
                <w:rFonts w:ascii="Lucida Sans Unicode"/>
                <w:spacing w:val="20"/>
                <w:w w:val="96"/>
              </w:rPr>
              <w:t>S</w:t>
            </w:r>
            <w:r>
              <w:rPr>
                <w:rFonts w:ascii="Lucida Sans Unicode"/>
                <w:spacing w:val="20"/>
                <w:w w:val="97"/>
              </w:rPr>
              <w:t>L</w:t>
            </w:r>
            <w:r>
              <w:rPr>
                <w:rFonts w:ascii="Lucida Sans Unicode"/>
                <w:w w:val="75"/>
              </w:rPr>
              <w:t>C</w:t>
            </w:r>
          </w:p>
        </w:tc>
        <w:tc>
          <w:tcPr>
            <w:tcW w:w="4057" w:type="dxa"/>
          </w:tcPr>
          <w:p w14:paraId="54AF39F5" w14:textId="77777777" w:rsidR="006F1C89" w:rsidRDefault="005D3991">
            <w:pPr>
              <w:pStyle w:val="TableParagraph"/>
              <w:spacing w:line="249" w:lineRule="exact"/>
              <w:ind w:left="564"/>
              <w:rPr>
                <w:i/>
              </w:rPr>
            </w:pPr>
            <w:r>
              <w:rPr>
                <w:i/>
                <w:w w:val="104"/>
              </w:rPr>
              <w:t>#</w:t>
            </w:r>
            <w:r>
              <w:rPr>
                <w:i/>
              </w:rPr>
              <w:t xml:space="preserve">  </w:t>
            </w:r>
            <w:r>
              <w:rPr>
                <w:i/>
                <w:spacing w:val="18"/>
              </w:rPr>
              <w:t xml:space="preserve"> P</w:t>
            </w:r>
            <w:r>
              <w:rPr>
                <w:i/>
                <w:spacing w:val="19"/>
                <w:w w:val="226"/>
              </w:rPr>
              <w:t>l</w:t>
            </w:r>
            <w:r>
              <w:rPr>
                <w:i/>
                <w:spacing w:val="18"/>
                <w:w w:val="101"/>
              </w:rPr>
              <w:t>a</w:t>
            </w:r>
            <w:r>
              <w:rPr>
                <w:i/>
                <w:spacing w:val="19"/>
                <w:w w:val="125"/>
              </w:rPr>
              <w:t>c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</w:t>
            </w:r>
            <w:r>
              <w:rPr>
                <w:i/>
                <w:spacing w:val="22"/>
              </w:rPr>
              <w:t xml:space="preserve"> </w:t>
            </w:r>
            <w:r>
              <w:rPr>
                <w:i/>
                <w:spacing w:val="15"/>
                <w:w w:val="155"/>
              </w:rPr>
              <w:t>t</w:t>
            </w:r>
            <w:r>
              <w:rPr>
                <w:i/>
                <w:w w:val="101"/>
              </w:rPr>
              <w:t>o</w:t>
            </w:r>
            <w:r>
              <w:rPr>
                <w:i/>
              </w:rPr>
              <w:t xml:space="preserve">  </w:t>
            </w:r>
            <w:r>
              <w:rPr>
                <w:i/>
                <w:spacing w:val="22"/>
              </w:rPr>
              <w:t xml:space="preserve"> </w:t>
            </w:r>
            <w:r>
              <w:rPr>
                <w:i/>
                <w:spacing w:val="19"/>
                <w:w w:val="133"/>
              </w:rPr>
              <w:t>s</w:t>
            </w:r>
            <w:r>
              <w:rPr>
                <w:i/>
                <w:spacing w:val="18"/>
                <w:w w:val="155"/>
              </w:rPr>
              <w:t>t</w:t>
            </w:r>
            <w:r>
              <w:rPr>
                <w:i/>
                <w:spacing w:val="19"/>
                <w:w w:val="101"/>
              </w:rPr>
              <w:t>o</w:t>
            </w:r>
            <w:r>
              <w:rPr>
                <w:i/>
                <w:spacing w:val="18"/>
                <w:w w:val="151"/>
              </w:rPr>
              <w:t>r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2"/>
              </w:rPr>
              <w:t xml:space="preserve"> </w:t>
            </w:r>
            <w:r>
              <w:rPr>
                <w:i/>
                <w:spacing w:val="20"/>
                <w:w w:val="170"/>
              </w:rPr>
              <w:t>f</w:t>
            </w:r>
            <w:r>
              <w:rPr>
                <w:i/>
                <w:spacing w:val="20"/>
                <w:w w:val="226"/>
              </w:rPr>
              <w:t>il</w:t>
            </w:r>
            <w:r>
              <w:rPr>
                <w:i/>
                <w:spacing w:val="20"/>
                <w:w w:val="155"/>
              </w:rPr>
              <w:t>t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spacing w:val="20"/>
                <w:w w:val="151"/>
              </w:rPr>
              <w:t>r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w w:val="101"/>
              </w:rPr>
              <w:t>d</w:t>
            </w:r>
          </w:p>
        </w:tc>
        <w:tc>
          <w:tcPr>
            <w:tcW w:w="651" w:type="dxa"/>
          </w:tcPr>
          <w:p w14:paraId="614F3F3F" w14:textId="77777777" w:rsidR="006F1C89" w:rsidRDefault="005D3991">
            <w:pPr>
              <w:pStyle w:val="TableParagraph"/>
              <w:spacing w:line="249" w:lineRule="exact"/>
              <w:ind w:left="88"/>
              <w:rPr>
                <w:i/>
              </w:rPr>
            </w:pPr>
            <w:r>
              <w:rPr>
                <w:i/>
                <w:spacing w:val="13"/>
                <w:w w:val="115"/>
              </w:rPr>
              <w:t>data</w:t>
            </w:r>
          </w:p>
        </w:tc>
      </w:tr>
      <w:tr w:rsidR="006F1C89" w14:paraId="18B33E36" w14:textId="77777777">
        <w:trPr>
          <w:trHeight w:val="244"/>
        </w:trPr>
        <w:tc>
          <w:tcPr>
            <w:tcW w:w="4976" w:type="dxa"/>
          </w:tcPr>
          <w:p w14:paraId="2F967517" w14:textId="77777777" w:rsidR="006F1C89" w:rsidRDefault="005D3991">
            <w:pPr>
              <w:pStyle w:val="TableParagraph"/>
              <w:spacing w:line="225" w:lineRule="exact"/>
              <w:ind w:left="50"/>
              <w:rPr>
                <w:rFonts w:ascii="Lucida Sans Unicode"/>
              </w:rPr>
            </w:pPr>
            <w:r>
              <w:rPr>
                <w:rFonts w:ascii="Lucida Sans Unicode"/>
                <w:spacing w:val="18"/>
                <w:w w:val="139"/>
              </w:rPr>
              <w:t>t</w:t>
            </w:r>
            <w:r>
              <w:rPr>
                <w:rFonts w:ascii="Lucida Sans Unicode"/>
                <w:spacing w:val="19"/>
                <w:w w:val="84"/>
              </w:rPr>
              <w:t>o</w:t>
            </w:r>
            <w:r>
              <w:rPr>
                <w:rFonts w:ascii="Lucida Sans Unicode"/>
                <w:spacing w:val="18"/>
                <w:w w:val="139"/>
              </w:rPr>
              <w:t>t</w:t>
            </w:r>
            <w:r>
              <w:rPr>
                <w:rFonts w:ascii="Lucida Sans Unicode"/>
                <w:spacing w:val="19"/>
                <w:w w:val="94"/>
              </w:rPr>
              <w:t>a</w:t>
            </w:r>
            <w:r>
              <w:rPr>
                <w:rFonts w:ascii="Lucida Sans Unicode"/>
                <w:spacing w:val="30"/>
                <w:w w:val="180"/>
              </w:rPr>
              <w:t>l</w:t>
            </w:r>
            <w:r>
              <w:rPr>
                <w:rFonts w:ascii="Lucida Sans Unicode"/>
                <w:w w:val="164"/>
              </w:rPr>
              <w:t>.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spacing w:val="17"/>
                <w:w w:val="102"/>
              </w:rPr>
              <w:t>s</w:t>
            </w:r>
            <w:r>
              <w:rPr>
                <w:rFonts w:ascii="Lucida Sans Unicode"/>
                <w:spacing w:val="17"/>
                <w:w w:val="83"/>
              </w:rPr>
              <w:t>u</w:t>
            </w:r>
            <w:r>
              <w:rPr>
                <w:rFonts w:ascii="Lucida Sans Unicode"/>
                <w:w w:val="82"/>
              </w:rPr>
              <w:t>b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33"/>
              </w:rPr>
              <w:t xml:space="preserve"> </w:t>
            </w:r>
            <w:r>
              <w:rPr>
                <w:rFonts w:ascii="Lucida Sans Unicode"/>
                <w:spacing w:val="18"/>
                <w:w w:val="65"/>
              </w:rPr>
              <w:t>&lt;</w:t>
            </w:r>
            <w:r>
              <w:rPr>
                <w:rFonts w:ascii="Lucida Sans Unicode"/>
                <w:w w:val="89"/>
              </w:rPr>
              <w:t>-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18"/>
              </w:rPr>
              <w:t xml:space="preserve"> </w:t>
            </w:r>
            <w:r>
              <w:rPr>
                <w:rFonts w:ascii="Lucida Sans Unicode"/>
                <w:spacing w:val="26"/>
                <w:w w:val="101"/>
              </w:rPr>
              <w:t>c</w:t>
            </w:r>
            <w:r>
              <w:rPr>
                <w:rFonts w:ascii="Lucida Sans Unicode"/>
                <w:spacing w:val="15"/>
                <w:w w:val="160"/>
              </w:rPr>
              <w:t>(</w:t>
            </w:r>
            <w:r>
              <w:rPr>
                <w:rFonts w:ascii="Lucida Sans Unicode"/>
                <w:w w:val="160"/>
              </w:rPr>
              <w:t>)</w:t>
            </w:r>
          </w:p>
        </w:tc>
        <w:tc>
          <w:tcPr>
            <w:tcW w:w="4057" w:type="dxa"/>
          </w:tcPr>
          <w:p w14:paraId="3A16C6FA" w14:textId="77777777" w:rsidR="006F1C89" w:rsidRDefault="005D3991">
            <w:pPr>
              <w:pStyle w:val="TableParagraph"/>
              <w:spacing w:line="225" w:lineRule="exact"/>
              <w:ind w:left="152"/>
              <w:rPr>
                <w:i/>
              </w:rPr>
            </w:pPr>
            <w:r>
              <w:rPr>
                <w:i/>
                <w:w w:val="104"/>
              </w:rPr>
              <w:t>#</w:t>
            </w:r>
            <w:r>
              <w:rPr>
                <w:i/>
              </w:rPr>
              <w:t xml:space="preserve">  </w:t>
            </w:r>
            <w:r>
              <w:rPr>
                <w:i/>
                <w:spacing w:val="18"/>
              </w:rPr>
              <w:t xml:space="preserve"> P</w:t>
            </w:r>
            <w:r>
              <w:rPr>
                <w:i/>
                <w:spacing w:val="19"/>
                <w:w w:val="226"/>
              </w:rPr>
              <w:t>l</w:t>
            </w:r>
            <w:r>
              <w:rPr>
                <w:i/>
                <w:spacing w:val="18"/>
                <w:w w:val="101"/>
              </w:rPr>
              <w:t>a</w:t>
            </w:r>
            <w:r>
              <w:rPr>
                <w:i/>
                <w:spacing w:val="19"/>
                <w:w w:val="125"/>
              </w:rPr>
              <w:t>c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</w:t>
            </w:r>
            <w:r>
              <w:rPr>
                <w:i/>
                <w:spacing w:val="22"/>
              </w:rPr>
              <w:t xml:space="preserve"> </w:t>
            </w:r>
            <w:r>
              <w:rPr>
                <w:i/>
                <w:spacing w:val="15"/>
                <w:w w:val="155"/>
              </w:rPr>
              <w:t>t</w:t>
            </w:r>
            <w:r>
              <w:rPr>
                <w:i/>
                <w:w w:val="101"/>
              </w:rPr>
              <w:t>o</w:t>
            </w:r>
            <w:r>
              <w:rPr>
                <w:i/>
              </w:rPr>
              <w:t xml:space="preserve">  </w:t>
            </w:r>
            <w:r>
              <w:rPr>
                <w:i/>
                <w:spacing w:val="22"/>
              </w:rPr>
              <w:t xml:space="preserve"> </w:t>
            </w:r>
            <w:r>
              <w:rPr>
                <w:i/>
                <w:spacing w:val="18"/>
                <w:w w:val="133"/>
              </w:rPr>
              <w:t>s</w:t>
            </w:r>
            <w:r>
              <w:rPr>
                <w:i/>
                <w:spacing w:val="19"/>
                <w:w w:val="155"/>
              </w:rPr>
              <w:t>t</w:t>
            </w:r>
            <w:r>
              <w:rPr>
                <w:i/>
                <w:spacing w:val="18"/>
                <w:w w:val="101"/>
              </w:rPr>
              <w:t>o</w:t>
            </w:r>
            <w:r>
              <w:rPr>
                <w:i/>
                <w:spacing w:val="19"/>
                <w:w w:val="151"/>
              </w:rPr>
              <w:t>r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2"/>
              </w:rPr>
              <w:t xml:space="preserve"> </w:t>
            </w:r>
            <w:r>
              <w:rPr>
                <w:i/>
                <w:spacing w:val="20"/>
                <w:w w:val="133"/>
              </w:rPr>
              <w:t>s</w:t>
            </w:r>
            <w:r>
              <w:rPr>
                <w:i/>
                <w:spacing w:val="20"/>
                <w:w w:val="101"/>
              </w:rPr>
              <w:t>ub</w:t>
            </w:r>
            <w:r>
              <w:rPr>
                <w:i/>
                <w:spacing w:val="20"/>
                <w:w w:val="133"/>
              </w:rPr>
              <w:t>s</w:t>
            </w:r>
            <w:r>
              <w:rPr>
                <w:i/>
                <w:spacing w:val="20"/>
                <w:w w:val="101"/>
              </w:rPr>
              <w:t>p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spacing w:val="20"/>
                <w:w w:val="125"/>
              </w:rPr>
              <w:t>c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w w:val="133"/>
              </w:rPr>
              <w:t>s</w:t>
            </w:r>
          </w:p>
        </w:tc>
        <w:tc>
          <w:tcPr>
            <w:tcW w:w="651" w:type="dxa"/>
          </w:tcPr>
          <w:p w14:paraId="16DC3393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F664CC0" w14:textId="77777777" w:rsidR="006F1C89" w:rsidRDefault="006F1C89">
      <w:pPr>
        <w:pStyle w:val="BodyText"/>
        <w:spacing w:before="1"/>
        <w:rPr>
          <w:sz w:val="18"/>
        </w:rPr>
      </w:pPr>
    </w:p>
    <w:p w14:paraId="029B1EE5" w14:textId="77777777" w:rsidR="006F1C89" w:rsidRDefault="005D3991">
      <w:pPr>
        <w:ind w:left="436"/>
        <w:rPr>
          <w:i/>
        </w:rPr>
      </w:pPr>
      <w:r>
        <w:rPr>
          <w:i/>
          <w:w w:val="104"/>
        </w:rPr>
        <w:t>#</w:t>
      </w:r>
      <w:r>
        <w:rPr>
          <w:i/>
          <w:spacing w:val="-22"/>
        </w:rPr>
        <w:t xml:space="preserve"> </w:t>
      </w:r>
      <w:r>
        <w:rPr>
          <w:i/>
          <w:spacing w:val="17"/>
          <w:w w:val="89"/>
        </w:rPr>
        <w:t>A</w:t>
      </w:r>
      <w:r>
        <w:rPr>
          <w:i/>
          <w:spacing w:val="17"/>
          <w:w w:val="101"/>
        </w:rPr>
        <w:t>d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popu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29"/>
        </w:rPr>
        <w:t>"</w:t>
      </w:r>
      <w:r>
        <w:rPr>
          <w:i/>
          <w:spacing w:val="-18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ub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2"/>
          <w:w w:val="133"/>
        </w:rPr>
        <w:t>s</w:t>
      </w:r>
      <w:r>
        <w:rPr>
          <w:i/>
          <w:w w:val="129"/>
        </w:rPr>
        <w:t>"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13FCF310" w14:textId="77777777" w:rsidR="006F1C89" w:rsidRDefault="006F1C89">
      <w:pPr>
        <w:spacing w:before="9"/>
        <w:rPr>
          <w:i/>
          <w:sz w:val="23"/>
        </w:rPr>
      </w:pPr>
    </w:p>
    <w:p w14:paraId="6A05654F" w14:textId="77777777" w:rsidR="006F1C89" w:rsidRDefault="005D3991">
      <w:pPr>
        <w:pStyle w:val="BodyText"/>
        <w:spacing w:line="192" w:lineRule="auto"/>
        <w:ind w:left="719" w:right="6532" w:hanging="27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2"/>
        </w:rPr>
        <w:t>q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83"/>
        </w:rPr>
        <w:t>n</w:t>
      </w:r>
      <w:r>
        <w:rPr>
          <w:w w:val="83"/>
        </w:rPr>
        <w:t>g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 xml:space="preserve">{ </w:t>
      </w:r>
      <w:r>
        <w:rPr>
          <w:spacing w:val="14"/>
        </w:rPr>
        <w:t>combo</w:t>
      </w:r>
      <w:r>
        <w:rPr>
          <w:spacing w:val="81"/>
        </w:rPr>
        <w:t xml:space="preserve"> </w:t>
      </w:r>
      <w:r>
        <w:t>&lt;-</w:t>
      </w:r>
      <w:r>
        <w:rPr>
          <w:spacing w:val="3"/>
        </w:rPr>
        <w:t xml:space="preserve"> </w:t>
      </w:r>
      <w:r>
        <w:rPr>
          <w:spacing w:val="13"/>
        </w:rPr>
        <w:t>NULL</w:t>
      </w:r>
    </w:p>
    <w:p w14:paraId="6C0C76E4" w14:textId="77777777" w:rsidR="006F1C89" w:rsidRDefault="005D3991">
      <w:pPr>
        <w:pStyle w:val="BodyText"/>
        <w:spacing w:line="257" w:lineRule="exact"/>
        <w:ind w:left="719"/>
      </w:pPr>
      <w:r>
        <w:rPr>
          <w:spacing w:val="14"/>
          <w:w w:val="90"/>
        </w:rPr>
        <w:t>combo</w:t>
      </w:r>
      <w:r>
        <w:rPr>
          <w:spacing w:val="150"/>
        </w:rPr>
        <w:t xml:space="preserve"> </w:t>
      </w:r>
      <w:r>
        <w:rPr>
          <w:w w:val="90"/>
        </w:rPr>
        <w:t>&lt;-</w:t>
      </w:r>
      <w:r>
        <w:rPr>
          <w:spacing w:val="140"/>
        </w:rPr>
        <w:t xml:space="preserve"> </w:t>
      </w:r>
      <w:r>
        <w:rPr>
          <w:spacing w:val="15"/>
          <w:w w:val="90"/>
        </w:rPr>
        <w:t>groups</w:t>
      </w:r>
      <w:r>
        <w:rPr>
          <w:spacing w:val="-20"/>
          <w:w w:val="90"/>
        </w:rPr>
        <w:t xml:space="preserve"> </w:t>
      </w:r>
      <w:r>
        <w:rPr>
          <w:w w:val="90"/>
        </w:rPr>
        <w:t>[[</w:t>
      </w:r>
      <w:r>
        <w:rPr>
          <w:spacing w:val="-29"/>
          <w:w w:val="90"/>
        </w:rPr>
        <w:t xml:space="preserve"> </w:t>
      </w:r>
      <w:r>
        <w:rPr>
          <w:spacing w:val="13"/>
          <w:w w:val="90"/>
        </w:rPr>
        <w:t>q]]</w:t>
      </w:r>
    </w:p>
    <w:p w14:paraId="3539F7F3" w14:textId="77777777" w:rsidR="006F1C89" w:rsidRDefault="005D3991">
      <w:pPr>
        <w:pStyle w:val="BodyText"/>
        <w:spacing w:before="15" w:line="192" w:lineRule="auto"/>
        <w:ind w:left="717" w:right="3648" w:firstLine="1"/>
      </w:pP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spacing w:val="18"/>
          <w:w w:val="180"/>
        </w:rPr>
        <w:t>i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9"/>
          <w:w w:val="82"/>
        </w:rPr>
        <w:t>b</w:t>
      </w:r>
      <w:r>
        <w:rPr>
          <w:w w:val="84"/>
        </w:rPr>
        <w:t>o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67"/>
        </w:rPr>
        <w:t>w</w:t>
      </w:r>
      <w:r>
        <w:rPr>
          <w:spacing w:val="19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9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94"/>
        </w:rPr>
        <w:t>a</w:t>
      </w:r>
      <w:r>
        <w:rPr>
          <w:w w:val="84"/>
        </w:rPr>
        <w:t>x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2"/>
        </w:rPr>
        <w:t xml:space="preserve"> </w:t>
      </w:r>
      <w:r>
        <w:rPr>
          <w:spacing w:val="16"/>
          <w:w w:val="101"/>
        </w:rPr>
        <w:t>c</w:t>
      </w:r>
      <w:r>
        <w:rPr>
          <w:spacing w:val="16"/>
          <w:w w:val="84"/>
        </w:rPr>
        <w:t>o</w:t>
      </w:r>
      <w:r>
        <w:rPr>
          <w:spacing w:val="16"/>
          <w:w w:val="55"/>
        </w:rPr>
        <w:t>m</w:t>
      </w:r>
      <w:r>
        <w:rPr>
          <w:spacing w:val="16"/>
          <w:w w:val="82"/>
        </w:rPr>
        <w:t>b</w:t>
      </w:r>
      <w:r>
        <w:rPr>
          <w:w w:val="84"/>
        </w:rPr>
        <w:t>o</w:t>
      </w:r>
      <w:r>
        <w:rPr>
          <w:spacing w:val="-19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3</w:t>
      </w:r>
      <w:r>
        <w:rPr>
          <w:spacing w:val="18"/>
          <w:w w:val="160"/>
        </w:rPr>
        <w:t>]</w:t>
      </w:r>
      <w:r>
        <w:rPr>
          <w:spacing w:val="29"/>
          <w:w w:val="160"/>
        </w:rPr>
        <w:t>)</w:t>
      </w:r>
      <w:r>
        <w:rPr>
          <w:w w:val="160"/>
        </w:rPr>
        <w:t xml:space="preserve">]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82"/>
        </w:rPr>
        <w:t>b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9"/>
          <w:w w:val="82"/>
        </w:rPr>
        <w:t>b</w:t>
      </w:r>
      <w:r>
        <w:rPr>
          <w:w w:val="84"/>
        </w:rPr>
        <w:t>o</w:t>
      </w:r>
      <w:r>
        <w:rPr>
          <w:spacing w:val="-40"/>
        </w:rPr>
        <w:t xml:space="preserve"> </w:t>
      </w:r>
      <w:r>
        <w:rPr>
          <w:spacing w:val="22"/>
          <w:w w:val="160"/>
        </w:rPr>
        <w:t>[</w:t>
      </w:r>
      <w:r>
        <w:rPr>
          <w:w w:val="89"/>
        </w:rPr>
        <w:t>-</w:t>
      </w:r>
      <w:r>
        <w:rPr>
          <w:spacing w:val="-40"/>
        </w:rPr>
        <w:t xml:space="preserve"> </w:t>
      </w:r>
      <w:r>
        <w:rPr>
          <w:spacing w:val="18"/>
          <w:w w:val="67"/>
        </w:rPr>
        <w:t>w</w:t>
      </w:r>
      <w:r>
        <w:rPr>
          <w:spacing w:val="19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9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94"/>
        </w:rPr>
        <w:t>a</w:t>
      </w:r>
      <w:r>
        <w:rPr>
          <w:w w:val="84"/>
        </w:rPr>
        <w:t>x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2"/>
        </w:rPr>
        <w:t xml:space="preserve"> </w:t>
      </w:r>
      <w:r>
        <w:rPr>
          <w:spacing w:val="16"/>
          <w:w w:val="101"/>
        </w:rPr>
        <w:t>c</w:t>
      </w:r>
      <w:r>
        <w:rPr>
          <w:spacing w:val="16"/>
          <w:w w:val="84"/>
        </w:rPr>
        <w:t>o</w:t>
      </w:r>
      <w:r>
        <w:rPr>
          <w:spacing w:val="16"/>
          <w:w w:val="55"/>
        </w:rPr>
        <w:t>m</w:t>
      </w:r>
      <w:r>
        <w:rPr>
          <w:spacing w:val="16"/>
          <w:w w:val="82"/>
        </w:rPr>
        <w:t>b</w:t>
      </w:r>
      <w:r>
        <w:rPr>
          <w:w w:val="84"/>
        </w:rPr>
        <w:t>o</w:t>
      </w:r>
      <w:r>
        <w:rPr>
          <w:spacing w:val="-19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3</w:t>
      </w:r>
      <w:r>
        <w:rPr>
          <w:spacing w:val="18"/>
          <w:w w:val="160"/>
        </w:rPr>
        <w:t>]</w:t>
      </w:r>
      <w:r>
        <w:rPr>
          <w:spacing w:val="29"/>
          <w:w w:val="160"/>
        </w:rPr>
        <w:t>)</w:t>
      </w:r>
      <w:r>
        <w:rPr>
          <w:w w:val="160"/>
        </w:rPr>
        <w:t>]</w:t>
      </w:r>
    </w:p>
    <w:p w14:paraId="0BE9E725" w14:textId="77777777" w:rsidR="006F1C89" w:rsidRDefault="005D3991">
      <w:pPr>
        <w:pStyle w:val="BodyText"/>
        <w:spacing w:before="1" w:line="192" w:lineRule="auto"/>
        <w:ind w:left="719" w:right="493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rPr>
          <w:spacing w:val="-23"/>
        </w:rPr>
        <w:t xml:space="preserve"> </w:t>
      </w:r>
      <w:r>
        <w:rPr>
          <w:spacing w:val="17"/>
          <w:w w:val="164"/>
        </w:rPr>
        <w:t>,</w:t>
      </w:r>
      <w:r>
        <w:rPr>
          <w:spacing w:val="17"/>
          <w:w w:val="82"/>
        </w:rPr>
        <w:t>3</w:t>
      </w:r>
      <w:r>
        <w:rPr>
          <w:w w:val="160"/>
        </w:rPr>
        <w:t>]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rPr>
          <w:spacing w:val="-23"/>
        </w:rPr>
        <w:t xml:space="preserve"> </w:t>
      </w:r>
      <w:r>
        <w:rPr>
          <w:spacing w:val="17"/>
          <w:w w:val="164"/>
        </w:rPr>
        <w:t>,</w:t>
      </w:r>
      <w:r>
        <w:rPr>
          <w:spacing w:val="17"/>
          <w:w w:val="82"/>
        </w:rPr>
        <w:t>3</w:t>
      </w:r>
      <w:r>
        <w:rPr>
          <w:w w:val="160"/>
        </w:rPr>
        <w:t>]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5"/>
        </w:rPr>
        <w:t xml:space="preserve"> </w:t>
      </w:r>
      <w:r>
        <w:rPr>
          <w:spacing w:val="13"/>
          <w:w w:val="102"/>
        </w:rPr>
        <w:t>s</w:t>
      </w:r>
      <w:r>
        <w:rPr>
          <w:spacing w:val="13"/>
          <w:w w:val="83"/>
        </w:rPr>
        <w:t>u</w:t>
      </w:r>
      <w:r>
        <w:rPr>
          <w:w w:val="82"/>
        </w:rPr>
        <w:t>b</w:t>
      </w:r>
      <w:r>
        <w:rPr>
          <w:spacing w:val="-24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3</w:t>
      </w:r>
      <w:r>
        <w:rPr>
          <w:spacing w:val="18"/>
          <w:w w:val="160"/>
        </w:rPr>
        <w:t>]</w:t>
      </w:r>
      <w:r>
        <w:rPr>
          <w:w w:val="160"/>
        </w:rPr>
        <w:t xml:space="preserve">) </w:t>
      </w:r>
      <w:r>
        <w:rPr>
          <w:spacing w:val="19"/>
          <w:w w:val="139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82"/>
        </w:rPr>
        <w:t>b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102"/>
        </w:rPr>
        <w:t>s</w:t>
      </w:r>
      <w:r>
        <w:rPr>
          <w:spacing w:val="13"/>
          <w:w w:val="83"/>
        </w:rPr>
        <w:t>u</w:t>
      </w:r>
      <w:r>
        <w:rPr>
          <w:w w:val="82"/>
        </w:rPr>
        <w:t>b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82"/>
        </w:rPr>
        <w:t>b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7551CF5" w14:textId="77777777" w:rsidR="006F1C89" w:rsidRDefault="006F1C89">
      <w:pPr>
        <w:pStyle w:val="BodyText"/>
        <w:spacing w:before="8"/>
        <w:rPr>
          <w:sz w:val="14"/>
        </w:rPr>
      </w:pPr>
    </w:p>
    <w:p w14:paraId="0744A46C" w14:textId="77777777" w:rsidR="006F1C89" w:rsidRDefault="005D3991">
      <w:pPr>
        <w:pStyle w:val="BodyText"/>
        <w:spacing w:line="320" w:lineRule="exact"/>
        <w:ind w:left="436"/>
      </w:pPr>
      <w:r>
        <w:rPr>
          <w:w w:val="160"/>
        </w:rPr>
        <w:t>}</w:t>
      </w:r>
    </w:p>
    <w:p w14:paraId="6F64664C" w14:textId="77777777" w:rsidR="006F1C89" w:rsidRDefault="005D3991">
      <w:pPr>
        <w:spacing w:line="236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95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16"/>
        </w:rPr>
        <w:t>v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ub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79B5721C" w14:textId="77777777" w:rsidR="006F1C89" w:rsidRDefault="005D3991">
      <w:pPr>
        <w:pStyle w:val="BodyText"/>
        <w:spacing w:before="34" w:line="192" w:lineRule="auto"/>
        <w:ind w:left="444" w:right="3099" w:hanging="1"/>
      </w:pP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[</w:t>
      </w:r>
      <w:r>
        <w:rPr>
          <w:w w:val="89"/>
        </w:rPr>
        <w:t>-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102"/>
        </w:rPr>
        <w:t>s</w:t>
      </w:r>
      <w:r>
        <w:rPr>
          <w:spacing w:val="13"/>
          <w:w w:val="83"/>
        </w:rPr>
        <w:t>u</w:t>
      </w:r>
      <w:r>
        <w:rPr>
          <w:w w:val="82"/>
        </w:rPr>
        <w:t>b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,</w:t>
      </w:r>
      <w:r>
        <w:rPr>
          <w:spacing w:val="-44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97"/>
        </w:rPr>
        <w:t>F</w:t>
      </w:r>
      <w:r>
        <w:rPr>
          <w:spacing w:val="18"/>
          <w:w w:val="75"/>
        </w:rPr>
        <w:t>A</w:t>
      </w:r>
      <w:r>
        <w:rPr>
          <w:spacing w:val="19"/>
          <w:w w:val="97"/>
        </w:rPr>
        <w:t>L</w:t>
      </w:r>
      <w:r>
        <w:rPr>
          <w:spacing w:val="18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 xml:space="preserve">]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spacing w:val="19"/>
          <w:w w:val="139"/>
        </w:rPr>
        <w:t>t</w:t>
      </w:r>
      <w:r>
        <w:rPr>
          <w:spacing w:val="19"/>
          <w:w w:val="83"/>
        </w:rPr>
        <w:t>u</w:t>
      </w:r>
      <w:r>
        <w:rPr>
          <w:spacing w:val="19"/>
          <w:w w:val="127"/>
        </w:rPr>
        <w:t>r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40E789CB" w14:textId="77777777" w:rsidR="006F1C89" w:rsidRDefault="006F1C89">
      <w:pPr>
        <w:pStyle w:val="BodyText"/>
        <w:rPr>
          <w:sz w:val="20"/>
        </w:rPr>
      </w:pPr>
    </w:p>
    <w:p w14:paraId="0D9E00B3" w14:textId="77777777" w:rsidR="006F1C89" w:rsidRDefault="005D3991">
      <w:pPr>
        <w:pStyle w:val="BodyText"/>
        <w:spacing w:before="187"/>
        <w:ind w:left="161"/>
      </w:pPr>
      <w:r>
        <w:rPr>
          <w:w w:val="160"/>
        </w:rPr>
        <w:t>}</w:t>
      </w:r>
    </w:p>
    <w:p w14:paraId="018D7F3D" w14:textId="77777777" w:rsidR="006F1C89" w:rsidRDefault="006F1C89">
      <w:p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2C570115" w14:textId="77777777" w:rsidR="006F1C89" w:rsidRDefault="005D3991">
      <w:pPr>
        <w:spacing w:before="40"/>
        <w:ind w:left="161"/>
        <w:rPr>
          <w:i/>
        </w:rPr>
      </w:pPr>
      <w:r>
        <w:rPr>
          <w:i/>
          <w:w w:val="130"/>
        </w:rPr>
        <w:lastRenderedPageBreak/>
        <w:t xml:space="preserve">#      </w:t>
      </w:r>
      <w:r>
        <w:rPr>
          <w:i/>
          <w:spacing w:val="10"/>
          <w:w w:val="130"/>
        </w:rPr>
        <w:t xml:space="preserve"> </w:t>
      </w:r>
      <w:r>
        <w:rPr>
          <w:i/>
          <w:spacing w:val="11"/>
          <w:w w:val="130"/>
        </w:rPr>
        <w:t xml:space="preserve">CLC     </w:t>
      </w:r>
      <w:r>
        <w:rPr>
          <w:i/>
          <w:spacing w:val="51"/>
          <w:w w:val="130"/>
        </w:rPr>
        <w:t xml:space="preserve"> </w:t>
      </w:r>
      <w:r>
        <w:rPr>
          <w:i/>
          <w:spacing w:val="21"/>
          <w:w w:val="150"/>
        </w:rPr>
        <w:t>--------------------------------------------------------</w:t>
      </w:r>
    </w:p>
    <w:p w14:paraId="20D145C5" w14:textId="77777777" w:rsidR="006F1C89" w:rsidRDefault="006F1C89">
      <w:pPr>
        <w:rPr>
          <w:i/>
        </w:rPr>
      </w:pPr>
    </w:p>
    <w:p w14:paraId="176E4BF5" w14:textId="77777777" w:rsidR="006F1C89" w:rsidRDefault="006F1C89">
      <w:pPr>
        <w:rPr>
          <w:i/>
          <w:sz w:val="20"/>
        </w:rPr>
      </w:pPr>
    </w:p>
    <w:p w14:paraId="7D64A65E" w14:textId="77777777" w:rsidR="006F1C89" w:rsidRDefault="005D3991">
      <w:pPr>
        <w:pStyle w:val="BodyText"/>
        <w:spacing w:line="384" w:lineRule="auto"/>
        <w:ind w:left="445" w:right="1188" w:hanging="279"/>
      </w:pP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4"/>
        </w:rPr>
        <w:t>o</w:t>
      </w:r>
      <w:r>
        <w:rPr>
          <w:spacing w:val="18"/>
          <w:w w:val="83"/>
        </w:rPr>
        <w:t>u</w:t>
      </w:r>
      <w:r>
        <w:rPr>
          <w:spacing w:val="18"/>
          <w:w w:val="139"/>
        </w:rPr>
        <w:t>t</w:t>
      </w:r>
      <w:r>
        <w:rPr>
          <w:spacing w:val="18"/>
          <w:w w:val="82"/>
        </w:rPr>
        <w:t>p</w:t>
      </w:r>
      <w:r>
        <w:rPr>
          <w:spacing w:val="18"/>
          <w:w w:val="83"/>
        </w:rPr>
        <w:t>u</w:t>
      </w:r>
      <w:r>
        <w:rPr>
          <w:spacing w:val="18"/>
          <w:w w:val="139"/>
        </w:rPr>
        <w:t>t</w:t>
      </w:r>
      <w:r>
        <w:rPr>
          <w:spacing w:val="18"/>
          <w:w w:val="75"/>
        </w:rPr>
        <w:t>C</w:t>
      </w:r>
      <w:r>
        <w:rPr>
          <w:spacing w:val="18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0</w:t>
      </w:r>
      <w:r>
        <w:rPr>
          <w:spacing w:val="19"/>
          <w:w w:val="164"/>
        </w:rPr>
        <w:t>.</w:t>
      </w:r>
      <w:r>
        <w:rPr>
          <w:spacing w:val="18"/>
          <w:w w:val="82"/>
        </w:rPr>
        <w:t>1</w:t>
      </w:r>
      <w:r>
        <w:rPr>
          <w:spacing w:val="19"/>
          <w:w w:val="82"/>
        </w:rPr>
        <w:t>5</w:t>
      </w:r>
      <w:r>
        <w:rPr>
          <w:spacing w:val="30"/>
          <w:w w:val="160"/>
        </w:rPr>
        <w:t>)</w:t>
      </w:r>
      <w:r>
        <w:rPr>
          <w:w w:val="160"/>
        </w:rPr>
        <w:t xml:space="preserve">{ </w:t>
      </w:r>
      <w:proofErr w:type="spellStart"/>
      <w:r>
        <w:rPr>
          <w:spacing w:val="17"/>
          <w:w w:val="105"/>
        </w:rPr>
        <w:t>outputCLC</w:t>
      </w:r>
      <w:proofErr w:type="spellEnd"/>
      <w:r>
        <w:rPr>
          <w:spacing w:val="94"/>
          <w:w w:val="105"/>
        </w:rPr>
        <w:t xml:space="preserve"> </w:t>
      </w:r>
      <w:r>
        <w:t>&lt;-</w:t>
      </w:r>
      <w:r>
        <w:rPr>
          <w:spacing w:val="21"/>
        </w:rPr>
        <w:t xml:space="preserve"> </w:t>
      </w:r>
      <w:r>
        <w:rPr>
          <w:spacing w:val="15"/>
          <w:w w:val="105"/>
        </w:rPr>
        <w:t>output</w:t>
      </w:r>
    </w:p>
    <w:p w14:paraId="194F5ABA" w14:textId="77777777" w:rsidR="006F1C89" w:rsidRDefault="005D3991">
      <w:pPr>
        <w:spacing w:before="34"/>
        <w:ind w:left="436"/>
        <w:rPr>
          <w:i/>
        </w:rPr>
      </w:pPr>
      <w:r>
        <w:rPr>
          <w:i/>
          <w:w w:val="115"/>
        </w:rPr>
        <w:t>#</w:t>
      </w:r>
      <w:r>
        <w:rPr>
          <w:i/>
          <w:spacing w:val="49"/>
          <w:w w:val="115"/>
        </w:rPr>
        <w:t xml:space="preserve"> </w:t>
      </w:r>
      <w:r>
        <w:rPr>
          <w:i/>
          <w:spacing w:val="17"/>
          <w:w w:val="115"/>
        </w:rPr>
        <w:t xml:space="preserve">Prepare </w:t>
      </w:r>
      <w:r>
        <w:rPr>
          <w:i/>
          <w:spacing w:val="36"/>
          <w:w w:val="115"/>
        </w:rPr>
        <w:t xml:space="preserve"> </w:t>
      </w:r>
      <w:r>
        <w:rPr>
          <w:i/>
          <w:spacing w:val="11"/>
          <w:w w:val="115"/>
        </w:rPr>
        <w:t xml:space="preserve">the </w:t>
      </w:r>
      <w:r>
        <w:rPr>
          <w:i/>
          <w:spacing w:val="41"/>
          <w:w w:val="115"/>
        </w:rPr>
        <w:t xml:space="preserve"> </w:t>
      </w:r>
      <w:r>
        <w:rPr>
          <w:i/>
          <w:spacing w:val="13"/>
          <w:w w:val="115"/>
        </w:rPr>
        <w:t>data</w:t>
      </w:r>
    </w:p>
    <w:p w14:paraId="1458431A" w14:textId="77777777" w:rsidR="006F1C89" w:rsidRDefault="006F1C89">
      <w:pPr>
        <w:spacing w:before="9"/>
        <w:rPr>
          <w:i/>
          <w:sz w:val="19"/>
        </w:rPr>
      </w:pPr>
    </w:p>
    <w:p w14:paraId="1912F265" w14:textId="77777777" w:rsidR="006F1C89" w:rsidRDefault="005D3991">
      <w:pPr>
        <w:pStyle w:val="BodyText"/>
        <w:spacing w:line="305" w:lineRule="exact"/>
        <w:ind w:left="446"/>
      </w:pPr>
      <w:proofErr w:type="spellStart"/>
      <w:r>
        <w:rPr>
          <w:spacing w:val="21"/>
          <w:w w:val="82"/>
        </w:rPr>
        <w:t>p</w:t>
      </w:r>
      <w:r>
        <w:rPr>
          <w:spacing w:val="21"/>
          <w:w w:val="83"/>
        </w:rPr>
        <w:t>h</w:t>
      </w:r>
      <w:r>
        <w:rPr>
          <w:spacing w:val="21"/>
          <w:w w:val="93"/>
        </w:rPr>
        <w:t>e</w:t>
      </w:r>
      <w:r>
        <w:rPr>
          <w:spacing w:val="21"/>
          <w:w w:val="83"/>
        </w:rPr>
        <w:t>n</w:t>
      </w:r>
      <w:r>
        <w:rPr>
          <w:spacing w:val="21"/>
          <w:w w:val="84"/>
        </w:rPr>
        <w:t>o</w:t>
      </w:r>
      <w:r>
        <w:rPr>
          <w:spacing w:val="21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1"/>
          <w:w w:val="139"/>
        </w:rPr>
        <w:t>t</w:t>
      </w:r>
      <w:r>
        <w:rPr>
          <w:w w:val="94"/>
        </w:rPr>
        <w:t>a</w:t>
      </w:r>
      <w:proofErr w:type="spellEnd"/>
      <w:r>
        <w:rPr>
          <w:spacing w:val="-49"/>
        </w:rPr>
        <w:t xml:space="preserve"> </w:t>
      </w:r>
      <w:r>
        <w:rPr>
          <w:spacing w:val="21"/>
          <w:w w:val="75"/>
        </w:rPr>
        <w:t>C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</w:p>
    <w:p w14:paraId="06E9DE24" w14:textId="77777777" w:rsidR="006F1C89" w:rsidRDefault="005D3991">
      <w:pPr>
        <w:pStyle w:val="BodyText"/>
        <w:spacing w:line="271" w:lineRule="exact"/>
        <w:ind w:left="718"/>
      </w:pPr>
      <w:r>
        <w:rPr>
          <w:spacing w:val="13"/>
          <w:w w:val="95"/>
        </w:rPr>
        <w:t>Year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116"/>
        </w:rPr>
        <w:t xml:space="preserve"> </w:t>
      </w:r>
      <w:proofErr w:type="spellStart"/>
      <w:r>
        <w:rPr>
          <w:spacing w:val="17"/>
          <w:w w:val="95"/>
        </w:rPr>
        <w:t>outputCLC</w:t>
      </w:r>
      <w:proofErr w:type="spellEnd"/>
      <w:r>
        <w:rPr>
          <w:spacing w:val="-30"/>
          <w:w w:val="95"/>
        </w:rPr>
        <w:t xml:space="preserve"> </w:t>
      </w:r>
      <w:r>
        <w:rPr>
          <w:rFonts w:ascii="Trebuchet MS"/>
          <w:w w:val="95"/>
        </w:rPr>
        <w:t>$</w:t>
      </w:r>
      <w:r>
        <w:rPr>
          <w:rFonts w:ascii="Trebuchet MS"/>
          <w:spacing w:val="-27"/>
          <w:w w:val="95"/>
        </w:rPr>
        <w:t xml:space="preserve"> </w:t>
      </w:r>
      <w:r>
        <w:rPr>
          <w:spacing w:val="18"/>
          <w:w w:val="95"/>
        </w:rPr>
        <w:t>phenotypes</w:t>
      </w:r>
      <w:r>
        <w:rPr>
          <w:spacing w:val="-32"/>
          <w:w w:val="95"/>
        </w:rPr>
        <w:t xml:space="preserve"> </w:t>
      </w:r>
      <w:r>
        <w:rPr>
          <w:spacing w:val="11"/>
          <w:w w:val="95"/>
        </w:rPr>
        <w:t>[,</w:t>
      </w:r>
      <w:r>
        <w:rPr>
          <w:spacing w:val="109"/>
        </w:rPr>
        <w:t xml:space="preserve"> </w:t>
      </w:r>
      <w:r>
        <w:rPr>
          <w:spacing w:val="13"/>
          <w:w w:val="95"/>
        </w:rPr>
        <w:t>1],</w:t>
      </w:r>
    </w:p>
    <w:p w14:paraId="54FBCF90" w14:textId="77777777" w:rsidR="006F1C89" w:rsidRDefault="005D3991">
      <w:pPr>
        <w:pStyle w:val="BodyText"/>
        <w:spacing w:before="15" w:line="192" w:lineRule="auto"/>
        <w:ind w:left="717" w:right="4136" w:firstLine="1"/>
      </w:pP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7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4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3</w:t>
      </w:r>
      <w:r>
        <w:rPr>
          <w:spacing w:val="27"/>
          <w:w w:val="160"/>
        </w:rPr>
        <w:t>]</w:t>
      </w:r>
      <w:r>
        <w:rPr>
          <w:w w:val="164"/>
        </w:rPr>
        <w:t xml:space="preserve">,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7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4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4</w:t>
      </w:r>
      <w:r>
        <w:rPr>
          <w:spacing w:val="27"/>
          <w:w w:val="160"/>
        </w:rPr>
        <w:t>]</w:t>
      </w:r>
      <w:r>
        <w:rPr>
          <w:w w:val="164"/>
        </w:rPr>
        <w:t xml:space="preserve">,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1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1"/>
        </w:rPr>
        <w:t>v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1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7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4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9"/>
        </w:rPr>
        <w:t>y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w w:val="160"/>
        </w:rPr>
        <w:t>]</w:t>
      </w:r>
    </w:p>
    <w:p w14:paraId="5B56A1E6" w14:textId="77777777" w:rsidR="006F1C89" w:rsidRDefault="005D3991">
      <w:pPr>
        <w:pStyle w:val="BodyText"/>
        <w:spacing w:line="292" w:lineRule="exact"/>
        <w:ind w:left="436"/>
      </w:pPr>
      <w:r>
        <w:rPr>
          <w:w w:val="160"/>
        </w:rPr>
        <w:t>)</w:t>
      </w:r>
    </w:p>
    <w:p w14:paraId="258DE58C" w14:textId="77777777" w:rsidR="006F1C89" w:rsidRDefault="006F1C89">
      <w:pPr>
        <w:pStyle w:val="BodyText"/>
        <w:spacing w:before="6"/>
        <w:rPr>
          <w:sz w:val="16"/>
        </w:rPr>
      </w:pPr>
    </w:p>
    <w:p w14:paraId="4FAC0267" w14:textId="77777777" w:rsidR="006F1C89" w:rsidRDefault="005D3991">
      <w:pPr>
        <w:pStyle w:val="BodyText"/>
        <w:spacing w:line="192" w:lineRule="auto"/>
        <w:ind w:left="842" w:right="212" w:hanging="399"/>
      </w:pPr>
      <w:r>
        <w:rPr>
          <w:spacing w:val="16"/>
          <w:w w:val="90"/>
        </w:rPr>
        <w:t>last_</w:t>
      </w:r>
      <w:r>
        <w:rPr>
          <w:spacing w:val="-30"/>
          <w:w w:val="90"/>
        </w:rPr>
        <w:t xml:space="preserve"> </w:t>
      </w:r>
      <w:r>
        <w:rPr>
          <w:spacing w:val="16"/>
          <w:w w:val="90"/>
        </w:rPr>
        <w:t>year_</w:t>
      </w:r>
      <w:r>
        <w:rPr>
          <w:spacing w:val="-26"/>
          <w:w w:val="90"/>
        </w:rPr>
        <w:t xml:space="preserve"> </w:t>
      </w:r>
      <w:r>
        <w:rPr>
          <w:spacing w:val="14"/>
          <w:w w:val="90"/>
        </w:rPr>
        <w:t>data</w:t>
      </w:r>
      <w:r>
        <w:rPr>
          <w:spacing w:val="-41"/>
          <w:w w:val="90"/>
        </w:rPr>
        <w:t xml:space="preserve"> </w:t>
      </w:r>
      <w:r>
        <w:rPr>
          <w:spacing w:val="13"/>
          <w:w w:val="90"/>
        </w:rPr>
        <w:t>CLC</w:t>
      </w:r>
      <w:r>
        <w:rPr>
          <w:spacing w:val="62"/>
          <w:w w:val="90"/>
        </w:rPr>
        <w:t xml:space="preserve"> </w:t>
      </w:r>
      <w:r>
        <w:rPr>
          <w:w w:val="90"/>
        </w:rPr>
        <w:t>&lt;-</w:t>
      </w:r>
      <w:r>
        <w:rPr>
          <w:spacing w:val="2"/>
          <w:w w:val="90"/>
        </w:rPr>
        <w:t xml:space="preserve"> </w:t>
      </w:r>
      <w:proofErr w:type="spellStart"/>
      <w:r>
        <w:rPr>
          <w:spacing w:val="18"/>
          <w:w w:val="90"/>
        </w:rPr>
        <w:t>phenodata</w:t>
      </w:r>
      <w:proofErr w:type="spellEnd"/>
      <w:r>
        <w:rPr>
          <w:spacing w:val="-39"/>
          <w:w w:val="90"/>
        </w:rPr>
        <w:t xml:space="preserve"> </w:t>
      </w:r>
      <w:r>
        <w:rPr>
          <w:spacing w:val="14"/>
          <w:w w:val="90"/>
        </w:rPr>
        <w:t>CLC</w:t>
      </w:r>
      <w:r>
        <w:rPr>
          <w:spacing w:val="-25"/>
          <w:w w:val="90"/>
        </w:rPr>
        <w:t xml:space="preserve"> </w:t>
      </w:r>
      <w:r>
        <w:rPr>
          <w:w w:val="90"/>
        </w:rPr>
        <w:t>[</w:t>
      </w:r>
      <w:r>
        <w:rPr>
          <w:spacing w:val="-27"/>
          <w:w w:val="90"/>
        </w:rPr>
        <w:t xml:space="preserve"> </w:t>
      </w:r>
      <w:proofErr w:type="spellStart"/>
      <w:r>
        <w:rPr>
          <w:spacing w:val="18"/>
          <w:w w:val="90"/>
        </w:rPr>
        <w:t>phenodata</w:t>
      </w:r>
      <w:proofErr w:type="spellEnd"/>
      <w:r>
        <w:rPr>
          <w:spacing w:val="-39"/>
          <w:w w:val="90"/>
        </w:rPr>
        <w:t xml:space="preserve"> </w:t>
      </w:r>
      <w:r>
        <w:rPr>
          <w:spacing w:val="14"/>
          <w:w w:val="90"/>
        </w:rPr>
        <w:t>CLC</w:t>
      </w:r>
      <w:r>
        <w:rPr>
          <w:spacing w:val="-26"/>
          <w:w w:val="90"/>
        </w:rPr>
        <w:t xml:space="preserve"> </w:t>
      </w:r>
      <w:r>
        <w:rPr>
          <w:rFonts w:ascii="Trebuchet MS"/>
          <w:w w:val="90"/>
        </w:rPr>
        <w:t>$</w:t>
      </w:r>
      <w:r>
        <w:rPr>
          <w:rFonts w:ascii="Trebuchet MS"/>
          <w:spacing w:val="-25"/>
          <w:w w:val="90"/>
        </w:rPr>
        <w:t xml:space="preserve"> </w:t>
      </w:r>
      <w:r>
        <w:rPr>
          <w:spacing w:val="13"/>
          <w:w w:val="90"/>
        </w:rPr>
        <w:t>Year</w:t>
      </w:r>
      <w:r>
        <w:rPr>
          <w:spacing w:val="56"/>
          <w:w w:val="90"/>
        </w:rPr>
        <w:t xml:space="preserve"> </w:t>
      </w:r>
      <w:r>
        <w:rPr>
          <w:w w:val="90"/>
        </w:rPr>
        <w:t>==</w:t>
      </w:r>
      <w:r>
        <w:rPr>
          <w:spacing w:val="5"/>
          <w:w w:val="90"/>
        </w:rPr>
        <w:t xml:space="preserve"> </w:t>
      </w:r>
      <w:r>
        <w:rPr>
          <w:spacing w:val="11"/>
          <w:w w:val="90"/>
        </w:rPr>
        <w:t>max</w:t>
      </w:r>
      <w:r>
        <w:rPr>
          <w:spacing w:val="-32"/>
          <w:w w:val="90"/>
        </w:rPr>
        <w:t xml:space="preserve"> </w:t>
      </w:r>
      <w:r>
        <w:rPr>
          <w:w w:val="90"/>
        </w:rPr>
        <w:t>(</w:t>
      </w:r>
      <w:r>
        <w:rPr>
          <w:spacing w:val="-25"/>
          <w:w w:val="90"/>
        </w:rPr>
        <w:t xml:space="preserve"> </w:t>
      </w:r>
      <w:proofErr w:type="spellStart"/>
      <w:r>
        <w:rPr>
          <w:spacing w:val="18"/>
          <w:w w:val="90"/>
        </w:rPr>
        <w:t>phenodata</w:t>
      </w:r>
      <w:proofErr w:type="spellEnd"/>
      <w:r>
        <w:rPr>
          <w:spacing w:val="-39"/>
          <w:w w:val="90"/>
        </w:rPr>
        <w:t xml:space="preserve"> </w:t>
      </w:r>
      <w:r>
        <w:rPr>
          <w:spacing w:val="14"/>
          <w:w w:val="90"/>
        </w:rPr>
        <w:t>CLC</w:t>
      </w:r>
      <w:r>
        <w:rPr>
          <w:spacing w:val="-26"/>
          <w:w w:val="90"/>
        </w:rPr>
        <w:t xml:space="preserve"> </w:t>
      </w:r>
      <w:r>
        <w:rPr>
          <w:rFonts w:ascii="Trebuchet MS"/>
          <w:w w:val="90"/>
        </w:rPr>
        <w:t>$</w:t>
      </w:r>
      <w:r>
        <w:rPr>
          <w:rFonts w:ascii="Trebuchet MS"/>
          <w:spacing w:val="-57"/>
          <w:w w:val="90"/>
        </w:rPr>
        <w:t xml:space="preserve"> </w:t>
      </w:r>
      <w:r>
        <w:rPr>
          <w:spacing w:val="18"/>
          <w:w w:val="130"/>
        </w:rPr>
        <w:t>Year),</w:t>
      </w:r>
      <w:r>
        <w:rPr>
          <w:spacing w:val="64"/>
          <w:w w:val="130"/>
        </w:rPr>
        <w:t xml:space="preserve"> </w:t>
      </w:r>
      <w:r>
        <w:rPr>
          <w:w w:val="130"/>
        </w:rPr>
        <w:t>]</w:t>
      </w:r>
    </w:p>
    <w:p w14:paraId="14E4FB64" w14:textId="77777777" w:rsidR="006F1C89" w:rsidRDefault="005D3991">
      <w:pPr>
        <w:pStyle w:val="BodyText"/>
        <w:spacing w:line="257" w:lineRule="exact"/>
        <w:ind w:left="443"/>
      </w:pPr>
      <w:r>
        <w:rPr>
          <w:spacing w:val="16"/>
        </w:rPr>
        <w:t>last_</w:t>
      </w:r>
      <w:r>
        <w:rPr>
          <w:spacing w:val="-37"/>
        </w:rPr>
        <w:t xml:space="preserve"> </w:t>
      </w:r>
      <w:r>
        <w:rPr>
          <w:spacing w:val="16"/>
        </w:rPr>
        <w:t>year_</w:t>
      </w:r>
      <w:r>
        <w:rPr>
          <w:spacing w:val="-37"/>
        </w:rPr>
        <w:t xml:space="preserve"> </w:t>
      </w:r>
      <w:r>
        <w:rPr>
          <w:spacing w:val="14"/>
        </w:rPr>
        <w:t>data</w:t>
      </w:r>
      <w:r>
        <w:rPr>
          <w:spacing w:val="-48"/>
        </w:rPr>
        <w:t xml:space="preserve"> </w:t>
      </w:r>
      <w:r>
        <w:t>C</w:t>
      </w:r>
      <w:r>
        <w:rPr>
          <w:spacing w:val="125"/>
        </w:rPr>
        <w:t xml:space="preserve"> </w:t>
      </w:r>
      <w:r>
        <w:t>&lt;-</w:t>
      </w:r>
      <w:r>
        <w:rPr>
          <w:spacing w:val="117"/>
        </w:rPr>
        <w:t xml:space="preserve"> </w:t>
      </w:r>
      <w:r>
        <w:rPr>
          <w:spacing w:val="18"/>
        </w:rPr>
        <w:t>subset(</w:t>
      </w:r>
      <w:r>
        <w:rPr>
          <w:spacing w:val="-37"/>
        </w:rPr>
        <w:t xml:space="preserve"> </w:t>
      </w:r>
      <w:r>
        <w:rPr>
          <w:spacing w:val="16"/>
        </w:rPr>
        <w:t>last_</w:t>
      </w:r>
      <w:r>
        <w:rPr>
          <w:spacing w:val="-37"/>
        </w:rPr>
        <w:t xml:space="preserve"> </w:t>
      </w:r>
      <w:r>
        <w:rPr>
          <w:spacing w:val="16"/>
        </w:rPr>
        <w:t>year_</w:t>
      </w:r>
      <w:r>
        <w:rPr>
          <w:spacing w:val="-37"/>
        </w:rPr>
        <w:t xml:space="preserve"> </w:t>
      </w:r>
      <w:proofErr w:type="spellStart"/>
      <w:r>
        <w:rPr>
          <w:spacing w:val="14"/>
        </w:rPr>
        <w:t>dataCLC</w:t>
      </w:r>
      <w:proofErr w:type="spellEnd"/>
      <w:r>
        <w:rPr>
          <w:spacing w:val="-18"/>
        </w:rPr>
        <w:t xml:space="preserve"> </w:t>
      </w:r>
      <w:r>
        <w:t>,</w:t>
      </w:r>
      <w:r>
        <w:rPr>
          <w:spacing w:val="119"/>
        </w:rPr>
        <w:t xml:space="preserve"> </w:t>
      </w:r>
      <w:r>
        <w:rPr>
          <w:spacing w:val="15"/>
        </w:rPr>
        <w:t xml:space="preserve">select </w:t>
      </w:r>
      <w:r>
        <w:rPr>
          <w:spacing w:val="33"/>
        </w:rPr>
        <w:t xml:space="preserve"> </w:t>
      </w:r>
      <w:r>
        <w:t>=</w:t>
      </w:r>
      <w:r>
        <w:rPr>
          <w:spacing w:val="113"/>
        </w:rPr>
        <w:t xml:space="preserve"> </w:t>
      </w:r>
      <w:r>
        <w:t>-</w:t>
      </w:r>
      <w:r>
        <w:rPr>
          <w:spacing w:val="-41"/>
        </w:rPr>
        <w:t xml:space="preserve"> </w:t>
      </w:r>
      <w:r>
        <w:rPr>
          <w:spacing w:val="16"/>
        </w:rPr>
        <w:t>Year)</w:t>
      </w:r>
    </w:p>
    <w:p w14:paraId="2F8CFA3B" w14:textId="77777777" w:rsidR="006F1C89" w:rsidRDefault="005D3991">
      <w:pPr>
        <w:pStyle w:val="BodyText"/>
        <w:spacing w:before="15" w:line="192" w:lineRule="auto"/>
        <w:ind w:left="445" w:hanging="3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94"/>
        </w:rPr>
        <w:t>a</w:t>
      </w:r>
      <w:r>
        <w:rPr>
          <w:spacing w:val="-51"/>
        </w:rPr>
        <w:t xml:space="preserve"> </w:t>
      </w:r>
      <w:r>
        <w:rPr>
          <w:w w:val="75"/>
        </w:rPr>
        <w:t>C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b</w:t>
      </w:r>
      <w:r>
        <w:rPr>
          <w:spacing w:val="19"/>
          <w:w w:val="102"/>
        </w:rPr>
        <w:t>s</w:t>
      </w:r>
      <w:r>
        <w:rPr>
          <w:spacing w:val="19"/>
          <w:w w:val="93"/>
        </w:rPr>
        <w:t>e</w:t>
      </w:r>
      <w:r>
        <w:rPr>
          <w:spacing w:val="31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proofErr w:type="spellStart"/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spacing w:val="27"/>
          <w:w w:val="104"/>
        </w:rPr>
        <w:t>_</w:t>
      </w:r>
      <w:r>
        <w:rPr>
          <w:spacing w:val="16"/>
          <w:w w:val="82"/>
        </w:rPr>
        <w:t>d</w:t>
      </w:r>
      <w:r>
        <w:rPr>
          <w:spacing w:val="16"/>
          <w:w w:val="94"/>
        </w:rPr>
        <w:t>a</w:t>
      </w:r>
      <w:r>
        <w:rPr>
          <w:spacing w:val="16"/>
          <w:w w:val="139"/>
        </w:rPr>
        <w:t>t</w:t>
      </w:r>
      <w:r>
        <w:rPr>
          <w:spacing w:val="16"/>
          <w:w w:val="94"/>
        </w:rPr>
        <w:t>a</w:t>
      </w:r>
      <w:r>
        <w:rPr>
          <w:w w:val="75"/>
        </w:rPr>
        <w:t>C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93"/>
        </w:rPr>
        <w:t>e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w w:val="89"/>
        </w:rPr>
        <w:t>-</w:t>
      </w:r>
      <w:r>
        <w:rPr>
          <w:spacing w:val="-45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1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1"/>
        </w:rPr>
        <w:t>v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1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 xml:space="preserve">) </w:t>
      </w: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19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w w:val="94"/>
        </w:rPr>
        <w:t>a</w:t>
      </w:r>
      <w:r>
        <w:rPr>
          <w:spacing w:val="-50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r>
        <w:rPr>
          <w:spacing w:val="-39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4E68672D" w14:textId="77777777" w:rsidR="006F1C89" w:rsidRDefault="005D3991">
      <w:pPr>
        <w:pStyle w:val="BodyText"/>
        <w:spacing w:line="291" w:lineRule="exact"/>
        <w:ind w:left="445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94"/>
        </w:rPr>
        <w:t>a</w:t>
      </w:r>
      <w:r>
        <w:rPr>
          <w:spacing w:val="-51"/>
        </w:rPr>
        <w:t xml:space="preserve"> </w:t>
      </w:r>
      <w:r>
        <w:rPr>
          <w:w w:val="75"/>
        </w:rPr>
        <w:t>C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164AF69A" w14:textId="77777777" w:rsidR="006F1C89" w:rsidRDefault="006F1C89">
      <w:pPr>
        <w:pStyle w:val="BodyText"/>
        <w:spacing w:before="5"/>
        <w:rPr>
          <w:sz w:val="15"/>
        </w:rPr>
      </w:pPr>
    </w:p>
    <w:p w14:paraId="54E32FD6" w14:textId="77777777" w:rsidR="006F1C89" w:rsidRDefault="005D3991">
      <w:pPr>
        <w:spacing w:line="242" w:lineRule="auto"/>
        <w:ind w:left="843" w:right="212" w:hanging="4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01"/>
        </w:rPr>
        <w:t>n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b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72"/>
        </w:rPr>
        <w:t>w</w:t>
      </w:r>
      <w:r>
        <w:rPr>
          <w:i/>
          <w:spacing w:val="20"/>
          <w:w w:val="109"/>
        </w:rPr>
        <w:t>ee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72"/>
        </w:rPr>
        <w:t>w</w:t>
      </w:r>
      <w:r>
        <w:rPr>
          <w:i/>
          <w:w w:val="101"/>
        </w:rPr>
        <w:t xml:space="preserve">o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206"/>
        </w:rPr>
        <w:t>.</w:t>
      </w:r>
    </w:p>
    <w:p w14:paraId="2AAEFFEE" w14:textId="77777777" w:rsidR="006F1C89" w:rsidRDefault="006F1C89">
      <w:pPr>
        <w:spacing w:before="6"/>
        <w:rPr>
          <w:i/>
          <w:sz w:val="19"/>
        </w:rPr>
      </w:pPr>
    </w:p>
    <w:p w14:paraId="169D297A" w14:textId="77777777" w:rsidR="006F1C89" w:rsidRDefault="005D3991">
      <w:pPr>
        <w:pStyle w:val="BodyText"/>
        <w:spacing w:before="1" w:line="305" w:lineRule="exact"/>
        <w:ind w:left="445"/>
      </w:pP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w w:val="139"/>
        </w:rPr>
        <w:t>t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82"/>
        </w:rPr>
        <w:t>d</w:t>
      </w:r>
      <w:r>
        <w:rPr>
          <w:spacing w:val="18"/>
          <w:w w:val="180"/>
        </w:rPr>
        <w:t>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94"/>
        </w:rPr>
        <w:t>a</w:t>
      </w:r>
      <w:r>
        <w:rPr>
          <w:spacing w:val="-51"/>
        </w:rPr>
        <w:t xml:space="preserve"> </w:t>
      </w:r>
      <w:r>
        <w:rPr>
          <w:w w:val="75"/>
        </w:rPr>
        <w:t>C</w:t>
      </w:r>
      <w:r>
        <w:rPr>
          <w:spacing w:val="-40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97"/>
        </w:rPr>
        <w:t>F</w:t>
      </w:r>
      <w:r>
        <w:rPr>
          <w:spacing w:val="18"/>
          <w:w w:val="75"/>
        </w:rPr>
        <w:t>A</w:t>
      </w:r>
      <w:r>
        <w:rPr>
          <w:spacing w:val="19"/>
          <w:w w:val="97"/>
        </w:rPr>
        <w:t>L</w:t>
      </w:r>
      <w:r>
        <w:rPr>
          <w:spacing w:val="18"/>
          <w:w w:val="96"/>
        </w:rPr>
        <w:t>S</w:t>
      </w:r>
      <w:r>
        <w:rPr>
          <w:w w:val="96"/>
        </w:rPr>
        <w:t>E</w:t>
      </w:r>
    </w:p>
    <w:p w14:paraId="264CE2E5" w14:textId="77777777" w:rsidR="006F1C89" w:rsidRDefault="005D3991">
      <w:pPr>
        <w:pStyle w:val="BodyText"/>
        <w:spacing w:line="271" w:lineRule="exact"/>
        <w:ind w:left="835"/>
      </w:pP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3"/>
        </w:rPr>
        <w:t>e</w:t>
      </w:r>
      <w:r>
        <w:rPr>
          <w:spacing w:val="19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9"/>
          <w:w w:val="84"/>
        </w:rPr>
        <w:t>o</w:t>
      </w:r>
      <w:r>
        <w:rPr>
          <w:w w:val="82"/>
        </w:rPr>
        <w:t>d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proofErr w:type="spellStart"/>
      <w:r>
        <w:rPr>
          <w:spacing w:val="20"/>
          <w:w w:val="93"/>
        </w:rPr>
        <w:t>e</w:t>
      </w:r>
      <w:r>
        <w:rPr>
          <w:spacing w:val="20"/>
          <w:w w:val="83"/>
        </w:rPr>
        <w:t>u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li</w:t>
      </w:r>
      <w:r>
        <w:rPr>
          <w:spacing w:val="20"/>
          <w:w w:val="82"/>
        </w:rPr>
        <w:t>d</w:t>
      </w:r>
      <w:r>
        <w:rPr>
          <w:spacing w:val="20"/>
          <w:w w:val="93"/>
        </w:rPr>
        <w:t>e</w:t>
      </w:r>
      <w:r>
        <w:rPr>
          <w:spacing w:val="20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EA94028" w14:textId="77777777" w:rsidR="006F1C89" w:rsidRDefault="005D3991">
      <w:pPr>
        <w:pStyle w:val="BodyText"/>
        <w:spacing w:before="14" w:line="192" w:lineRule="auto"/>
        <w:ind w:left="842" w:right="212" w:hanging="398"/>
      </w:pP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82"/>
        </w:rPr>
        <w:t>d</w:t>
      </w:r>
      <w:r>
        <w:rPr>
          <w:spacing w:val="18"/>
          <w:w w:val="180"/>
        </w:rPr>
        <w:t>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9"/>
          <w:w w:val="139"/>
        </w:rPr>
        <w:t>t</w:t>
      </w:r>
      <w:r>
        <w:rPr>
          <w:w w:val="94"/>
        </w:rPr>
        <w:t>a</w:t>
      </w:r>
      <w:r>
        <w:rPr>
          <w:spacing w:val="-51"/>
        </w:rPr>
        <w:t xml:space="preserve"> </w:t>
      </w:r>
      <w:r>
        <w:rPr>
          <w:w w:val="75"/>
        </w:rPr>
        <w:t>C</w:t>
      </w:r>
      <w:r>
        <w:rPr>
          <w:spacing w:val="-40"/>
        </w:rPr>
        <w:t xml:space="preserve"> </w:t>
      </w:r>
      <w:r>
        <w:rPr>
          <w:spacing w:val="22"/>
          <w:w w:val="160"/>
        </w:rPr>
        <w:t>[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2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 xml:space="preserve">= </w:t>
      </w:r>
      <w:r>
        <w:rPr>
          <w:spacing w:val="19"/>
          <w:w w:val="97"/>
        </w:rPr>
        <w:t>F</w:t>
      </w:r>
      <w:r>
        <w:rPr>
          <w:spacing w:val="18"/>
          <w:w w:val="75"/>
        </w:rPr>
        <w:t>A</w:t>
      </w:r>
      <w:r>
        <w:rPr>
          <w:spacing w:val="19"/>
          <w:w w:val="97"/>
        </w:rPr>
        <w:t>L</w:t>
      </w:r>
      <w:r>
        <w:rPr>
          <w:spacing w:val="18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3"/>
        </w:rPr>
        <w:t>e</w:t>
      </w:r>
      <w:r>
        <w:rPr>
          <w:spacing w:val="19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9"/>
          <w:w w:val="84"/>
        </w:rPr>
        <w:t>o</w:t>
      </w:r>
      <w:r>
        <w:rPr>
          <w:w w:val="82"/>
        </w:rPr>
        <w:t>d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proofErr w:type="spellStart"/>
      <w:r>
        <w:rPr>
          <w:spacing w:val="20"/>
          <w:w w:val="93"/>
        </w:rPr>
        <w:t>e</w:t>
      </w:r>
      <w:r>
        <w:rPr>
          <w:spacing w:val="20"/>
          <w:w w:val="83"/>
        </w:rPr>
        <w:t>u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li</w:t>
      </w:r>
      <w:r>
        <w:rPr>
          <w:spacing w:val="20"/>
          <w:w w:val="82"/>
        </w:rPr>
        <w:t>d</w:t>
      </w:r>
      <w:r>
        <w:rPr>
          <w:spacing w:val="20"/>
          <w:w w:val="93"/>
        </w:rPr>
        <w:t>e</w:t>
      </w:r>
      <w:r>
        <w:rPr>
          <w:spacing w:val="20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E0F3DFB" w14:textId="77777777" w:rsidR="006F1C89" w:rsidRDefault="006F1C89">
      <w:pPr>
        <w:pStyle w:val="BodyText"/>
        <w:spacing w:before="10"/>
        <w:rPr>
          <w:sz w:val="16"/>
        </w:rPr>
      </w:pPr>
    </w:p>
    <w:p w14:paraId="59C9C556" w14:textId="77777777" w:rsidR="006F1C89" w:rsidRDefault="005D3991">
      <w:pPr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6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226"/>
        </w:rPr>
        <w:t>l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72"/>
        </w:rPr>
        <w:t>w</w:t>
      </w:r>
      <w:r>
        <w:rPr>
          <w:i/>
          <w:spacing w:val="18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agona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01"/>
        </w:rPr>
        <w:t>dup</w:t>
      </w:r>
      <w:r>
        <w:rPr>
          <w:i/>
          <w:spacing w:val="20"/>
          <w:w w:val="226"/>
        </w:rPr>
        <w:t>li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</w:p>
    <w:p w14:paraId="2CA45786" w14:textId="77777777" w:rsidR="006F1C89" w:rsidRDefault="006F1C89">
      <w:pPr>
        <w:spacing w:before="9"/>
        <w:rPr>
          <w:i/>
          <w:sz w:val="23"/>
        </w:rPr>
      </w:pPr>
    </w:p>
    <w:p w14:paraId="37BE7D02" w14:textId="77777777" w:rsidR="006F1C89" w:rsidRDefault="005D3991">
      <w:pPr>
        <w:pStyle w:val="BodyText"/>
        <w:spacing w:line="192" w:lineRule="auto"/>
        <w:ind w:left="445" w:right="1177"/>
      </w:pP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67"/>
        </w:rPr>
        <w:t>w</w:t>
      </w:r>
      <w:r>
        <w:rPr>
          <w:spacing w:val="18"/>
          <w:w w:val="93"/>
        </w:rPr>
        <w:t>e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39"/>
        </w:rPr>
        <w:t>t</w:t>
      </w:r>
      <w:r>
        <w:rPr>
          <w:spacing w:val="17"/>
          <w:w w:val="127"/>
        </w:rPr>
        <w:t>r</w:t>
      </w:r>
      <w:r>
        <w:rPr>
          <w:spacing w:val="28"/>
          <w:w w:val="180"/>
        </w:rPr>
        <w:t>i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)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70"/>
        </w:rPr>
        <w:t>N</w:t>
      </w:r>
      <w:r>
        <w:rPr>
          <w:w w:val="75"/>
        </w:rPr>
        <w:t xml:space="preserve">A 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67"/>
        </w:rPr>
        <w:t>w</w:t>
      </w:r>
      <w:r>
        <w:rPr>
          <w:spacing w:val="18"/>
          <w:w w:val="93"/>
        </w:rPr>
        <w:t>e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39"/>
        </w:rPr>
        <w:t>t</w:t>
      </w:r>
      <w:r>
        <w:rPr>
          <w:spacing w:val="17"/>
          <w:w w:val="127"/>
        </w:rPr>
        <w:t>r</w:t>
      </w:r>
      <w:r>
        <w:rPr>
          <w:spacing w:val="28"/>
          <w:w w:val="180"/>
        </w:rPr>
        <w:t>i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70"/>
        </w:rPr>
        <w:t>N</w:t>
      </w:r>
      <w:r>
        <w:rPr>
          <w:w w:val="75"/>
        </w:rPr>
        <w:t>A</w:t>
      </w:r>
    </w:p>
    <w:p w14:paraId="21CE7A96" w14:textId="77777777" w:rsidR="006F1C89" w:rsidRDefault="006F1C89">
      <w:pPr>
        <w:pStyle w:val="BodyText"/>
      </w:pPr>
    </w:p>
    <w:p w14:paraId="0941A390" w14:textId="77777777" w:rsidR="006F1C89" w:rsidRDefault="006F1C89">
      <w:pPr>
        <w:pStyle w:val="BodyText"/>
      </w:pPr>
    </w:p>
    <w:p w14:paraId="362C8156" w14:textId="77777777" w:rsidR="006F1C89" w:rsidRDefault="006F1C89">
      <w:pPr>
        <w:pStyle w:val="BodyText"/>
        <w:spacing w:before="7"/>
        <w:rPr>
          <w:sz w:val="23"/>
        </w:rPr>
      </w:pPr>
    </w:p>
    <w:p w14:paraId="646A98A8" w14:textId="77777777" w:rsidR="006F1C89" w:rsidRDefault="005D3991">
      <w:pPr>
        <w:pStyle w:val="BodyText"/>
        <w:spacing w:line="305" w:lineRule="exact"/>
        <w:ind w:left="440"/>
      </w:pP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1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67"/>
        </w:rPr>
        <w:t>w</w:t>
      </w:r>
      <w:r>
        <w:rPr>
          <w:spacing w:val="18"/>
          <w:w w:val="83"/>
        </w:rPr>
        <w:t>h</w:t>
      </w:r>
      <w:r>
        <w:rPr>
          <w:spacing w:val="19"/>
          <w:w w:val="180"/>
        </w:rPr>
        <w:t>i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w w:val="139"/>
        </w:rPr>
        <w:t>t</w:t>
      </w:r>
      <w:r>
        <w:t xml:space="preserve"> </w:t>
      </w:r>
      <w:r>
        <w:rPr>
          <w:spacing w:val="32"/>
        </w:rPr>
        <w:t xml:space="preserve"> </w:t>
      </w:r>
      <w:r>
        <w:rPr>
          <w:w w:val="65"/>
        </w:rPr>
        <w:t>&lt;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74"/>
        </w:rPr>
        <w:t>&amp;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</w:p>
    <w:p w14:paraId="686F4BC1" w14:textId="77777777" w:rsidR="006F1C89" w:rsidRDefault="005D3991">
      <w:pPr>
        <w:pStyle w:val="BodyText"/>
        <w:spacing w:before="15" w:line="192" w:lineRule="auto"/>
        <w:ind w:left="719" w:right="6667" w:firstLine="119"/>
      </w:pPr>
      <w:r>
        <w:rPr>
          <w:w w:val="65"/>
        </w:rPr>
        <w:t>&lt;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0</w:t>
      </w:r>
      <w:r>
        <w:rPr>
          <w:spacing w:val="26"/>
          <w:w w:val="160"/>
        </w:rPr>
        <w:t>)</w:t>
      </w:r>
      <w:r>
        <w:rPr>
          <w:w w:val="160"/>
        </w:rPr>
        <w:t xml:space="preserve">{ </w:t>
      </w:r>
      <w:r>
        <w:rPr>
          <w:spacing w:val="15"/>
          <w:w w:val="105"/>
        </w:rPr>
        <w:t>return</w:t>
      </w:r>
      <w:r>
        <w:rPr>
          <w:spacing w:val="-39"/>
          <w:w w:val="105"/>
        </w:rPr>
        <w:t xml:space="preserve"> </w:t>
      </w:r>
      <w:r>
        <w:rPr>
          <w:w w:val="105"/>
        </w:rPr>
        <w:t>(</w:t>
      </w:r>
      <w:r>
        <w:rPr>
          <w:spacing w:val="-39"/>
          <w:w w:val="105"/>
        </w:rPr>
        <w:t xml:space="preserve"> </w:t>
      </w:r>
      <w:r>
        <w:rPr>
          <w:spacing w:val="16"/>
          <w:w w:val="105"/>
        </w:rPr>
        <w:t>last_</w:t>
      </w:r>
      <w:r>
        <w:rPr>
          <w:spacing w:val="-40"/>
          <w:w w:val="105"/>
        </w:rPr>
        <w:t xml:space="preserve"> </w:t>
      </w:r>
      <w:r>
        <w:rPr>
          <w:spacing w:val="16"/>
          <w:w w:val="105"/>
        </w:rPr>
        <w:t>year_</w:t>
      </w:r>
      <w:r>
        <w:rPr>
          <w:spacing w:val="-38"/>
          <w:w w:val="105"/>
        </w:rPr>
        <w:t xml:space="preserve"> </w:t>
      </w:r>
      <w:r>
        <w:rPr>
          <w:spacing w:val="15"/>
          <w:w w:val="105"/>
        </w:rPr>
        <w:t>data</w:t>
      </w:r>
      <w:r>
        <w:rPr>
          <w:spacing w:val="-51"/>
          <w:w w:val="105"/>
        </w:rPr>
        <w:t xml:space="preserve"> </w:t>
      </w:r>
      <w:r>
        <w:rPr>
          <w:spacing w:val="13"/>
        </w:rPr>
        <w:t>CLC</w:t>
      </w:r>
      <w:r>
        <w:rPr>
          <w:spacing w:val="-34"/>
        </w:rPr>
        <w:t xml:space="preserve"> </w:t>
      </w:r>
      <w:r>
        <w:rPr>
          <w:w w:val="105"/>
        </w:rPr>
        <w:t>)</w:t>
      </w:r>
    </w:p>
    <w:p w14:paraId="10BA2C71" w14:textId="77777777" w:rsidR="006F1C89" w:rsidRDefault="005D3991">
      <w:pPr>
        <w:tabs>
          <w:tab w:val="left" w:pos="986"/>
        </w:tabs>
        <w:spacing w:line="291" w:lineRule="exact"/>
        <w:ind w:left="436"/>
        <w:rPr>
          <w:i/>
        </w:rPr>
      </w:pPr>
      <w:r>
        <w:rPr>
          <w:rFonts w:ascii="Lucida Sans Unicode"/>
          <w:w w:val="160"/>
        </w:rPr>
        <w:t>}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99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9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spacing w:val="19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31"/>
        </w:rPr>
        <w:t>z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72"/>
        </w:rPr>
        <w:t>w</w:t>
      </w:r>
      <w:r>
        <w:rPr>
          <w:i/>
          <w:spacing w:val="17"/>
          <w:w w:val="101"/>
        </w:rPr>
        <w:t>h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14"/>
        </w:rPr>
        <w:t>k</w:t>
      </w:r>
      <w:r>
        <w:rPr>
          <w:i/>
          <w:spacing w:val="30"/>
          <w:w w:val="109"/>
        </w:rPr>
        <w:t>e</w:t>
      </w:r>
      <w:r>
        <w:rPr>
          <w:i/>
          <w:w w:val="206"/>
        </w:rPr>
        <w:t>.</w:t>
      </w:r>
    </w:p>
    <w:p w14:paraId="5147B228" w14:textId="77777777" w:rsidR="006F1C89" w:rsidRDefault="006F1C89">
      <w:pPr>
        <w:spacing w:before="4"/>
        <w:rPr>
          <w:i/>
          <w:sz w:val="19"/>
        </w:rPr>
      </w:pPr>
    </w:p>
    <w:p w14:paraId="468A90D5" w14:textId="77777777" w:rsidR="006F1C89" w:rsidRDefault="005D3991">
      <w:pPr>
        <w:spacing w:line="242" w:lineRule="auto"/>
        <w:ind w:left="844" w:right="212" w:hanging="4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99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14"/>
        </w:rPr>
        <w:t>k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d</w:t>
      </w:r>
      <w:r>
        <w:rPr>
          <w:i/>
          <w:spacing w:val="20"/>
          <w:w w:val="101"/>
        </w:rPr>
        <w:t>ua</w:t>
      </w:r>
      <w:r>
        <w:rPr>
          <w:i/>
          <w:spacing w:val="20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ho</w:t>
      </w:r>
      <w:r>
        <w:rPr>
          <w:i/>
          <w:spacing w:val="20"/>
          <w:w w:val="226"/>
        </w:rPr>
        <w:t>l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01"/>
        </w:rPr>
        <w:t>d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an</w:t>
      </w:r>
      <w:r>
        <w:rPr>
          <w:i/>
          <w:spacing w:val="18"/>
          <w:w w:val="125"/>
        </w:rPr>
        <w:t>c</w:t>
      </w:r>
      <w:r>
        <w:rPr>
          <w:i/>
          <w:w w:val="109"/>
        </w:rPr>
        <w:t>e</w:t>
      </w:r>
      <w:r>
        <w:rPr>
          <w:i/>
          <w:spacing w:val="-2"/>
        </w:rPr>
        <w:t xml:space="preserve"> </w:t>
      </w:r>
      <w:r>
        <w:rPr>
          <w:i/>
          <w:w w:val="208"/>
        </w:rPr>
        <w:t xml:space="preserve">,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w w:val="116"/>
        </w:rPr>
        <w:t>y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o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spacing w:val="31"/>
          <w:w w:val="151"/>
        </w:rPr>
        <w:t>r</w:t>
      </w:r>
      <w:r>
        <w:rPr>
          <w:i/>
          <w:w w:val="206"/>
        </w:rPr>
        <w:t>.</w:t>
      </w:r>
    </w:p>
    <w:p w14:paraId="4CE30F39" w14:textId="77777777" w:rsidR="006F1C89" w:rsidRDefault="006F1C89">
      <w:pPr>
        <w:spacing w:before="7"/>
        <w:rPr>
          <w:i/>
          <w:sz w:val="19"/>
        </w:rPr>
      </w:pPr>
    </w:p>
    <w:p w14:paraId="3DCBE15D" w14:textId="77777777" w:rsidR="006F1C89" w:rsidRDefault="005D3991">
      <w:pPr>
        <w:pStyle w:val="BodyText"/>
        <w:spacing w:line="305" w:lineRule="exact"/>
        <w:ind w:left="443"/>
      </w:pP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67"/>
        </w:rPr>
        <w:t>w</w:t>
      </w:r>
      <w:r>
        <w:rPr>
          <w:spacing w:val="18"/>
          <w:w w:val="83"/>
        </w:rPr>
        <w:t>h</w:t>
      </w:r>
      <w:r>
        <w:rPr>
          <w:spacing w:val="19"/>
          <w:w w:val="180"/>
        </w:rPr>
        <w:t>i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w w:val="139"/>
        </w:rPr>
        <w:t>t</w:t>
      </w:r>
      <w:r>
        <w:t xml:space="preserve"> </w:t>
      </w:r>
      <w:r>
        <w:rPr>
          <w:spacing w:val="32"/>
        </w:rPr>
        <w:t xml:space="preserve"> </w:t>
      </w:r>
      <w:r>
        <w:rPr>
          <w:w w:val="65"/>
        </w:rPr>
        <w:t>&lt;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74"/>
        </w:rPr>
        <w:t>&amp;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</w:p>
    <w:p w14:paraId="51917697" w14:textId="77777777" w:rsidR="006F1C89" w:rsidRDefault="005D3991">
      <w:pPr>
        <w:pStyle w:val="BodyText"/>
        <w:spacing w:line="271" w:lineRule="exact"/>
        <w:ind w:left="976"/>
      </w:pPr>
      <w:r>
        <w:rPr>
          <w:w w:val="65"/>
        </w:rPr>
        <w:t>&lt;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spacing w:val="18"/>
          <w:w w:val="83"/>
        </w:rPr>
        <w:t>h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l</w:t>
      </w:r>
      <w:r>
        <w:rPr>
          <w:w w:val="82"/>
        </w:rPr>
        <w:t>d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94"/>
        </w:rPr>
        <w:t>a</w:t>
      </w:r>
      <w:r>
        <w:rPr>
          <w:spacing w:val="17"/>
          <w:w w:val="127"/>
        </w:rPr>
        <w:t>r</w:t>
      </w:r>
      <w:r>
        <w:rPr>
          <w:spacing w:val="28"/>
          <w:w w:val="127"/>
        </w:rPr>
        <w:t>r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80"/>
        </w:rPr>
        <w:t>i</w:t>
      </w:r>
      <w:r>
        <w:rPr>
          <w:spacing w:val="17"/>
          <w:w w:val="83"/>
        </w:rPr>
        <w:t>n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2"/>
        </w:rPr>
        <w:t>T</w:t>
      </w:r>
      <w:r>
        <w:rPr>
          <w:w w:val="160"/>
        </w:rPr>
        <w:t>)</w:t>
      </w:r>
    </w:p>
    <w:p w14:paraId="547F5579" w14:textId="77777777" w:rsidR="006F1C89" w:rsidRDefault="005D3991">
      <w:pPr>
        <w:tabs>
          <w:tab w:val="left" w:pos="7996"/>
        </w:tabs>
        <w:spacing w:line="211" w:lineRule="auto"/>
        <w:ind w:left="844" w:right="356" w:hanging="401"/>
        <w:rPr>
          <w:i/>
        </w:rPr>
      </w:pP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w w:val="93"/>
        </w:rPr>
        <w:t>e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5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0"/>
        </w:rPr>
        <w:t>[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22"/>
          <w:w w:val="160"/>
        </w:rPr>
        <w:t>[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3"/>
        </w:rPr>
        <w:t xml:space="preserve"> </w:t>
      </w:r>
      <w:r>
        <w:rPr>
          <w:rFonts w:ascii="Lucida Sans Unicode"/>
          <w:spacing w:val="13"/>
          <w:w w:val="82"/>
        </w:rPr>
        <w:t>1</w:t>
      </w:r>
      <w:r>
        <w:rPr>
          <w:rFonts w:ascii="Lucida Sans Unicode"/>
          <w:spacing w:val="27"/>
          <w:w w:val="160"/>
        </w:rPr>
        <w:t>]</w:t>
      </w:r>
      <w:r>
        <w:rPr>
          <w:rFonts w:ascii="Lucida Sans Unicode"/>
          <w:w w:val="89"/>
        </w:rPr>
        <w:t>-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36"/>
        </w:rPr>
        <w:t xml:space="preserve"> </w:t>
      </w:r>
      <w:r>
        <w:rPr>
          <w:rFonts w:ascii="Lucida Sans Unicode"/>
          <w:spacing w:val="30"/>
          <w:w w:val="160"/>
        </w:rPr>
        <w:t>[</w:t>
      </w:r>
      <w:r>
        <w:rPr>
          <w:rFonts w:ascii="Lucida Sans Unicode"/>
          <w:spacing w:val="15"/>
          <w:w w:val="164"/>
        </w:rPr>
        <w:t>,</w:t>
      </w:r>
      <w:r>
        <w:rPr>
          <w:rFonts w:ascii="Lucida Sans Unicode"/>
          <w:spacing w:val="15"/>
          <w:w w:val="82"/>
        </w:rPr>
        <w:t>2</w:t>
      </w:r>
      <w:r>
        <w:rPr>
          <w:rFonts w:ascii="Lucida Sans Unicode"/>
          <w:w w:val="160"/>
        </w:rPr>
        <w:t>]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w w:val="164"/>
        </w:rPr>
        <w:t>!</w:t>
      </w:r>
      <w:r>
        <w:rPr>
          <w:rFonts w:ascii="Lucida Sans Unicode"/>
          <w:spacing w:val="-47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w w:val="82"/>
        </w:rPr>
        <w:t>0</w:t>
      </w:r>
      <w:r>
        <w:rPr>
          <w:rFonts w:ascii="Lucida Sans Unicode"/>
          <w:spacing w:val="-47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w w:val="164"/>
        </w:rPr>
        <w:t>,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  <w:spacing w:val="18"/>
          <w:w w:val="82"/>
        </w:rPr>
        <w:t>d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w w:val="82"/>
        </w:rPr>
        <w:t>p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spacing w:val="18"/>
          <w:w w:val="97"/>
        </w:rPr>
        <w:t>F</w:t>
      </w:r>
      <w:r>
        <w:rPr>
          <w:rFonts w:ascii="Lucida Sans Unicode"/>
          <w:spacing w:val="19"/>
          <w:w w:val="75"/>
        </w:rPr>
        <w:t>A</w:t>
      </w:r>
      <w:r>
        <w:rPr>
          <w:rFonts w:ascii="Lucida Sans Unicode"/>
          <w:spacing w:val="18"/>
          <w:w w:val="97"/>
        </w:rPr>
        <w:t>L</w:t>
      </w:r>
      <w:r>
        <w:rPr>
          <w:rFonts w:ascii="Lucida Sans Unicode"/>
          <w:spacing w:val="19"/>
          <w:w w:val="96"/>
        </w:rPr>
        <w:t>S</w:t>
      </w:r>
      <w:r>
        <w:rPr>
          <w:rFonts w:ascii="Lucida Sans Unicode"/>
          <w:w w:val="96"/>
        </w:rPr>
        <w:t>E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0"/>
        </w:rPr>
        <w:t>]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4"/>
          <w:w w:val="151"/>
        </w:rPr>
        <w:t>r</w:t>
      </w:r>
      <w:r>
        <w:rPr>
          <w:i/>
          <w:spacing w:val="14"/>
          <w:w w:val="101"/>
        </w:rPr>
        <w:t>o</w:t>
      </w:r>
      <w:r>
        <w:rPr>
          <w:i/>
          <w:spacing w:val="14"/>
          <w:w w:val="72"/>
        </w:rPr>
        <w:t>w</w:t>
      </w:r>
      <w:r>
        <w:rPr>
          <w:i/>
          <w:spacing w:val="-4"/>
          <w:w w:val="133"/>
        </w:rPr>
        <w:t>s</w:t>
      </w:r>
      <w:r>
        <w:rPr>
          <w:i/>
          <w:w w:val="133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proofErr w:type="gramStart"/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proofErr w:type="gramEnd"/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226"/>
        </w:rPr>
        <w:t>l</w:t>
      </w:r>
      <w:r>
        <w:rPr>
          <w:i/>
          <w:spacing w:val="30"/>
          <w:w w:val="170"/>
        </w:rPr>
        <w:t>f</w:t>
      </w:r>
      <w:r>
        <w:rPr>
          <w:i/>
          <w:w w:val="206"/>
        </w:rPr>
        <w:t>.</w:t>
      </w:r>
    </w:p>
    <w:p w14:paraId="33FEDBE6" w14:textId="77777777" w:rsidR="006F1C89" w:rsidRDefault="005D3991">
      <w:pPr>
        <w:pStyle w:val="BodyText"/>
        <w:spacing w:line="317" w:lineRule="exact"/>
        <w:ind w:left="445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70"/>
        </w:rPr>
        <w:t>N</w:t>
      </w:r>
      <w:r>
        <w:rPr>
          <w:spacing w:val="18"/>
          <w:w w:val="75"/>
        </w:rPr>
        <w:t>U</w:t>
      </w:r>
      <w:r>
        <w:rPr>
          <w:spacing w:val="18"/>
          <w:w w:val="97"/>
        </w:rPr>
        <w:t>L</w:t>
      </w:r>
      <w:r>
        <w:rPr>
          <w:w w:val="97"/>
        </w:rPr>
        <w:t>L</w:t>
      </w:r>
    </w:p>
    <w:p w14:paraId="5346D155" w14:textId="77777777" w:rsidR="006F1C89" w:rsidRDefault="006F1C89">
      <w:pPr>
        <w:spacing w:line="317" w:lineRule="exact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5ED98E5B" w14:textId="77777777" w:rsidR="006F1C89" w:rsidRDefault="005D3991">
      <w:pPr>
        <w:pStyle w:val="BodyText"/>
        <w:spacing w:line="304" w:lineRule="exact"/>
        <w:ind w:left="440"/>
      </w:pPr>
      <w:r>
        <w:rPr>
          <w:spacing w:val="13"/>
        </w:rPr>
        <w:lastRenderedPageBreak/>
        <w:t>if(</w:t>
      </w:r>
      <w:r>
        <w:rPr>
          <w:spacing w:val="-40"/>
        </w:rPr>
        <w:t xml:space="preserve"> </w:t>
      </w:r>
      <w:r>
        <w:rPr>
          <w:spacing w:val="11"/>
          <w:w w:val="95"/>
        </w:rPr>
        <w:t>sum</w:t>
      </w:r>
      <w:r>
        <w:rPr>
          <w:spacing w:val="-37"/>
          <w:w w:val="95"/>
        </w:rPr>
        <w:t xml:space="preserve"> </w:t>
      </w:r>
      <w:r>
        <w:t>(</w:t>
      </w:r>
      <w:r>
        <w:rPr>
          <w:spacing w:val="-38"/>
        </w:rPr>
        <w:t xml:space="preserve"> </w:t>
      </w:r>
      <w:r>
        <w:rPr>
          <w:spacing w:val="13"/>
          <w:w w:val="95"/>
        </w:rPr>
        <w:t>same</w:t>
      </w:r>
      <w:r>
        <w:rPr>
          <w:spacing w:val="-35"/>
          <w:w w:val="95"/>
        </w:rPr>
        <w:t xml:space="preserve"> </w:t>
      </w:r>
      <w:r>
        <w:t>)</w:t>
      </w:r>
      <w:r>
        <w:rPr>
          <w:spacing w:val="104"/>
        </w:rPr>
        <w:t xml:space="preserve"> </w:t>
      </w:r>
      <w:r>
        <w:rPr>
          <w:w w:val="95"/>
        </w:rPr>
        <w:t>==</w:t>
      </w:r>
      <w:r>
        <w:rPr>
          <w:spacing w:val="107"/>
        </w:rPr>
        <w:t xml:space="preserve"> </w:t>
      </w:r>
      <w:r>
        <w:rPr>
          <w:spacing w:val="13"/>
        </w:rPr>
        <w:t>0){</w:t>
      </w:r>
    </w:p>
    <w:p w14:paraId="5B372926" w14:textId="77777777" w:rsidR="006F1C89" w:rsidRDefault="005D3991">
      <w:pPr>
        <w:pStyle w:val="BodyText"/>
        <w:spacing w:line="305" w:lineRule="exact"/>
        <w:ind w:left="719"/>
      </w:pPr>
      <w:r>
        <w:rPr>
          <w:spacing w:val="15"/>
          <w:w w:val="105"/>
        </w:rPr>
        <w:t>return</w:t>
      </w:r>
      <w:r>
        <w:rPr>
          <w:spacing w:val="-42"/>
          <w:w w:val="105"/>
        </w:rPr>
        <w:t xml:space="preserve"> </w:t>
      </w:r>
      <w:r>
        <w:rPr>
          <w:w w:val="105"/>
        </w:rPr>
        <w:t>(</w:t>
      </w:r>
      <w:r>
        <w:rPr>
          <w:spacing w:val="-44"/>
          <w:w w:val="105"/>
        </w:rPr>
        <w:t xml:space="preserve"> </w:t>
      </w:r>
      <w:r>
        <w:rPr>
          <w:spacing w:val="16"/>
          <w:w w:val="105"/>
        </w:rPr>
        <w:t>last_</w:t>
      </w:r>
      <w:r>
        <w:rPr>
          <w:spacing w:val="-43"/>
          <w:w w:val="105"/>
        </w:rPr>
        <w:t xml:space="preserve"> </w:t>
      </w:r>
      <w:r>
        <w:rPr>
          <w:spacing w:val="16"/>
          <w:w w:val="105"/>
        </w:rPr>
        <w:t>year_</w:t>
      </w:r>
      <w:r>
        <w:rPr>
          <w:spacing w:val="-42"/>
          <w:w w:val="105"/>
        </w:rPr>
        <w:t xml:space="preserve"> </w:t>
      </w:r>
      <w:r>
        <w:rPr>
          <w:spacing w:val="15"/>
          <w:w w:val="105"/>
        </w:rPr>
        <w:t>data</w:t>
      </w:r>
      <w:r>
        <w:rPr>
          <w:spacing w:val="-53"/>
          <w:w w:val="105"/>
        </w:rPr>
        <w:t xml:space="preserve"> </w:t>
      </w:r>
      <w:r>
        <w:rPr>
          <w:spacing w:val="13"/>
          <w:w w:val="105"/>
        </w:rPr>
        <w:t>CLC</w:t>
      </w:r>
      <w:r>
        <w:rPr>
          <w:spacing w:val="-41"/>
          <w:w w:val="105"/>
        </w:rPr>
        <w:t xml:space="preserve"> </w:t>
      </w:r>
      <w:r>
        <w:rPr>
          <w:w w:val="105"/>
        </w:rPr>
        <w:t>)</w:t>
      </w:r>
    </w:p>
    <w:p w14:paraId="6E328CD0" w14:textId="77777777" w:rsidR="006F1C89" w:rsidRDefault="005D3991">
      <w:pPr>
        <w:pStyle w:val="BodyText"/>
        <w:spacing w:line="253" w:lineRule="exact"/>
        <w:ind w:left="436"/>
      </w:pPr>
      <w:r>
        <w:rPr>
          <w:w w:val="160"/>
        </w:rPr>
        <w:t>}</w:t>
      </w:r>
    </w:p>
    <w:p w14:paraId="24510AFD" w14:textId="77777777" w:rsidR="006F1C89" w:rsidRDefault="005D3991">
      <w:pPr>
        <w:spacing w:line="251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99"/>
        </w:rPr>
        <w:t>C</w:t>
      </w:r>
      <w:r>
        <w:rPr>
          <w:i/>
          <w:spacing w:val="19"/>
          <w:w w:val="101"/>
        </w:rPr>
        <w:t>h</w:t>
      </w:r>
      <w:r>
        <w:rPr>
          <w:i/>
          <w:spacing w:val="18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w w:val="114"/>
        </w:rPr>
        <w:t>k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31"/>
        </w:rPr>
        <w:t>z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p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1"/>
        </w:rPr>
        <w:t>un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70"/>
        </w:rPr>
        <w:t>f</w:t>
      </w:r>
    </w:p>
    <w:p w14:paraId="541F5677" w14:textId="77777777" w:rsidR="006F1C89" w:rsidRDefault="005D3991">
      <w:pPr>
        <w:spacing w:before="2"/>
        <w:ind w:left="842"/>
        <w:rPr>
          <w:i/>
        </w:rPr>
      </w:pP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25"/>
        </w:rPr>
        <w:t>c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33"/>
        </w:rPr>
        <w:t>s</w:t>
      </w:r>
      <w:r>
        <w:rPr>
          <w:i/>
          <w:spacing w:val="29"/>
          <w:w w:val="109"/>
        </w:rPr>
        <w:t>e</w:t>
      </w:r>
      <w:r>
        <w:rPr>
          <w:i/>
          <w:w w:val="206"/>
        </w:rPr>
        <w:t>.</w:t>
      </w:r>
    </w:p>
    <w:p w14:paraId="5144E2CE" w14:textId="77777777" w:rsidR="006F1C89" w:rsidRDefault="006F1C89">
      <w:pPr>
        <w:rPr>
          <w:i/>
        </w:rPr>
      </w:pPr>
    </w:p>
    <w:p w14:paraId="5ABDCEED" w14:textId="77777777" w:rsidR="006F1C89" w:rsidRDefault="006F1C89">
      <w:pPr>
        <w:rPr>
          <w:i/>
        </w:rPr>
      </w:pPr>
    </w:p>
    <w:p w14:paraId="3EB84EFC" w14:textId="77777777" w:rsidR="006F1C89" w:rsidRDefault="006F1C89">
      <w:pPr>
        <w:spacing w:before="10"/>
        <w:rPr>
          <w:i/>
        </w:rPr>
      </w:pPr>
    </w:p>
    <w:p w14:paraId="3FBB012C" w14:textId="77777777" w:rsidR="006F1C89" w:rsidRDefault="005D3991">
      <w:pPr>
        <w:spacing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20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li</w:t>
      </w:r>
      <w:r>
        <w:rPr>
          <w:i/>
          <w:spacing w:val="20"/>
          <w:w w:val="131"/>
        </w:rPr>
        <w:t>z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65"/>
        </w:rPr>
        <w:t>m</w:t>
      </w:r>
      <w:r>
        <w:rPr>
          <w:i/>
          <w:spacing w:val="19"/>
          <w:w w:val="101"/>
        </w:rPr>
        <w:t>p</w:t>
      </w:r>
      <w:r>
        <w:rPr>
          <w:i/>
          <w:spacing w:val="18"/>
          <w:w w:val="155"/>
        </w:rPr>
        <w:t>t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226"/>
        </w:rPr>
        <w:t>li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oup</w:t>
      </w:r>
      <w:r>
        <w:rPr>
          <w:i/>
          <w:w w:val="133"/>
        </w:rPr>
        <w:t>s</w:t>
      </w:r>
    </w:p>
    <w:p w14:paraId="0428D6D8" w14:textId="77777777" w:rsidR="006F1C89" w:rsidRDefault="005D3991">
      <w:pPr>
        <w:pStyle w:val="BodyText"/>
        <w:spacing w:line="323" w:lineRule="exact"/>
        <w:ind w:left="444"/>
      </w:pPr>
      <w:r>
        <w:rPr>
          <w:spacing w:val="15"/>
          <w:w w:val="105"/>
        </w:rPr>
        <w:t xml:space="preserve">groups </w:t>
      </w:r>
      <w:r>
        <w:rPr>
          <w:spacing w:val="33"/>
          <w:w w:val="105"/>
        </w:rPr>
        <w:t xml:space="preserve"> </w:t>
      </w:r>
      <w:r>
        <w:rPr>
          <w:w w:val="105"/>
        </w:rPr>
        <w:t xml:space="preserve">&lt;- </w:t>
      </w:r>
      <w:r>
        <w:rPr>
          <w:spacing w:val="37"/>
          <w:w w:val="105"/>
        </w:rPr>
        <w:t xml:space="preserve"> </w:t>
      </w:r>
      <w:r>
        <w:rPr>
          <w:spacing w:val="13"/>
          <w:w w:val="105"/>
        </w:rPr>
        <w:t>list</w:t>
      </w:r>
      <w:r>
        <w:rPr>
          <w:spacing w:val="-35"/>
          <w:w w:val="105"/>
        </w:rPr>
        <w:t xml:space="preserve"> </w:t>
      </w:r>
      <w:r>
        <w:rPr>
          <w:w w:val="105"/>
        </w:rPr>
        <w:t>()</w:t>
      </w:r>
    </w:p>
    <w:p w14:paraId="2DC6D87D" w14:textId="77777777" w:rsidR="006F1C89" w:rsidRDefault="006F1C89">
      <w:pPr>
        <w:pStyle w:val="BodyText"/>
        <w:spacing w:before="5"/>
        <w:rPr>
          <w:sz w:val="15"/>
        </w:rPr>
      </w:pPr>
    </w:p>
    <w:p w14:paraId="406BF9D8" w14:textId="77777777" w:rsidR="006F1C89" w:rsidRDefault="005D3991">
      <w:pPr>
        <w:spacing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13"/>
        </w:rPr>
        <w:t>F</w:t>
      </w:r>
      <w:r>
        <w:rPr>
          <w:i/>
          <w:spacing w:val="20"/>
          <w:w w:val="101"/>
        </w:rPr>
        <w:t>un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70"/>
        </w:rPr>
        <w:t>f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u</w:t>
      </w:r>
      <w:r>
        <w:rPr>
          <w:i/>
          <w:w w:val="101"/>
        </w:rPr>
        <w:t>p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9"/>
        </w:rPr>
        <w:t>e</w:t>
      </w:r>
      <w:r>
        <w:rPr>
          <w:i/>
          <w:w w:val="120"/>
        </w:rPr>
        <w:t>x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095CA36C" w14:textId="77777777" w:rsidR="006F1C89" w:rsidRDefault="005D3991">
      <w:pPr>
        <w:pStyle w:val="BodyText"/>
        <w:spacing w:before="34" w:line="192" w:lineRule="auto"/>
        <w:ind w:left="717" w:right="5429" w:hanging="274"/>
      </w:pPr>
      <w:r>
        <w:rPr>
          <w:spacing w:val="18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3"/>
        </w:rPr>
        <w:t>g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8"/>
          <w:w w:val="83"/>
        </w:rPr>
        <w:t>u</w:t>
      </w:r>
      <w:r>
        <w:rPr>
          <w:w w:val="82"/>
        </w:rPr>
        <w:t>p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04"/>
        </w:rPr>
        <w:t>_</w:t>
      </w:r>
      <w:r>
        <w:rPr>
          <w:spacing w:val="15"/>
          <w:w w:val="180"/>
        </w:rPr>
        <w:t>i</w:t>
      </w:r>
      <w:r>
        <w:rPr>
          <w:spacing w:val="26"/>
          <w:w w:val="82"/>
        </w:rPr>
        <w:t>d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{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7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3"/>
        </w:rPr>
        <w:t>g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1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83"/>
        </w:rPr>
        <w:t>n</w:t>
      </w:r>
      <w:r>
        <w:rPr>
          <w:w w:val="83"/>
        </w:rPr>
        <w:t>g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{</w:t>
      </w:r>
    </w:p>
    <w:p w14:paraId="41F61271" w14:textId="77777777" w:rsidR="006F1C89" w:rsidRDefault="005D3991">
      <w:pPr>
        <w:pStyle w:val="BodyText"/>
        <w:spacing w:before="1" w:line="192" w:lineRule="auto"/>
        <w:ind w:left="1269" w:right="3648" w:hanging="280"/>
      </w:pPr>
      <w:r>
        <w:rPr>
          <w:spacing w:val="15"/>
          <w:w w:val="180"/>
        </w:rPr>
        <w:t>i</w:t>
      </w:r>
      <w:r>
        <w:rPr>
          <w:w w:val="141"/>
        </w:rPr>
        <w:t>f</w:t>
      </w:r>
      <w:r>
        <w:t xml:space="preserve"> </w:t>
      </w:r>
      <w:r>
        <w:rPr>
          <w:spacing w:val="24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19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6"/>
          <w:w w:val="104"/>
        </w:rPr>
        <w:t>_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24"/>
        </w:rPr>
        <w:t xml:space="preserve"> </w:t>
      </w:r>
      <w:r>
        <w:rPr>
          <w:w w:val="77"/>
        </w:rPr>
        <w:t>%</w:t>
      </w:r>
      <w:r>
        <w:rPr>
          <w:spacing w:val="-43"/>
        </w:rPr>
        <w:t xml:space="preserve"> </w:t>
      </w:r>
      <w:r>
        <w:rPr>
          <w:spacing w:val="15"/>
          <w:w w:val="180"/>
        </w:rPr>
        <w:t>i</w:t>
      </w:r>
      <w:r>
        <w:rPr>
          <w:spacing w:val="26"/>
          <w:w w:val="83"/>
        </w:rPr>
        <w:t>n</w:t>
      </w:r>
      <w:r>
        <w:rPr>
          <w:w w:val="77"/>
        </w:rPr>
        <w:t>%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83"/>
        </w:rPr>
        <w:t>un</w:t>
      </w:r>
      <w:r>
        <w:rPr>
          <w:spacing w:val="19"/>
          <w:w w:val="180"/>
        </w:rPr>
        <w:t>li</w:t>
      </w:r>
      <w:r>
        <w:rPr>
          <w:spacing w:val="19"/>
          <w:w w:val="102"/>
        </w:rPr>
        <w:t>s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w w:val="83"/>
        </w:rPr>
        <w:t>g</w:t>
      </w:r>
      <w:r>
        <w:rPr>
          <w:spacing w:val="-42"/>
        </w:rPr>
        <w:t xml:space="preserve"> </w:t>
      </w:r>
      <w:r>
        <w:rPr>
          <w:spacing w:val="17"/>
          <w:w w:val="160"/>
        </w:rPr>
        <w:t>]]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{ </w:t>
      </w:r>
      <w:r>
        <w:rPr>
          <w:spacing w:val="15"/>
          <w:w w:val="120"/>
        </w:rPr>
        <w:t>return</w:t>
      </w:r>
      <w:r>
        <w:rPr>
          <w:spacing w:val="-54"/>
          <w:w w:val="120"/>
        </w:rPr>
        <w:t xml:space="preserve"> </w:t>
      </w:r>
      <w:r>
        <w:rPr>
          <w:w w:val="140"/>
        </w:rPr>
        <w:t>(</w:t>
      </w:r>
      <w:r>
        <w:rPr>
          <w:spacing w:val="-76"/>
          <w:w w:val="140"/>
        </w:rPr>
        <w:t xml:space="preserve"> </w:t>
      </w:r>
      <w:r>
        <w:rPr>
          <w:spacing w:val="11"/>
          <w:w w:val="120"/>
        </w:rPr>
        <w:t>g)</w:t>
      </w:r>
    </w:p>
    <w:p w14:paraId="182E5956" w14:textId="77777777" w:rsidR="006F1C89" w:rsidRDefault="005D3991">
      <w:pPr>
        <w:pStyle w:val="BodyText"/>
        <w:spacing w:line="257" w:lineRule="exact"/>
        <w:ind w:left="986"/>
      </w:pPr>
      <w:r>
        <w:rPr>
          <w:w w:val="160"/>
        </w:rPr>
        <w:t>}</w:t>
      </w:r>
    </w:p>
    <w:p w14:paraId="4525FB61" w14:textId="77777777" w:rsidR="006F1C89" w:rsidRDefault="005D3991">
      <w:pPr>
        <w:pStyle w:val="BodyText"/>
        <w:spacing w:line="305" w:lineRule="exact"/>
        <w:ind w:left="711"/>
      </w:pPr>
      <w:r>
        <w:rPr>
          <w:w w:val="160"/>
        </w:rPr>
        <w:t>}</w:t>
      </w:r>
    </w:p>
    <w:p w14:paraId="5D29887C" w14:textId="77777777" w:rsidR="006F1C89" w:rsidRDefault="005D3991">
      <w:pPr>
        <w:pStyle w:val="BodyText"/>
        <w:spacing w:line="237" w:lineRule="exact"/>
        <w:ind w:left="719"/>
      </w:pPr>
      <w:r>
        <w:rPr>
          <w:spacing w:val="15"/>
          <w:w w:val="110"/>
        </w:rPr>
        <w:t>return</w:t>
      </w:r>
      <w:r>
        <w:rPr>
          <w:spacing w:val="-40"/>
          <w:w w:val="110"/>
        </w:rPr>
        <w:t xml:space="preserve"> </w:t>
      </w:r>
      <w:r>
        <w:rPr>
          <w:spacing w:val="11"/>
          <w:w w:val="110"/>
        </w:rPr>
        <w:t>(0)</w:t>
      </w:r>
    </w:p>
    <w:p w14:paraId="1D65EB7E" w14:textId="77777777" w:rsidR="006F1C89" w:rsidRDefault="005D3991">
      <w:pPr>
        <w:pStyle w:val="BodyText"/>
        <w:spacing w:line="305" w:lineRule="exact"/>
        <w:ind w:left="436"/>
      </w:pPr>
      <w:r>
        <w:rPr>
          <w:w w:val="160"/>
        </w:rPr>
        <w:t>}</w:t>
      </w:r>
    </w:p>
    <w:p w14:paraId="6A081092" w14:textId="77777777" w:rsidR="006F1C89" w:rsidRDefault="006F1C89">
      <w:pPr>
        <w:pStyle w:val="BodyText"/>
        <w:spacing w:before="12"/>
        <w:rPr>
          <w:sz w:val="11"/>
        </w:rPr>
      </w:pPr>
    </w:p>
    <w:p w14:paraId="52709C09" w14:textId="77777777" w:rsidR="006F1C89" w:rsidRDefault="005D3991">
      <w:pPr>
        <w:spacing w:before="54"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20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spacing w:val="18"/>
          <w:w w:val="72"/>
        </w:rPr>
        <w:t>w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226"/>
        </w:rPr>
        <w:t>i</w:t>
      </w:r>
      <w:r>
        <w:rPr>
          <w:i/>
          <w:w w:val="120"/>
        </w:rPr>
        <w:t>x</w:t>
      </w:r>
    </w:p>
    <w:p w14:paraId="451EEDCB" w14:textId="77777777" w:rsidR="006F1C89" w:rsidRDefault="005D3991">
      <w:pPr>
        <w:pStyle w:val="BodyText"/>
        <w:spacing w:before="34" w:line="192" w:lineRule="auto"/>
        <w:ind w:left="720" w:right="6938" w:hanging="279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02"/>
        </w:rPr>
        <w:t>s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{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w w:val="82"/>
        </w:rPr>
        <w:t>1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19"/>
          <w:w w:val="160"/>
        </w:rPr>
        <w:t>[</w:t>
      </w:r>
      <w:r>
        <w:rPr>
          <w:spacing w:val="26"/>
          <w:w w:val="102"/>
        </w:rPr>
        <w:t>s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1</w:t>
      </w:r>
      <w:r>
        <w:rPr>
          <w:w w:val="160"/>
        </w:rPr>
        <w:t xml:space="preserve">]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w w:val="82"/>
        </w:rPr>
        <w:t>2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94"/>
        </w:rPr>
        <w:t>a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19"/>
          <w:w w:val="160"/>
        </w:rPr>
        <w:t>[</w:t>
      </w:r>
      <w:r>
        <w:rPr>
          <w:spacing w:val="26"/>
          <w:w w:val="102"/>
        </w:rPr>
        <w:t>s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w w:val="160"/>
        </w:rPr>
        <w:t>]</w:t>
      </w:r>
    </w:p>
    <w:p w14:paraId="4E956D7F" w14:textId="77777777" w:rsidR="006F1C89" w:rsidRDefault="006F1C89">
      <w:pPr>
        <w:pStyle w:val="BodyText"/>
        <w:spacing w:before="11"/>
        <w:rPr>
          <w:sz w:val="18"/>
        </w:rPr>
      </w:pPr>
    </w:p>
    <w:p w14:paraId="5596786D" w14:textId="77777777" w:rsidR="006F1C89" w:rsidRDefault="005D3991">
      <w:pPr>
        <w:spacing w:line="204" w:lineRule="auto"/>
        <w:ind w:left="719" w:right="5985" w:hanging="9"/>
        <w:jc w:val="both"/>
        <w:rPr>
          <w:rFonts w:ascii="Lucida Sans Unicode"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113"/>
        </w:rPr>
        <w:t>F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oup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 xml:space="preserve">s </w:t>
      </w:r>
      <w:r>
        <w:rPr>
          <w:rFonts w:ascii="Lucida Sans Unicode"/>
          <w:spacing w:val="19"/>
          <w:w w:val="83"/>
        </w:rPr>
        <w:t>g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9"/>
          <w:w w:val="83"/>
        </w:rPr>
        <w:t>u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w w:val="82"/>
        </w:rPr>
        <w:t>1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spacing w:val="18"/>
          <w:w w:val="141"/>
        </w:rPr>
        <w:t>f</w:t>
      </w:r>
      <w:r>
        <w:rPr>
          <w:rFonts w:ascii="Lucida Sans Unicode"/>
          <w:spacing w:val="18"/>
          <w:w w:val="180"/>
        </w:rPr>
        <w:t>i</w:t>
      </w:r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w w:val="82"/>
        </w:rPr>
        <w:t>d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9"/>
          <w:w w:val="83"/>
        </w:rPr>
        <w:t>g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8"/>
          <w:w w:val="83"/>
        </w:rPr>
        <w:t>u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102"/>
        </w:rPr>
        <w:t>s</w:t>
      </w:r>
      <w:r>
        <w:rPr>
          <w:rFonts w:ascii="Lucida Sans Unicode"/>
          <w:spacing w:val="20"/>
          <w:w w:val="82"/>
        </w:rPr>
        <w:t>p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101"/>
        </w:rPr>
        <w:t>c</w:t>
      </w:r>
      <w:r>
        <w:rPr>
          <w:rFonts w:ascii="Lucida Sans Unicode"/>
          <w:spacing w:val="20"/>
          <w:w w:val="180"/>
        </w:rPr>
        <w:t>i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w w:val="82"/>
        </w:rPr>
        <w:t>1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0"/>
        </w:rPr>
        <w:t xml:space="preserve">) </w:t>
      </w:r>
      <w:r>
        <w:rPr>
          <w:rFonts w:ascii="Lucida Sans Unicode"/>
          <w:spacing w:val="19"/>
          <w:w w:val="83"/>
        </w:rPr>
        <w:t>g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9"/>
          <w:w w:val="83"/>
        </w:rPr>
        <w:t>u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w w:val="82"/>
        </w:rPr>
        <w:t>2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spacing w:val="18"/>
          <w:w w:val="141"/>
        </w:rPr>
        <w:t>f</w:t>
      </w:r>
      <w:r>
        <w:rPr>
          <w:rFonts w:ascii="Lucida Sans Unicode"/>
          <w:spacing w:val="18"/>
          <w:w w:val="180"/>
        </w:rPr>
        <w:t>i</w:t>
      </w:r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w w:val="82"/>
        </w:rPr>
        <w:t>d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9"/>
          <w:w w:val="83"/>
        </w:rPr>
        <w:t>g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8"/>
          <w:w w:val="83"/>
        </w:rPr>
        <w:t>u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0"/>
        </w:rPr>
        <w:t>(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102"/>
        </w:rPr>
        <w:t>s</w:t>
      </w:r>
      <w:r>
        <w:rPr>
          <w:rFonts w:ascii="Lucida Sans Unicode"/>
          <w:spacing w:val="20"/>
          <w:w w:val="82"/>
        </w:rPr>
        <w:t>p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101"/>
        </w:rPr>
        <w:t>c</w:t>
      </w:r>
      <w:r>
        <w:rPr>
          <w:rFonts w:ascii="Lucida Sans Unicode"/>
          <w:spacing w:val="20"/>
          <w:w w:val="180"/>
        </w:rPr>
        <w:t>i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w w:val="82"/>
        </w:rPr>
        <w:t>2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0"/>
        </w:rPr>
        <w:t>)</w:t>
      </w:r>
    </w:p>
    <w:p w14:paraId="0896DEE5" w14:textId="77777777" w:rsidR="006F1C89" w:rsidRDefault="006F1C89">
      <w:pPr>
        <w:pStyle w:val="BodyText"/>
        <w:spacing w:before="2"/>
        <w:rPr>
          <w:sz w:val="14"/>
        </w:rPr>
      </w:pPr>
    </w:p>
    <w:p w14:paraId="1EF19CE2" w14:textId="77777777" w:rsidR="006F1C89" w:rsidRDefault="005D3991">
      <w:pPr>
        <w:pStyle w:val="BodyText"/>
        <w:spacing w:before="1" w:line="320" w:lineRule="exact"/>
        <w:ind w:left="715"/>
      </w:pPr>
      <w:r>
        <w:rPr>
          <w:w w:val="90"/>
        </w:rPr>
        <w:t>if</w:t>
      </w:r>
      <w:r>
        <w:rPr>
          <w:spacing w:val="48"/>
          <w:w w:val="90"/>
        </w:rPr>
        <w:t xml:space="preserve"> </w:t>
      </w:r>
      <w:r>
        <w:rPr>
          <w:w w:val="90"/>
        </w:rPr>
        <w:t>(</w:t>
      </w:r>
      <w:r>
        <w:rPr>
          <w:spacing w:val="-31"/>
          <w:w w:val="90"/>
        </w:rPr>
        <w:t xml:space="preserve"> </w:t>
      </w:r>
      <w:r>
        <w:rPr>
          <w:spacing w:val="15"/>
          <w:w w:val="90"/>
        </w:rPr>
        <w:t>group</w:t>
      </w:r>
      <w:r>
        <w:rPr>
          <w:spacing w:val="-42"/>
          <w:w w:val="90"/>
        </w:rPr>
        <w:t xml:space="preserve"> </w:t>
      </w:r>
      <w:r>
        <w:rPr>
          <w:w w:val="90"/>
        </w:rPr>
        <w:t>1</w:t>
      </w:r>
      <w:r>
        <w:rPr>
          <w:spacing w:val="111"/>
        </w:rPr>
        <w:t xml:space="preserve"> </w:t>
      </w:r>
      <w:r>
        <w:rPr>
          <w:w w:val="90"/>
        </w:rPr>
        <w:t>==</w:t>
      </w:r>
      <w:r>
        <w:rPr>
          <w:spacing w:val="103"/>
        </w:rPr>
        <w:t xml:space="preserve"> </w:t>
      </w:r>
      <w:r>
        <w:rPr>
          <w:w w:val="90"/>
        </w:rPr>
        <w:t>0</w:t>
      </w:r>
      <w:r>
        <w:rPr>
          <w:spacing w:val="98"/>
        </w:rPr>
        <w:t xml:space="preserve"> </w:t>
      </w:r>
      <w:r>
        <w:rPr>
          <w:w w:val="90"/>
        </w:rPr>
        <w:t>&amp;</w:t>
      </w:r>
      <w:r>
        <w:rPr>
          <w:spacing w:val="107"/>
        </w:rPr>
        <w:t xml:space="preserve"> </w:t>
      </w:r>
      <w:r>
        <w:rPr>
          <w:spacing w:val="15"/>
          <w:w w:val="90"/>
        </w:rPr>
        <w:t>group</w:t>
      </w:r>
      <w:r>
        <w:rPr>
          <w:spacing w:val="-42"/>
          <w:w w:val="90"/>
        </w:rPr>
        <w:t xml:space="preserve"> </w:t>
      </w:r>
      <w:r>
        <w:rPr>
          <w:w w:val="90"/>
        </w:rPr>
        <w:t>2</w:t>
      </w:r>
      <w:r>
        <w:rPr>
          <w:spacing w:val="111"/>
        </w:rPr>
        <w:t xml:space="preserve"> </w:t>
      </w:r>
      <w:r>
        <w:rPr>
          <w:w w:val="90"/>
        </w:rPr>
        <w:t>==</w:t>
      </w:r>
      <w:r>
        <w:rPr>
          <w:spacing w:val="106"/>
        </w:rPr>
        <w:t xml:space="preserve"> </w:t>
      </w:r>
      <w:r>
        <w:rPr>
          <w:w w:val="90"/>
        </w:rPr>
        <w:t>0)</w:t>
      </w:r>
      <w:r>
        <w:rPr>
          <w:spacing w:val="102"/>
        </w:rPr>
        <w:t xml:space="preserve"> </w:t>
      </w:r>
      <w:r>
        <w:rPr>
          <w:w w:val="90"/>
        </w:rPr>
        <w:t>{</w:t>
      </w:r>
    </w:p>
    <w:p w14:paraId="361C4B97" w14:textId="77777777" w:rsidR="006F1C89" w:rsidRDefault="005D3991">
      <w:pPr>
        <w:spacing w:line="236" w:lineRule="exact"/>
        <w:ind w:left="986"/>
        <w:rPr>
          <w:i/>
        </w:rPr>
      </w:pPr>
      <w:r>
        <w:rPr>
          <w:i/>
          <w:w w:val="110"/>
        </w:rPr>
        <w:t>#</w:t>
      </w:r>
      <w:r>
        <w:rPr>
          <w:i/>
          <w:spacing w:val="50"/>
          <w:w w:val="110"/>
        </w:rPr>
        <w:t xml:space="preserve"> </w:t>
      </w:r>
      <w:r>
        <w:rPr>
          <w:i/>
          <w:spacing w:val="15"/>
          <w:w w:val="110"/>
        </w:rPr>
        <w:t xml:space="preserve">Create </w:t>
      </w:r>
      <w:r>
        <w:rPr>
          <w:i/>
          <w:spacing w:val="34"/>
          <w:w w:val="110"/>
        </w:rPr>
        <w:t xml:space="preserve"> </w:t>
      </w:r>
      <w:r>
        <w:rPr>
          <w:i/>
          <w:w w:val="110"/>
        </w:rPr>
        <w:t xml:space="preserve">a </w:t>
      </w:r>
      <w:r>
        <w:rPr>
          <w:i/>
          <w:spacing w:val="47"/>
          <w:w w:val="110"/>
        </w:rPr>
        <w:t xml:space="preserve"> </w:t>
      </w:r>
      <w:r>
        <w:rPr>
          <w:i/>
          <w:spacing w:val="11"/>
          <w:w w:val="110"/>
        </w:rPr>
        <w:t xml:space="preserve">new </w:t>
      </w:r>
      <w:r>
        <w:rPr>
          <w:i/>
          <w:spacing w:val="43"/>
          <w:w w:val="110"/>
        </w:rPr>
        <w:t xml:space="preserve"> </w:t>
      </w:r>
      <w:r>
        <w:rPr>
          <w:i/>
          <w:spacing w:val="14"/>
          <w:w w:val="110"/>
        </w:rPr>
        <w:t>group</w:t>
      </w:r>
    </w:p>
    <w:p w14:paraId="768CB040" w14:textId="77777777" w:rsidR="006F1C89" w:rsidRDefault="005D3991">
      <w:pPr>
        <w:pStyle w:val="BodyText"/>
        <w:spacing w:line="290" w:lineRule="exact"/>
        <w:ind w:left="994"/>
      </w:pP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2"/>
        </w:rPr>
        <w:t>p</w:t>
      </w:r>
      <w:r>
        <w:rPr>
          <w:spacing w:val="18"/>
          <w:w w:val="93"/>
        </w:rPr>
        <w:t>e</w:t>
      </w:r>
      <w:r>
        <w:rPr>
          <w:spacing w:val="18"/>
          <w:w w:val="101"/>
        </w:rPr>
        <w:t>c</w:t>
      </w:r>
      <w:r>
        <w:rPr>
          <w:spacing w:val="18"/>
          <w:w w:val="180"/>
        </w:rPr>
        <w:t>i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w w:val="82"/>
        </w:rPr>
        <w:t>1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0E5283A2" w14:textId="77777777" w:rsidR="006F1C89" w:rsidRDefault="005D3991">
      <w:pPr>
        <w:pStyle w:val="BodyText"/>
        <w:spacing w:line="287" w:lineRule="exact"/>
        <w:ind w:left="711"/>
      </w:pPr>
      <w:r>
        <w:rPr>
          <w:w w:val="105"/>
        </w:rPr>
        <w:t xml:space="preserve">} </w:t>
      </w:r>
      <w:r>
        <w:rPr>
          <w:spacing w:val="29"/>
          <w:w w:val="105"/>
        </w:rPr>
        <w:t xml:space="preserve"> </w:t>
      </w:r>
      <w:r>
        <w:rPr>
          <w:spacing w:val="13"/>
          <w:w w:val="105"/>
        </w:rPr>
        <w:t xml:space="preserve">else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if </w:t>
      </w:r>
      <w:r>
        <w:rPr>
          <w:spacing w:val="25"/>
          <w:w w:val="105"/>
        </w:rPr>
        <w:t xml:space="preserve"> </w:t>
      </w:r>
      <w:r>
        <w:rPr>
          <w:w w:val="105"/>
        </w:rPr>
        <w:t>(</w:t>
      </w:r>
      <w:r>
        <w:rPr>
          <w:spacing w:val="-41"/>
          <w:w w:val="105"/>
        </w:rPr>
        <w:t xml:space="preserve"> </w:t>
      </w:r>
      <w:r>
        <w:rPr>
          <w:spacing w:val="15"/>
        </w:rPr>
        <w:t>group</w:t>
      </w:r>
      <w:r>
        <w:rPr>
          <w:spacing w:val="-49"/>
        </w:rPr>
        <w:t xml:space="preserve"> </w:t>
      </w:r>
      <w:r>
        <w:t>1</w:t>
      </w:r>
      <w:r>
        <w:rPr>
          <w:spacing w:val="112"/>
        </w:rPr>
        <w:t xml:space="preserve"> </w:t>
      </w:r>
      <w:r>
        <w:t>==</w:t>
      </w:r>
      <w:r>
        <w:rPr>
          <w:spacing w:val="106"/>
        </w:rPr>
        <w:t xml:space="preserve"> </w:t>
      </w:r>
      <w:r>
        <w:rPr>
          <w:w w:val="105"/>
        </w:rPr>
        <w:t xml:space="preserve">0) </w:t>
      </w:r>
      <w:r>
        <w:rPr>
          <w:spacing w:val="26"/>
          <w:w w:val="105"/>
        </w:rPr>
        <w:t xml:space="preserve"> </w:t>
      </w:r>
      <w:r>
        <w:rPr>
          <w:w w:val="105"/>
        </w:rPr>
        <w:t>{</w:t>
      </w:r>
    </w:p>
    <w:p w14:paraId="0E90A569" w14:textId="77777777" w:rsidR="006F1C89" w:rsidRDefault="005D3991">
      <w:pPr>
        <w:spacing w:line="236" w:lineRule="exact"/>
        <w:ind w:left="98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89"/>
        </w:rPr>
        <w:t>A</w:t>
      </w:r>
      <w:r>
        <w:rPr>
          <w:i/>
          <w:spacing w:val="17"/>
          <w:w w:val="101"/>
        </w:rPr>
        <w:t>d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w w:val="102"/>
        </w:rPr>
        <w:t>1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u</w:t>
      </w:r>
      <w:r>
        <w:rPr>
          <w:i/>
          <w:w w:val="101"/>
        </w:rPr>
        <w:t>p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on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w w:val="102"/>
        </w:rPr>
        <w:t>2</w:t>
      </w:r>
    </w:p>
    <w:p w14:paraId="5E267287" w14:textId="77777777" w:rsidR="006F1C89" w:rsidRDefault="005D3991">
      <w:pPr>
        <w:pStyle w:val="BodyText"/>
        <w:spacing w:line="290" w:lineRule="exact"/>
        <w:ind w:left="994"/>
      </w:pP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35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w w:val="82"/>
        </w:rPr>
        <w:t>2</w:t>
      </w:r>
      <w:r>
        <w:rPr>
          <w:spacing w:val="-35"/>
        </w:rPr>
        <w:t xml:space="preserve"> 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35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w w:val="82"/>
        </w:rPr>
        <w:t>2</w:t>
      </w:r>
      <w:r>
        <w:rPr>
          <w:spacing w:val="-37"/>
        </w:rPr>
        <w:t xml:space="preserve"> </w:t>
      </w:r>
      <w:r>
        <w:rPr>
          <w:spacing w:val="13"/>
          <w:w w:val="160"/>
        </w:rPr>
        <w:t>]</w:t>
      </w:r>
      <w:r>
        <w:rPr>
          <w:spacing w:val="27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32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w w:val="82"/>
        </w:rPr>
        <w:t>1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04048687" w14:textId="77777777" w:rsidR="006F1C89" w:rsidRDefault="005D3991">
      <w:pPr>
        <w:pStyle w:val="BodyText"/>
        <w:spacing w:line="287" w:lineRule="exact"/>
        <w:ind w:left="711"/>
      </w:pPr>
      <w:r>
        <w:rPr>
          <w:w w:val="105"/>
        </w:rPr>
        <w:t xml:space="preserve">} </w:t>
      </w:r>
      <w:r>
        <w:rPr>
          <w:spacing w:val="29"/>
          <w:w w:val="105"/>
        </w:rPr>
        <w:t xml:space="preserve"> </w:t>
      </w:r>
      <w:r>
        <w:rPr>
          <w:spacing w:val="13"/>
          <w:w w:val="105"/>
        </w:rPr>
        <w:t xml:space="preserve">else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if </w:t>
      </w:r>
      <w:r>
        <w:rPr>
          <w:spacing w:val="25"/>
          <w:w w:val="105"/>
        </w:rPr>
        <w:t xml:space="preserve"> </w:t>
      </w:r>
      <w:r>
        <w:rPr>
          <w:w w:val="105"/>
        </w:rPr>
        <w:t>(</w:t>
      </w:r>
      <w:r>
        <w:rPr>
          <w:spacing w:val="-41"/>
          <w:w w:val="105"/>
        </w:rPr>
        <w:t xml:space="preserve"> </w:t>
      </w:r>
      <w:r>
        <w:rPr>
          <w:spacing w:val="15"/>
        </w:rPr>
        <w:t>group</w:t>
      </w:r>
      <w:r>
        <w:rPr>
          <w:spacing w:val="-49"/>
        </w:rPr>
        <w:t xml:space="preserve"> </w:t>
      </w:r>
      <w:r>
        <w:t>2</w:t>
      </w:r>
      <w:r>
        <w:rPr>
          <w:spacing w:val="112"/>
        </w:rPr>
        <w:t xml:space="preserve"> </w:t>
      </w:r>
      <w:r>
        <w:t>==</w:t>
      </w:r>
      <w:r>
        <w:rPr>
          <w:spacing w:val="106"/>
        </w:rPr>
        <w:t xml:space="preserve"> </w:t>
      </w:r>
      <w:r>
        <w:rPr>
          <w:w w:val="105"/>
        </w:rPr>
        <w:t xml:space="preserve">0) </w:t>
      </w:r>
      <w:r>
        <w:rPr>
          <w:spacing w:val="26"/>
          <w:w w:val="105"/>
        </w:rPr>
        <w:t xml:space="preserve"> </w:t>
      </w:r>
      <w:r>
        <w:rPr>
          <w:w w:val="105"/>
        </w:rPr>
        <w:t>{</w:t>
      </w:r>
    </w:p>
    <w:p w14:paraId="3CA9A895" w14:textId="77777777" w:rsidR="006F1C89" w:rsidRDefault="005D3991">
      <w:pPr>
        <w:spacing w:line="236" w:lineRule="exact"/>
        <w:ind w:left="98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89"/>
        </w:rPr>
        <w:t>A</w:t>
      </w:r>
      <w:r>
        <w:rPr>
          <w:i/>
          <w:spacing w:val="17"/>
          <w:w w:val="101"/>
        </w:rPr>
        <w:t>d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w w:val="102"/>
        </w:rPr>
        <w:t>2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u</w:t>
      </w:r>
      <w:r>
        <w:rPr>
          <w:i/>
          <w:w w:val="101"/>
        </w:rPr>
        <w:t>p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on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w w:val="102"/>
        </w:rPr>
        <w:t>1</w:t>
      </w:r>
    </w:p>
    <w:p w14:paraId="53B5372A" w14:textId="77777777" w:rsidR="006F1C89" w:rsidRDefault="005D3991">
      <w:pPr>
        <w:pStyle w:val="BodyText"/>
        <w:spacing w:line="290" w:lineRule="exact"/>
        <w:ind w:left="994"/>
      </w:pP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35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w w:val="82"/>
        </w:rPr>
        <w:t>1</w:t>
      </w:r>
      <w:r>
        <w:rPr>
          <w:spacing w:val="-35"/>
        </w:rPr>
        <w:t xml:space="preserve"> 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35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w w:val="82"/>
        </w:rPr>
        <w:t>1</w:t>
      </w:r>
      <w:r>
        <w:rPr>
          <w:spacing w:val="-37"/>
        </w:rPr>
        <w:t xml:space="preserve"> </w:t>
      </w:r>
      <w:r>
        <w:rPr>
          <w:spacing w:val="13"/>
          <w:w w:val="160"/>
        </w:rPr>
        <w:t>]</w:t>
      </w:r>
      <w:r>
        <w:rPr>
          <w:spacing w:val="27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32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6A123AB2" w14:textId="77777777" w:rsidR="006F1C89" w:rsidRDefault="005D3991">
      <w:pPr>
        <w:pStyle w:val="BodyText"/>
        <w:spacing w:line="287" w:lineRule="exact"/>
        <w:ind w:left="711"/>
      </w:pPr>
      <w:r>
        <w:rPr>
          <w:w w:val="110"/>
        </w:rPr>
        <w:t xml:space="preserve">} </w:t>
      </w:r>
      <w:r>
        <w:rPr>
          <w:spacing w:val="17"/>
          <w:w w:val="110"/>
        </w:rPr>
        <w:t xml:space="preserve"> </w:t>
      </w:r>
      <w:r>
        <w:rPr>
          <w:spacing w:val="13"/>
          <w:w w:val="110"/>
        </w:rPr>
        <w:t>else</w:t>
      </w:r>
      <w:r>
        <w:rPr>
          <w:spacing w:val="98"/>
          <w:w w:val="110"/>
        </w:rPr>
        <w:t xml:space="preserve"> </w:t>
      </w:r>
      <w:r>
        <w:rPr>
          <w:w w:val="110"/>
        </w:rPr>
        <w:t xml:space="preserve">if </w:t>
      </w:r>
      <w:r>
        <w:rPr>
          <w:spacing w:val="14"/>
          <w:w w:val="110"/>
        </w:rPr>
        <w:t xml:space="preserve"> </w:t>
      </w:r>
      <w:r>
        <w:rPr>
          <w:w w:val="110"/>
        </w:rPr>
        <w:t>(</w:t>
      </w:r>
      <w:r>
        <w:rPr>
          <w:spacing w:val="-46"/>
          <w:w w:val="110"/>
        </w:rPr>
        <w:t xml:space="preserve"> </w:t>
      </w:r>
      <w:r>
        <w:rPr>
          <w:spacing w:val="15"/>
        </w:rPr>
        <w:t>group</w:t>
      </w:r>
      <w:r>
        <w:rPr>
          <w:spacing w:val="-49"/>
        </w:rPr>
        <w:t xml:space="preserve"> </w:t>
      </w:r>
      <w:r>
        <w:t>1</w:t>
      </w:r>
      <w:r>
        <w:rPr>
          <w:spacing w:val="102"/>
        </w:rPr>
        <w:t xml:space="preserve"> </w:t>
      </w:r>
      <w:r>
        <w:rPr>
          <w:w w:val="110"/>
        </w:rPr>
        <w:t>!</w:t>
      </w:r>
      <w:r>
        <w:rPr>
          <w:spacing w:val="-53"/>
          <w:w w:val="110"/>
        </w:rPr>
        <w:t xml:space="preserve"> </w:t>
      </w:r>
      <w:r>
        <w:t>=</w:t>
      </w:r>
      <w:r>
        <w:rPr>
          <w:spacing w:val="102"/>
        </w:rPr>
        <w:t xml:space="preserve"> </w:t>
      </w:r>
      <w:r>
        <w:rPr>
          <w:spacing w:val="15"/>
        </w:rPr>
        <w:t>group</w:t>
      </w:r>
      <w:r>
        <w:rPr>
          <w:spacing w:val="-49"/>
        </w:rPr>
        <w:t xml:space="preserve"> </w:t>
      </w:r>
      <w:r>
        <w:t>2</w:t>
      </w:r>
      <w:r>
        <w:rPr>
          <w:spacing w:val="-39"/>
        </w:rPr>
        <w:t xml:space="preserve"> </w:t>
      </w:r>
      <w:r>
        <w:rPr>
          <w:w w:val="110"/>
        </w:rPr>
        <w:t xml:space="preserve">) </w:t>
      </w:r>
      <w:r>
        <w:rPr>
          <w:spacing w:val="11"/>
          <w:w w:val="110"/>
        </w:rPr>
        <w:t xml:space="preserve"> </w:t>
      </w:r>
      <w:r>
        <w:rPr>
          <w:w w:val="110"/>
        </w:rPr>
        <w:t>{</w:t>
      </w:r>
    </w:p>
    <w:p w14:paraId="5862A2D8" w14:textId="77777777" w:rsidR="006F1C89" w:rsidRDefault="005D3991">
      <w:pPr>
        <w:spacing w:line="236" w:lineRule="exact"/>
        <w:ind w:left="98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60"/>
        </w:rPr>
        <w:t>M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g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72"/>
        </w:rPr>
        <w:t>w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oup</w:t>
      </w:r>
      <w:r>
        <w:rPr>
          <w:i/>
          <w:w w:val="133"/>
        </w:rPr>
        <w:t>s</w:t>
      </w:r>
    </w:p>
    <w:p w14:paraId="5B0E0CB0" w14:textId="77777777" w:rsidR="006F1C89" w:rsidRDefault="005D3991">
      <w:pPr>
        <w:pStyle w:val="BodyText"/>
        <w:spacing w:before="33" w:line="192" w:lineRule="auto"/>
        <w:ind w:left="994" w:right="1999"/>
      </w:pPr>
      <w:r>
        <w:rPr>
          <w:spacing w:val="15"/>
        </w:rPr>
        <w:t>groups</w:t>
      </w:r>
      <w:r>
        <w:rPr>
          <w:spacing w:val="-32"/>
        </w:rPr>
        <w:t xml:space="preserve"> </w:t>
      </w:r>
      <w:r>
        <w:rPr>
          <w:w w:val="110"/>
        </w:rPr>
        <w:t>[[</w:t>
      </w:r>
      <w:r>
        <w:rPr>
          <w:spacing w:val="-38"/>
          <w:w w:val="110"/>
        </w:rPr>
        <w:t xml:space="preserve"> </w:t>
      </w:r>
      <w:r>
        <w:rPr>
          <w:spacing w:val="15"/>
        </w:rPr>
        <w:t>group</w:t>
      </w:r>
      <w:r>
        <w:rPr>
          <w:spacing w:val="-48"/>
        </w:rPr>
        <w:t xml:space="preserve"> </w:t>
      </w:r>
      <w:r>
        <w:t>1</w:t>
      </w:r>
      <w:r>
        <w:rPr>
          <w:spacing w:val="-31"/>
        </w:rPr>
        <w:t xml:space="preserve"> </w:t>
      </w:r>
      <w:r>
        <w:rPr>
          <w:w w:val="110"/>
        </w:rPr>
        <w:t>]]</w:t>
      </w:r>
      <w:r>
        <w:rPr>
          <w:spacing w:val="37"/>
          <w:w w:val="110"/>
        </w:rPr>
        <w:t xml:space="preserve"> </w:t>
      </w:r>
      <w:r>
        <w:t>&lt;-</w:t>
      </w:r>
      <w:r>
        <w:rPr>
          <w:spacing w:val="36"/>
        </w:rPr>
        <w:t xml:space="preserve"> </w:t>
      </w:r>
      <w:r>
        <w:rPr>
          <w:spacing w:val="11"/>
          <w:w w:val="110"/>
        </w:rPr>
        <w:t>c(</w:t>
      </w:r>
      <w:r>
        <w:rPr>
          <w:spacing w:val="-43"/>
          <w:w w:val="110"/>
        </w:rPr>
        <w:t xml:space="preserve"> </w:t>
      </w:r>
      <w:r>
        <w:rPr>
          <w:spacing w:val="15"/>
        </w:rPr>
        <w:t>groups</w:t>
      </w:r>
      <w:r>
        <w:rPr>
          <w:spacing w:val="-31"/>
        </w:rPr>
        <w:t xml:space="preserve"> </w:t>
      </w:r>
      <w:r>
        <w:rPr>
          <w:w w:val="110"/>
        </w:rPr>
        <w:t>[[</w:t>
      </w:r>
      <w:r>
        <w:rPr>
          <w:spacing w:val="-38"/>
          <w:w w:val="110"/>
        </w:rPr>
        <w:t xml:space="preserve"> </w:t>
      </w:r>
      <w:r>
        <w:rPr>
          <w:spacing w:val="15"/>
        </w:rPr>
        <w:t>group</w:t>
      </w:r>
      <w:r>
        <w:rPr>
          <w:spacing w:val="-48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rPr>
          <w:spacing w:val="13"/>
          <w:w w:val="110"/>
        </w:rPr>
        <w:t>]],</w:t>
      </w:r>
      <w:r>
        <w:rPr>
          <w:spacing w:val="23"/>
          <w:w w:val="110"/>
        </w:rPr>
        <w:t xml:space="preserve"> </w:t>
      </w:r>
      <w:r>
        <w:rPr>
          <w:spacing w:val="15"/>
        </w:rPr>
        <w:t>groups</w:t>
      </w:r>
      <w:r>
        <w:rPr>
          <w:spacing w:val="-32"/>
        </w:rPr>
        <w:t xml:space="preserve"> </w:t>
      </w:r>
      <w:r>
        <w:rPr>
          <w:w w:val="110"/>
        </w:rPr>
        <w:t>[[</w:t>
      </w:r>
      <w:r>
        <w:rPr>
          <w:spacing w:val="-38"/>
          <w:w w:val="110"/>
        </w:rPr>
        <w:t xml:space="preserve"> </w:t>
      </w:r>
      <w:r>
        <w:rPr>
          <w:spacing w:val="15"/>
        </w:rPr>
        <w:t>group</w:t>
      </w:r>
      <w:r>
        <w:rPr>
          <w:spacing w:val="-48"/>
        </w:rPr>
        <w:t xml:space="preserve"> </w:t>
      </w:r>
      <w:r>
        <w:t>2</w:t>
      </w:r>
      <w:r>
        <w:rPr>
          <w:spacing w:val="-29"/>
        </w:rPr>
        <w:t xml:space="preserve"> </w:t>
      </w:r>
      <w:r>
        <w:rPr>
          <w:spacing w:val="11"/>
          <w:w w:val="110"/>
        </w:rPr>
        <w:t>]])</w:t>
      </w:r>
      <w:r>
        <w:rPr>
          <w:spacing w:val="-74"/>
          <w:w w:val="110"/>
        </w:rPr>
        <w:t xml:space="preserve"> </w:t>
      </w:r>
      <w:r>
        <w:rPr>
          <w:spacing w:val="15"/>
        </w:rPr>
        <w:t>groups</w:t>
      </w:r>
      <w:r>
        <w:rPr>
          <w:spacing w:val="94"/>
        </w:rPr>
        <w:t xml:space="preserve"> </w:t>
      </w:r>
      <w:r>
        <w:t>&lt;-</w:t>
      </w:r>
      <w:r>
        <w:rPr>
          <w:spacing w:val="18"/>
        </w:rPr>
        <w:t xml:space="preserve"> </w:t>
      </w:r>
      <w:r>
        <w:rPr>
          <w:spacing w:val="15"/>
        </w:rPr>
        <w:t>groups</w:t>
      </w:r>
      <w:r>
        <w:rPr>
          <w:spacing w:val="-41"/>
        </w:rPr>
        <w:t xml:space="preserve"> </w:t>
      </w:r>
      <w:r>
        <w:rPr>
          <w:spacing w:val="11"/>
          <w:w w:val="140"/>
        </w:rPr>
        <w:t>[-</w:t>
      </w:r>
      <w:r>
        <w:rPr>
          <w:spacing w:val="-68"/>
          <w:w w:val="140"/>
        </w:rPr>
        <w:t xml:space="preserve"> </w:t>
      </w:r>
      <w:r>
        <w:rPr>
          <w:spacing w:val="15"/>
        </w:rPr>
        <w:t>group</w:t>
      </w:r>
      <w:r>
        <w:rPr>
          <w:spacing w:val="-52"/>
        </w:rPr>
        <w:t xml:space="preserve"> </w:t>
      </w:r>
      <w:r>
        <w:t>2</w:t>
      </w:r>
      <w:r>
        <w:rPr>
          <w:spacing w:val="-40"/>
        </w:rPr>
        <w:t xml:space="preserve"> </w:t>
      </w:r>
      <w:r>
        <w:rPr>
          <w:w w:val="140"/>
        </w:rPr>
        <w:t>]</w:t>
      </w:r>
    </w:p>
    <w:p w14:paraId="45099C12" w14:textId="77777777" w:rsidR="006F1C89" w:rsidRDefault="005D3991">
      <w:pPr>
        <w:pStyle w:val="BodyText"/>
        <w:spacing w:line="258" w:lineRule="exact"/>
        <w:ind w:left="711"/>
      </w:pPr>
      <w:r>
        <w:rPr>
          <w:w w:val="160"/>
        </w:rPr>
        <w:t>}</w:t>
      </w:r>
    </w:p>
    <w:p w14:paraId="1CB53A1B" w14:textId="77777777" w:rsidR="006F1C89" w:rsidRDefault="005D3991">
      <w:pPr>
        <w:pStyle w:val="BodyText"/>
        <w:spacing w:line="305" w:lineRule="exact"/>
        <w:ind w:left="436"/>
      </w:pPr>
      <w:r>
        <w:rPr>
          <w:w w:val="160"/>
        </w:rPr>
        <w:t>}</w:t>
      </w:r>
    </w:p>
    <w:p w14:paraId="6F82CFEF" w14:textId="77777777" w:rsidR="006F1C89" w:rsidRDefault="006F1C89">
      <w:pPr>
        <w:pStyle w:val="BodyText"/>
        <w:spacing w:before="7"/>
        <w:rPr>
          <w:sz w:val="29"/>
        </w:rPr>
      </w:pPr>
    </w:p>
    <w:p w14:paraId="086FF186" w14:textId="77777777" w:rsidR="006F1C89" w:rsidRDefault="005D3991">
      <w:pPr>
        <w:spacing w:before="54"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13"/>
        </w:rPr>
        <w:t>F</w:t>
      </w:r>
      <w:r>
        <w:rPr>
          <w:i/>
          <w:spacing w:val="19"/>
          <w:w w:val="226"/>
        </w:rPr>
        <w:t>il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dup</w:t>
      </w:r>
      <w:r>
        <w:rPr>
          <w:i/>
          <w:spacing w:val="20"/>
          <w:w w:val="226"/>
        </w:rPr>
        <w:t>li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u</w:t>
      </w:r>
      <w:r>
        <w:rPr>
          <w:i/>
          <w:w w:val="101"/>
        </w:rPr>
        <w:t>p</w:t>
      </w:r>
    </w:p>
    <w:p w14:paraId="49915228" w14:textId="77777777" w:rsidR="006F1C89" w:rsidRDefault="005D3991">
      <w:pPr>
        <w:pStyle w:val="BodyText"/>
        <w:spacing w:line="323" w:lineRule="exact"/>
        <w:ind w:left="444"/>
      </w:pP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83"/>
        </w:rPr>
        <w:t>un</w:t>
      </w:r>
      <w:r>
        <w:rPr>
          <w:spacing w:val="19"/>
          <w:w w:val="180"/>
        </w:rPr>
        <w:t>i</w:t>
      </w:r>
      <w:r>
        <w:rPr>
          <w:spacing w:val="19"/>
          <w:w w:val="82"/>
        </w:rPr>
        <w:t>q</w:t>
      </w:r>
      <w:r>
        <w:rPr>
          <w:spacing w:val="19"/>
          <w:w w:val="83"/>
        </w:rPr>
        <w:t>u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83"/>
        </w:rPr>
        <w:t>u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709B660" w14:textId="77777777" w:rsidR="006F1C89" w:rsidRDefault="006F1C89">
      <w:pPr>
        <w:pStyle w:val="BodyText"/>
        <w:spacing w:before="4"/>
        <w:rPr>
          <w:sz w:val="13"/>
        </w:rPr>
      </w:pPr>
    </w:p>
    <w:p w14:paraId="7AA665A6" w14:textId="77777777" w:rsidR="006F1C89" w:rsidRDefault="005D3991">
      <w:pPr>
        <w:tabs>
          <w:tab w:val="left" w:pos="5934"/>
        </w:tabs>
        <w:ind w:left="444"/>
        <w:rPr>
          <w:i/>
        </w:rPr>
      </w:pPr>
      <w:r>
        <w:rPr>
          <w:rFonts w:ascii="Lucida Sans Unicode"/>
          <w:spacing w:val="18"/>
          <w:w w:val="141"/>
        </w:rPr>
        <w:t>f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spacing w:val="19"/>
          <w:w w:val="94"/>
        </w:rPr>
        <w:t>a</w:t>
      </w:r>
      <w:r>
        <w:rPr>
          <w:rFonts w:ascii="Lucida Sans Unicode"/>
          <w:spacing w:val="30"/>
          <w:w w:val="180"/>
        </w:rPr>
        <w:t>l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82"/>
        </w:rPr>
        <w:t>d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139"/>
        </w:rPr>
        <w:t>t</w:t>
      </w:r>
      <w:r>
        <w:rPr>
          <w:rFonts w:ascii="Lucida Sans Unicode"/>
          <w:w w:val="94"/>
        </w:rPr>
        <w:t>a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5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spacing w:val="18"/>
          <w:w w:val="180"/>
        </w:rPr>
        <w:t>l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29"/>
          <w:w w:val="139"/>
        </w:rPr>
        <w:t>t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99"/>
        </w:rPr>
        <w:t>y</w:t>
      </w:r>
      <w:r>
        <w:rPr>
          <w:rFonts w:ascii="Lucida Sans Unicode"/>
          <w:spacing w:val="18"/>
          <w:w w:val="93"/>
        </w:rPr>
        <w:t>e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spacing w:val="29"/>
          <w:w w:val="127"/>
        </w:rPr>
        <w:t>r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spacing w:val="20"/>
          <w:w w:val="82"/>
        </w:rPr>
        <w:t>d</w:t>
      </w:r>
      <w:r>
        <w:rPr>
          <w:rFonts w:ascii="Lucida Sans Unicode"/>
          <w:spacing w:val="20"/>
          <w:w w:val="94"/>
        </w:rPr>
        <w:t>a</w:t>
      </w:r>
      <w:r>
        <w:rPr>
          <w:rFonts w:ascii="Lucida Sans Unicode"/>
          <w:spacing w:val="20"/>
          <w:w w:val="139"/>
        </w:rPr>
        <w:t>t</w:t>
      </w:r>
      <w:r>
        <w:rPr>
          <w:rFonts w:ascii="Lucida Sans Unicode"/>
          <w:w w:val="94"/>
        </w:rPr>
        <w:t>a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spacing w:val="20"/>
          <w:w w:val="75"/>
        </w:rPr>
        <w:t>C</w:t>
      </w:r>
      <w:r>
        <w:rPr>
          <w:rFonts w:ascii="Lucida Sans Unicode"/>
          <w:spacing w:val="20"/>
          <w:w w:val="97"/>
        </w:rPr>
        <w:t>L</w:t>
      </w:r>
      <w:r>
        <w:rPr>
          <w:rFonts w:ascii="Lucida Sans Unicode"/>
          <w:w w:val="75"/>
        </w:rPr>
        <w:t>C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</w:rPr>
        <w:t>P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155"/>
        </w:rPr>
        <w:t>t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01"/>
        </w:rPr>
        <w:t>da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5C969D45" w14:textId="77777777" w:rsidR="006F1C89" w:rsidRDefault="006F1C89">
      <w:pPr>
        <w:sectPr w:rsidR="006F1C89">
          <w:pgSz w:w="12240" w:h="15840"/>
          <w:pgMar w:top="1100" w:right="740" w:bottom="400" w:left="700" w:header="0" w:footer="216" w:gutter="0"/>
          <w:cols w:space="720"/>
        </w:sectPr>
      </w:pPr>
    </w:p>
    <w:p w14:paraId="191C4599" w14:textId="77777777" w:rsidR="006F1C89" w:rsidRDefault="005D3991">
      <w:pPr>
        <w:tabs>
          <w:tab w:val="left" w:pos="5522"/>
        </w:tabs>
        <w:spacing w:before="8" w:line="408" w:lineRule="auto"/>
        <w:ind w:left="436" w:right="1596" w:firstLine="7"/>
        <w:rPr>
          <w:i/>
        </w:rPr>
      </w:pPr>
      <w:r>
        <w:rPr>
          <w:rFonts w:ascii="Lucida Sans Unicode"/>
          <w:spacing w:val="18"/>
          <w:w w:val="139"/>
        </w:rPr>
        <w:lastRenderedPageBreak/>
        <w:t>t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8"/>
          <w:w w:val="139"/>
        </w:rPr>
        <w:t>t</w:t>
      </w:r>
      <w:r>
        <w:rPr>
          <w:rFonts w:ascii="Lucida Sans Unicode"/>
          <w:spacing w:val="19"/>
          <w:w w:val="94"/>
        </w:rPr>
        <w:t>a</w:t>
      </w:r>
      <w:r>
        <w:rPr>
          <w:rFonts w:ascii="Lucida Sans Unicode"/>
          <w:spacing w:val="30"/>
          <w:w w:val="180"/>
        </w:rPr>
        <w:t>l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spacing w:val="17"/>
          <w:w w:val="102"/>
        </w:rPr>
        <w:t>s</w:t>
      </w:r>
      <w:r>
        <w:rPr>
          <w:rFonts w:ascii="Lucida Sans Unicode"/>
          <w:spacing w:val="17"/>
          <w:w w:val="83"/>
        </w:rPr>
        <w:t>u</w:t>
      </w:r>
      <w:r>
        <w:rPr>
          <w:rFonts w:ascii="Lucida Sans Unicode"/>
          <w:w w:val="82"/>
        </w:rPr>
        <w:t>b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33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18"/>
        </w:rPr>
        <w:t xml:space="preserve"> </w:t>
      </w:r>
      <w:r>
        <w:rPr>
          <w:rFonts w:ascii="Lucida Sans Unicode"/>
          <w:spacing w:val="26"/>
          <w:w w:val="101"/>
        </w:rPr>
        <w:t>c</w:t>
      </w:r>
      <w:r>
        <w:rPr>
          <w:rFonts w:ascii="Lucida Sans Unicode"/>
          <w:spacing w:val="15"/>
          <w:w w:val="160"/>
        </w:rPr>
        <w:t>(</w:t>
      </w:r>
      <w:r>
        <w:rPr>
          <w:rFonts w:ascii="Lucida Sans Unicode"/>
          <w:w w:val="160"/>
        </w:rPr>
        <w:t>)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P</w:t>
      </w:r>
      <w:r>
        <w:rPr>
          <w:i/>
          <w:spacing w:val="19"/>
          <w:w w:val="226"/>
        </w:rPr>
        <w:t>l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ub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 xml:space="preserve">s </w:t>
      </w:r>
      <w:r>
        <w:rPr>
          <w:i/>
          <w:w w:val="104"/>
        </w:rPr>
        <w:t>#</w:t>
      </w:r>
      <w:r>
        <w:rPr>
          <w:i/>
          <w:spacing w:val="-22"/>
        </w:rPr>
        <w:t xml:space="preserve"> </w:t>
      </w:r>
      <w:r>
        <w:rPr>
          <w:i/>
          <w:spacing w:val="17"/>
          <w:w w:val="89"/>
        </w:rPr>
        <w:t>A</w:t>
      </w:r>
      <w:r>
        <w:rPr>
          <w:i/>
          <w:spacing w:val="17"/>
          <w:w w:val="101"/>
        </w:rPr>
        <w:t>d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popu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29"/>
        </w:rPr>
        <w:t>"</w:t>
      </w:r>
      <w:r>
        <w:rPr>
          <w:i/>
          <w:spacing w:val="-18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ub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2"/>
          <w:w w:val="133"/>
        </w:rPr>
        <w:t>s</w:t>
      </w:r>
      <w:r>
        <w:rPr>
          <w:i/>
          <w:w w:val="129"/>
        </w:rPr>
        <w:t>"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6CA6B6C7" w14:textId="77777777" w:rsidR="006F1C89" w:rsidRDefault="005D3991">
      <w:pPr>
        <w:pStyle w:val="BodyText"/>
        <w:spacing w:before="101" w:line="192" w:lineRule="auto"/>
        <w:ind w:left="719" w:right="6532" w:hanging="27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2"/>
        </w:rPr>
        <w:t>q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83"/>
        </w:rPr>
        <w:t>n</w:t>
      </w:r>
      <w:r>
        <w:rPr>
          <w:w w:val="83"/>
        </w:rPr>
        <w:t>g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 xml:space="preserve">{ </w:t>
      </w:r>
      <w:r>
        <w:rPr>
          <w:spacing w:val="14"/>
        </w:rPr>
        <w:t>combo</w:t>
      </w:r>
      <w:r>
        <w:rPr>
          <w:spacing w:val="81"/>
        </w:rPr>
        <w:t xml:space="preserve"> </w:t>
      </w:r>
      <w:r>
        <w:t>&lt;-</w:t>
      </w:r>
      <w:r>
        <w:rPr>
          <w:spacing w:val="3"/>
        </w:rPr>
        <w:t xml:space="preserve"> </w:t>
      </w:r>
      <w:r>
        <w:rPr>
          <w:spacing w:val="13"/>
        </w:rPr>
        <w:t>NULL</w:t>
      </w:r>
    </w:p>
    <w:p w14:paraId="52BED2F9" w14:textId="77777777" w:rsidR="006F1C89" w:rsidRDefault="005D3991">
      <w:pPr>
        <w:pStyle w:val="BodyText"/>
        <w:spacing w:line="257" w:lineRule="exact"/>
        <w:ind w:left="719"/>
      </w:pPr>
      <w:r>
        <w:rPr>
          <w:spacing w:val="14"/>
          <w:w w:val="90"/>
        </w:rPr>
        <w:t>combo</w:t>
      </w:r>
      <w:r>
        <w:rPr>
          <w:spacing w:val="150"/>
        </w:rPr>
        <w:t xml:space="preserve"> </w:t>
      </w:r>
      <w:r>
        <w:rPr>
          <w:w w:val="90"/>
        </w:rPr>
        <w:t>&lt;-</w:t>
      </w:r>
      <w:r>
        <w:rPr>
          <w:spacing w:val="140"/>
        </w:rPr>
        <w:t xml:space="preserve"> </w:t>
      </w:r>
      <w:r>
        <w:rPr>
          <w:spacing w:val="15"/>
          <w:w w:val="90"/>
        </w:rPr>
        <w:t>groups</w:t>
      </w:r>
      <w:r>
        <w:rPr>
          <w:spacing w:val="-20"/>
          <w:w w:val="90"/>
        </w:rPr>
        <w:t xml:space="preserve"> </w:t>
      </w:r>
      <w:r>
        <w:rPr>
          <w:w w:val="90"/>
        </w:rPr>
        <w:t>[[</w:t>
      </w:r>
      <w:r>
        <w:rPr>
          <w:spacing w:val="-29"/>
          <w:w w:val="90"/>
        </w:rPr>
        <w:t xml:space="preserve"> </w:t>
      </w:r>
      <w:r>
        <w:rPr>
          <w:spacing w:val="13"/>
          <w:w w:val="90"/>
        </w:rPr>
        <w:t>q]]</w:t>
      </w:r>
    </w:p>
    <w:p w14:paraId="7DB07CD6" w14:textId="77777777" w:rsidR="006F1C89" w:rsidRDefault="005D3991">
      <w:pPr>
        <w:pStyle w:val="BodyText"/>
        <w:spacing w:before="15" w:line="192" w:lineRule="auto"/>
        <w:ind w:left="717" w:right="3648" w:firstLine="1"/>
      </w:pP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spacing w:val="18"/>
          <w:w w:val="180"/>
        </w:rPr>
        <w:t>i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9"/>
          <w:w w:val="82"/>
        </w:rPr>
        <w:t>b</w:t>
      </w:r>
      <w:r>
        <w:rPr>
          <w:w w:val="84"/>
        </w:rPr>
        <w:t>o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67"/>
        </w:rPr>
        <w:t>w</w:t>
      </w:r>
      <w:r>
        <w:rPr>
          <w:spacing w:val="19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9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94"/>
        </w:rPr>
        <w:t>a</w:t>
      </w:r>
      <w:r>
        <w:rPr>
          <w:w w:val="84"/>
        </w:rPr>
        <w:t>x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2"/>
        </w:rPr>
        <w:t xml:space="preserve"> </w:t>
      </w:r>
      <w:r>
        <w:rPr>
          <w:spacing w:val="16"/>
          <w:w w:val="101"/>
        </w:rPr>
        <w:t>c</w:t>
      </w:r>
      <w:r>
        <w:rPr>
          <w:spacing w:val="16"/>
          <w:w w:val="84"/>
        </w:rPr>
        <w:t>o</w:t>
      </w:r>
      <w:r>
        <w:rPr>
          <w:spacing w:val="16"/>
          <w:w w:val="55"/>
        </w:rPr>
        <w:t>m</w:t>
      </w:r>
      <w:r>
        <w:rPr>
          <w:spacing w:val="16"/>
          <w:w w:val="82"/>
        </w:rPr>
        <w:t>b</w:t>
      </w:r>
      <w:r>
        <w:rPr>
          <w:w w:val="84"/>
        </w:rPr>
        <w:t>o</w:t>
      </w:r>
      <w:r>
        <w:rPr>
          <w:spacing w:val="-19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4</w:t>
      </w:r>
      <w:r>
        <w:rPr>
          <w:spacing w:val="18"/>
          <w:w w:val="160"/>
        </w:rPr>
        <w:t>]</w:t>
      </w:r>
      <w:r>
        <w:rPr>
          <w:spacing w:val="29"/>
          <w:w w:val="160"/>
        </w:rPr>
        <w:t>)</w:t>
      </w:r>
      <w:r>
        <w:rPr>
          <w:w w:val="160"/>
        </w:rPr>
        <w:t xml:space="preserve">]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82"/>
        </w:rPr>
        <w:t>b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9"/>
          <w:w w:val="82"/>
        </w:rPr>
        <w:t>b</w:t>
      </w:r>
      <w:r>
        <w:rPr>
          <w:w w:val="84"/>
        </w:rPr>
        <w:t>o</w:t>
      </w:r>
      <w:r>
        <w:rPr>
          <w:spacing w:val="-40"/>
        </w:rPr>
        <w:t xml:space="preserve"> </w:t>
      </w:r>
      <w:r>
        <w:rPr>
          <w:spacing w:val="22"/>
          <w:w w:val="160"/>
        </w:rPr>
        <w:t>[</w:t>
      </w:r>
      <w:r>
        <w:rPr>
          <w:w w:val="89"/>
        </w:rPr>
        <w:t>-</w:t>
      </w:r>
      <w:r>
        <w:rPr>
          <w:spacing w:val="-40"/>
        </w:rPr>
        <w:t xml:space="preserve"> </w:t>
      </w:r>
      <w:r>
        <w:rPr>
          <w:spacing w:val="18"/>
          <w:w w:val="67"/>
        </w:rPr>
        <w:t>w</w:t>
      </w:r>
      <w:r>
        <w:rPr>
          <w:spacing w:val="19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9"/>
          <w:w w:val="101"/>
        </w:rPr>
        <w:t>c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94"/>
        </w:rPr>
        <w:t>a</w:t>
      </w:r>
      <w:r>
        <w:rPr>
          <w:w w:val="84"/>
        </w:rPr>
        <w:t>x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2"/>
        </w:rPr>
        <w:t xml:space="preserve"> </w:t>
      </w:r>
      <w:r>
        <w:rPr>
          <w:spacing w:val="16"/>
          <w:w w:val="101"/>
        </w:rPr>
        <w:t>c</w:t>
      </w:r>
      <w:r>
        <w:rPr>
          <w:spacing w:val="16"/>
          <w:w w:val="84"/>
        </w:rPr>
        <w:t>o</w:t>
      </w:r>
      <w:r>
        <w:rPr>
          <w:spacing w:val="16"/>
          <w:w w:val="55"/>
        </w:rPr>
        <w:t>m</w:t>
      </w:r>
      <w:r>
        <w:rPr>
          <w:spacing w:val="16"/>
          <w:w w:val="82"/>
        </w:rPr>
        <w:t>b</w:t>
      </w:r>
      <w:r>
        <w:rPr>
          <w:w w:val="84"/>
        </w:rPr>
        <w:t>o</w:t>
      </w:r>
      <w:r>
        <w:rPr>
          <w:spacing w:val="-19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4</w:t>
      </w:r>
      <w:r>
        <w:rPr>
          <w:spacing w:val="18"/>
          <w:w w:val="160"/>
        </w:rPr>
        <w:t>]</w:t>
      </w:r>
      <w:r>
        <w:rPr>
          <w:spacing w:val="29"/>
          <w:w w:val="160"/>
        </w:rPr>
        <w:t>)</w:t>
      </w:r>
      <w:r>
        <w:rPr>
          <w:w w:val="160"/>
        </w:rPr>
        <w:t>]</w:t>
      </w:r>
    </w:p>
    <w:p w14:paraId="76B20A89" w14:textId="77777777" w:rsidR="006F1C89" w:rsidRDefault="005D3991">
      <w:pPr>
        <w:pStyle w:val="BodyText"/>
        <w:spacing w:before="1" w:line="192" w:lineRule="auto"/>
        <w:ind w:left="719" w:right="493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rPr>
          <w:spacing w:val="-23"/>
        </w:rPr>
        <w:t xml:space="preserve"> </w:t>
      </w:r>
      <w:r>
        <w:rPr>
          <w:spacing w:val="17"/>
          <w:w w:val="164"/>
        </w:rPr>
        <w:t>,</w:t>
      </w:r>
      <w:r>
        <w:rPr>
          <w:spacing w:val="17"/>
          <w:w w:val="82"/>
        </w:rPr>
        <w:t>4</w:t>
      </w:r>
      <w:r>
        <w:rPr>
          <w:w w:val="160"/>
        </w:rPr>
        <w:t>]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rPr>
          <w:spacing w:val="-23"/>
        </w:rPr>
        <w:t xml:space="preserve"> </w:t>
      </w:r>
      <w:r>
        <w:rPr>
          <w:spacing w:val="17"/>
          <w:w w:val="164"/>
        </w:rPr>
        <w:t>,</w:t>
      </w:r>
      <w:r>
        <w:rPr>
          <w:spacing w:val="17"/>
          <w:w w:val="82"/>
        </w:rPr>
        <w:t>4</w:t>
      </w:r>
      <w:r>
        <w:rPr>
          <w:w w:val="160"/>
        </w:rPr>
        <w:t>]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5"/>
        </w:rPr>
        <w:t xml:space="preserve"> </w:t>
      </w:r>
      <w:r>
        <w:rPr>
          <w:spacing w:val="13"/>
          <w:w w:val="102"/>
        </w:rPr>
        <w:t>s</w:t>
      </w:r>
      <w:r>
        <w:rPr>
          <w:spacing w:val="13"/>
          <w:w w:val="83"/>
        </w:rPr>
        <w:t>u</w:t>
      </w:r>
      <w:r>
        <w:rPr>
          <w:w w:val="82"/>
        </w:rPr>
        <w:t>b</w:t>
      </w:r>
      <w:r>
        <w:rPr>
          <w:spacing w:val="-24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4</w:t>
      </w:r>
      <w:r>
        <w:rPr>
          <w:spacing w:val="18"/>
          <w:w w:val="160"/>
        </w:rPr>
        <w:t>]</w:t>
      </w:r>
      <w:r>
        <w:rPr>
          <w:w w:val="160"/>
        </w:rPr>
        <w:t xml:space="preserve">) </w:t>
      </w:r>
      <w:r>
        <w:rPr>
          <w:spacing w:val="19"/>
          <w:w w:val="139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82"/>
        </w:rPr>
        <w:t>b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102"/>
        </w:rPr>
        <w:t>s</w:t>
      </w:r>
      <w:r>
        <w:rPr>
          <w:spacing w:val="13"/>
          <w:w w:val="83"/>
        </w:rPr>
        <w:t>u</w:t>
      </w:r>
      <w:r>
        <w:rPr>
          <w:w w:val="82"/>
        </w:rPr>
        <w:t>b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83"/>
        </w:rPr>
        <w:t>u</w:t>
      </w:r>
      <w:r>
        <w:rPr>
          <w:w w:val="82"/>
        </w:rPr>
        <w:t>b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74B2015" w14:textId="77777777" w:rsidR="006F1C89" w:rsidRDefault="006F1C89">
      <w:pPr>
        <w:pStyle w:val="BodyText"/>
        <w:spacing w:before="8"/>
        <w:rPr>
          <w:sz w:val="14"/>
        </w:rPr>
      </w:pPr>
    </w:p>
    <w:p w14:paraId="081A9847" w14:textId="77777777" w:rsidR="006F1C89" w:rsidRDefault="005D3991">
      <w:pPr>
        <w:pStyle w:val="BodyText"/>
        <w:spacing w:line="320" w:lineRule="exact"/>
        <w:ind w:left="436"/>
      </w:pPr>
      <w:r>
        <w:rPr>
          <w:w w:val="160"/>
        </w:rPr>
        <w:t>}</w:t>
      </w:r>
    </w:p>
    <w:p w14:paraId="7F509CAD" w14:textId="77777777" w:rsidR="006F1C89" w:rsidRDefault="005D3991">
      <w:pPr>
        <w:spacing w:line="236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95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16"/>
        </w:rPr>
        <w:t>v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ub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5297A497" w14:textId="77777777" w:rsidR="006F1C89" w:rsidRDefault="005D3991">
      <w:pPr>
        <w:pStyle w:val="BodyText"/>
        <w:spacing w:line="323" w:lineRule="exact"/>
        <w:ind w:left="444"/>
      </w:pP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[</w:t>
      </w:r>
      <w:r>
        <w:rPr>
          <w:w w:val="89"/>
        </w:rPr>
        <w:t>-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102"/>
        </w:rPr>
        <w:t>s</w:t>
      </w:r>
      <w:r>
        <w:rPr>
          <w:spacing w:val="13"/>
          <w:w w:val="83"/>
        </w:rPr>
        <w:t>u</w:t>
      </w:r>
      <w:r>
        <w:rPr>
          <w:w w:val="82"/>
        </w:rPr>
        <w:t>b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97"/>
        </w:rPr>
        <w:t>F</w:t>
      </w:r>
      <w:r>
        <w:rPr>
          <w:spacing w:val="18"/>
          <w:w w:val="75"/>
        </w:rPr>
        <w:t>A</w:t>
      </w:r>
      <w:r>
        <w:rPr>
          <w:spacing w:val="19"/>
          <w:w w:val="97"/>
        </w:rPr>
        <w:t>L</w:t>
      </w:r>
      <w:r>
        <w:rPr>
          <w:spacing w:val="18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]</w:t>
      </w:r>
    </w:p>
    <w:p w14:paraId="1E92058E" w14:textId="77777777" w:rsidR="006F1C89" w:rsidRDefault="006F1C89">
      <w:pPr>
        <w:pStyle w:val="BodyText"/>
        <w:spacing w:before="13"/>
        <w:rPr>
          <w:sz w:val="11"/>
        </w:rPr>
      </w:pPr>
    </w:p>
    <w:p w14:paraId="62EBE41D" w14:textId="77777777" w:rsidR="006F1C89" w:rsidRDefault="005D3991">
      <w:pPr>
        <w:pStyle w:val="BodyText"/>
        <w:spacing w:before="22" w:line="305" w:lineRule="exact"/>
        <w:ind w:left="444"/>
      </w:pP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spacing w:val="19"/>
          <w:w w:val="139"/>
        </w:rPr>
        <w:t>t</w:t>
      </w:r>
      <w:r>
        <w:rPr>
          <w:spacing w:val="19"/>
          <w:w w:val="83"/>
        </w:rPr>
        <w:t>u</w:t>
      </w:r>
      <w:r>
        <w:rPr>
          <w:spacing w:val="19"/>
          <w:w w:val="127"/>
        </w:rPr>
        <w:t>r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0E9B09F9" w14:textId="77777777" w:rsidR="006F1C89" w:rsidRDefault="005D3991">
      <w:pPr>
        <w:pStyle w:val="BodyText"/>
        <w:spacing w:line="305" w:lineRule="exact"/>
        <w:ind w:left="161"/>
      </w:pPr>
      <w:r>
        <w:rPr>
          <w:w w:val="160"/>
        </w:rPr>
        <w:t>}</w:t>
      </w:r>
    </w:p>
    <w:p w14:paraId="6CDA5C56" w14:textId="77777777" w:rsidR="006F1C89" w:rsidRDefault="006F1C89">
      <w:pPr>
        <w:pStyle w:val="BodyText"/>
        <w:spacing w:before="5"/>
        <w:rPr>
          <w:sz w:val="19"/>
        </w:rPr>
      </w:pPr>
    </w:p>
    <w:p w14:paraId="10154901" w14:textId="77777777" w:rsidR="006F1C89" w:rsidRDefault="005D3991">
      <w:pPr>
        <w:pStyle w:val="Heading2"/>
        <w:spacing w:before="51"/>
        <w:jc w:val="left"/>
      </w:pPr>
      <w:r>
        <w:rPr>
          <w:w w:val="115"/>
        </w:rPr>
        <w:t>Resource</w:t>
      </w:r>
      <w:r>
        <w:rPr>
          <w:spacing w:val="45"/>
          <w:w w:val="115"/>
        </w:rPr>
        <w:t xml:space="preserve"> </w:t>
      </w:r>
      <w:r>
        <w:rPr>
          <w:w w:val="115"/>
        </w:rPr>
        <w:t>and</w:t>
      </w:r>
      <w:r>
        <w:rPr>
          <w:spacing w:val="45"/>
          <w:w w:val="115"/>
        </w:rPr>
        <w:t xml:space="preserve"> </w:t>
      </w:r>
      <w:r>
        <w:rPr>
          <w:w w:val="115"/>
        </w:rPr>
        <w:t>Parameter</w:t>
      </w:r>
      <w:r>
        <w:rPr>
          <w:spacing w:val="45"/>
          <w:w w:val="115"/>
        </w:rPr>
        <w:t xml:space="preserve"> </w:t>
      </w:r>
      <w:r>
        <w:rPr>
          <w:w w:val="115"/>
        </w:rPr>
        <w:t>initialization</w:t>
      </w:r>
    </w:p>
    <w:p w14:paraId="1B9E6549" w14:textId="77777777" w:rsidR="006F1C89" w:rsidRDefault="006F1C89">
      <w:pPr>
        <w:spacing w:before="5"/>
        <w:rPr>
          <w:b/>
          <w:sz w:val="19"/>
        </w:rPr>
      </w:pPr>
    </w:p>
    <w:p w14:paraId="26A064A8" w14:textId="77777777" w:rsidR="006F1C89" w:rsidRDefault="005D3991">
      <w:pPr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n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226"/>
        </w:rPr>
        <w:t>li</w:t>
      </w:r>
      <w:r>
        <w:rPr>
          <w:i/>
          <w:spacing w:val="21"/>
          <w:w w:val="131"/>
        </w:rPr>
        <w:t>z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on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18"/>
        </w:rPr>
        <w:t xml:space="preserve"> </w:t>
      </w:r>
      <w:r>
        <w:rPr>
          <w:i/>
          <w:spacing w:val="22"/>
          <w:w w:val="170"/>
        </w:rPr>
        <w:t>------------------</w:t>
      </w:r>
      <w:r>
        <w:rPr>
          <w:i/>
          <w:w w:val="170"/>
        </w:rPr>
        <w:t>-</w:t>
      </w:r>
    </w:p>
    <w:p w14:paraId="72425147" w14:textId="77777777" w:rsidR="006F1C89" w:rsidRDefault="006F1C89">
      <w:pPr>
        <w:rPr>
          <w:i/>
        </w:rPr>
      </w:pPr>
    </w:p>
    <w:p w14:paraId="7534FF3C" w14:textId="77777777" w:rsidR="006F1C89" w:rsidRDefault="006F1C89">
      <w:pPr>
        <w:rPr>
          <w:i/>
          <w:sz w:val="20"/>
        </w:rPr>
      </w:pPr>
    </w:p>
    <w:p w14:paraId="0D30971D" w14:textId="77777777" w:rsidR="006F1C89" w:rsidRDefault="005D3991">
      <w:pPr>
        <w:tabs>
          <w:tab w:val="left" w:pos="4422"/>
        </w:tabs>
        <w:spacing w:line="305" w:lineRule="exact"/>
        <w:ind w:left="167"/>
        <w:rPr>
          <w:i/>
        </w:rPr>
      </w:pPr>
      <w:r>
        <w:rPr>
          <w:rFonts w:ascii="Lucida Sans Unicode"/>
          <w:spacing w:val="17"/>
          <w:w w:val="70"/>
        </w:rPr>
        <w:t>N</w:t>
      </w:r>
      <w:r>
        <w:rPr>
          <w:rFonts w:ascii="Lucida Sans Unicode"/>
          <w:spacing w:val="17"/>
          <w:w w:val="83"/>
        </w:rPr>
        <w:t>u</w:t>
      </w:r>
      <w:r>
        <w:rPr>
          <w:rFonts w:ascii="Lucida Sans Unicode"/>
          <w:w w:val="55"/>
        </w:rPr>
        <w:t>m</w:t>
      </w:r>
      <w:r>
        <w:rPr>
          <w:rFonts w:ascii="Lucida Sans Unicode"/>
          <w:spacing w:val="-41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spacing w:val="17"/>
          <w:w w:val="82"/>
        </w:rPr>
        <w:t>R</w:t>
      </w:r>
      <w:r>
        <w:rPr>
          <w:rFonts w:ascii="Lucida Sans Unicode"/>
          <w:spacing w:val="17"/>
          <w:w w:val="93"/>
        </w:rPr>
        <w:t>e</w:t>
      </w:r>
      <w:r>
        <w:rPr>
          <w:rFonts w:ascii="Lucida Sans Unicode"/>
          <w:w w:val="102"/>
        </w:rPr>
        <w:t>s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33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2"/>
        </w:rPr>
        <w:t xml:space="preserve"> </w:t>
      </w:r>
      <w:r>
        <w:rPr>
          <w:rFonts w:ascii="Lucida Sans Unicode"/>
          <w:spacing w:val="15"/>
          <w:w w:val="82"/>
        </w:rPr>
        <w:t>1</w:t>
      </w:r>
      <w:r>
        <w:rPr>
          <w:rFonts w:ascii="Lucida Sans Unicode"/>
          <w:w w:val="82"/>
        </w:rPr>
        <w:t>6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80"/>
        </w:rPr>
        <w:t>N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1C21DFD2" w14:textId="77777777" w:rsidR="006F1C89" w:rsidRDefault="005D3991">
      <w:pPr>
        <w:tabs>
          <w:tab w:val="left" w:pos="2093"/>
          <w:tab w:val="left" w:pos="4422"/>
        </w:tabs>
        <w:spacing w:line="305" w:lineRule="exact"/>
        <w:ind w:left="167"/>
        <w:rPr>
          <w:i/>
        </w:rPr>
      </w:pPr>
      <w:r>
        <w:rPr>
          <w:rFonts w:ascii="Lucida Sans Unicode"/>
          <w:spacing w:val="11"/>
          <w:w w:val="90"/>
        </w:rPr>
        <w:t>res</w:t>
      </w:r>
      <w:r>
        <w:rPr>
          <w:rFonts w:ascii="Lucida Sans Unicode"/>
          <w:spacing w:val="-33"/>
          <w:w w:val="90"/>
        </w:rPr>
        <w:t xml:space="preserve"> </w:t>
      </w:r>
      <w:r>
        <w:rPr>
          <w:rFonts w:ascii="Lucida Sans Unicode"/>
          <w:w w:val="90"/>
        </w:rPr>
        <w:t>.</w:t>
      </w:r>
      <w:r>
        <w:rPr>
          <w:rFonts w:ascii="Lucida Sans Unicode"/>
          <w:spacing w:val="-31"/>
          <w:w w:val="90"/>
        </w:rPr>
        <w:t xml:space="preserve"> </w:t>
      </w:r>
      <w:proofErr w:type="spellStart"/>
      <w:r>
        <w:rPr>
          <w:rFonts w:ascii="Lucida Sans Unicode"/>
          <w:spacing w:val="14"/>
          <w:w w:val="90"/>
        </w:rPr>
        <w:t>Abund</w:t>
      </w:r>
      <w:proofErr w:type="spellEnd"/>
      <w:r>
        <w:rPr>
          <w:rFonts w:ascii="Lucida Sans Unicode"/>
          <w:spacing w:val="115"/>
        </w:rPr>
        <w:t xml:space="preserve"> </w:t>
      </w:r>
      <w:r>
        <w:rPr>
          <w:rFonts w:ascii="Lucida Sans Unicode"/>
          <w:w w:val="90"/>
        </w:rPr>
        <w:t>&lt;-</w:t>
      </w:r>
      <w:r>
        <w:rPr>
          <w:rFonts w:ascii="Lucida Sans Unicode"/>
          <w:w w:val="90"/>
        </w:rPr>
        <w:tab/>
      </w:r>
      <w:r>
        <w:rPr>
          <w:rFonts w:ascii="Lucida Sans Unicode"/>
          <w:spacing w:val="14"/>
          <w:w w:val="95"/>
        </w:rPr>
        <w:t>50000</w:t>
      </w:r>
      <w:r>
        <w:rPr>
          <w:rFonts w:ascii="Lucida Sans Unicode"/>
          <w:spacing w:val="14"/>
          <w:w w:val="95"/>
        </w:rPr>
        <w:tab/>
      </w:r>
      <w:r>
        <w:rPr>
          <w:i/>
          <w:w w:val="115"/>
        </w:rPr>
        <w:t>#</w:t>
      </w:r>
      <w:r>
        <w:rPr>
          <w:i/>
          <w:spacing w:val="47"/>
          <w:w w:val="115"/>
        </w:rPr>
        <w:t xml:space="preserve"> </w:t>
      </w:r>
      <w:r>
        <w:rPr>
          <w:i/>
          <w:spacing w:val="17"/>
          <w:w w:val="115"/>
        </w:rPr>
        <w:t xml:space="preserve">Abundance </w:t>
      </w:r>
      <w:r>
        <w:rPr>
          <w:i/>
          <w:spacing w:val="33"/>
          <w:w w:val="115"/>
        </w:rPr>
        <w:t xml:space="preserve"> </w:t>
      </w:r>
      <w:r>
        <w:rPr>
          <w:i/>
          <w:w w:val="115"/>
        </w:rPr>
        <w:t xml:space="preserve">of </w:t>
      </w:r>
      <w:r>
        <w:rPr>
          <w:i/>
          <w:spacing w:val="51"/>
          <w:w w:val="115"/>
        </w:rPr>
        <w:t xml:space="preserve"> </w:t>
      </w:r>
      <w:r>
        <w:rPr>
          <w:i/>
          <w:spacing w:val="17"/>
          <w:w w:val="115"/>
        </w:rPr>
        <w:t>resources</w:t>
      </w:r>
    </w:p>
    <w:p w14:paraId="5A943C2D" w14:textId="77777777" w:rsidR="006F1C89" w:rsidRDefault="005D3991">
      <w:pPr>
        <w:spacing w:before="11" w:line="542" w:lineRule="exact"/>
        <w:ind w:left="161" w:right="6532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06"/>
        </w:rPr>
        <w:t>E</w:t>
      </w:r>
      <w:r>
        <w:rPr>
          <w:i/>
          <w:spacing w:val="19"/>
          <w:w w:val="116"/>
        </w:rPr>
        <w:t>v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n</w:t>
      </w:r>
      <w:r>
        <w:rPr>
          <w:i/>
          <w:spacing w:val="19"/>
          <w:w w:val="226"/>
        </w:rPr>
        <w:t>l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101"/>
        </w:rPr>
        <w:t>b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 xml:space="preserve">s </w:t>
      </w:r>
      <w:r>
        <w:rPr>
          <w:i/>
          <w:w w:val="125"/>
        </w:rPr>
        <w:t>#</w:t>
      </w:r>
      <w:r>
        <w:rPr>
          <w:i/>
          <w:spacing w:val="40"/>
          <w:w w:val="125"/>
        </w:rPr>
        <w:t xml:space="preserve"> </w:t>
      </w:r>
      <w:r>
        <w:rPr>
          <w:i/>
          <w:spacing w:val="15"/>
          <w:w w:val="125"/>
        </w:rPr>
        <w:t>SLC:</w:t>
      </w:r>
    </w:p>
    <w:p w14:paraId="03D56FBB" w14:textId="77777777" w:rsidR="006F1C89" w:rsidRDefault="005D3991">
      <w:pPr>
        <w:pStyle w:val="BodyText"/>
        <w:spacing w:line="242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15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99"/>
        </w:rPr>
        <w:t>/</w:t>
      </w:r>
      <w:r>
        <w:rPr>
          <w:spacing w:val="-42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82"/>
        </w:rPr>
        <w:t>R</w:t>
      </w:r>
      <w:r>
        <w:rPr>
          <w:spacing w:val="13"/>
          <w:w w:val="93"/>
        </w:rPr>
        <w:t>e</w:t>
      </w:r>
      <w:r>
        <w:rPr>
          <w:w w:val="102"/>
        </w:rPr>
        <w:t>s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)</w:t>
      </w:r>
    </w:p>
    <w:p w14:paraId="2E2C0332" w14:textId="77777777" w:rsidR="006F1C89" w:rsidRDefault="005D3991">
      <w:pPr>
        <w:spacing w:line="236" w:lineRule="exact"/>
        <w:ind w:left="3584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51"/>
        </w:rPr>
        <w:t>r</w:t>
      </w:r>
      <w:r>
        <w:rPr>
          <w:i/>
          <w:spacing w:val="17"/>
          <w:w w:val="109"/>
        </w:rPr>
        <w:t>e</w:t>
      </w:r>
      <w:r>
        <w:rPr>
          <w:i/>
          <w:spacing w:val="28"/>
          <w:w w:val="133"/>
        </w:rPr>
        <w:t>s</w:t>
      </w:r>
      <w:r>
        <w:rPr>
          <w:i/>
          <w:w w:val="206"/>
        </w:rPr>
        <w:t>.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170"/>
        </w:rPr>
        <w:t>f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9"/>
        </w:rPr>
        <w:t>e</w:t>
      </w:r>
      <w:r>
        <w:rPr>
          <w:i/>
          <w:spacing w:val="29"/>
          <w:w w:val="101"/>
        </w:rPr>
        <w:t>q</w:t>
      </w:r>
      <w:r>
        <w:rPr>
          <w:i/>
          <w:w w:val="206"/>
        </w:rPr>
        <w:t>.</w:t>
      </w:r>
    </w:p>
    <w:p w14:paraId="698359B9" w14:textId="77777777" w:rsidR="006F1C89" w:rsidRDefault="005D3991">
      <w:pPr>
        <w:pStyle w:val="BodyText"/>
        <w:spacing w:line="290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55"/>
        </w:rPr>
        <w:t>m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4"/>
          <w:w w:val="89"/>
        </w:rPr>
        <w:t>-</w:t>
      </w:r>
      <w:r>
        <w:rPr>
          <w:spacing w:val="14"/>
          <w:w w:val="82"/>
        </w:rPr>
        <w:t>2</w:t>
      </w:r>
      <w:r>
        <w:rPr>
          <w:spacing w:val="14"/>
          <w:w w:val="164"/>
        </w:rPr>
        <w:t>.</w:t>
      </w:r>
      <w:r>
        <w:rPr>
          <w:w w:val="82"/>
        </w:rPr>
        <w:t>5</w:t>
      </w:r>
      <w:r>
        <w:rPr>
          <w:spacing w:val="-4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139"/>
        </w:rPr>
        <w:t>t</w:t>
      </w:r>
      <w:r>
        <w:rPr>
          <w:w w:val="84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)</w:t>
      </w:r>
    </w:p>
    <w:p w14:paraId="6F15EFC3" w14:textId="77777777" w:rsidR="006F1C89" w:rsidRDefault="005D3991">
      <w:pPr>
        <w:tabs>
          <w:tab w:val="left" w:pos="1110"/>
        </w:tabs>
        <w:spacing w:line="271" w:lineRule="exact"/>
        <w:ind w:left="560"/>
        <w:rPr>
          <w:i/>
        </w:rPr>
      </w:pPr>
      <w:r>
        <w:rPr>
          <w:rFonts w:ascii="Lucida Sans Unicode"/>
          <w:w w:val="135"/>
        </w:rPr>
        <w:t>)</w:t>
      </w:r>
      <w:r>
        <w:rPr>
          <w:rFonts w:ascii="Lucida Sans Unicode"/>
          <w:w w:val="135"/>
        </w:rPr>
        <w:tab/>
      </w:r>
      <w:r>
        <w:rPr>
          <w:i/>
          <w:w w:val="135"/>
        </w:rPr>
        <w:t>#</w:t>
      </w:r>
      <w:r>
        <w:rPr>
          <w:i/>
          <w:spacing w:val="48"/>
          <w:w w:val="135"/>
        </w:rPr>
        <w:t xml:space="preserve"> </w:t>
      </w:r>
      <w:r>
        <w:rPr>
          <w:i/>
          <w:spacing w:val="15"/>
          <w:w w:val="135"/>
        </w:rPr>
        <w:t>res.</w:t>
      </w:r>
      <w:r>
        <w:rPr>
          <w:i/>
          <w:spacing w:val="51"/>
          <w:w w:val="135"/>
        </w:rPr>
        <w:t xml:space="preserve"> </w:t>
      </w:r>
      <w:r>
        <w:rPr>
          <w:i/>
          <w:spacing w:val="17"/>
          <w:w w:val="135"/>
        </w:rPr>
        <w:t>property</w:t>
      </w:r>
    </w:p>
    <w:p w14:paraId="379BF8B6" w14:textId="77777777" w:rsidR="006F1C89" w:rsidRDefault="005D3991">
      <w:pPr>
        <w:pStyle w:val="BodyText"/>
        <w:spacing w:line="305" w:lineRule="exact"/>
        <w:ind w:left="170"/>
      </w:pPr>
      <w:r>
        <w:rPr>
          <w:spacing w:val="17"/>
          <w:w w:val="105"/>
        </w:rPr>
        <w:t>resource</w:t>
      </w:r>
      <w:r>
        <w:rPr>
          <w:spacing w:val="-40"/>
          <w:w w:val="105"/>
        </w:rPr>
        <w:t xml:space="preserve"> </w:t>
      </w:r>
      <w:r>
        <w:rPr>
          <w:w w:val="105"/>
        </w:rPr>
        <w:t>.</w:t>
      </w:r>
      <w:r>
        <w:rPr>
          <w:spacing w:val="-42"/>
          <w:w w:val="105"/>
        </w:rPr>
        <w:t xml:space="preserve"> </w:t>
      </w:r>
      <w:proofErr w:type="spellStart"/>
      <w:r>
        <w:rPr>
          <w:spacing w:val="13"/>
          <w:w w:val="105"/>
        </w:rPr>
        <w:t>freq</w:t>
      </w:r>
      <w:proofErr w:type="spellEnd"/>
      <w:r>
        <w:rPr>
          <w:spacing w:val="-42"/>
          <w:w w:val="105"/>
        </w:rPr>
        <w:t xml:space="preserve"> </w:t>
      </w:r>
      <w:r>
        <w:rPr>
          <w:w w:val="105"/>
        </w:rPr>
        <w:t>.</w:t>
      </w:r>
      <w:r>
        <w:rPr>
          <w:spacing w:val="-42"/>
          <w:w w:val="105"/>
        </w:rPr>
        <w:t xml:space="preserve"> </w:t>
      </w:r>
      <w:r>
        <w:rPr>
          <w:spacing w:val="13"/>
        </w:rPr>
        <w:t>even</w:t>
      </w:r>
      <w:r>
        <w:rPr>
          <w:spacing w:val="-38"/>
        </w:rPr>
        <w:t xml:space="preserve"> </w:t>
      </w:r>
      <w:r>
        <w:rPr>
          <w:w w:val="105"/>
        </w:rPr>
        <w:t>.</w:t>
      </w:r>
      <w:r>
        <w:rPr>
          <w:spacing w:val="-44"/>
          <w:w w:val="105"/>
        </w:rPr>
        <w:t xml:space="preserve"> </w:t>
      </w:r>
      <w:proofErr w:type="spellStart"/>
      <w:r>
        <w:rPr>
          <w:spacing w:val="11"/>
          <w:w w:val="105"/>
        </w:rPr>
        <w:t>slc</w:t>
      </w:r>
      <w:proofErr w:type="spellEnd"/>
      <w:r>
        <w:rPr>
          <w:spacing w:val="11"/>
          <w:w w:val="105"/>
        </w:rPr>
        <w:t xml:space="preserve"> </w:t>
      </w:r>
      <w:r>
        <w:rPr>
          <w:spacing w:val="24"/>
          <w:w w:val="105"/>
        </w:rPr>
        <w:t xml:space="preserve"> </w:t>
      </w:r>
      <w:r>
        <w:t>&lt;-</w:t>
      </w:r>
      <w:r>
        <w:rPr>
          <w:spacing w:val="103"/>
        </w:rPr>
        <w:t xml:space="preserve"> </w:t>
      </w:r>
      <w:r>
        <w:rPr>
          <w:spacing w:val="11"/>
          <w:w w:val="105"/>
        </w:rPr>
        <w:t>res</w:t>
      </w:r>
      <w:r>
        <w:rPr>
          <w:spacing w:val="-44"/>
          <w:w w:val="105"/>
        </w:rPr>
        <w:t xml:space="preserve"> </w:t>
      </w:r>
      <w:r>
        <w:rPr>
          <w:w w:val="105"/>
        </w:rPr>
        <w:t>.</w:t>
      </w:r>
      <w:r>
        <w:rPr>
          <w:spacing w:val="-42"/>
          <w:w w:val="105"/>
        </w:rPr>
        <w:t xml:space="preserve"> </w:t>
      </w:r>
      <w:proofErr w:type="spellStart"/>
      <w:r>
        <w:rPr>
          <w:spacing w:val="14"/>
        </w:rPr>
        <w:t>Abund</w:t>
      </w:r>
      <w:proofErr w:type="spellEnd"/>
      <w:r>
        <w:rPr>
          <w:spacing w:val="-38"/>
        </w:rPr>
        <w:t xml:space="preserve"> </w:t>
      </w:r>
      <w:r>
        <w:rPr>
          <w:w w:val="105"/>
        </w:rPr>
        <w:t>*</w:t>
      </w:r>
      <w:r>
        <w:rPr>
          <w:spacing w:val="-40"/>
          <w:w w:val="105"/>
        </w:rPr>
        <w:t xml:space="preserve"> </w:t>
      </w:r>
      <w:r>
        <w:rPr>
          <w:spacing w:val="17"/>
          <w:w w:val="105"/>
        </w:rPr>
        <w:t>resource</w:t>
      </w:r>
      <w:r>
        <w:rPr>
          <w:spacing w:val="-40"/>
          <w:w w:val="105"/>
        </w:rPr>
        <w:t xml:space="preserve"> </w:t>
      </w:r>
      <w:r>
        <w:rPr>
          <w:w w:val="105"/>
        </w:rPr>
        <w:t>.</w:t>
      </w:r>
      <w:r>
        <w:rPr>
          <w:spacing w:val="-42"/>
          <w:w w:val="105"/>
        </w:rPr>
        <w:t xml:space="preserve"> </w:t>
      </w:r>
      <w:proofErr w:type="spellStart"/>
      <w:r>
        <w:rPr>
          <w:spacing w:val="13"/>
          <w:w w:val="105"/>
        </w:rPr>
        <w:t>freq</w:t>
      </w:r>
      <w:proofErr w:type="spellEnd"/>
      <w:r>
        <w:rPr>
          <w:spacing w:val="-42"/>
          <w:w w:val="105"/>
        </w:rPr>
        <w:t xml:space="preserve"> </w:t>
      </w:r>
      <w:r>
        <w:rPr>
          <w:w w:val="105"/>
        </w:rPr>
        <w:t>.</w:t>
      </w:r>
      <w:r>
        <w:rPr>
          <w:spacing w:val="-42"/>
          <w:w w:val="105"/>
        </w:rPr>
        <w:t xml:space="preserve"> </w:t>
      </w:r>
      <w:r>
        <w:rPr>
          <w:spacing w:val="13"/>
        </w:rPr>
        <w:t>even</w:t>
      </w:r>
      <w:r>
        <w:rPr>
          <w:spacing w:val="-38"/>
        </w:rPr>
        <w:t xml:space="preserve"> </w:t>
      </w:r>
      <w:r>
        <w:rPr>
          <w:w w:val="105"/>
        </w:rPr>
        <w:t>.</w:t>
      </w:r>
      <w:r>
        <w:rPr>
          <w:spacing w:val="-43"/>
          <w:w w:val="105"/>
        </w:rPr>
        <w:t xml:space="preserve"> </w:t>
      </w:r>
      <w:proofErr w:type="spellStart"/>
      <w:r>
        <w:rPr>
          <w:spacing w:val="11"/>
          <w:w w:val="105"/>
        </w:rPr>
        <w:t>slc</w:t>
      </w:r>
      <w:proofErr w:type="spellEnd"/>
    </w:p>
    <w:p w14:paraId="75A1351B" w14:textId="77777777" w:rsidR="006F1C89" w:rsidRDefault="006F1C89">
      <w:pPr>
        <w:pStyle w:val="BodyText"/>
      </w:pPr>
    </w:p>
    <w:p w14:paraId="447F4897" w14:textId="77777777" w:rsidR="006F1C89" w:rsidRDefault="005D3991">
      <w:pPr>
        <w:spacing w:before="169"/>
        <w:ind w:left="161"/>
        <w:rPr>
          <w:i/>
        </w:rPr>
      </w:pPr>
      <w:r>
        <w:rPr>
          <w:i/>
          <w:w w:val="120"/>
        </w:rPr>
        <w:t>#</w:t>
      </w:r>
      <w:r>
        <w:rPr>
          <w:i/>
          <w:spacing w:val="36"/>
          <w:w w:val="120"/>
        </w:rPr>
        <w:t xml:space="preserve"> </w:t>
      </w:r>
      <w:r>
        <w:rPr>
          <w:i/>
          <w:spacing w:val="15"/>
          <w:w w:val="120"/>
        </w:rPr>
        <w:t>CLC:</w:t>
      </w:r>
    </w:p>
    <w:p w14:paraId="6210A564" w14:textId="77777777" w:rsidR="006F1C89" w:rsidRDefault="006F1C89">
      <w:pPr>
        <w:spacing w:before="10"/>
        <w:rPr>
          <w:i/>
          <w:sz w:val="19"/>
        </w:rPr>
      </w:pPr>
    </w:p>
    <w:p w14:paraId="33A5D3AE" w14:textId="77777777" w:rsidR="006F1C89" w:rsidRDefault="005D3991">
      <w:pPr>
        <w:pStyle w:val="BodyText"/>
        <w:spacing w:line="305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55"/>
        </w:rPr>
        <w:t>m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4"/>
          <w:w w:val="89"/>
        </w:rPr>
        <w:t>-</w:t>
      </w:r>
      <w:r>
        <w:rPr>
          <w:spacing w:val="14"/>
          <w:w w:val="82"/>
        </w:rPr>
        <w:t>2</w:t>
      </w:r>
      <w:r>
        <w:rPr>
          <w:spacing w:val="14"/>
          <w:w w:val="164"/>
        </w:rPr>
        <w:t>.</w:t>
      </w:r>
      <w:r>
        <w:rPr>
          <w:w w:val="82"/>
        </w:rPr>
        <w:t>5</w:t>
      </w:r>
      <w:r>
        <w:rPr>
          <w:spacing w:val="-4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139"/>
        </w:rPr>
        <w:t>t</w:t>
      </w:r>
      <w:r>
        <w:rPr>
          <w:w w:val="84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</w:p>
    <w:p w14:paraId="7BB698B1" w14:textId="77777777" w:rsidR="006F1C89" w:rsidRDefault="005D3991">
      <w:pPr>
        <w:pStyle w:val="BodyText"/>
        <w:spacing w:line="305" w:lineRule="exact"/>
        <w:ind w:left="566"/>
      </w:pPr>
      <w:r>
        <w:rPr>
          <w:spacing w:val="11"/>
          <w:w w:val="110"/>
        </w:rPr>
        <w:t>Res</w:t>
      </w:r>
      <w:r>
        <w:rPr>
          <w:spacing w:val="-48"/>
          <w:w w:val="110"/>
        </w:rPr>
        <w:t xml:space="preserve"> </w:t>
      </w:r>
      <w:r>
        <w:rPr>
          <w:spacing w:val="11"/>
          <w:w w:val="110"/>
        </w:rPr>
        <w:t>))</w:t>
      </w:r>
    </w:p>
    <w:p w14:paraId="270CC061" w14:textId="77777777" w:rsidR="006F1C89" w:rsidRDefault="005D3991">
      <w:pPr>
        <w:pStyle w:val="BodyText"/>
        <w:tabs>
          <w:tab w:val="left" w:pos="5529"/>
        </w:tabs>
        <w:spacing w:before="2" w:line="540" w:lineRule="atLeast"/>
        <w:ind w:left="170" w:right="2136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38"/>
        </w:rPr>
        <w:t xml:space="preserve"> </w:t>
      </w:r>
      <w:r>
        <w:rPr>
          <w:spacing w:val="15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99"/>
        </w:rPr>
        <w:t>/</w:t>
      </w:r>
      <w:r>
        <w:rPr>
          <w:spacing w:val="-42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82"/>
        </w:rPr>
        <w:t>R</w:t>
      </w:r>
      <w:r>
        <w:rPr>
          <w:spacing w:val="13"/>
          <w:w w:val="93"/>
        </w:rPr>
        <w:t>e</w:t>
      </w:r>
      <w:r>
        <w:rPr>
          <w:w w:val="102"/>
        </w:rPr>
        <w:t>s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 xml:space="preserve">)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b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</w:p>
    <w:p w14:paraId="2F3D094E" w14:textId="77777777" w:rsidR="006F1C89" w:rsidRDefault="005D3991">
      <w:pPr>
        <w:spacing w:line="221" w:lineRule="exact"/>
        <w:ind w:left="454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51"/>
        </w:rPr>
        <w:t>r</w:t>
      </w:r>
      <w:r>
        <w:rPr>
          <w:i/>
          <w:spacing w:val="17"/>
          <w:w w:val="109"/>
        </w:rPr>
        <w:t>e</w:t>
      </w:r>
      <w:r>
        <w:rPr>
          <w:i/>
          <w:spacing w:val="28"/>
          <w:w w:val="133"/>
        </w:rPr>
        <w:t>s</w:t>
      </w:r>
      <w:r>
        <w:rPr>
          <w:i/>
          <w:w w:val="206"/>
        </w:rPr>
        <w:t>.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01"/>
        </w:rPr>
        <w:t>abundan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adu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539AB46D" w14:textId="77777777" w:rsidR="006F1C89" w:rsidRDefault="005D3991">
      <w:pPr>
        <w:pStyle w:val="BodyText"/>
        <w:tabs>
          <w:tab w:val="left" w:pos="5529"/>
        </w:tabs>
        <w:spacing w:line="323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b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</w:p>
    <w:p w14:paraId="71089130" w14:textId="77777777" w:rsidR="006F1C89" w:rsidRDefault="006F1C89">
      <w:pPr>
        <w:pStyle w:val="BodyText"/>
        <w:spacing w:before="6"/>
        <w:rPr>
          <w:sz w:val="16"/>
        </w:rPr>
      </w:pPr>
    </w:p>
    <w:p w14:paraId="70B6C53D" w14:textId="77777777" w:rsidR="006F1C89" w:rsidRDefault="005D3991">
      <w:pPr>
        <w:pStyle w:val="BodyText"/>
        <w:spacing w:line="192" w:lineRule="auto"/>
        <w:ind w:left="568" w:hanging="397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TR</w:t>
      </w:r>
      <w:r>
        <w:rPr>
          <w:spacing w:val="18"/>
          <w:w w:val="75"/>
        </w:rPr>
        <w:t>U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2EB99718" w14:textId="77777777" w:rsidR="006F1C89" w:rsidRDefault="005D3991">
      <w:pPr>
        <w:pStyle w:val="BodyText"/>
        <w:spacing w:before="1" w:line="192" w:lineRule="auto"/>
        <w:ind w:left="569" w:hanging="398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22"/>
          <w:w w:val="160"/>
        </w:rPr>
        <w:t>]</w:t>
      </w:r>
      <w:r>
        <w:rPr>
          <w:w w:val="108"/>
        </w:rPr>
        <w:t>*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 xml:space="preserve">.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</w:p>
    <w:p w14:paraId="20E636C8" w14:textId="77777777" w:rsidR="006F1C89" w:rsidRDefault="006F1C89">
      <w:pPr>
        <w:spacing w:line="192" w:lineRule="auto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3AD05FF0" w14:textId="77777777" w:rsidR="006F1C89" w:rsidRDefault="005D3991">
      <w:pPr>
        <w:pStyle w:val="BodyText"/>
        <w:spacing w:before="56" w:line="192" w:lineRule="auto"/>
        <w:ind w:left="569" w:hanging="398"/>
      </w:pPr>
      <w:r>
        <w:rPr>
          <w:spacing w:val="21"/>
          <w:w w:val="127"/>
        </w:rPr>
        <w:lastRenderedPageBreak/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22"/>
          <w:w w:val="160"/>
        </w:rPr>
        <w:t>]</w:t>
      </w:r>
      <w:r>
        <w:rPr>
          <w:w w:val="108"/>
        </w:rPr>
        <w:t>*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 xml:space="preserve">.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</w:p>
    <w:p w14:paraId="66FD4663" w14:textId="77777777" w:rsidR="006F1C89" w:rsidRDefault="006F1C89">
      <w:pPr>
        <w:pStyle w:val="BodyText"/>
        <w:spacing w:before="11"/>
        <w:rPr>
          <w:sz w:val="17"/>
        </w:rPr>
      </w:pPr>
    </w:p>
    <w:p w14:paraId="1D8239C1" w14:textId="77777777" w:rsidR="006F1C89" w:rsidRDefault="005D3991">
      <w:pPr>
        <w:pStyle w:val="BodyText"/>
        <w:spacing w:line="192" w:lineRule="auto"/>
        <w:ind w:left="568" w:hanging="397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TR</w:t>
      </w:r>
      <w:r>
        <w:rPr>
          <w:spacing w:val="18"/>
          <w:w w:val="75"/>
        </w:rPr>
        <w:t>U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27EE6945" w14:textId="77777777" w:rsidR="006F1C89" w:rsidRDefault="006F1C89">
      <w:pPr>
        <w:pStyle w:val="BodyText"/>
        <w:spacing w:before="11"/>
        <w:rPr>
          <w:sz w:val="17"/>
        </w:rPr>
      </w:pPr>
    </w:p>
    <w:p w14:paraId="004952D6" w14:textId="77777777" w:rsidR="006F1C89" w:rsidRDefault="005D3991">
      <w:pPr>
        <w:pStyle w:val="BodyText"/>
        <w:tabs>
          <w:tab w:val="left" w:pos="4842"/>
        </w:tabs>
        <w:spacing w:line="192" w:lineRule="auto"/>
        <w:ind w:left="170" w:right="1863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</w:p>
    <w:p w14:paraId="17FB9C42" w14:textId="77777777" w:rsidR="006F1C89" w:rsidRDefault="005D3991">
      <w:pPr>
        <w:pStyle w:val="BodyText"/>
        <w:spacing w:line="291" w:lineRule="exact"/>
        <w:ind w:left="570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AA65284" w14:textId="77777777" w:rsidR="006F1C89" w:rsidRDefault="006F1C89">
      <w:pPr>
        <w:pStyle w:val="BodyText"/>
        <w:spacing w:before="6"/>
        <w:rPr>
          <w:sz w:val="16"/>
        </w:rPr>
      </w:pPr>
    </w:p>
    <w:p w14:paraId="49B85F2F" w14:textId="77777777" w:rsidR="006F1C89" w:rsidRDefault="005D3991">
      <w:pPr>
        <w:pStyle w:val="BodyText"/>
        <w:tabs>
          <w:tab w:val="left" w:pos="4842"/>
        </w:tabs>
        <w:spacing w:line="192" w:lineRule="auto"/>
        <w:ind w:left="170" w:right="1863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0"/>
        </w:rPr>
        <w:t>)</w:t>
      </w:r>
      <w:r>
        <w:rPr>
          <w:spacing w:val="-40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rPr>
          <w:spacing w:val="-50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</w:p>
    <w:p w14:paraId="41287A32" w14:textId="77777777" w:rsidR="006F1C89" w:rsidRDefault="005D3991">
      <w:pPr>
        <w:pStyle w:val="BodyText"/>
        <w:spacing w:line="291" w:lineRule="exact"/>
        <w:ind w:left="570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8E4AE20" w14:textId="77777777" w:rsidR="006F1C89" w:rsidRDefault="006F1C89">
      <w:pPr>
        <w:pStyle w:val="BodyText"/>
        <w:spacing w:before="5"/>
        <w:rPr>
          <w:sz w:val="15"/>
        </w:rPr>
      </w:pPr>
    </w:p>
    <w:p w14:paraId="07F8D2ED" w14:textId="77777777" w:rsidR="006F1C89" w:rsidRDefault="005D3991">
      <w:pPr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80"/>
        </w:rPr>
        <w:t>N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spacing w:val="32"/>
          <w:w w:val="133"/>
        </w:rPr>
        <w:t>s</w:t>
      </w:r>
      <w:r>
        <w:rPr>
          <w:i/>
          <w:w w:val="194"/>
        </w:rPr>
        <w:t>:</w:t>
      </w:r>
    </w:p>
    <w:p w14:paraId="6FC084A5" w14:textId="77777777" w:rsidR="006F1C89" w:rsidRDefault="006F1C89">
      <w:pPr>
        <w:spacing w:before="10"/>
        <w:rPr>
          <w:i/>
          <w:sz w:val="19"/>
        </w:rPr>
      </w:pPr>
    </w:p>
    <w:p w14:paraId="47AD90C6" w14:textId="77777777" w:rsidR="006F1C89" w:rsidRDefault="005D3991">
      <w:pPr>
        <w:tabs>
          <w:tab w:val="left" w:pos="1536"/>
        </w:tabs>
        <w:spacing w:line="305" w:lineRule="exact"/>
        <w:ind w:left="161"/>
        <w:rPr>
          <w:i/>
        </w:rPr>
      </w:pPr>
      <w:r>
        <w:rPr>
          <w:rFonts w:ascii="Lucida Sans Unicode"/>
          <w:w w:val="95"/>
        </w:rPr>
        <w:t>m</w:t>
      </w:r>
      <w:r>
        <w:rPr>
          <w:rFonts w:ascii="Lucida Sans Unicode"/>
          <w:spacing w:val="54"/>
          <w:w w:val="95"/>
        </w:rPr>
        <w:t xml:space="preserve"> </w:t>
      </w:r>
      <w:r>
        <w:rPr>
          <w:rFonts w:ascii="Lucida Sans Unicode"/>
          <w:w w:val="95"/>
        </w:rPr>
        <w:t>&lt;-</w:t>
      </w:r>
      <w:r>
        <w:rPr>
          <w:rFonts w:ascii="Lucida Sans Unicode"/>
          <w:spacing w:val="47"/>
          <w:w w:val="95"/>
        </w:rPr>
        <w:t xml:space="preserve"> </w:t>
      </w:r>
      <w:r>
        <w:rPr>
          <w:rFonts w:ascii="Lucida Sans Unicode"/>
          <w:w w:val="95"/>
        </w:rPr>
        <w:t>0</w:t>
      </w:r>
      <w:r>
        <w:rPr>
          <w:rFonts w:ascii="Lucida Sans Unicode"/>
          <w:w w:val="95"/>
        </w:rPr>
        <w:tab/>
      </w:r>
      <w:r>
        <w:rPr>
          <w:i/>
          <w:w w:val="95"/>
        </w:rPr>
        <w:t>#</w:t>
      </w:r>
      <w:r>
        <w:rPr>
          <w:i/>
          <w:spacing w:val="64"/>
        </w:rPr>
        <w:t xml:space="preserve"> </w:t>
      </w:r>
      <w:r>
        <w:rPr>
          <w:i/>
          <w:spacing w:val="13"/>
          <w:w w:val="95"/>
        </w:rPr>
        <w:t>mean</w:t>
      </w:r>
    </w:p>
    <w:p w14:paraId="6897C5E2" w14:textId="77777777" w:rsidR="006F1C89" w:rsidRDefault="005D3991">
      <w:pPr>
        <w:tabs>
          <w:tab w:val="left" w:pos="1536"/>
        </w:tabs>
        <w:spacing w:line="271" w:lineRule="exact"/>
        <w:ind w:left="161"/>
        <w:rPr>
          <w:i/>
        </w:rPr>
      </w:pPr>
      <w:r>
        <w:rPr>
          <w:rFonts w:ascii="Lucida Sans Unicode"/>
          <w:w w:val="102"/>
        </w:rPr>
        <w:t>s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18"/>
        </w:rPr>
        <w:t xml:space="preserve"> </w:t>
      </w:r>
      <w:r>
        <w:rPr>
          <w:rFonts w:ascii="Lucida Sans Unicode"/>
          <w:w w:val="82"/>
        </w:rPr>
        <w:t>1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anda</w:t>
      </w:r>
      <w:r>
        <w:rPr>
          <w:i/>
          <w:spacing w:val="20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</w:p>
    <w:p w14:paraId="218F53A8" w14:textId="77777777" w:rsidR="006F1C89" w:rsidRDefault="005D3991">
      <w:pPr>
        <w:pStyle w:val="BodyText"/>
        <w:spacing w:line="271" w:lineRule="exact"/>
        <w:ind w:left="161"/>
      </w:pP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128924BB" w14:textId="77777777" w:rsidR="006F1C89" w:rsidRDefault="005D3991">
      <w:pPr>
        <w:pStyle w:val="BodyText"/>
        <w:spacing w:line="305" w:lineRule="exact"/>
        <w:ind w:left="161"/>
      </w:pP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55"/>
        </w:rPr>
        <w:t>m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4"/>
          <w:w w:val="89"/>
        </w:rPr>
        <w:t>-</w:t>
      </w:r>
      <w:r>
        <w:rPr>
          <w:spacing w:val="14"/>
          <w:w w:val="82"/>
        </w:rPr>
        <w:t>2</w:t>
      </w:r>
      <w:r>
        <w:rPr>
          <w:spacing w:val="14"/>
          <w:w w:val="164"/>
        </w:rPr>
        <w:t>.</w:t>
      </w:r>
      <w:r>
        <w:rPr>
          <w:w w:val="82"/>
        </w:rPr>
        <w:t>5</w:t>
      </w:r>
      <w:r>
        <w:rPr>
          <w:spacing w:val="-4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139"/>
        </w:rPr>
        <w:t>t</w:t>
      </w:r>
      <w:r>
        <w:rPr>
          <w:w w:val="84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252E576" w14:textId="77777777" w:rsidR="006F1C89" w:rsidRDefault="006F1C89">
      <w:pPr>
        <w:pStyle w:val="BodyText"/>
        <w:spacing w:before="6"/>
        <w:rPr>
          <w:sz w:val="16"/>
        </w:rPr>
      </w:pPr>
    </w:p>
    <w:p w14:paraId="3139BD4E" w14:textId="77777777" w:rsidR="006F1C89" w:rsidRDefault="005D3991">
      <w:pPr>
        <w:pStyle w:val="BodyText"/>
        <w:spacing w:line="192" w:lineRule="auto"/>
        <w:ind w:left="170" w:right="8174" w:hanging="4"/>
      </w:pP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2"/>
        </w:rPr>
        <w:t>d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2"/>
        </w:rPr>
        <w:t>d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11"/>
          <w:w w:val="160"/>
        </w:rPr>
        <w:t>(</w:t>
      </w:r>
      <w:r>
        <w:rPr>
          <w:spacing w:val="-4"/>
          <w:w w:val="160"/>
        </w:rPr>
        <w:t>)</w:t>
      </w:r>
    </w:p>
    <w:p w14:paraId="0F202039" w14:textId="77777777" w:rsidR="006F1C89" w:rsidRDefault="006F1C89">
      <w:pPr>
        <w:pStyle w:val="BodyText"/>
        <w:spacing w:before="10"/>
        <w:rPr>
          <w:sz w:val="16"/>
        </w:rPr>
      </w:pPr>
    </w:p>
    <w:p w14:paraId="5E80D7BD" w14:textId="77777777" w:rsidR="006F1C89" w:rsidRDefault="005D3991">
      <w:pPr>
        <w:spacing w:line="242" w:lineRule="auto"/>
        <w:ind w:left="569" w:hanging="4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123"/>
        </w:rPr>
        <w:t>L</w:t>
      </w:r>
      <w:r>
        <w:rPr>
          <w:i/>
          <w:spacing w:val="18"/>
          <w:w w:val="101"/>
        </w:rPr>
        <w:t>oo</w:t>
      </w:r>
      <w:r>
        <w:rPr>
          <w:i/>
          <w:w w:val="101"/>
        </w:rPr>
        <w:t>p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1"/>
          <w:w w:val="101"/>
        </w:rPr>
        <w:t>app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101"/>
        </w:rPr>
        <w:t>o</w:t>
      </w:r>
      <w:r>
        <w:rPr>
          <w:i/>
          <w:spacing w:val="21"/>
          <w:w w:val="120"/>
        </w:rPr>
        <w:t>x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65"/>
        </w:rPr>
        <w:t>m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no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33"/>
        </w:rPr>
        <w:t>s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bu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 xml:space="preserve">e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spacing w:val="32"/>
          <w:w w:val="133"/>
        </w:rPr>
        <w:t>s</w:t>
      </w:r>
      <w:r>
        <w:rPr>
          <w:i/>
          <w:w w:val="206"/>
        </w:rPr>
        <w:t>.</w:t>
      </w:r>
    </w:p>
    <w:p w14:paraId="0FE14DDF" w14:textId="77777777" w:rsidR="006F1C89" w:rsidRDefault="005D3991">
      <w:pPr>
        <w:pStyle w:val="BodyText"/>
        <w:spacing w:line="272" w:lineRule="exact"/>
        <w:ind w:left="16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7"/>
          <w:w w:val="82"/>
        </w:rPr>
        <w:t>1</w:t>
      </w:r>
      <w:r>
        <w:rPr>
          <w:spacing w:val="17"/>
          <w:w w:val="164"/>
        </w:rPr>
        <w:t>:</w:t>
      </w:r>
      <w:r>
        <w:rPr>
          <w:w w:val="160"/>
        </w:rPr>
        <w:t>(</w:t>
      </w:r>
      <w:r>
        <w:rPr>
          <w:spacing w:val="-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spacing w:val="22"/>
          <w:w w:val="160"/>
        </w:rPr>
        <w:t>)))</w:t>
      </w:r>
      <w:r>
        <w:rPr>
          <w:w w:val="160"/>
        </w:rPr>
        <w:t>{</w:t>
      </w:r>
    </w:p>
    <w:p w14:paraId="5175202E" w14:textId="77777777" w:rsidR="006F1C89" w:rsidRDefault="005D3991">
      <w:pPr>
        <w:pStyle w:val="BodyText"/>
        <w:spacing w:before="15" w:line="192" w:lineRule="auto"/>
        <w:ind w:left="443" w:right="1410" w:hanging="2"/>
      </w:pP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2"/>
        </w:rPr>
        <w:t>d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2"/>
        </w:rPr>
        <w:t>d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65"/>
        </w:rPr>
        <w:t>+</w:t>
      </w:r>
      <w:r>
        <w:rPr>
          <w:spacing w:val="15"/>
          <w:w w:val="82"/>
        </w:rPr>
        <w:t>1</w:t>
      </w:r>
      <w:r>
        <w:rPr>
          <w:spacing w:val="30"/>
          <w:w w:val="160"/>
        </w:rPr>
        <w:t>]</w:t>
      </w:r>
      <w:r>
        <w:rPr>
          <w:w w:val="89"/>
        </w:rPr>
        <w:t>-</w:t>
      </w:r>
      <w:r>
        <w:rPr>
          <w:spacing w:val="-43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</w:t>
      </w:r>
      <w:r>
        <w:rPr>
          <w:w w:val="99"/>
        </w:rPr>
        <w:t>/</w:t>
      </w:r>
      <w:r>
        <w:rPr>
          <w:spacing w:val="-47"/>
        </w:rPr>
        <w:t xml:space="preserve"> </w:t>
      </w:r>
      <w:r>
        <w:rPr>
          <w:w w:val="82"/>
        </w:rPr>
        <w:t xml:space="preserve">2 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g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22"/>
          <w:w w:val="180"/>
        </w:rPr>
        <w:t>i</w:t>
      </w:r>
      <w:r>
        <w:rPr>
          <w:spacing w:val="26"/>
          <w:w w:val="160"/>
        </w:rPr>
        <w:t>)</w:t>
      </w:r>
      <w:r>
        <w:rPr>
          <w:spacing w:val="15"/>
          <w:w w:val="160"/>
        </w:rPr>
        <w:t>]</w:t>
      </w:r>
      <w:r>
        <w:rPr>
          <w:w w:val="65"/>
        </w:rPr>
        <w:t>+</w:t>
      </w:r>
      <w:r>
        <w:rPr>
          <w:spacing w:val="-38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2"/>
        </w:rPr>
        <w:t>d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2"/>
        </w:rPr>
        <w:t>d</w:t>
      </w:r>
    </w:p>
    <w:p w14:paraId="15605915" w14:textId="77777777" w:rsidR="006F1C89" w:rsidRDefault="005D3991">
      <w:pPr>
        <w:pStyle w:val="BodyText"/>
        <w:spacing w:before="1" w:line="192" w:lineRule="auto"/>
        <w:ind w:left="440" w:right="3648" w:firstLine="1"/>
      </w:pPr>
      <w:r>
        <w:rPr>
          <w:spacing w:val="17"/>
          <w:w w:val="180"/>
        </w:rPr>
        <w:t>l</w:t>
      </w:r>
      <w:r>
        <w:rPr>
          <w:spacing w:val="17"/>
          <w:w w:val="84"/>
        </w:rPr>
        <w:t>o</w:t>
      </w:r>
      <w:r>
        <w:rPr>
          <w:w w:val="67"/>
        </w:rPr>
        <w:t>w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)]</w:t>
      </w:r>
      <w:r>
        <w:rPr>
          <w:w w:val="89"/>
        </w:rPr>
        <w:t>-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2"/>
        </w:rPr>
        <w:t>d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2"/>
        </w:rPr>
        <w:t xml:space="preserve">d </w:t>
      </w:r>
      <w:r>
        <w:rPr>
          <w:spacing w:val="13"/>
          <w:w w:val="150"/>
        </w:rPr>
        <w:t>if(</w:t>
      </w:r>
      <w:r>
        <w:rPr>
          <w:spacing w:val="-82"/>
          <w:w w:val="150"/>
        </w:rPr>
        <w:t xml:space="preserve"> </w:t>
      </w:r>
      <w:r>
        <w:rPr>
          <w:w w:val="150"/>
        </w:rPr>
        <w:t>i</w:t>
      </w:r>
      <w:r>
        <w:rPr>
          <w:spacing w:val="58"/>
          <w:w w:val="150"/>
        </w:rPr>
        <w:t xml:space="preserve"> </w:t>
      </w:r>
      <w:r>
        <w:t>==</w:t>
      </w:r>
      <w:r>
        <w:rPr>
          <w:spacing w:val="28"/>
        </w:rPr>
        <w:t xml:space="preserve"> </w:t>
      </w:r>
      <w:r>
        <w:rPr>
          <w:spacing w:val="13"/>
          <w:w w:val="115"/>
        </w:rPr>
        <w:t>1){</w:t>
      </w:r>
    </w:p>
    <w:p w14:paraId="2C464256" w14:textId="77777777" w:rsidR="006F1C89" w:rsidRDefault="005D3991">
      <w:pPr>
        <w:pStyle w:val="BodyText"/>
        <w:spacing w:line="257" w:lineRule="exact"/>
        <w:ind w:left="711"/>
      </w:pP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82"/>
        </w:rPr>
        <w:t>p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g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139"/>
        </w:rPr>
        <w:t>t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55"/>
        </w:rPr>
        <w:t>m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2"/>
        </w:rPr>
        <w:t>s</w:t>
      </w:r>
      <w:r>
        <w:rPr>
          <w:w w:val="160"/>
        </w:rPr>
        <w:t>)</w:t>
      </w:r>
    </w:p>
    <w:p w14:paraId="1E6BB091" w14:textId="77777777" w:rsidR="006F1C89" w:rsidRDefault="005D3991">
      <w:pPr>
        <w:pStyle w:val="BodyText"/>
        <w:spacing w:line="271" w:lineRule="exact"/>
        <w:ind w:left="436"/>
      </w:pPr>
      <w:r>
        <w:rPr>
          <w:w w:val="160"/>
        </w:rPr>
        <w:t>}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180"/>
        </w:rPr>
        <w:t>l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24615D8E" w14:textId="77777777" w:rsidR="006F1C89" w:rsidRDefault="005D3991">
      <w:pPr>
        <w:pStyle w:val="BodyText"/>
        <w:spacing w:before="15" w:line="192" w:lineRule="auto"/>
        <w:ind w:left="1119" w:hanging="402"/>
      </w:pPr>
      <w:r>
        <w:rPr>
          <w:spacing w:val="17"/>
          <w:w w:val="180"/>
        </w:rPr>
        <w:t>l</w:t>
      </w:r>
      <w:r>
        <w:rPr>
          <w:spacing w:val="17"/>
          <w:w w:val="84"/>
        </w:rPr>
        <w:t>o</w:t>
      </w:r>
      <w:r>
        <w:rPr>
          <w:w w:val="67"/>
        </w:rPr>
        <w:t>w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32"/>
          <w:w w:val="180"/>
        </w:rPr>
        <w:t>i</w:t>
      </w:r>
      <w:r>
        <w:rPr>
          <w:spacing w:val="17"/>
          <w:w w:val="89"/>
        </w:rPr>
        <w:t>-</w:t>
      </w:r>
      <w:r>
        <w:rPr>
          <w:spacing w:val="17"/>
          <w:w w:val="82"/>
        </w:rPr>
        <w:t>1</w:t>
      </w:r>
      <w:r>
        <w:rPr>
          <w:spacing w:val="28"/>
          <w:w w:val="160"/>
        </w:rPr>
        <w:t>)</w:t>
      </w:r>
      <w:r>
        <w:rPr>
          <w:w w:val="160"/>
        </w:rPr>
        <w:t>]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89"/>
        </w:rPr>
        <w:t>-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 xml:space="preserve">. </w:t>
      </w:r>
      <w:r>
        <w:rPr>
          <w:spacing w:val="17"/>
          <w:w w:val="115"/>
        </w:rPr>
        <w:t>resource</w:t>
      </w:r>
      <w:r>
        <w:rPr>
          <w:spacing w:val="-50"/>
          <w:w w:val="115"/>
        </w:rPr>
        <w:t xml:space="preserve"> </w:t>
      </w:r>
      <w:r>
        <w:rPr>
          <w:w w:val="145"/>
        </w:rPr>
        <w:t>.</w:t>
      </w:r>
      <w:r>
        <w:rPr>
          <w:spacing w:val="-71"/>
          <w:w w:val="145"/>
        </w:rPr>
        <w:t xml:space="preserve"> </w:t>
      </w:r>
      <w:r>
        <w:rPr>
          <w:spacing w:val="17"/>
          <w:w w:val="115"/>
        </w:rPr>
        <w:t>property</w:t>
      </w:r>
      <w:r>
        <w:rPr>
          <w:spacing w:val="-50"/>
          <w:w w:val="115"/>
        </w:rPr>
        <w:t xml:space="preserve"> </w:t>
      </w:r>
      <w:r>
        <w:rPr>
          <w:spacing w:val="9"/>
          <w:w w:val="145"/>
        </w:rPr>
        <w:t>[i</w:t>
      </w:r>
      <w:r>
        <w:rPr>
          <w:spacing w:val="-69"/>
          <w:w w:val="145"/>
        </w:rPr>
        <w:t xml:space="preserve"> </w:t>
      </w:r>
      <w:r>
        <w:rPr>
          <w:spacing w:val="16"/>
          <w:w w:val="115"/>
        </w:rPr>
        <w:t>-1])/</w:t>
      </w:r>
      <w:r>
        <w:rPr>
          <w:spacing w:val="-58"/>
          <w:w w:val="115"/>
        </w:rPr>
        <w:t xml:space="preserve"> </w:t>
      </w:r>
      <w:r>
        <w:t>2</w:t>
      </w:r>
    </w:p>
    <w:p w14:paraId="464ED0E0" w14:textId="77777777" w:rsidR="006F1C89" w:rsidRDefault="005D3991">
      <w:pPr>
        <w:pStyle w:val="BodyText"/>
        <w:spacing w:before="1" w:line="192" w:lineRule="auto"/>
        <w:ind w:left="1117" w:hanging="406"/>
      </w:pP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82"/>
        </w:rPr>
        <w:t>p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80"/>
        </w:rPr>
        <w:t>l</w:t>
      </w:r>
      <w:r>
        <w:rPr>
          <w:spacing w:val="17"/>
          <w:w w:val="84"/>
        </w:rPr>
        <w:t>o</w:t>
      </w:r>
      <w:r>
        <w:rPr>
          <w:w w:val="67"/>
        </w:rPr>
        <w:t>w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139"/>
        </w:rPr>
        <w:t>t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55"/>
        </w:rPr>
        <w:t>m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102"/>
        </w:rPr>
        <w:t>s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67"/>
        </w:rPr>
        <w:t>w</w:t>
      </w:r>
      <w:r>
        <w:rPr>
          <w:spacing w:val="18"/>
          <w:w w:val="93"/>
        </w:rPr>
        <w:t>e</w:t>
      </w:r>
      <w:r>
        <w:rPr>
          <w:spacing w:val="30"/>
          <w:w w:val="127"/>
        </w:rPr>
        <w:t>r</w:t>
      </w:r>
      <w:r>
        <w:rPr>
          <w:w w:val="164"/>
        </w:rPr>
        <w:t xml:space="preserve">. </w:t>
      </w:r>
      <w:r>
        <w:rPr>
          <w:spacing w:val="13"/>
          <w:w w:val="140"/>
        </w:rPr>
        <w:t>tail</w:t>
      </w:r>
      <w:r>
        <w:rPr>
          <w:spacing w:val="67"/>
          <w:w w:val="140"/>
        </w:rPr>
        <w:t xml:space="preserve"> </w:t>
      </w:r>
      <w:r>
        <w:t>=</w:t>
      </w:r>
      <w:r>
        <w:rPr>
          <w:spacing w:val="27"/>
        </w:rPr>
        <w:t xml:space="preserve"> </w:t>
      </w:r>
      <w:r>
        <w:rPr>
          <w:spacing w:val="14"/>
        </w:rPr>
        <w:t>FALSE</w:t>
      </w:r>
      <w:r>
        <w:rPr>
          <w:spacing w:val="-40"/>
        </w:rPr>
        <w:t xml:space="preserve"> </w:t>
      </w:r>
      <w:r>
        <w:rPr>
          <w:w w:val="140"/>
        </w:rPr>
        <w:t>)</w:t>
      </w:r>
    </w:p>
    <w:p w14:paraId="58AFF55E" w14:textId="77777777" w:rsidR="006F1C89" w:rsidRDefault="005D3991">
      <w:pPr>
        <w:pStyle w:val="BodyText"/>
        <w:spacing w:line="257" w:lineRule="exact"/>
        <w:ind w:left="436"/>
      </w:pPr>
      <w:r>
        <w:rPr>
          <w:w w:val="120"/>
        </w:rPr>
        <w:t>}</w:t>
      </w:r>
      <w:r>
        <w:rPr>
          <w:spacing w:val="-52"/>
          <w:w w:val="120"/>
        </w:rPr>
        <w:t xml:space="preserve"> </w:t>
      </w:r>
      <w:r>
        <w:rPr>
          <w:spacing w:val="13"/>
          <w:w w:val="120"/>
        </w:rPr>
        <w:t>else</w:t>
      </w:r>
      <w:r>
        <w:rPr>
          <w:spacing w:val="-51"/>
          <w:w w:val="120"/>
        </w:rPr>
        <w:t xml:space="preserve"> </w:t>
      </w:r>
      <w:r>
        <w:rPr>
          <w:w w:val="120"/>
        </w:rPr>
        <w:t>{</w:t>
      </w:r>
    </w:p>
    <w:p w14:paraId="716508BD" w14:textId="77777777" w:rsidR="006F1C89" w:rsidRDefault="005D3991">
      <w:pPr>
        <w:pStyle w:val="BodyText"/>
        <w:spacing w:before="14" w:line="192" w:lineRule="auto"/>
        <w:ind w:left="1117" w:right="347" w:hanging="407"/>
      </w:pP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82"/>
        </w:rPr>
        <w:t>p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g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139"/>
        </w:rPr>
        <w:t>t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55"/>
        </w:rPr>
        <w:t>m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2"/>
        </w:rPr>
        <w:t>s</w:t>
      </w:r>
      <w:r>
        <w:rPr>
          <w:w w:val="160"/>
        </w:rPr>
        <w:t>)</w:t>
      </w:r>
      <w:r>
        <w:t xml:space="preserve"> </w:t>
      </w:r>
      <w:r>
        <w:rPr>
          <w:spacing w:val="25"/>
        </w:rPr>
        <w:t xml:space="preserve"> </w:t>
      </w:r>
      <w:r>
        <w:rPr>
          <w:w w:val="89"/>
        </w:rPr>
        <w:t xml:space="preserve">- </w:t>
      </w:r>
      <w:proofErr w:type="spellStart"/>
      <w:r>
        <w:rPr>
          <w:spacing w:val="19"/>
          <w:w w:val="82"/>
        </w:rPr>
        <w:t>p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80"/>
        </w:rPr>
        <w:t>l</w:t>
      </w:r>
      <w:r>
        <w:rPr>
          <w:spacing w:val="17"/>
          <w:w w:val="84"/>
        </w:rPr>
        <w:t>o</w:t>
      </w:r>
      <w:r>
        <w:rPr>
          <w:w w:val="67"/>
        </w:rPr>
        <w:t>w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139"/>
        </w:rPr>
        <w:t>t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55"/>
        </w:rPr>
        <w:t>m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2"/>
        </w:rPr>
        <w:t>s</w:t>
      </w:r>
      <w:r>
        <w:rPr>
          <w:w w:val="160"/>
        </w:rPr>
        <w:t>)</w:t>
      </w:r>
    </w:p>
    <w:p w14:paraId="4C0D2296" w14:textId="77777777" w:rsidR="006F1C89" w:rsidRDefault="005D3991">
      <w:pPr>
        <w:pStyle w:val="BodyText"/>
        <w:spacing w:line="258" w:lineRule="exact"/>
        <w:ind w:left="436"/>
      </w:pPr>
      <w:r>
        <w:rPr>
          <w:w w:val="160"/>
        </w:rPr>
        <w:t>}</w:t>
      </w:r>
    </w:p>
    <w:p w14:paraId="2EF4ABEF" w14:textId="77777777" w:rsidR="006F1C89" w:rsidRDefault="005D3991">
      <w:pPr>
        <w:pStyle w:val="BodyText"/>
        <w:spacing w:line="305" w:lineRule="exact"/>
        <w:ind w:left="161"/>
      </w:pPr>
      <w:r>
        <w:rPr>
          <w:w w:val="160"/>
        </w:rPr>
        <w:t>}</w:t>
      </w:r>
    </w:p>
    <w:p w14:paraId="7B74C8B0" w14:textId="77777777" w:rsidR="006F1C89" w:rsidRDefault="006F1C89">
      <w:pPr>
        <w:pStyle w:val="BodyText"/>
        <w:rPr>
          <w:sz w:val="20"/>
        </w:rPr>
      </w:pPr>
    </w:p>
    <w:p w14:paraId="4A43F21C" w14:textId="77777777" w:rsidR="006F1C89" w:rsidRDefault="006F1C89">
      <w:pPr>
        <w:pStyle w:val="BodyText"/>
        <w:spacing w:before="1"/>
        <w:rPr>
          <w:sz w:val="27"/>
        </w:rPr>
      </w:pPr>
    </w:p>
    <w:p w14:paraId="2BAC04D9" w14:textId="77777777" w:rsidR="006F1C89" w:rsidRDefault="005D3991">
      <w:pPr>
        <w:pStyle w:val="BodyText"/>
        <w:tabs>
          <w:tab w:val="left" w:pos="5666"/>
        </w:tabs>
        <w:spacing w:before="71" w:line="192" w:lineRule="auto"/>
        <w:ind w:left="170" w:right="3519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6"/>
          <w:w w:val="75"/>
        </w:rPr>
        <w:t>A</w:t>
      </w:r>
      <w:r>
        <w:rPr>
          <w:spacing w:val="15"/>
          <w:w w:val="82"/>
        </w:rPr>
        <w:t>b</w:t>
      </w:r>
      <w:r>
        <w:rPr>
          <w:spacing w:val="16"/>
          <w:w w:val="83"/>
        </w:rPr>
        <w:t>u</w:t>
      </w:r>
      <w:r>
        <w:rPr>
          <w:spacing w:val="15"/>
          <w:w w:val="83"/>
        </w:rPr>
        <w:t>n</w:t>
      </w:r>
      <w:r>
        <w:rPr>
          <w:spacing w:val="-3"/>
          <w:w w:val="82"/>
        </w:rPr>
        <w:t>d</w:t>
      </w:r>
      <w:proofErr w:type="spellEnd"/>
      <w:r>
        <w:rPr>
          <w:w w:val="82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6"/>
          <w:w w:val="75"/>
        </w:rPr>
        <w:t>A</w:t>
      </w:r>
      <w:r>
        <w:rPr>
          <w:spacing w:val="15"/>
          <w:w w:val="82"/>
        </w:rPr>
        <w:t>b</w:t>
      </w:r>
      <w:r>
        <w:rPr>
          <w:spacing w:val="16"/>
          <w:w w:val="83"/>
        </w:rPr>
        <w:t>u</w:t>
      </w:r>
      <w:r>
        <w:rPr>
          <w:spacing w:val="15"/>
          <w:w w:val="83"/>
        </w:rPr>
        <w:t>n</w:t>
      </w:r>
      <w:r>
        <w:rPr>
          <w:spacing w:val="-3"/>
          <w:w w:val="82"/>
        </w:rPr>
        <w:t>d</w:t>
      </w:r>
      <w:proofErr w:type="spellEnd"/>
    </w:p>
    <w:p w14:paraId="0142C929" w14:textId="77777777" w:rsidR="006F1C89" w:rsidRDefault="006F1C89">
      <w:pPr>
        <w:pStyle w:val="BodyText"/>
        <w:spacing w:before="9"/>
        <w:rPr>
          <w:sz w:val="16"/>
        </w:rPr>
      </w:pPr>
    </w:p>
    <w:p w14:paraId="7A2BD294" w14:textId="77777777" w:rsidR="006F1C89" w:rsidRDefault="005D3991">
      <w:pPr>
        <w:ind w:left="161"/>
        <w:rPr>
          <w:i/>
        </w:rPr>
      </w:pPr>
      <w:r>
        <w:rPr>
          <w:i/>
          <w:w w:val="125"/>
        </w:rPr>
        <w:t>#</w:t>
      </w:r>
      <w:r>
        <w:rPr>
          <w:i/>
          <w:spacing w:val="28"/>
          <w:w w:val="125"/>
        </w:rPr>
        <w:t xml:space="preserve"> </w:t>
      </w:r>
      <w:r>
        <w:rPr>
          <w:i/>
          <w:spacing w:val="15"/>
          <w:w w:val="125"/>
        </w:rPr>
        <w:t>SLC:</w:t>
      </w:r>
    </w:p>
    <w:p w14:paraId="7E3A69CE" w14:textId="77777777" w:rsidR="006F1C89" w:rsidRDefault="006F1C89">
      <w:pPr>
        <w:spacing w:before="10"/>
        <w:rPr>
          <w:i/>
          <w:sz w:val="19"/>
        </w:rPr>
      </w:pPr>
    </w:p>
    <w:p w14:paraId="21F9FAC0" w14:textId="77777777" w:rsidR="006F1C89" w:rsidRDefault="005D3991">
      <w:pPr>
        <w:pStyle w:val="BodyText"/>
        <w:tabs>
          <w:tab w:val="left" w:pos="3467"/>
        </w:tabs>
        <w:spacing w:line="305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</w:p>
    <w:p w14:paraId="0E15556B" w14:textId="77777777" w:rsidR="006F1C89" w:rsidRDefault="005D3991">
      <w:pPr>
        <w:pStyle w:val="BodyText"/>
        <w:tabs>
          <w:tab w:val="left" w:pos="3467"/>
        </w:tabs>
        <w:spacing w:line="305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b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08"/>
        </w:rPr>
        <w:t>*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</w:p>
    <w:p w14:paraId="637AB027" w14:textId="77777777" w:rsidR="006F1C89" w:rsidRDefault="006F1C89">
      <w:pPr>
        <w:spacing w:line="305" w:lineRule="exact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74C4B08A" w14:textId="77777777" w:rsidR="006F1C89" w:rsidRDefault="005D3991">
      <w:pPr>
        <w:spacing w:before="42"/>
        <w:ind w:left="161"/>
        <w:rPr>
          <w:i/>
        </w:rPr>
      </w:pPr>
      <w:r>
        <w:rPr>
          <w:i/>
          <w:w w:val="120"/>
        </w:rPr>
        <w:lastRenderedPageBreak/>
        <w:t>#</w:t>
      </w:r>
      <w:r>
        <w:rPr>
          <w:i/>
          <w:spacing w:val="36"/>
          <w:w w:val="120"/>
        </w:rPr>
        <w:t xml:space="preserve"> </w:t>
      </w:r>
      <w:r>
        <w:rPr>
          <w:i/>
          <w:spacing w:val="15"/>
          <w:w w:val="120"/>
        </w:rPr>
        <w:t>CLC:</w:t>
      </w:r>
    </w:p>
    <w:p w14:paraId="38B59F4F" w14:textId="77777777" w:rsidR="006F1C89" w:rsidRDefault="006F1C89">
      <w:pPr>
        <w:spacing w:before="9"/>
        <w:rPr>
          <w:i/>
          <w:sz w:val="23"/>
        </w:rPr>
      </w:pPr>
    </w:p>
    <w:p w14:paraId="2AAD793C" w14:textId="77777777" w:rsidR="006F1C89" w:rsidRDefault="005D3991">
      <w:pPr>
        <w:pStyle w:val="BodyText"/>
        <w:tabs>
          <w:tab w:val="left" w:pos="3467"/>
        </w:tabs>
        <w:spacing w:line="192" w:lineRule="auto"/>
        <w:ind w:left="560" w:right="212" w:hanging="389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spacing w:val="18"/>
          <w:w w:val="82"/>
        </w:rPr>
        <w:t>q</w:t>
      </w:r>
      <w:r>
        <w:rPr>
          <w:spacing w:val="18"/>
          <w:w w:val="83"/>
        </w:rPr>
        <w:t>u</w:t>
      </w:r>
      <w:r>
        <w:rPr>
          <w:spacing w:val="18"/>
          <w:w w:val="93"/>
        </w:rPr>
        <w:t>e</w:t>
      </w:r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w w:val="99"/>
        </w:rPr>
        <w:t>y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 xml:space="preserve">(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8"/>
          <w:w w:val="99"/>
        </w:rPr>
        <w:t>y</w:t>
      </w:r>
      <w:r>
        <w:rPr>
          <w:spacing w:val="19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TR</w:t>
      </w:r>
      <w:r>
        <w:rPr>
          <w:spacing w:val="18"/>
          <w:w w:val="75"/>
        </w:rPr>
        <w:t>U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5C10BCF9" w14:textId="77777777" w:rsidR="006F1C89" w:rsidRDefault="006F1C89">
      <w:pPr>
        <w:pStyle w:val="BodyText"/>
        <w:spacing w:before="11"/>
        <w:rPr>
          <w:sz w:val="17"/>
        </w:rPr>
      </w:pPr>
    </w:p>
    <w:p w14:paraId="092E95EB" w14:textId="77777777" w:rsidR="006F1C89" w:rsidRDefault="005D3991">
      <w:pPr>
        <w:pStyle w:val="BodyText"/>
        <w:spacing w:line="192" w:lineRule="auto"/>
        <w:ind w:left="569" w:hanging="398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22"/>
          <w:w w:val="160"/>
        </w:rPr>
        <w:t>]</w:t>
      </w:r>
      <w:r>
        <w:rPr>
          <w:w w:val="108"/>
        </w:rPr>
        <w:t>*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 xml:space="preserve">.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</w:p>
    <w:p w14:paraId="5B3A1CB4" w14:textId="77777777" w:rsidR="006F1C89" w:rsidRDefault="005D3991">
      <w:pPr>
        <w:pStyle w:val="BodyText"/>
        <w:spacing w:before="1" w:line="192" w:lineRule="auto"/>
        <w:ind w:left="569" w:hanging="398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22"/>
          <w:w w:val="160"/>
        </w:rPr>
        <w:t>]</w:t>
      </w:r>
      <w:r>
        <w:rPr>
          <w:w w:val="108"/>
        </w:rPr>
        <w:t>*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 xml:space="preserve">.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</w:p>
    <w:p w14:paraId="5F6C1867" w14:textId="77777777" w:rsidR="006F1C89" w:rsidRDefault="006F1C89">
      <w:pPr>
        <w:pStyle w:val="BodyText"/>
        <w:spacing w:before="10"/>
        <w:rPr>
          <w:sz w:val="17"/>
        </w:rPr>
      </w:pPr>
    </w:p>
    <w:p w14:paraId="50F120A7" w14:textId="77777777" w:rsidR="006F1C89" w:rsidRDefault="005D3991">
      <w:pPr>
        <w:pStyle w:val="BodyText"/>
        <w:tabs>
          <w:tab w:val="left" w:pos="4979"/>
        </w:tabs>
        <w:spacing w:before="1" w:line="192" w:lineRule="auto"/>
        <w:ind w:left="170" w:right="1724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</w:p>
    <w:p w14:paraId="4D7E7C76" w14:textId="77777777" w:rsidR="006F1C89" w:rsidRDefault="005D3991">
      <w:pPr>
        <w:pStyle w:val="BodyText"/>
        <w:spacing w:line="291" w:lineRule="exact"/>
        <w:ind w:left="570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6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087993E3" w14:textId="77777777" w:rsidR="006F1C89" w:rsidRDefault="006F1C89">
      <w:pPr>
        <w:pStyle w:val="BodyText"/>
        <w:spacing w:before="13"/>
        <w:rPr>
          <w:sz w:val="30"/>
        </w:rPr>
      </w:pPr>
    </w:p>
    <w:p w14:paraId="3B2B16D9" w14:textId="77777777" w:rsidR="006F1C89" w:rsidRDefault="005D3991">
      <w:pPr>
        <w:pStyle w:val="BodyText"/>
        <w:tabs>
          <w:tab w:val="left" w:pos="3467"/>
        </w:tabs>
        <w:spacing w:before="1" w:line="305" w:lineRule="exact"/>
        <w:ind w:left="171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spacing w:val="18"/>
          <w:w w:val="82"/>
        </w:rPr>
        <w:t>p</w:t>
      </w:r>
      <w:r>
        <w:rPr>
          <w:spacing w:val="18"/>
          <w:w w:val="93"/>
        </w:rPr>
        <w:t>e</w:t>
      </w:r>
      <w:r>
        <w:rPr>
          <w:spacing w:val="18"/>
          <w:w w:val="127"/>
        </w:rPr>
        <w:t>r</w:t>
      </w:r>
      <w:r>
        <w:rPr>
          <w:spacing w:val="18"/>
          <w:w w:val="139"/>
        </w:rPr>
        <w:t>t</w:t>
      </w:r>
      <w:r>
        <w:rPr>
          <w:w w:val="99"/>
        </w:rPr>
        <w:t>y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70"/>
        </w:rPr>
        <w:t>N</w:t>
      </w:r>
    </w:p>
    <w:p w14:paraId="7F186330" w14:textId="77777777" w:rsidR="006F1C89" w:rsidRDefault="005D3991">
      <w:pPr>
        <w:pStyle w:val="BodyText"/>
        <w:spacing w:line="305" w:lineRule="exact"/>
        <w:ind w:left="560"/>
      </w:pPr>
      <w:r>
        <w:t>.</w:t>
      </w:r>
      <w:r>
        <w:rPr>
          <w:spacing w:val="-38"/>
        </w:rPr>
        <w:t xml:space="preserve"> </w:t>
      </w:r>
      <w:r>
        <w:rPr>
          <w:spacing w:val="17"/>
        </w:rPr>
        <w:t>resource</w:t>
      </w:r>
      <w:r>
        <w:rPr>
          <w:spacing w:val="-38"/>
        </w:rPr>
        <w:t xml:space="preserve"> </w:t>
      </w:r>
      <w:r>
        <w:t>.</w:t>
      </w:r>
      <w:r>
        <w:rPr>
          <w:spacing w:val="-38"/>
        </w:rPr>
        <w:t xml:space="preserve"> </w:t>
      </w:r>
      <w:r>
        <w:rPr>
          <w:spacing w:val="17"/>
        </w:rPr>
        <w:t>property</w:t>
      </w:r>
      <w:r>
        <w:rPr>
          <w:spacing w:val="-37"/>
        </w:rPr>
        <w:t xml:space="preserve"> </w:t>
      </w:r>
      <w:r>
        <w:rPr>
          <w:spacing w:val="13"/>
        </w:rPr>
        <w:t xml:space="preserve">),  </w:t>
      </w:r>
      <w:proofErr w:type="spellStart"/>
      <w:r>
        <w:rPr>
          <w:spacing w:val="14"/>
        </w:rPr>
        <w:t>byrow</w:t>
      </w:r>
      <w:proofErr w:type="spellEnd"/>
      <w:r>
        <w:rPr>
          <w:spacing w:val="14"/>
        </w:rPr>
        <w:t xml:space="preserve"> </w:t>
      </w:r>
      <w:r>
        <w:rPr>
          <w:spacing w:val="16"/>
        </w:rPr>
        <w:t xml:space="preserve"> </w:t>
      </w:r>
      <w:r>
        <w:t>=</w:t>
      </w:r>
      <w:r>
        <w:rPr>
          <w:spacing w:val="99"/>
        </w:rPr>
        <w:t xml:space="preserve"> </w:t>
      </w:r>
      <w:r>
        <w:rPr>
          <w:spacing w:val="13"/>
        </w:rPr>
        <w:t>TRUE</w:t>
      </w:r>
      <w:r>
        <w:rPr>
          <w:spacing w:val="-40"/>
        </w:rPr>
        <w:t xml:space="preserve"> </w:t>
      </w:r>
      <w:r>
        <w:t>)</w:t>
      </w:r>
    </w:p>
    <w:p w14:paraId="65A218E7" w14:textId="77777777" w:rsidR="006F1C89" w:rsidRDefault="006F1C89">
      <w:pPr>
        <w:pStyle w:val="BodyText"/>
      </w:pPr>
    </w:p>
    <w:p w14:paraId="16A2487C" w14:textId="77777777" w:rsidR="006F1C89" w:rsidRDefault="005D3991">
      <w:pPr>
        <w:pStyle w:val="BodyText"/>
        <w:tabs>
          <w:tab w:val="left" w:pos="4979"/>
        </w:tabs>
        <w:spacing w:before="185" w:line="192" w:lineRule="auto"/>
        <w:ind w:left="170" w:right="1724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)</w:t>
      </w:r>
      <w:r>
        <w:rPr>
          <w:spacing w:val="-40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rPr>
          <w:spacing w:val="-50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</w:p>
    <w:p w14:paraId="6AC38C78" w14:textId="77777777" w:rsidR="006F1C89" w:rsidRDefault="005D3991">
      <w:pPr>
        <w:pStyle w:val="BodyText"/>
        <w:spacing w:line="291" w:lineRule="exact"/>
        <w:ind w:left="570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AF0C61C" w14:textId="77777777" w:rsidR="006F1C89" w:rsidRDefault="006F1C89">
      <w:pPr>
        <w:pStyle w:val="BodyText"/>
        <w:spacing w:before="14"/>
        <w:rPr>
          <w:sz w:val="32"/>
        </w:rPr>
      </w:pPr>
    </w:p>
    <w:p w14:paraId="31ED1D4E" w14:textId="77777777" w:rsidR="006F1C89" w:rsidRDefault="005D3991">
      <w:pPr>
        <w:spacing w:before="1" w:line="484" w:lineRule="auto"/>
        <w:ind w:left="161" w:right="6537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15"/>
        </w:rPr>
        <w:t>S</w:t>
      </w:r>
      <w:r>
        <w:rPr>
          <w:i/>
          <w:spacing w:val="19"/>
          <w:w w:val="114"/>
        </w:rPr>
        <w:t>k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72"/>
        </w:rPr>
        <w:t>w</w:t>
      </w:r>
      <w:r>
        <w:rPr>
          <w:i/>
          <w:spacing w:val="19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1"/>
          <w:w w:val="101"/>
        </w:rPr>
        <w:t>d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33"/>
        </w:rPr>
        <w:t>s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bu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</w:t>
      </w:r>
      <w:r>
        <w:rPr>
          <w:i/>
          <w:w w:val="101"/>
        </w:rPr>
        <w:t xml:space="preserve">n </w:t>
      </w:r>
      <w:r>
        <w:rPr>
          <w:i/>
          <w:w w:val="120"/>
        </w:rPr>
        <w:t>#</w:t>
      </w:r>
      <w:r>
        <w:rPr>
          <w:i/>
          <w:spacing w:val="44"/>
          <w:w w:val="120"/>
        </w:rPr>
        <w:t xml:space="preserve"> </w:t>
      </w:r>
      <w:r>
        <w:rPr>
          <w:i/>
          <w:spacing w:val="11"/>
          <w:w w:val="120"/>
        </w:rPr>
        <w:t>SLC</w:t>
      </w:r>
    </w:p>
    <w:p w14:paraId="7089F9FF" w14:textId="77777777" w:rsidR="006F1C89" w:rsidRDefault="005D3991">
      <w:pPr>
        <w:pStyle w:val="BodyText"/>
        <w:spacing w:line="305" w:lineRule="exact"/>
        <w:ind w:left="167"/>
      </w:pPr>
      <w:r>
        <w:rPr>
          <w:spacing w:val="17"/>
          <w:w w:val="139"/>
        </w:rPr>
        <w:t>t</w:t>
      </w:r>
      <w:r>
        <w:rPr>
          <w:spacing w:val="17"/>
          <w:w w:val="84"/>
        </w:rPr>
        <w:t>o</w:t>
      </w:r>
      <w:r>
        <w:rPr>
          <w:w w:val="139"/>
        </w:rPr>
        <w:t>t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22"/>
          <w:w w:val="108"/>
        </w:rPr>
        <w:t>*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36"/>
        </w:rPr>
        <w:t xml:space="preserve"> </w:t>
      </w:r>
      <w:r>
        <w:rPr>
          <w:spacing w:val="17"/>
          <w:w w:val="65"/>
        </w:rPr>
        <w:t>+</w:t>
      </w:r>
      <w:r>
        <w:rPr>
          <w:spacing w:val="17"/>
          <w:w w:val="82"/>
        </w:rPr>
        <w:t>1</w:t>
      </w:r>
      <w:r>
        <w:rPr>
          <w:spacing w:val="28"/>
          <w:w w:val="160"/>
        </w:rPr>
        <w:t>)</w:t>
      </w:r>
      <w:r>
        <w:rPr>
          <w:spacing w:val="22"/>
          <w:w w:val="160"/>
        </w:rPr>
        <w:t>)</w:t>
      </w:r>
      <w:r>
        <w:rPr>
          <w:w w:val="99"/>
        </w:rPr>
        <w:t>/</w:t>
      </w:r>
      <w:r>
        <w:rPr>
          <w:spacing w:val="-47"/>
        </w:rPr>
        <w:t xml:space="preserve"> </w:t>
      </w:r>
      <w:r>
        <w:rPr>
          <w:w w:val="82"/>
        </w:rPr>
        <w:t>2</w:t>
      </w:r>
    </w:p>
    <w:p w14:paraId="7848A278" w14:textId="77777777" w:rsidR="006F1C89" w:rsidRDefault="006F1C89">
      <w:pPr>
        <w:pStyle w:val="BodyText"/>
        <w:spacing w:before="4"/>
        <w:rPr>
          <w:sz w:val="13"/>
        </w:rPr>
      </w:pPr>
    </w:p>
    <w:p w14:paraId="158DD919" w14:textId="77777777" w:rsidR="006F1C89" w:rsidRDefault="005D3991">
      <w:pPr>
        <w:pStyle w:val="BodyText"/>
        <w:spacing w:line="305" w:lineRule="exact"/>
        <w:ind w:left="161"/>
      </w:pPr>
      <w:r>
        <w:rPr>
          <w:w w:val="90"/>
        </w:rPr>
        <w:t>x</w:t>
      </w:r>
      <w:r>
        <w:rPr>
          <w:spacing w:val="59"/>
          <w:w w:val="90"/>
        </w:rPr>
        <w:t xml:space="preserve"> </w:t>
      </w:r>
      <w:r>
        <w:rPr>
          <w:w w:val="90"/>
        </w:rPr>
        <w:t>&lt;-</w:t>
      </w:r>
      <w:r>
        <w:rPr>
          <w:spacing w:val="102"/>
        </w:rPr>
        <w:t xml:space="preserve"> </w:t>
      </w:r>
      <w:r>
        <w:rPr>
          <w:w w:val="90"/>
        </w:rPr>
        <w:t>1</w:t>
      </w:r>
      <w:r>
        <w:rPr>
          <w:spacing w:val="-38"/>
          <w:w w:val="90"/>
        </w:rPr>
        <w:t xml:space="preserve"> </w:t>
      </w:r>
      <w:r>
        <w:rPr>
          <w:w w:val="90"/>
        </w:rPr>
        <w:t>/</w:t>
      </w:r>
      <w:r>
        <w:rPr>
          <w:spacing w:val="-32"/>
          <w:w w:val="90"/>
        </w:rPr>
        <w:t xml:space="preserve"> </w:t>
      </w:r>
      <w:r>
        <w:rPr>
          <w:spacing w:val="11"/>
          <w:w w:val="90"/>
        </w:rPr>
        <w:t>tot</w:t>
      </w:r>
    </w:p>
    <w:p w14:paraId="7DCE3F2A" w14:textId="77777777" w:rsidR="006F1C89" w:rsidRDefault="005D3991">
      <w:pPr>
        <w:pStyle w:val="BodyText"/>
        <w:spacing w:line="305" w:lineRule="exact"/>
        <w:ind w:left="170"/>
      </w:pPr>
      <w:r>
        <w:rPr>
          <w:spacing w:val="17"/>
          <w:w w:val="105"/>
        </w:rPr>
        <w:t>resource</w:t>
      </w:r>
      <w:r>
        <w:rPr>
          <w:spacing w:val="-38"/>
          <w:w w:val="105"/>
        </w:rPr>
        <w:t xml:space="preserve"> </w:t>
      </w:r>
      <w:r>
        <w:rPr>
          <w:w w:val="105"/>
        </w:rPr>
        <w:t>.</w:t>
      </w:r>
      <w:r>
        <w:rPr>
          <w:spacing w:val="-40"/>
          <w:w w:val="105"/>
        </w:rPr>
        <w:t xml:space="preserve"> </w:t>
      </w:r>
      <w:proofErr w:type="spellStart"/>
      <w:r>
        <w:rPr>
          <w:spacing w:val="13"/>
          <w:w w:val="105"/>
        </w:rPr>
        <w:t>freq</w:t>
      </w:r>
      <w:proofErr w:type="spellEnd"/>
      <w:r>
        <w:rPr>
          <w:spacing w:val="-39"/>
          <w:w w:val="105"/>
        </w:rPr>
        <w:t xml:space="preserve"> </w:t>
      </w:r>
      <w:r>
        <w:rPr>
          <w:w w:val="105"/>
        </w:rPr>
        <w:t>.</w:t>
      </w:r>
      <w:r>
        <w:rPr>
          <w:spacing w:val="-40"/>
          <w:w w:val="105"/>
        </w:rPr>
        <w:t xml:space="preserve"> </w:t>
      </w:r>
      <w:r>
        <w:rPr>
          <w:spacing w:val="13"/>
        </w:rPr>
        <w:t>skew</w:t>
      </w:r>
      <w:r>
        <w:rPr>
          <w:spacing w:val="-36"/>
        </w:rPr>
        <w:t xml:space="preserve"> </w:t>
      </w:r>
      <w:r>
        <w:rPr>
          <w:w w:val="105"/>
        </w:rPr>
        <w:t>.</w:t>
      </w:r>
      <w:r>
        <w:rPr>
          <w:spacing w:val="-42"/>
          <w:w w:val="105"/>
        </w:rPr>
        <w:t xml:space="preserve"> </w:t>
      </w:r>
      <w:proofErr w:type="spellStart"/>
      <w:r>
        <w:rPr>
          <w:spacing w:val="11"/>
          <w:w w:val="105"/>
        </w:rPr>
        <w:t>slc</w:t>
      </w:r>
      <w:proofErr w:type="spellEnd"/>
      <w:r>
        <w:rPr>
          <w:spacing w:val="11"/>
          <w:w w:val="105"/>
        </w:rPr>
        <w:t xml:space="preserve"> </w:t>
      </w:r>
      <w:r>
        <w:rPr>
          <w:spacing w:val="37"/>
          <w:w w:val="105"/>
        </w:rPr>
        <w:t xml:space="preserve"> </w:t>
      </w:r>
      <w:r>
        <w:t>&lt;-</w:t>
      </w:r>
      <w:r>
        <w:rPr>
          <w:spacing w:val="108"/>
        </w:rPr>
        <w:t xml:space="preserve"> </w:t>
      </w:r>
      <w:r>
        <w:rPr>
          <w:spacing w:val="13"/>
          <w:w w:val="105"/>
        </w:rPr>
        <w:t>c()</w:t>
      </w:r>
    </w:p>
    <w:p w14:paraId="6C5A191A" w14:textId="77777777" w:rsidR="006F1C89" w:rsidRDefault="006F1C89">
      <w:pPr>
        <w:pStyle w:val="BodyText"/>
        <w:spacing w:before="4"/>
        <w:rPr>
          <w:sz w:val="13"/>
        </w:rPr>
      </w:pPr>
    </w:p>
    <w:p w14:paraId="5781FB8C" w14:textId="77777777" w:rsidR="006F1C89" w:rsidRDefault="005D3991">
      <w:pPr>
        <w:pStyle w:val="BodyText"/>
        <w:spacing w:line="305" w:lineRule="exact"/>
        <w:ind w:left="16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7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{</w:t>
      </w:r>
    </w:p>
    <w:p w14:paraId="309C0280" w14:textId="77777777" w:rsidR="006F1C89" w:rsidRDefault="005D3991">
      <w:pPr>
        <w:pStyle w:val="BodyText"/>
        <w:spacing w:line="305" w:lineRule="exact"/>
        <w:ind w:left="445"/>
      </w:pPr>
      <w:r>
        <w:rPr>
          <w:spacing w:val="17"/>
          <w:w w:val="110"/>
        </w:rPr>
        <w:t>resource</w:t>
      </w:r>
      <w:r>
        <w:rPr>
          <w:spacing w:val="-43"/>
          <w:w w:val="110"/>
        </w:rPr>
        <w:t xml:space="preserve"> </w:t>
      </w:r>
      <w:r>
        <w:rPr>
          <w:w w:val="110"/>
        </w:rPr>
        <w:t>.</w:t>
      </w:r>
      <w:r>
        <w:rPr>
          <w:spacing w:val="-45"/>
          <w:w w:val="110"/>
        </w:rPr>
        <w:t xml:space="preserve"> </w:t>
      </w:r>
      <w:proofErr w:type="spellStart"/>
      <w:r>
        <w:rPr>
          <w:spacing w:val="13"/>
          <w:w w:val="110"/>
        </w:rPr>
        <w:t>freq</w:t>
      </w:r>
      <w:proofErr w:type="spellEnd"/>
      <w:r>
        <w:rPr>
          <w:spacing w:val="-45"/>
          <w:w w:val="110"/>
        </w:rPr>
        <w:t xml:space="preserve"> </w:t>
      </w:r>
      <w:r>
        <w:rPr>
          <w:w w:val="110"/>
        </w:rPr>
        <w:t>.</w:t>
      </w:r>
      <w:r>
        <w:rPr>
          <w:spacing w:val="-45"/>
          <w:w w:val="110"/>
        </w:rPr>
        <w:t xml:space="preserve"> </w:t>
      </w:r>
      <w:r>
        <w:rPr>
          <w:spacing w:val="13"/>
        </w:rPr>
        <w:t>skew</w:t>
      </w:r>
      <w:r>
        <w:rPr>
          <w:spacing w:val="-38"/>
        </w:rPr>
        <w:t xml:space="preserve"> </w:t>
      </w:r>
      <w:r>
        <w:rPr>
          <w:w w:val="110"/>
        </w:rPr>
        <w:t>.</w:t>
      </w:r>
      <w:r>
        <w:rPr>
          <w:spacing w:val="-47"/>
          <w:w w:val="110"/>
        </w:rPr>
        <w:t xml:space="preserve"> </w:t>
      </w:r>
      <w:proofErr w:type="spellStart"/>
      <w:r>
        <w:rPr>
          <w:spacing w:val="11"/>
          <w:w w:val="110"/>
        </w:rPr>
        <w:t>slc</w:t>
      </w:r>
      <w:proofErr w:type="spellEnd"/>
      <w:r>
        <w:rPr>
          <w:spacing w:val="-47"/>
          <w:w w:val="110"/>
        </w:rPr>
        <w:t xml:space="preserve"> </w:t>
      </w:r>
      <w:r>
        <w:rPr>
          <w:w w:val="110"/>
        </w:rPr>
        <w:t>[</w:t>
      </w:r>
      <w:r>
        <w:rPr>
          <w:spacing w:val="-53"/>
          <w:w w:val="110"/>
        </w:rPr>
        <w:t xml:space="preserve"> </w:t>
      </w:r>
      <w:proofErr w:type="spellStart"/>
      <w:r>
        <w:rPr>
          <w:spacing w:val="11"/>
          <w:w w:val="110"/>
        </w:rPr>
        <w:t>i</w:t>
      </w:r>
      <w:proofErr w:type="spellEnd"/>
      <w:r>
        <w:rPr>
          <w:spacing w:val="11"/>
          <w:w w:val="110"/>
        </w:rPr>
        <w:t xml:space="preserve">] </w:t>
      </w:r>
      <w:r>
        <w:rPr>
          <w:spacing w:val="14"/>
          <w:w w:val="110"/>
        </w:rPr>
        <w:t xml:space="preserve"> </w:t>
      </w:r>
      <w:r>
        <w:t>&lt;-</w:t>
      </w:r>
      <w:r>
        <w:rPr>
          <w:spacing w:val="99"/>
        </w:rPr>
        <w:t xml:space="preserve"> </w:t>
      </w:r>
      <w:r>
        <w:rPr>
          <w:spacing w:val="11"/>
          <w:w w:val="110"/>
        </w:rPr>
        <w:t>i*</w:t>
      </w:r>
      <w:r>
        <w:rPr>
          <w:spacing w:val="-53"/>
          <w:w w:val="110"/>
        </w:rPr>
        <w:t xml:space="preserve"> </w:t>
      </w:r>
      <w:r>
        <w:t>x</w:t>
      </w:r>
    </w:p>
    <w:p w14:paraId="6C18BDC4" w14:textId="77777777" w:rsidR="006F1C89" w:rsidRDefault="005D3991">
      <w:pPr>
        <w:pStyle w:val="BodyText"/>
        <w:spacing w:line="271" w:lineRule="exact"/>
        <w:ind w:left="161"/>
      </w:pPr>
      <w:r>
        <w:rPr>
          <w:w w:val="160"/>
        </w:rPr>
        <w:t>}</w:t>
      </w:r>
    </w:p>
    <w:p w14:paraId="0C34FD2B" w14:textId="77777777" w:rsidR="006F1C89" w:rsidRDefault="006F1C89">
      <w:pPr>
        <w:pStyle w:val="BodyText"/>
        <w:spacing w:before="4"/>
        <w:rPr>
          <w:sz w:val="13"/>
        </w:rPr>
      </w:pPr>
    </w:p>
    <w:p w14:paraId="67E122ED" w14:textId="77777777" w:rsidR="006F1C89" w:rsidRDefault="005D3991">
      <w:pPr>
        <w:pStyle w:val="BodyText"/>
        <w:spacing w:line="305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55"/>
        </w:rPr>
        <w:t>m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4"/>
          <w:w w:val="89"/>
        </w:rPr>
        <w:t>-</w:t>
      </w:r>
      <w:r>
        <w:rPr>
          <w:spacing w:val="14"/>
          <w:w w:val="82"/>
        </w:rPr>
        <w:t>2</w:t>
      </w:r>
      <w:r>
        <w:rPr>
          <w:spacing w:val="14"/>
          <w:w w:val="164"/>
        </w:rPr>
        <w:t>.</w:t>
      </w:r>
      <w:r>
        <w:rPr>
          <w:w w:val="82"/>
        </w:rPr>
        <w:t>5</w:t>
      </w:r>
      <w:r>
        <w:rPr>
          <w:spacing w:val="-4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139"/>
        </w:rPr>
        <w:t>t</w:t>
      </w:r>
      <w:r>
        <w:rPr>
          <w:w w:val="84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)</w:t>
      </w:r>
    </w:p>
    <w:p w14:paraId="4305C2CD" w14:textId="77777777" w:rsidR="006F1C89" w:rsidRDefault="005D3991">
      <w:pPr>
        <w:pStyle w:val="BodyText"/>
        <w:spacing w:line="271" w:lineRule="exact"/>
        <w:ind w:left="560"/>
      </w:pPr>
      <w:r>
        <w:rPr>
          <w:w w:val="160"/>
        </w:rPr>
        <w:t>)</w:t>
      </w:r>
    </w:p>
    <w:p w14:paraId="4F0F111B" w14:textId="77777777" w:rsidR="006F1C89" w:rsidRDefault="005D3991">
      <w:pPr>
        <w:pStyle w:val="BodyText"/>
        <w:spacing w:line="305" w:lineRule="exact"/>
        <w:ind w:left="170"/>
      </w:pPr>
      <w:r>
        <w:rPr>
          <w:spacing w:val="17"/>
        </w:rPr>
        <w:t>resource</w:t>
      </w:r>
      <w:r>
        <w:rPr>
          <w:spacing w:val="-32"/>
        </w:rPr>
        <w:t xml:space="preserve"> </w:t>
      </w:r>
      <w:r>
        <w:t>.</w:t>
      </w:r>
      <w:r>
        <w:rPr>
          <w:spacing w:val="-34"/>
        </w:rPr>
        <w:t xml:space="preserve"> </w:t>
      </w:r>
      <w:proofErr w:type="spellStart"/>
      <w:r>
        <w:rPr>
          <w:spacing w:val="13"/>
        </w:rPr>
        <w:t>freq</w:t>
      </w:r>
      <w:proofErr w:type="spellEnd"/>
      <w:r>
        <w:rPr>
          <w:spacing w:val="-34"/>
        </w:rPr>
        <w:t xml:space="preserve"> </w:t>
      </w:r>
      <w:r>
        <w:t>.</w:t>
      </w:r>
      <w:r>
        <w:rPr>
          <w:spacing w:val="-33"/>
        </w:rPr>
        <w:t xml:space="preserve"> </w:t>
      </w:r>
      <w:r>
        <w:rPr>
          <w:spacing w:val="13"/>
        </w:rPr>
        <w:t>skew</w:t>
      </w:r>
      <w:r>
        <w:rPr>
          <w:spacing w:val="-34"/>
        </w:rPr>
        <w:t xml:space="preserve"> </w:t>
      </w:r>
      <w:r>
        <w:t>.</w:t>
      </w:r>
      <w:r>
        <w:rPr>
          <w:spacing w:val="-36"/>
        </w:rPr>
        <w:t xml:space="preserve"> </w:t>
      </w:r>
      <w:proofErr w:type="spellStart"/>
      <w:r>
        <w:rPr>
          <w:spacing w:val="11"/>
        </w:rPr>
        <w:t>slc</w:t>
      </w:r>
      <w:proofErr w:type="spellEnd"/>
      <w:r>
        <w:rPr>
          <w:spacing w:val="11"/>
        </w:rPr>
        <w:t xml:space="preserve"> </w:t>
      </w:r>
      <w:r>
        <w:rPr>
          <w:spacing w:val="57"/>
        </w:rPr>
        <w:t xml:space="preserve"> </w:t>
      </w:r>
      <w:r>
        <w:t>&lt;-</w:t>
      </w:r>
      <w:r>
        <w:rPr>
          <w:spacing w:val="128"/>
        </w:rPr>
        <w:t xml:space="preserve"> </w:t>
      </w:r>
      <w:r>
        <w:rPr>
          <w:spacing w:val="11"/>
        </w:rPr>
        <w:t>res</w:t>
      </w:r>
      <w:r>
        <w:rPr>
          <w:spacing w:val="-36"/>
        </w:rPr>
        <w:t xml:space="preserve"> </w:t>
      </w:r>
      <w:r>
        <w:t>.</w:t>
      </w:r>
      <w:r>
        <w:rPr>
          <w:spacing w:val="-34"/>
        </w:rPr>
        <w:t xml:space="preserve"> </w:t>
      </w:r>
      <w:proofErr w:type="spellStart"/>
      <w:r>
        <w:rPr>
          <w:spacing w:val="14"/>
        </w:rPr>
        <w:t>Abund</w:t>
      </w:r>
      <w:proofErr w:type="spellEnd"/>
      <w:r>
        <w:rPr>
          <w:spacing w:val="-34"/>
        </w:rPr>
        <w:t xml:space="preserve"> </w:t>
      </w:r>
      <w:r>
        <w:t>*</w:t>
      </w:r>
      <w:r>
        <w:rPr>
          <w:spacing w:val="-31"/>
        </w:rPr>
        <w:t xml:space="preserve"> </w:t>
      </w:r>
      <w:r>
        <w:rPr>
          <w:spacing w:val="17"/>
        </w:rPr>
        <w:t>resource</w:t>
      </w:r>
      <w:r>
        <w:rPr>
          <w:spacing w:val="-32"/>
        </w:rPr>
        <w:t xml:space="preserve"> </w:t>
      </w:r>
      <w:r>
        <w:t>.</w:t>
      </w:r>
      <w:r>
        <w:rPr>
          <w:spacing w:val="-34"/>
        </w:rPr>
        <w:t xml:space="preserve"> </w:t>
      </w:r>
      <w:proofErr w:type="spellStart"/>
      <w:r>
        <w:rPr>
          <w:spacing w:val="13"/>
        </w:rPr>
        <w:t>freq</w:t>
      </w:r>
      <w:proofErr w:type="spellEnd"/>
      <w:r>
        <w:rPr>
          <w:spacing w:val="-33"/>
        </w:rPr>
        <w:t xml:space="preserve"> </w:t>
      </w:r>
      <w:r>
        <w:t>.</w:t>
      </w:r>
      <w:r>
        <w:rPr>
          <w:spacing w:val="-34"/>
        </w:rPr>
        <w:t xml:space="preserve"> </w:t>
      </w:r>
      <w:r>
        <w:rPr>
          <w:spacing w:val="13"/>
        </w:rPr>
        <w:t>skew</w:t>
      </w:r>
      <w:r>
        <w:rPr>
          <w:spacing w:val="-34"/>
        </w:rPr>
        <w:t xml:space="preserve"> </w:t>
      </w:r>
      <w:r>
        <w:t>.</w:t>
      </w:r>
      <w:r>
        <w:rPr>
          <w:spacing w:val="-36"/>
        </w:rPr>
        <w:t xml:space="preserve"> </w:t>
      </w:r>
      <w:proofErr w:type="spellStart"/>
      <w:r>
        <w:rPr>
          <w:spacing w:val="11"/>
        </w:rPr>
        <w:t>slc</w:t>
      </w:r>
      <w:proofErr w:type="spellEnd"/>
    </w:p>
    <w:p w14:paraId="10102276" w14:textId="77777777" w:rsidR="006F1C89" w:rsidRDefault="006F1C89">
      <w:pPr>
        <w:pStyle w:val="BodyText"/>
        <w:spacing w:before="15"/>
        <w:rPr>
          <w:sz w:val="32"/>
        </w:rPr>
      </w:pPr>
    </w:p>
    <w:p w14:paraId="5606C0B0" w14:textId="77777777" w:rsidR="006F1C89" w:rsidRDefault="005D3991">
      <w:pPr>
        <w:ind w:left="161"/>
        <w:rPr>
          <w:i/>
        </w:rPr>
      </w:pPr>
      <w:r>
        <w:rPr>
          <w:i/>
          <w:w w:val="120"/>
        </w:rPr>
        <w:t>#</w:t>
      </w:r>
      <w:r>
        <w:rPr>
          <w:i/>
          <w:spacing w:val="36"/>
          <w:w w:val="120"/>
        </w:rPr>
        <w:t xml:space="preserve"> </w:t>
      </w:r>
      <w:r>
        <w:rPr>
          <w:i/>
          <w:spacing w:val="15"/>
          <w:w w:val="120"/>
        </w:rPr>
        <w:t>CLC:</w:t>
      </w:r>
    </w:p>
    <w:p w14:paraId="5C1B0623" w14:textId="77777777" w:rsidR="006F1C89" w:rsidRDefault="006F1C89">
      <w:pPr>
        <w:spacing w:before="9"/>
        <w:rPr>
          <w:i/>
          <w:sz w:val="19"/>
        </w:rPr>
      </w:pPr>
    </w:p>
    <w:p w14:paraId="13C763A1" w14:textId="77777777" w:rsidR="006F1C89" w:rsidRDefault="005D3991">
      <w:pPr>
        <w:pStyle w:val="BodyText"/>
        <w:spacing w:line="305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55"/>
        </w:rPr>
        <w:t>m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4"/>
          <w:w w:val="89"/>
        </w:rPr>
        <w:t>-</w:t>
      </w:r>
      <w:r>
        <w:rPr>
          <w:spacing w:val="14"/>
          <w:w w:val="82"/>
        </w:rPr>
        <w:t>2</w:t>
      </w:r>
      <w:r>
        <w:rPr>
          <w:spacing w:val="14"/>
          <w:w w:val="164"/>
        </w:rPr>
        <w:t>.</w:t>
      </w:r>
      <w:r>
        <w:rPr>
          <w:w w:val="82"/>
        </w:rPr>
        <w:t>5</w:t>
      </w:r>
      <w:r>
        <w:rPr>
          <w:spacing w:val="-4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139"/>
        </w:rPr>
        <w:t>t</w:t>
      </w:r>
      <w:r>
        <w:rPr>
          <w:w w:val="84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2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</w:p>
    <w:p w14:paraId="6345D514" w14:textId="77777777" w:rsidR="006F1C89" w:rsidRDefault="005D3991">
      <w:pPr>
        <w:pStyle w:val="BodyText"/>
        <w:spacing w:line="305" w:lineRule="exact"/>
        <w:ind w:left="566"/>
      </w:pPr>
      <w:r>
        <w:rPr>
          <w:spacing w:val="11"/>
          <w:w w:val="110"/>
        </w:rPr>
        <w:t>Res</w:t>
      </w:r>
      <w:r>
        <w:rPr>
          <w:spacing w:val="-48"/>
          <w:w w:val="110"/>
        </w:rPr>
        <w:t xml:space="preserve"> </w:t>
      </w:r>
      <w:r>
        <w:rPr>
          <w:spacing w:val="11"/>
          <w:w w:val="110"/>
        </w:rPr>
        <w:t>))</w:t>
      </w:r>
    </w:p>
    <w:p w14:paraId="090C45F2" w14:textId="77777777" w:rsidR="006F1C89" w:rsidRDefault="006F1C89">
      <w:pPr>
        <w:pStyle w:val="BodyText"/>
      </w:pPr>
    </w:p>
    <w:p w14:paraId="36E41B0C" w14:textId="77777777" w:rsidR="006F1C89" w:rsidRDefault="005D3991">
      <w:pPr>
        <w:pStyle w:val="BodyText"/>
        <w:spacing w:before="186" w:line="192" w:lineRule="auto"/>
        <w:ind w:left="167" w:right="5847" w:firstLine="3"/>
      </w:pPr>
      <w:r>
        <w:rPr>
          <w:spacing w:val="17"/>
        </w:rPr>
        <w:t>resource</w:t>
      </w:r>
      <w:r>
        <w:rPr>
          <w:spacing w:val="-30"/>
        </w:rPr>
        <w:t xml:space="preserve"> </w:t>
      </w:r>
      <w:r>
        <w:t>.</w:t>
      </w:r>
      <w:r>
        <w:rPr>
          <w:spacing w:val="-30"/>
        </w:rPr>
        <w:t xml:space="preserve"> </w:t>
      </w:r>
      <w:r>
        <w:rPr>
          <w:spacing w:val="17"/>
        </w:rPr>
        <w:t>frequency</w:t>
      </w:r>
      <w:r>
        <w:rPr>
          <w:spacing w:val="-30"/>
        </w:rPr>
        <w:t xml:space="preserve"> </w:t>
      </w:r>
      <w:r>
        <w:t>.</w:t>
      </w:r>
      <w:r>
        <w:rPr>
          <w:spacing w:val="-33"/>
        </w:rPr>
        <w:t xml:space="preserve"> </w:t>
      </w:r>
      <w:r>
        <w:rPr>
          <w:spacing w:val="13"/>
        </w:rPr>
        <w:t>skew</w:t>
      </w:r>
      <w:r>
        <w:rPr>
          <w:spacing w:val="-32"/>
        </w:rPr>
        <w:t xml:space="preserve"> </w:t>
      </w:r>
      <w:r>
        <w:t>.</w:t>
      </w:r>
      <w:r>
        <w:rPr>
          <w:spacing w:val="-35"/>
        </w:rPr>
        <w:t xml:space="preserve"> </w:t>
      </w:r>
      <w:proofErr w:type="spellStart"/>
      <w:r>
        <w:rPr>
          <w:spacing w:val="11"/>
        </w:rPr>
        <w:t>clc</w:t>
      </w:r>
      <w:proofErr w:type="spellEnd"/>
      <w:r>
        <w:rPr>
          <w:spacing w:val="66"/>
        </w:rPr>
        <w:t xml:space="preserve"> </w:t>
      </w:r>
      <w:r>
        <w:t>&lt;-</w:t>
      </w:r>
      <w:r>
        <w:rPr>
          <w:spacing w:val="58"/>
        </w:rPr>
        <w:t xml:space="preserve"> </w:t>
      </w:r>
      <w:r>
        <w:rPr>
          <w:spacing w:val="13"/>
        </w:rPr>
        <w:t>c()</w:t>
      </w:r>
      <w:r>
        <w:rPr>
          <w:spacing w:val="-67"/>
        </w:rPr>
        <w:t xml:space="preserve">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7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{</w:t>
      </w:r>
    </w:p>
    <w:p w14:paraId="67EE75CC" w14:textId="77777777" w:rsidR="006F1C89" w:rsidRDefault="006F1C89">
      <w:pPr>
        <w:spacing w:line="192" w:lineRule="auto"/>
        <w:sectPr w:rsidR="006F1C89">
          <w:pgSz w:w="12240" w:h="15840"/>
          <w:pgMar w:top="1360" w:right="740" w:bottom="400" w:left="700" w:header="0" w:footer="216" w:gutter="0"/>
          <w:cols w:space="720"/>
        </w:sectPr>
      </w:pPr>
    </w:p>
    <w:p w14:paraId="4229F62A" w14:textId="77777777" w:rsidR="006F1C89" w:rsidRDefault="005D3991">
      <w:pPr>
        <w:pStyle w:val="BodyText"/>
        <w:spacing w:before="8" w:line="305" w:lineRule="exact"/>
        <w:ind w:left="445"/>
      </w:pPr>
      <w:r>
        <w:rPr>
          <w:spacing w:val="17"/>
          <w:w w:val="105"/>
        </w:rPr>
        <w:lastRenderedPageBreak/>
        <w:t>resource</w:t>
      </w:r>
      <w:r>
        <w:rPr>
          <w:spacing w:val="-38"/>
          <w:w w:val="105"/>
        </w:rPr>
        <w:t xml:space="preserve"> </w:t>
      </w:r>
      <w:r>
        <w:rPr>
          <w:w w:val="105"/>
        </w:rPr>
        <w:t>.</w:t>
      </w:r>
      <w:r>
        <w:rPr>
          <w:spacing w:val="-38"/>
          <w:w w:val="105"/>
        </w:rPr>
        <w:t xml:space="preserve"> </w:t>
      </w:r>
      <w:r>
        <w:rPr>
          <w:spacing w:val="17"/>
          <w:w w:val="105"/>
        </w:rPr>
        <w:t>frequency</w:t>
      </w:r>
      <w:r>
        <w:rPr>
          <w:spacing w:val="-38"/>
          <w:w w:val="105"/>
        </w:rPr>
        <w:t xml:space="preserve"> </w:t>
      </w:r>
      <w:r>
        <w:rPr>
          <w:w w:val="105"/>
        </w:rPr>
        <w:t>.</w:t>
      </w:r>
      <w:r>
        <w:rPr>
          <w:spacing w:val="-40"/>
          <w:w w:val="105"/>
        </w:rPr>
        <w:t xml:space="preserve"> </w:t>
      </w:r>
      <w:r>
        <w:rPr>
          <w:spacing w:val="13"/>
        </w:rPr>
        <w:t>skew</w:t>
      </w:r>
      <w:r>
        <w:rPr>
          <w:spacing w:val="-36"/>
        </w:rPr>
        <w:t xml:space="preserve"> </w:t>
      </w:r>
      <w:r>
        <w:rPr>
          <w:w w:val="105"/>
        </w:rPr>
        <w:t>.</w:t>
      </w:r>
      <w:r>
        <w:rPr>
          <w:spacing w:val="-42"/>
          <w:w w:val="105"/>
        </w:rPr>
        <w:t xml:space="preserve"> </w:t>
      </w:r>
      <w:proofErr w:type="spellStart"/>
      <w:r>
        <w:rPr>
          <w:spacing w:val="11"/>
          <w:w w:val="105"/>
        </w:rPr>
        <w:t>clc</w:t>
      </w:r>
      <w:proofErr w:type="spellEnd"/>
      <w:r>
        <w:rPr>
          <w:spacing w:val="-42"/>
          <w:w w:val="105"/>
        </w:rPr>
        <w:t xml:space="preserve"> </w:t>
      </w:r>
      <w:r>
        <w:rPr>
          <w:w w:val="105"/>
        </w:rPr>
        <w:t>[</w:t>
      </w:r>
      <w:r>
        <w:rPr>
          <w:spacing w:val="-48"/>
          <w:w w:val="105"/>
        </w:rPr>
        <w:t xml:space="preserve"> </w:t>
      </w:r>
      <w:proofErr w:type="spellStart"/>
      <w:r>
        <w:rPr>
          <w:spacing w:val="11"/>
          <w:w w:val="105"/>
        </w:rPr>
        <w:t>i</w:t>
      </w:r>
      <w:proofErr w:type="spellEnd"/>
      <w:r>
        <w:rPr>
          <w:spacing w:val="11"/>
          <w:w w:val="105"/>
        </w:rPr>
        <w:t xml:space="preserve">] </w:t>
      </w:r>
      <w:r>
        <w:rPr>
          <w:spacing w:val="30"/>
          <w:w w:val="105"/>
        </w:rPr>
        <w:t xml:space="preserve"> </w:t>
      </w:r>
      <w:r>
        <w:t>&lt;-</w:t>
      </w:r>
      <w:r>
        <w:rPr>
          <w:spacing w:val="106"/>
        </w:rPr>
        <w:t xml:space="preserve"> </w:t>
      </w:r>
      <w:r>
        <w:rPr>
          <w:spacing w:val="11"/>
          <w:w w:val="105"/>
        </w:rPr>
        <w:t>i*</w:t>
      </w:r>
      <w:r>
        <w:rPr>
          <w:spacing w:val="-48"/>
          <w:w w:val="105"/>
        </w:rPr>
        <w:t xml:space="preserve"> </w:t>
      </w:r>
      <w:r>
        <w:t>x</w:t>
      </w:r>
    </w:p>
    <w:p w14:paraId="5ED5880A" w14:textId="77777777" w:rsidR="006F1C89" w:rsidRDefault="005D3991">
      <w:pPr>
        <w:pStyle w:val="BodyText"/>
        <w:spacing w:line="305" w:lineRule="exact"/>
        <w:ind w:left="161"/>
      </w:pPr>
      <w:r>
        <w:rPr>
          <w:w w:val="160"/>
        </w:rPr>
        <w:t>}</w:t>
      </w:r>
    </w:p>
    <w:p w14:paraId="40D0DF38" w14:textId="77777777" w:rsidR="006F1C89" w:rsidRDefault="006F1C89">
      <w:pPr>
        <w:pStyle w:val="BodyText"/>
        <w:spacing w:before="7"/>
        <w:rPr>
          <w:sz w:val="29"/>
        </w:rPr>
      </w:pPr>
    </w:p>
    <w:p w14:paraId="28103D4A" w14:textId="77777777" w:rsidR="006F1C89" w:rsidRDefault="005D3991">
      <w:pPr>
        <w:pStyle w:val="BodyText"/>
        <w:tabs>
          <w:tab w:val="left" w:pos="4292"/>
        </w:tabs>
        <w:spacing w:before="71" w:line="192" w:lineRule="auto"/>
        <w:ind w:left="170" w:right="4893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6"/>
          <w:w w:val="75"/>
        </w:rPr>
        <w:t>A</w:t>
      </w:r>
      <w:r>
        <w:rPr>
          <w:spacing w:val="15"/>
          <w:w w:val="82"/>
        </w:rPr>
        <w:t>b</w:t>
      </w:r>
      <w:r>
        <w:rPr>
          <w:spacing w:val="16"/>
          <w:w w:val="83"/>
        </w:rPr>
        <w:t>u</w:t>
      </w:r>
      <w:r>
        <w:rPr>
          <w:spacing w:val="15"/>
          <w:w w:val="83"/>
        </w:rPr>
        <w:t>n</w:t>
      </w:r>
      <w:r>
        <w:rPr>
          <w:spacing w:val="-3"/>
          <w:w w:val="82"/>
        </w:rPr>
        <w:t>d</w:t>
      </w:r>
      <w:proofErr w:type="spellEnd"/>
      <w:r>
        <w:rPr>
          <w:w w:val="82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6"/>
          <w:w w:val="75"/>
        </w:rPr>
        <w:t>A</w:t>
      </w:r>
      <w:r>
        <w:rPr>
          <w:spacing w:val="15"/>
          <w:w w:val="82"/>
        </w:rPr>
        <w:t>b</w:t>
      </w:r>
      <w:r>
        <w:rPr>
          <w:spacing w:val="16"/>
          <w:w w:val="83"/>
        </w:rPr>
        <w:t>u</w:t>
      </w:r>
      <w:r>
        <w:rPr>
          <w:spacing w:val="15"/>
          <w:w w:val="83"/>
        </w:rPr>
        <w:t>n</w:t>
      </w:r>
      <w:r>
        <w:rPr>
          <w:spacing w:val="-3"/>
          <w:w w:val="82"/>
        </w:rPr>
        <w:t>d</w:t>
      </w:r>
      <w:proofErr w:type="spellEnd"/>
    </w:p>
    <w:p w14:paraId="120C0079" w14:textId="77777777" w:rsidR="006F1C89" w:rsidRDefault="006F1C89">
      <w:pPr>
        <w:pStyle w:val="BodyText"/>
        <w:spacing w:before="10"/>
        <w:rPr>
          <w:sz w:val="17"/>
        </w:rPr>
      </w:pPr>
    </w:p>
    <w:p w14:paraId="717AEB76" w14:textId="77777777" w:rsidR="006F1C89" w:rsidRDefault="005D3991">
      <w:pPr>
        <w:pStyle w:val="BodyText"/>
        <w:spacing w:line="192" w:lineRule="auto"/>
        <w:ind w:left="568" w:hanging="397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TR</w:t>
      </w:r>
      <w:r>
        <w:rPr>
          <w:spacing w:val="18"/>
          <w:w w:val="75"/>
        </w:rPr>
        <w:t>U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13A7EEFA" w14:textId="77777777" w:rsidR="006F1C89" w:rsidRDefault="005D3991">
      <w:pPr>
        <w:pStyle w:val="BodyText"/>
        <w:spacing w:before="1" w:line="192" w:lineRule="auto"/>
        <w:ind w:left="569" w:right="212" w:hanging="398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22"/>
          <w:w w:val="160"/>
        </w:rPr>
        <w:t>]</w:t>
      </w:r>
      <w:r>
        <w:rPr>
          <w:w w:val="108"/>
        </w:rPr>
        <w:t>*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 xml:space="preserve">.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</w:p>
    <w:p w14:paraId="2C87AFE2" w14:textId="77777777" w:rsidR="006F1C89" w:rsidRDefault="005D3991">
      <w:pPr>
        <w:pStyle w:val="BodyText"/>
        <w:spacing w:before="2" w:line="192" w:lineRule="auto"/>
        <w:ind w:left="569" w:right="212" w:hanging="398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22"/>
          <w:w w:val="160"/>
        </w:rPr>
        <w:t>]</w:t>
      </w:r>
      <w:r>
        <w:rPr>
          <w:w w:val="108"/>
        </w:rPr>
        <w:t>*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 xml:space="preserve">.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</w:p>
    <w:p w14:paraId="6C733A61" w14:textId="77777777" w:rsidR="006F1C89" w:rsidRDefault="006F1C89">
      <w:pPr>
        <w:pStyle w:val="BodyText"/>
        <w:spacing w:before="10"/>
        <w:rPr>
          <w:sz w:val="17"/>
        </w:rPr>
      </w:pPr>
    </w:p>
    <w:p w14:paraId="1B938DCE" w14:textId="77777777" w:rsidR="006F1C89" w:rsidRDefault="005D3991">
      <w:pPr>
        <w:pStyle w:val="BodyText"/>
        <w:spacing w:line="192" w:lineRule="auto"/>
        <w:ind w:left="568" w:hanging="397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TR</w:t>
      </w:r>
      <w:r>
        <w:rPr>
          <w:spacing w:val="18"/>
          <w:w w:val="75"/>
        </w:rPr>
        <w:t>U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06B3E757" w14:textId="77777777" w:rsidR="006F1C89" w:rsidRDefault="006F1C89">
      <w:pPr>
        <w:pStyle w:val="BodyText"/>
        <w:spacing w:before="11"/>
        <w:rPr>
          <w:sz w:val="17"/>
        </w:rPr>
      </w:pPr>
    </w:p>
    <w:p w14:paraId="3EBE9D5E" w14:textId="77777777" w:rsidR="006F1C89" w:rsidRDefault="005D3991">
      <w:pPr>
        <w:pStyle w:val="BodyText"/>
        <w:tabs>
          <w:tab w:val="left" w:pos="4842"/>
        </w:tabs>
        <w:spacing w:line="192" w:lineRule="auto"/>
        <w:ind w:left="170" w:right="1863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</w:p>
    <w:p w14:paraId="31A7F1CC" w14:textId="77777777" w:rsidR="006F1C89" w:rsidRDefault="005D3991">
      <w:pPr>
        <w:pStyle w:val="BodyText"/>
        <w:spacing w:line="291" w:lineRule="exact"/>
        <w:ind w:left="570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2F3E000" w14:textId="77777777" w:rsidR="006F1C89" w:rsidRDefault="006F1C89">
      <w:pPr>
        <w:pStyle w:val="BodyText"/>
        <w:spacing w:before="6"/>
        <w:rPr>
          <w:sz w:val="16"/>
        </w:rPr>
      </w:pPr>
    </w:p>
    <w:p w14:paraId="30E51F04" w14:textId="77777777" w:rsidR="006F1C89" w:rsidRDefault="005D3991">
      <w:pPr>
        <w:pStyle w:val="BodyText"/>
        <w:tabs>
          <w:tab w:val="left" w:pos="4842"/>
        </w:tabs>
        <w:spacing w:before="1" w:line="192" w:lineRule="auto"/>
        <w:ind w:left="170" w:right="1863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0"/>
        </w:rPr>
        <w:t>)</w:t>
      </w:r>
      <w:r>
        <w:rPr>
          <w:spacing w:val="-40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rPr>
          <w:spacing w:val="-50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</w:p>
    <w:p w14:paraId="60E3AD13" w14:textId="77777777" w:rsidR="006F1C89" w:rsidRDefault="005D3991">
      <w:pPr>
        <w:pStyle w:val="BodyText"/>
        <w:spacing w:line="291" w:lineRule="exact"/>
        <w:ind w:left="570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9739CD4" w14:textId="77777777" w:rsidR="006F1C89" w:rsidRDefault="006F1C89">
      <w:pPr>
        <w:pStyle w:val="BodyText"/>
      </w:pPr>
    </w:p>
    <w:p w14:paraId="03542C37" w14:textId="77777777" w:rsidR="006F1C89" w:rsidRDefault="006F1C89">
      <w:pPr>
        <w:pStyle w:val="BodyText"/>
        <w:spacing w:before="9"/>
        <w:rPr>
          <w:sz w:val="28"/>
        </w:rPr>
      </w:pPr>
    </w:p>
    <w:p w14:paraId="4F30DA20" w14:textId="77777777" w:rsidR="006F1C89" w:rsidRDefault="005D3991">
      <w:pPr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5"/>
        </w:rPr>
        <w:t>B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oda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no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202CD48C" w14:textId="77777777" w:rsidR="006F1C89" w:rsidRDefault="005D3991">
      <w:pPr>
        <w:spacing w:before="2" w:line="242" w:lineRule="auto"/>
        <w:ind w:left="567" w:right="212" w:hanging="40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06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33"/>
        </w:rPr>
        <w:t>s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133"/>
        </w:rPr>
        <w:t>s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72"/>
        </w:rPr>
        <w:t>w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no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1"/>
          <w:w w:val="101"/>
        </w:rPr>
        <w:t>d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33"/>
        </w:rPr>
        <w:t>s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bu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on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20"/>
        </w:rPr>
        <w:t>x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proofErr w:type="spellStart"/>
      <w:r>
        <w:rPr>
          <w:i/>
          <w:spacing w:val="19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101"/>
        </w:rPr>
        <w:t>h</w:t>
      </w:r>
      <w:r>
        <w:rPr>
          <w:i/>
          <w:w w:val="155"/>
        </w:rPr>
        <w:t>t</w:t>
      </w:r>
      <w:proofErr w:type="spellEnd"/>
      <w:r>
        <w:rPr>
          <w:i/>
          <w:w w:val="155"/>
        </w:rPr>
        <w:t xml:space="preserve"> </w:t>
      </w:r>
      <w:proofErr w:type="spellStart"/>
      <w:r>
        <w:rPr>
          <w:i/>
          <w:spacing w:val="13"/>
          <w:w w:val="130"/>
        </w:rPr>
        <w:t>oher</w:t>
      </w:r>
      <w:proofErr w:type="spellEnd"/>
    </w:p>
    <w:p w14:paraId="72E2BDF2" w14:textId="77777777" w:rsidR="006F1C89" w:rsidRDefault="006F1C89">
      <w:pPr>
        <w:spacing w:before="11" w:after="1"/>
        <w:rPr>
          <w:i/>
          <w:sz w:val="25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9"/>
        <w:gridCol w:w="693"/>
        <w:gridCol w:w="4080"/>
      </w:tblGrid>
      <w:tr w:rsidR="006F1C89" w14:paraId="189430DE" w14:textId="77777777">
        <w:trPr>
          <w:trHeight w:val="244"/>
        </w:trPr>
        <w:tc>
          <w:tcPr>
            <w:tcW w:w="2029" w:type="dxa"/>
          </w:tcPr>
          <w:p w14:paraId="7F9DEADD" w14:textId="77777777" w:rsidR="006F1C89" w:rsidRDefault="005D3991">
            <w:pPr>
              <w:pStyle w:val="TableParagraph"/>
              <w:spacing w:line="225" w:lineRule="exact"/>
              <w:ind w:left="53"/>
              <w:rPr>
                <w:rFonts w:ascii="Lucida Sans Unicode"/>
              </w:rPr>
            </w:pPr>
            <w:r>
              <w:rPr>
                <w:rFonts w:ascii="Lucida Sans Unicode"/>
                <w:w w:val="90"/>
              </w:rPr>
              <w:t>m1</w:t>
            </w:r>
            <w:r>
              <w:rPr>
                <w:rFonts w:ascii="Lucida Sans Unicode"/>
                <w:spacing w:val="19"/>
                <w:w w:val="90"/>
              </w:rPr>
              <w:t xml:space="preserve"> </w:t>
            </w:r>
            <w:r>
              <w:rPr>
                <w:rFonts w:ascii="Lucida Sans Unicode"/>
                <w:w w:val="90"/>
              </w:rPr>
              <w:t>&lt;-</w:t>
            </w:r>
            <w:r>
              <w:rPr>
                <w:rFonts w:ascii="Lucida Sans Unicode"/>
                <w:spacing w:val="80"/>
              </w:rPr>
              <w:t xml:space="preserve"> </w:t>
            </w:r>
            <w:r>
              <w:rPr>
                <w:rFonts w:ascii="Lucida Sans Unicode"/>
                <w:spacing w:val="12"/>
                <w:w w:val="90"/>
              </w:rPr>
              <w:t>-1.25</w:t>
            </w:r>
          </w:p>
        </w:tc>
        <w:tc>
          <w:tcPr>
            <w:tcW w:w="693" w:type="dxa"/>
          </w:tcPr>
          <w:p w14:paraId="68482D86" w14:textId="77777777" w:rsidR="006F1C89" w:rsidRDefault="005D3991">
            <w:pPr>
              <w:pStyle w:val="TableParagraph"/>
              <w:spacing w:line="223" w:lineRule="exact"/>
              <w:ind w:right="81"/>
              <w:jc w:val="right"/>
              <w:rPr>
                <w:i/>
              </w:rPr>
            </w:pPr>
            <w:r>
              <w:rPr>
                <w:i/>
                <w:w w:val="104"/>
              </w:rPr>
              <w:t>#</w:t>
            </w:r>
          </w:p>
        </w:tc>
        <w:tc>
          <w:tcPr>
            <w:tcW w:w="4080" w:type="dxa"/>
          </w:tcPr>
          <w:p w14:paraId="340756A8" w14:textId="77777777" w:rsidR="006F1C89" w:rsidRDefault="005D3991">
            <w:pPr>
              <w:pStyle w:val="TableParagraph"/>
              <w:spacing w:line="223" w:lineRule="exact"/>
              <w:ind w:left="84"/>
              <w:rPr>
                <w:i/>
              </w:rPr>
            </w:pPr>
            <w:r>
              <w:rPr>
                <w:i/>
                <w:spacing w:val="18"/>
                <w:w w:val="60"/>
              </w:rPr>
              <w:t>M</w:t>
            </w:r>
            <w:r>
              <w:rPr>
                <w:i/>
                <w:spacing w:val="18"/>
                <w:w w:val="109"/>
              </w:rPr>
              <w:t>e</w:t>
            </w:r>
            <w:r>
              <w:rPr>
                <w:i/>
                <w:spacing w:val="18"/>
                <w:w w:val="101"/>
              </w:rPr>
              <w:t>a</w:t>
            </w:r>
            <w:r>
              <w:rPr>
                <w:i/>
                <w:w w:val="101"/>
              </w:rPr>
              <w:t>n</w:t>
            </w:r>
            <w:r>
              <w:rPr>
                <w:i/>
              </w:rPr>
              <w:t xml:space="preserve">  </w:t>
            </w:r>
            <w:r>
              <w:rPr>
                <w:i/>
                <w:spacing w:val="21"/>
              </w:rPr>
              <w:t xml:space="preserve"> </w:t>
            </w:r>
            <w:r>
              <w:rPr>
                <w:i/>
                <w:spacing w:val="15"/>
                <w:w w:val="101"/>
              </w:rPr>
              <w:t>o</w:t>
            </w:r>
            <w:r>
              <w:rPr>
                <w:i/>
                <w:w w:val="170"/>
              </w:rPr>
              <w:t>f</w:t>
            </w:r>
            <w:r>
              <w:rPr>
                <w:i/>
              </w:rPr>
              <w:t xml:space="preserve">  </w:t>
            </w:r>
            <w:r>
              <w:rPr>
                <w:i/>
                <w:spacing w:val="20"/>
              </w:rPr>
              <w:t xml:space="preserve"> </w:t>
            </w:r>
            <w:r>
              <w:rPr>
                <w:i/>
                <w:spacing w:val="17"/>
                <w:w w:val="155"/>
              </w:rPr>
              <w:t>t</w:t>
            </w:r>
            <w:r>
              <w:rPr>
                <w:i/>
                <w:spacing w:val="17"/>
                <w:w w:val="101"/>
              </w:rPr>
              <w:t>h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</w:t>
            </w:r>
            <w:r>
              <w:rPr>
                <w:i/>
                <w:spacing w:val="22"/>
              </w:rPr>
              <w:t xml:space="preserve"> </w:t>
            </w:r>
            <w:r>
              <w:rPr>
                <w:i/>
                <w:spacing w:val="17"/>
                <w:w w:val="155"/>
              </w:rPr>
              <w:t>t</w:t>
            </w:r>
            <w:r>
              <w:rPr>
                <w:i/>
                <w:spacing w:val="17"/>
                <w:w w:val="72"/>
              </w:rPr>
              <w:t>w</w:t>
            </w:r>
            <w:r>
              <w:rPr>
                <w:i/>
                <w:w w:val="101"/>
              </w:rPr>
              <w:t>o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4"/>
              </w:rPr>
              <w:t xml:space="preserve"> </w:t>
            </w:r>
            <w:r>
              <w:rPr>
                <w:i/>
                <w:spacing w:val="21"/>
                <w:w w:val="101"/>
              </w:rPr>
              <w:t>d</w:t>
            </w:r>
            <w:r>
              <w:rPr>
                <w:i/>
                <w:spacing w:val="21"/>
                <w:w w:val="226"/>
              </w:rPr>
              <w:t>i</w:t>
            </w:r>
            <w:r>
              <w:rPr>
                <w:i/>
                <w:spacing w:val="21"/>
                <w:w w:val="133"/>
              </w:rPr>
              <w:t>s</w:t>
            </w:r>
            <w:r>
              <w:rPr>
                <w:i/>
                <w:spacing w:val="21"/>
                <w:w w:val="155"/>
              </w:rPr>
              <w:t>t</w:t>
            </w:r>
            <w:r>
              <w:rPr>
                <w:i/>
                <w:spacing w:val="21"/>
                <w:w w:val="151"/>
              </w:rPr>
              <w:t>r</w:t>
            </w:r>
            <w:r>
              <w:rPr>
                <w:i/>
                <w:spacing w:val="21"/>
                <w:w w:val="226"/>
              </w:rPr>
              <w:t>i</w:t>
            </w:r>
            <w:r>
              <w:rPr>
                <w:i/>
                <w:spacing w:val="21"/>
                <w:w w:val="101"/>
              </w:rPr>
              <w:t>bu</w:t>
            </w:r>
            <w:r>
              <w:rPr>
                <w:i/>
                <w:spacing w:val="21"/>
                <w:w w:val="155"/>
              </w:rPr>
              <w:t>t</w:t>
            </w:r>
            <w:r>
              <w:rPr>
                <w:i/>
                <w:spacing w:val="21"/>
                <w:w w:val="226"/>
              </w:rPr>
              <w:t>i</w:t>
            </w:r>
            <w:r>
              <w:rPr>
                <w:i/>
                <w:spacing w:val="21"/>
                <w:w w:val="101"/>
              </w:rPr>
              <w:t>on</w:t>
            </w:r>
            <w:r>
              <w:rPr>
                <w:i/>
                <w:w w:val="133"/>
              </w:rPr>
              <w:t>s</w:t>
            </w:r>
          </w:p>
        </w:tc>
      </w:tr>
      <w:tr w:rsidR="006F1C89" w14:paraId="62B5A23C" w14:textId="77777777">
        <w:trPr>
          <w:trHeight w:val="270"/>
        </w:trPr>
        <w:tc>
          <w:tcPr>
            <w:tcW w:w="2029" w:type="dxa"/>
          </w:tcPr>
          <w:p w14:paraId="08237338" w14:textId="77777777" w:rsidR="006F1C89" w:rsidRDefault="005D3991">
            <w:pPr>
              <w:pStyle w:val="TableParagraph"/>
              <w:tabs>
                <w:tab w:val="left" w:pos="1018"/>
              </w:tabs>
              <w:spacing w:line="251" w:lineRule="exact"/>
              <w:ind w:left="53"/>
              <w:rPr>
                <w:rFonts w:ascii="Lucida Sans Unicode"/>
              </w:rPr>
            </w:pPr>
            <w:r>
              <w:rPr>
                <w:rFonts w:ascii="Lucida Sans Unicode"/>
                <w:w w:val="85"/>
              </w:rPr>
              <w:t>m2</w:t>
            </w:r>
            <w:r>
              <w:rPr>
                <w:rFonts w:ascii="Lucida Sans Unicode"/>
                <w:spacing w:val="71"/>
              </w:rPr>
              <w:t xml:space="preserve"> </w:t>
            </w:r>
            <w:r>
              <w:rPr>
                <w:rFonts w:ascii="Lucida Sans Unicode"/>
                <w:w w:val="85"/>
              </w:rPr>
              <w:t>&lt;-</w:t>
            </w:r>
            <w:r>
              <w:rPr>
                <w:rFonts w:ascii="Lucida Sans Unicode"/>
                <w:w w:val="85"/>
              </w:rPr>
              <w:tab/>
            </w:r>
            <w:r>
              <w:rPr>
                <w:rFonts w:ascii="Lucida Sans Unicode"/>
                <w:spacing w:val="13"/>
                <w:w w:val="95"/>
              </w:rPr>
              <w:t>1.25</w:t>
            </w:r>
          </w:p>
        </w:tc>
        <w:tc>
          <w:tcPr>
            <w:tcW w:w="693" w:type="dxa"/>
          </w:tcPr>
          <w:p w14:paraId="5307D228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80" w:type="dxa"/>
          </w:tcPr>
          <w:p w14:paraId="6E1625D1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F1C89" w14:paraId="070F5065" w14:textId="77777777">
        <w:trPr>
          <w:trHeight w:val="244"/>
        </w:trPr>
        <w:tc>
          <w:tcPr>
            <w:tcW w:w="2029" w:type="dxa"/>
          </w:tcPr>
          <w:p w14:paraId="6D1DB36F" w14:textId="77777777" w:rsidR="006F1C89" w:rsidRDefault="005D3991">
            <w:pPr>
              <w:pStyle w:val="TableParagraph"/>
              <w:spacing w:line="225" w:lineRule="exact"/>
              <w:ind w:left="50"/>
              <w:rPr>
                <w:rFonts w:ascii="Lucida Sans Unicode"/>
              </w:rPr>
            </w:pPr>
            <w:r>
              <w:rPr>
                <w:rFonts w:ascii="Lucida Sans Unicode"/>
              </w:rPr>
              <w:t>s</w:t>
            </w:r>
            <w:r>
              <w:rPr>
                <w:rFonts w:ascii="Lucida Sans Unicode"/>
                <w:spacing w:val="5"/>
              </w:rPr>
              <w:t xml:space="preserve"> </w:t>
            </w:r>
            <w:r>
              <w:rPr>
                <w:rFonts w:ascii="Lucida Sans Unicode"/>
              </w:rPr>
              <w:t>&lt;-</w:t>
            </w:r>
            <w:r>
              <w:rPr>
                <w:rFonts w:ascii="Lucida Sans Unicode"/>
                <w:spacing w:val="71"/>
              </w:rPr>
              <w:t xml:space="preserve"> </w:t>
            </w:r>
            <w:r>
              <w:rPr>
                <w:rFonts w:ascii="Lucida Sans Unicode"/>
                <w:spacing w:val="11"/>
              </w:rPr>
              <w:t>0.5</w:t>
            </w:r>
          </w:p>
        </w:tc>
        <w:tc>
          <w:tcPr>
            <w:tcW w:w="693" w:type="dxa"/>
          </w:tcPr>
          <w:p w14:paraId="277988C9" w14:textId="77777777" w:rsidR="006F1C89" w:rsidRDefault="005D3991">
            <w:pPr>
              <w:pStyle w:val="TableParagraph"/>
              <w:spacing w:line="225" w:lineRule="exact"/>
              <w:ind w:right="81"/>
              <w:jc w:val="right"/>
              <w:rPr>
                <w:i/>
              </w:rPr>
            </w:pPr>
            <w:r>
              <w:rPr>
                <w:i/>
                <w:w w:val="104"/>
              </w:rPr>
              <w:t>#</w:t>
            </w:r>
          </w:p>
        </w:tc>
        <w:tc>
          <w:tcPr>
            <w:tcW w:w="4080" w:type="dxa"/>
          </w:tcPr>
          <w:p w14:paraId="7C814A60" w14:textId="77777777" w:rsidR="006F1C89" w:rsidRDefault="005D3991">
            <w:pPr>
              <w:pStyle w:val="TableParagraph"/>
              <w:spacing w:line="225" w:lineRule="exact"/>
              <w:ind w:left="86"/>
              <w:rPr>
                <w:i/>
              </w:rPr>
            </w:pPr>
            <w:r>
              <w:rPr>
                <w:i/>
                <w:spacing w:val="20"/>
                <w:w w:val="115"/>
              </w:rPr>
              <w:t>S</w:t>
            </w:r>
            <w:r>
              <w:rPr>
                <w:i/>
                <w:spacing w:val="20"/>
                <w:w w:val="155"/>
              </w:rPr>
              <w:t>t</w:t>
            </w:r>
            <w:r>
              <w:rPr>
                <w:i/>
                <w:spacing w:val="20"/>
                <w:w w:val="101"/>
              </w:rPr>
              <w:t>anda</w:t>
            </w:r>
            <w:r>
              <w:rPr>
                <w:i/>
                <w:spacing w:val="20"/>
                <w:w w:val="151"/>
              </w:rPr>
              <w:t>r</w:t>
            </w:r>
            <w:r>
              <w:rPr>
                <w:i/>
                <w:w w:val="101"/>
              </w:rPr>
              <w:t>d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1"/>
              </w:rPr>
              <w:t xml:space="preserve"> </w:t>
            </w:r>
            <w:r>
              <w:rPr>
                <w:i/>
                <w:spacing w:val="20"/>
                <w:w w:val="101"/>
              </w:rPr>
              <w:t>d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spacing w:val="20"/>
                <w:w w:val="116"/>
              </w:rPr>
              <w:t>v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101"/>
              </w:rPr>
              <w:t>a</w:t>
            </w:r>
            <w:r>
              <w:rPr>
                <w:i/>
                <w:spacing w:val="20"/>
                <w:w w:val="155"/>
              </w:rPr>
              <w:t>t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101"/>
              </w:rPr>
              <w:t>o</w:t>
            </w:r>
            <w:r>
              <w:rPr>
                <w:i/>
                <w:w w:val="101"/>
              </w:rPr>
              <w:t>n</w:t>
            </w:r>
          </w:p>
        </w:tc>
      </w:tr>
    </w:tbl>
    <w:p w14:paraId="718BEE8E" w14:textId="77777777" w:rsidR="006F1C89" w:rsidRDefault="005D3991">
      <w:pPr>
        <w:pStyle w:val="BodyText"/>
        <w:spacing w:line="279" w:lineRule="exact"/>
        <w:ind w:left="165"/>
      </w:pPr>
      <w:r>
        <w:rPr>
          <w:spacing w:val="13"/>
        </w:rPr>
        <w:t>Bi.</w:t>
      </w:r>
      <w:r>
        <w:rPr>
          <w:spacing w:val="-29"/>
        </w:rPr>
        <w:t xml:space="preserve"> </w:t>
      </w:r>
      <w:r>
        <w:rPr>
          <w:spacing w:val="17"/>
        </w:rPr>
        <w:t>resource</w:t>
      </w:r>
      <w:r>
        <w:rPr>
          <w:spacing w:val="-29"/>
        </w:rPr>
        <w:t xml:space="preserve"> </w:t>
      </w:r>
      <w:r>
        <w:t>.</w:t>
      </w:r>
      <w:r>
        <w:rPr>
          <w:spacing w:val="-29"/>
        </w:rPr>
        <w:t xml:space="preserve"> </w:t>
      </w:r>
      <w:r>
        <w:rPr>
          <w:spacing w:val="17"/>
        </w:rPr>
        <w:t xml:space="preserve">frequency </w:t>
      </w:r>
      <w:r>
        <w:rPr>
          <w:spacing w:val="71"/>
        </w:rPr>
        <w:t xml:space="preserve"> </w:t>
      </w:r>
      <w:r>
        <w:t>&lt;-</w:t>
      </w:r>
      <w:r>
        <w:rPr>
          <w:spacing w:val="134"/>
        </w:rPr>
        <w:t xml:space="preserve"> </w:t>
      </w:r>
      <w:r>
        <w:rPr>
          <w:spacing w:val="13"/>
        </w:rPr>
        <w:t>c()</w:t>
      </w:r>
    </w:p>
    <w:p w14:paraId="204BC2D0" w14:textId="77777777" w:rsidR="006F1C89" w:rsidRDefault="005D3991">
      <w:pPr>
        <w:pStyle w:val="BodyText"/>
        <w:spacing w:line="305" w:lineRule="exact"/>
        <w:ind w:left="165"/>
      </w:pP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55"/>
        </w:rPr>
        <w:t>m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 </w:t>
      </w:r>
      <w:r>
        <w:rPr>
          <w:spacing w:val="-32"/>
        </w:rPr>
        <w:t xml:space="preserve"> </w:t>
      </w:r>
      <w:r>
        <w:rPr>
          <w:spacing w:val="14"/>
          <w:w w:val="89"/>
        </w:rPr>
        <w:t>-</w:t>
      </w:r>
      <w:r>
        <w:rPr>
          <w:spacing w:val="14"/>
          <w:w w:val="82"/>
        </w:rPr>
        <w:t>2</w:t>
      </w:r>
      <w:r>
        <w:rPr>
          <w:spacing w:val="14"/>
          <w:w w:val="164"/>
        </w:rPr>
        <w:t>.</w:t>
      </w:r>
      <w:r>
        <w:rPr>
          <w:w w:val="82"/>
        </w:rPr>
        <w:t>5</w:t>
      </w:r>
      <w:r>
        <w:rPr>
          <w:spacing w:val="-4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139"/>
        </w:rPr>
        <w:t>t</w:t>
      </w:r>
      <w:r>
        <w:rPr>
          <w:w w:val="84"/>
        </w:rPr>
        <w:t>o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2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1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57D578B" w14:textId="77777777" w:rsidR="006F1C89" w:rsidRDefault="006F1C89">
      <w:pPr>
        <w:pStyle w:val="BodyText"/>
      </w:pPr>
    </w:p>
    <w:p w14:paraId="049428E5" w14:textId="77777777" w:rsidR="006F1C89" w:rsidRDefault="006F1C89">
      <w:pPr>
        <w:pStyle w:val="BodyText"/>
        <w:spacing w:before="10"/>
        <w:rPr>
          <w:sz w:val="29"/>
        </w:rPr>
      </w:pPr>
    </w:p>
    <w:p w14:paraId="42F191EA" w14:textId="77777777" w:rsidR="006F1C89" w:rsidRDefault="005D3991">
      <w:pPr>
        <w:pStyle w:val="BodyText"/>
        <w:spacing w:line="192" w:lineRule="auto"/>
        <w:ind w:left="170" w:right="8174" w:hanging="4"/>
      </w:pP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2"/>
        </w:rPr>
        <w:t>d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2"/>
        </w:rPr>
        <w:t>d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11"/>
          <w:w w:val="160"/>
        </w:rPr>
        <w:t>(</w:t>
      </w:r>
      <w:r>
        <w:rPr>
          <w:spacing w:val="-4"/>
          <w:w w:val="160"/>
        </w:rPr>
        <w:t>)</w:t>
      </w:r>
    </w:p>
    <w:p w14:paraId="487784BD" w14:textId="77777777" w:rsidR="006F1C89" w:rsidRDefault="006F1C89">
      <w:pPr>
        <w:pStyle w:val="BodyText"/>
        <w:spacing w:before="10"/>
        <w:rPr>
          <w:sz w:val="16"/>
        </w:rPr>
      </w:pPr>
    </w:p>
    <w:p w14:paraId="2C2C327C" w14:textId="77777777" w:rsidR="006F1C89" w:rsidRDefault="005D3991">
      <w:pPr>
        <w:spacing w:line="242" w:lineRule="auto"/>
        <w:ind w:left="568" w:hanging="407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115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</w:t>
      </w:r>
      <w:r>
        <w:rPr>
          <w:i/>
          <w:spacing w:val="18"/>
          <w:w w:val="101"/>
        </w:rPr>
        <w:t>oo</w:t>
      </w:r>
      <w:r>
        <w:rPr>
          <w:i/>
          <w:w w:val="101"/>
        </w:rPr>
        <w:t>p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1"/>
          <w:w w:val="101"/>
        </w:rPr>
        <w:t>app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101"/>
        </w:rPr>
        <w:t>o</w:t>
      </w:r>
      <w:r>
        <w:rPr>
          <w:i/>
          <w:spacing w:val="21"/>
          <w:w w:val="120"/>
        </w:rPr>
        <w:t>x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65"/>
        </w:rPr>
        <w:t>m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no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 xml:space="preserve">e </w:t>
      </w:r>
      <w:r>
        <w:rPr>
          <w:i/>
          <w:spacing w:val="15"/>
          <w:w w:val="125"/>
        </w:rPr>
        <w:t>except</w:t>
      </w:r>
      <w:r>
        <w:rPr>
          <w:i/>
          <w:spacing w:val="34"/>
          <w:w w:val="125"/>
        </w:rPr>
        <w:t xml:space="preserve"> </w:t>
      </w:r>
      <w:r>
        <w:rPr>
          <w:i/>
          <w:spacing w:val="11"/>
          <w:w w:val="125"/>
        </w:rPr>
        <w:t>the</w:t>
      </w:r>
    </w:p>
    <w:p w14:paraId="36998122" w14:textId="77777777" w:rsidR="006F1C89" w:rsidRDefault="005D3991">
      <w:pPr>
        <w:spacing w:line="268" w:lineRule="exact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72"/>
        </w:rPr>
        <w:t>w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no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16"/>
        </w:rPr>
        <w:t>v</w:t>
      </w:r>
      <w:r>
        <w:rPr>
          <w:i/>
          <w:spacing w:val="19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a</w:t>
      </w:r>
      <w:r>
        <w:rPr>
          <w:i/>
          <w:spacing w:val="17"/>
          <w:w w:val="151"/>
        </w:rPr>
        <w:t>r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spacing w:val="29"/>
          <w:w w:val="101"/>
        </w:rPr>
        <w:t>d</w:t>
      </w:r>
      <w:r>
        <w:rPr>
          <w:i/>
          <w:w w:val="206"/>
        </w:rPr>
        <w:t>.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89"/>
        </w:rPr>
        <w:t>A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70"/>
        </w:rPr>
        <w:t>f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01"/>
        </w:rPr>
        <w:t>no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101"/>
        </w:rPr>
        <w:t>u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16"/>
        </w:rPr>
        <w:t>v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</w:p>
    <w:p w14:paraId="39FBD722" w14:textId="77777777" w:rsidR="006F1C89" w:rsidRDefault="005D3991">
      <w:pPr>
        <w:spacing w:before="2"/>
        <w:ind w:left="581"/>
        <w:rPr>
          <w:i/>
        </w:rPr>
      </w:pPr>
      <w:r>
        <w:rPr>
          <w:i/>
          <w:spacing w:val="16"/>
          <w:w w:val="170"/>
        </w:rPr>
        <w:t>-</w:t>
      </w:r>
      <w:r>
        <w:rPr>
          <w:i/>
          <w:spacing w:val="16"/>
          <w:w w:val="102"/>
        </w:rPr>
        <w:t>1</w:t>
      </w:r>
      <w:r>
        <w:rPr>
          <w:i/>
          <w:spacing w:val="16"/>
          <w:w w:val="206"/>
        </w:rPr>
        <w:t>.</w:t>
      </w:r>
      <w:r>
        <w:rPr>
          <w:i/>
          <w:spacing w:val="16"/>
          <w:w w:val="102"/>
        </w:rPr>
        <w:t>2</w:t>
      </w:r>
      <w:r>
        <w:rPr>
          <w:i/>
          <w:w w:val="102"/>
        </w:rPr>
        <w:t>5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</w:p>
    <w:p w14:paraId="0D790EC4" w14:textId="77777777" w:rsidR="006F1C89" w:rsidRDefault="005D3991">
      <w:pPr>
        <w:spacing w:before="3" w:line="242" w:lineRule="auto"/>
        <w:ind w:left="567" w:hanging="407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01"/>
        </w:rPr>
        <w:t>dd</w:t>
      </w:r>
      <w:r>
        <w:rPr>
          <w:i/>
          <w:spacing w:val="19"/>
          <w:w w:val="226"/>
        </w:rPr>
        <w:t>l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33"/>
        </w:rPr>
        <w:t>s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bu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72"/>
        </w:rPr>
        <w:t>w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proofErr w:type="spellStart"/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proofErr w:type="spellEnd"/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no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 xml:space="preserve">l 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101"/>
        </w:rPr>
        <w:t>u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16"/>
        </w:rPr>
        <w:t>v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</w:p>
    <w:p w14:paraId="78383FC1" w14:textId="77777777" w:rsidR="006F1C89" w:rsidRDefault="005D3991">
      <w:pPr>
        <w:spacing w:after="45" w:line="242" w:lineRule="auto"/>
        <w:ind w:left="567" w:right="347" w:hanging="407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02"/>
        </w:rPr>
        <w:t>1</w:t>
      </w:r>
      <w:r>
        <w:rPr>
          <w:i/>
          <w:spacing w:val="18"/>
          <w:w w:val="206"/>
        </w:rPr>
        <w:t>.</w:t>
      </w:r>
      <w:r>
        <w:rPr>
          <w:i/>
          <w:spacing w:val="19"/>
          <w:w w:val="102"/>
        </w:rPr>
        <w:t>2</w:t>
      </w:r>
      <w:r>
        <w:rPr>
          <w:i/>
          <w:spacing w:val="18"/>
          <w:w w:val="102"/>
        </w:rPr>
        <w:t>5</w:t>
      </w:r>
      <w:r>
        <w:rPr>
          <w:i/>
          <w:w w:val="206"/>
        </w:rPr>
        <w:t>.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89"/>
        </w:rPr>
        <w:t>A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33"/>
        </w:rPr>
        <w:t>s</w:t>
      </w:r>
      <w:r>
        <w:rPr>
          <w:i/>
          <w:spacing w:val="17"/>
          <w:w w:val="101"/>
        </w:rPr>
        <w:t>u</w:t>
      </w:r>
      <w:r>
        <w:rPr>
          <w:i/>
          <w:w w:val="65"/>
        </w:rPr>
        <w:t>m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101"/>
        </w:rPr>
        <w:t>n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72"/>
        </w:rPr>
        <w:t>w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no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16"/>
        </w:rPr>
        <w:t>v</w:t>
      </w:r>
      <w:r>
        <w:rPr>
          <w:i/>
          <w:spacing w:val="19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w w:val="104"/>
        </w:rPr>
        <w:t>=</w:t>
      </w:r>
      <w:r>
        <w:rPr>
          <w:i/>
        </w:rPr>
        <w:t xml:space="preserve">  </w:t>
      </w:r>
      <w:r>
        <w:rPr>
          <w:i/>
          <w:spacing w:val="11"/>
        </w:rPr>
        <w:t xml:space="preserve"> </w:t>
      </w:r>
      <w:r>
        <w:rPr>
          <w:i/>
          <w:w w:val="102"/>
        </w:rPr>
        <w:t>2</w:t>
      </w:r>
      <w:r>
        <w:rPr>
          <w:i/>
          <w:spacing w:val="-27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qu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25"/>
        </w:rPr>
        <w:t>c</w:t>
      </w:r>
      <w:r>
        <w:rPr>
          <w:i/>
          <w:w w:val="116"/>
        </w:rPr>
        <w:t xml:space="preserve">y </w:t>
      </w:r>
      <w:r>
        <w:rPr>
          <w:i/>
          <w:spacing w:val="19"/>
          <w:w w:val="116"/>
        </w:rPr>
        <w:t>v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226"/>
        </w:rPr>
        <w:t>l</w:t>
      </w:r>
      <w:r>
        <w:rPr>
          <w:i/>
          <w:spacing w:val="18"/>
          <w:w w:val="101"/>
        </w:rPr>
        <w:t>u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proofErr w:type="spellStart"/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proofErr w:type="spellEnd"/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b</w:t>
      </w:r>
      <w:r>
        <w:rPr>
          <w:i/>
          <w:w w:val="116"/>
        </w:rPr>
        <w:t>y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"/>
        <w:gridCol w:w="5499"/>
        <w:gridCol w:w="4087"/>
      </w:tblGrid>
      <w:tr w:rsidR="006F1C89" w14:paraId="715B782F" w14:textId="77777777">
        <w:trPr>
          <w:trHeight w:val="244"/>
        </w:trPr>
        <w:tc>
          <w:tcPr>
            <w:tcW w:w="245" w:type="dxa"/>
          </w:tcPr>
          <w:p w14:paraId="20F2C50D" w14:textId="77777777" w:rsidR="006F1C89" w:rsidRDefault="005D3991">
            <w:pPr>
              <w:pStyle w:val="TableParagraph"/>
              <w:spacing w:line="223" w:lineRule="exact"/>
              <w:ind w:right="28"/>
              <w:jc w:val="center"/>
              <w:rPr>
                <w:i/>
              </w:rPr>
            </w:pPr>
            <w:r>
              <w:rPr>
                <w:i/>
                <w:w w:val="104"/>
              </w:rPr>
              <w:t>#</w:t>
            </w:r>
          </w:p>
        </w:tc>
        <w:tc>
          <w:tcPr>
            <w:tcW w:w="5499" w:type="dxa"/>
          </w:tcPr>
          <w:p w14:paraId="1C7E59F8" w14:textId="77777777" w:rsidR="006F1C89" w:rsidRDefault="005D3991">
            <w:pPr>
              <w:pStyle w:val="TableParagraph"/>
              <w:spacing w:line="223" w:lineRule="exact"/>
              <w:ind w:left="79"/>
              <w:rPr>
                <w:i/>
              </w:rPr>
            </w:pPr>
            <w:r>
              <w:rPr>
                <w:i/>
                <w:w w:val="102"/>
              </w:rPr>
              <w:t>2</w:t>
            </w:r>
            <w:r>
              <w:rPr>
                <w:i/>
              </w:rPr>
              <w:t xml:space="preserve">  </w:t>
            </w:r>
            <w:r>
              <w:rPr>
                <w:i/>
                <w:spacing w:val="15"/>
              </w:rPr>
              <w:t xml:space="preserve"> </w:t>
            </w:r>
            <w:r>
              <w:rPr>
                <w:i/>
                <w:spacing w:val="15"/>
                <w:w w:val="155"/>
              </w:rPr>
              <w:t>t</w:t>
            </w:r>
            <w:r>
              <w:rPr>
                <w:i/>
                <w:w w:val="101"/>
              </w:rPr>
              <w:t>o</w:t>
            </w:r>
            <w:r>
              <w:rPr>
                <w:i/>
              </w:rPr>
              <w:t xml:space="preserve">  </w:t>
            </w:r>
            <w:r>
              <w:rPr>
                <w:i/>
                <w:spacing w:val="23"/>
              </w:rPr>
              <w:t xml:space="preserve"> </w:t>
            </w:r>
            <w:r>
              <w:rPr>
                <w:i/>
                <w:spacing w:val="19"/>
                <w:w w:val="125"/>
              </w:rPr>
              <w:t>c</w:t>
            </w:r>
            <w:r>
              <w:rPr>
                <w:i/>
                <w:spacing w:val="19"/>
                <w:w w:val="151"/>
              </w:rPr>
              <w:t>r</w:t>
            </w:r>
            <w:r>
              <w:rPr>
                <w:i/>
                <w:spacing w:val="19"/>
                <w:w w:val="109"/>
              </w:rPr>
              <w:t>e</w:t>
            </w:r>
            <w:r>
              <w:rPr>
                <w:i/>
                <w:spacing w:val="19"/>
                <w:w w:val="101"/>
              </w:rPr>
              <w:t>a</w:t>
            </w:r>
            <w:r>
              <w:rPr>
                <w:i/>
                <w:spacing w:val="19"/>
                <w:w w:val="155"/>
              </w:rPr>
              <w:t>t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</w:t>
            </w:r>
            <w:r>
              <w:rPr>
                <w:i/>
                <w:spacing w:val="19"/>
              </w:rPr>
              <w:t xml:space="preserve"> </w:t>
            </w:r>
            <w:r>
              <w:rPr>
                <w:i/>
                <w:w w:val="101"/>
              </w:rPr>
              <w:t>a</w:t>
            </w:r>
            <w:r>
              <w:rPr>
                <w:i/>
              </w:rPr>
              <w:t xml:space="preserve">  </w:t>
            </w:r>
            <w:r>
              <w:rPr>
                <w:i/>
                <w:spacing w:val="20"/>
              </w:rPr>
              <w:t xml:space="preserve"> </w:t>
            </w:r>
            <w:r>
              <w:rPr>
                <w:i/>
                <w:spacing w:val="20"/>
                <w:w w:val="170"/>
              </w:rPr>
              <w:t>f</w:t>
            </w:r>
            <w:r>
              <w:rPr>
                <w:i/>
                <w:spacing w:val="20"/>
                <w:w w:val="151"/>
              </w:rPr>
              <w:t>r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spacing w:val="20"/>
                <w:w w:val="101"/>
              </w:rPr>
              <w:t>qu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spacing w:val="20"/>
                <w:w w:val="101"/>
              </w:rPr>
              <w:t>n</w:t>
            </w:r>
            <w:r>
              <w:rPr>
                <w:i/>
                <w:spacing w:val="20"/>
                <w:w w:val="125"/>
              </w:rPr>
              <w:t>c</w:t>
            </w:r>
            <w:r>
              <w:rPr>
                <w:i/>
                <w:w w:val="116"/>
              </w:rPr>
              <w:t>y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2"/>
              </w:rPr>
              <w:t xml:space="preserve"> </w:t>
            </w:r>
            <w:r>
              <w:rPr>
                <w:i/>
                <w:spacing w:val="19"/>
                <w:w w:val="72"/>
              </w:rPr>
              <w:t>w</w:t>
            </w:r>
            <w:r>
              <w:rPr>
                <w:i/>
                <w:spacing w:val="18"/>
                <w:w w:val="101"/>
              </w:rPr>
              <w:t>h</w:t>
            </w:r>
            <w:r>
              <w:rPr>
                <w:i/>
                <w:spacing w:val="19"/>
                <w:w w:val="109"/>
              </w:rPr>
              <w:t>e</w:t>
            </w:r>
            <w:r>
              <w:rPr>
                <w:i/>
                <w:spacing w:val="18"/>
                <w:w w:val="151"/>
              </w:rPr>
              <w:t>r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</w:t>
            </w:r>
            <w:r>
              <w:rPr>
                <w:i/>
                <w:spacing w:val="24"/>
              </w:rPr>
              <w:t xml:space="preserve"> </w:t>
            </w:r>
            <w:r>
              <w:rPr>
                <w:i/>
                <w:spacing w:val="17"/>
                <w:w w:val="155"/>
              </w:rPr>
              <w:t>t</w:t>
            </w:r>
            <w:r>
              <w:rPr>
                <w:i/>
                <w:spacing w:val="17"/>
                <w:w w:val="101"/>
              </w:rPr>
              <w:t>h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</w:t>
            </w:r>
            <w:r>
              <w:rPr>
                <w:i/>
                <w:spacing w:val="24"/>
              </w:rPr>
              <w:t xml:space="preserve"> </w:t>
            </w:r>
            <w:r>
              <w:rPr>
                <w:i/>
                <w:spacing w:val="19"/>
                <w:w w:val="155"/>
              </w:rPr>
              <w:t>t</w:t>
            </w:r>
            <w:r>
              <w:rPr>
                <w:i/>
                <w:spacing w:val="18"/>
                <w:w w:val="101"/>
              </w:rPr>
              <w:t>o</w:t>
            </w:r>
            <w:r>
              <w:rPr>
                <w:i/>
                <w:spacing w:val="19"/>
                <w:w w:val="155"/>
              </w:rPr>
              <w:t>t</w:t>
            </w:r>
            <w:r>
              <w:rPr>
                <w:i/>
                <w:spacing w:val="18"/>
                <w:w w:val="101"/>
              </w:rPr>
              <w:t>a</w:t>
            </w:r>
            <w:r>
              <w:rPr>
                <w:i/>
                <w:w w:val="226"/>
              </w:rPr>
              <w:t>l</w:t>
            </w:r>
          </w:p>
        </w:tc>
        <w:tc>
          <w:tcPr>
            <w:tcW w:w="4087" w:type="dxa"/>
          </w:tcPr>
          <w:p w14:paraId="364E3531" w14:textId="77777777" w:rsidR="006F1C89" w:rsidRDefault="005D3991">
            <w:pPr>
              <w:pStyle w:val="TableParagraph"/>
              <w:spacing w:line="223" w:lineRule="exact"/>
              <w:ind w:left="84"/>
              <w:rPr>
                <w:i/>
              </w:rPr>
            </w:pPr>
            <w:r>
              <w:rPr>
                <w:i/>
                <w:spacing w:val="17"/>
                <w:w w:val="133"/>
              </w:rPr>
              <w:t>s</w:t>
            </w:r>
            <w:r>
              <w:rPr>
                <w:i/>
                <w:spacing w:val="17"/>
                <w:w w:val="101"/>
              </w:rPr>
              <w:t>u</w:t>
            </w:r>
            <w:r>
              <w:rPr>
                <w:i/>
                <w:w w:val="65"/>
              </w:rPr>
              <w:t>m</w:t>
            </w:r>
            <w:r>
              <w:rPr>
                <w:i/>
              </w:rPr>
              <w:t xml:space="preserve">  </w:t>
            </w:r>
            <w:r>
              <w:rPr>
                <w:i/>
                <w:spacing w:val="16"/>
              </w:rPr>
              <w:t xml:space="preserve"> </w:t>
            </w:r>
            <w:r>
              <w:rPr>
                <w:i/>
                <w:w w:val="104"/>
              </w:rPr>
              <w:t>=</w:t>
            </w:r>
            <w:r>
              <w:rPr>
                <w:i/>
              </w:rPr>
              <w:t xml:space="preserve">  </w:t>
            </w:r>
            <w:r>
              <w:rPr>
                <w:i/>
                <w:spacing w:val="15"/>
              </w:rPr>
              <w:t xml:space="preserve"> </w:t>
            </w:r>
            <w:r>
              <w:rPr>
                <w:i/>
                <w:spacing w:val="15"/>
                <w:w w:val="102"/>
              </w:rPr>
              <w:t>1</w:t>
            </w:r>
            <w:r>
              <w:rPr>
                <w:i/>
                <w:w w:val="206"/>
              </w:rPr>
              <w:t>.</w:t>
            </w:r>
          </w:p>
        </w:tc>
      </w:tr>
      <w:tr w:rsidR="006F1C89" w14:paraId="681B240B" w14:textId="77777777">
        <w:trPr>
          <w:trHeight w:val="244"/>
        </w:trPr>
        <w:tc>
          <w:tcPr>
            <w:tcW w:w="245" w:type="dxa"/>
          </w:tcPr>
          <w:p w14:paraId="5D1E85AE" w14:textId="77777777" w:rsidR="006F1C89" w:rsidRDefault="005D3991">
            <w:pPr>
              <w:pStyle w:val="TableParagraph"/>
              <w:spacing w:line="225" w:lineRule="exact"/>
              <w:ind w:right="28"/>
              <w:jc w:val="center"/>
              <w:rPr>
                <w:i/>
              </w:rPr>
            </w:pPr>
            <w:r>
              <w:rPr>
                <w:i/>
                <w:w w:val="104"/>
              </w:rPr>
              <w:t>#</w:t>
            </w:r>
          </w:p>
        </w:tc>
        <w:tc>
          <w:tcPr>
            <w:tcW w:w="5499" w:type="dxa"/>
          </w:tcPr>
          <w:p w14:paraId="76FB3F8C" w14:textId="77777777" w:rsidR="006F1C89" w:rsidRDefault="005D3991">
            <w:pPr>
              <w:pStyle w:val="TableParagraph"/>
              <w:spacing w:line="225" w:lineRule="exact"/>
              <w:ind w:left="73" w:right="72"/>
              <w:jc w:val="center"/>
              <w:rPr>
                <w:i/>
              </w:rPr>
            </w:pPr>
            <w:r>
              <w:rPr>
                <w:i/>
                <w:spacing w:val="18"/>
                <w:w w:val="106"/>
              </w:rPr>
              <w:t>T</w:t>
            </w:r>
            <w:r>
              <w:rPr>
                <w:i/>
                <w:spacing w:val="18"/>
                <w:w w:val="101"/>
              </w:rPr>
              <w:t>h</w:t>
            </w:r>
            <w:r>
              <w:rPr>
                <w:i/>
                <w:spacing w:val="18"/>
                <w:w w:val="226"/>
              </w:rPr>
              <w:t>i</w:t>
            </w:r>
            <w:r>
              <w:rPr>
                <w:i/>
                <w:w w:val="133"/>
              </w:rPr>
              <w:t>s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3"/>
              </w:rPr>
              <w:t xml:space="preserve"> </w:t>
            </w:r>
            <w:r>
              <w:rPr>
                <w:i/>
                <w:spacing w:val="20"/>
                <w:w w:val="170"/>
              </w:rPr>
              <w:t>f</w:t>
            </w:r>
            <w:r>
              <w:rPr>
                <w:i/>
                <w:spacing w:val="20"/>
                <w:w w:val="101"/>
              </w:rPr>
              <w:t>un</w:t>
            </w:r>
            <w:r>
              <w:rPr>
                <w:i/>
                <w:spacing w:val="20"/>
                <w:w w:val="125"/>
              </w:rPr>
              <w:t>c</w:t>
            </w:r>
            <w:r>
              <w:rPr>
                <w:i/>
                <w:spacing w:val="20"/>
                <w:w w:val="155"/>
              </w:rPr>
              <w:t>t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101"/>
              </w:rPr>
              <w:t>on</w:t>
            </w:r>
            <w:r>
              <w:rPr>
                <w:i/>
                <w:w w:val="133"/>
              </w:rPr>
              <w:t>s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2"/>
              </w:rPr>
              <w:t xml:space="preserve"> </w:t>
            </w:r>
            <w:r>
              <w:rPr>
                <w:i/>
                <w:spacing w:val="19"/>
                <w:w w:val="116"/>
              </w:rPr>
              <w:t>v</w:t>
            </w:r>
            <w:r>
              <w:rPr>
                <w:i/>
                <w:spacing w:val="18"/>
                <w:w w:val="101"/>
              </w:rPr>
              <w:t>a</w:t>
            </w:r>
            <w:r>
              <w:rPr>
                <w:i/>
                <w:spacing w:val="19"/>
                <w:w w:val="226"/>
              </w:rPr>
              <w:t>l</w:t>
            </w:r>
            <w:r>
              <w:rPr>
                <w:i/>
                <w:spacing w:val="18"/>
                <w:w w:val="101"/>
              </w:rPr>
              <w:t>u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</w:t>
            </w:r>
            <w:r>
              <w:rPr>
                <w:i/>
                <w:spacing w:val="22"/>
              </w:rPr>
              <w:t xml:space="preserve"> </w:t>
            </w:r>
            <w:r>
              <w:rPr>
                <w:i/>
                <w:spacing w:val="15"/>
                <w:w w:val="101"/>
              </w:rPr>
              <w:t>o</w:t>
            </w:r>
            <w:r>
              <w:rPr>
                <w:i/>
                <w:w w:val="170"/>
              </w:rPr>
              <w:t>f</w:t>
            </w:r>
            <w:r>
              <w:rPr>
                <w:i/>
              </w:rPr>
              <w:t xml:space="preserve">  </w:t>
            </w:r>
            <w:r>
              <w:rPr>
                <w:i/>
                <w:spacing w:val="14"/>
              </w:rPr>
              <w:t xml:space="preserve"> </w:t>
            </w:r>
            <w:r>
              <w:rPr>
                <w:i/>
                <w:w w:val="133"/>
              </w:rPr>
              <w:t>s</w:t>
            </w:r>
            <w:r>
              <w:rPr>
                <w:i/>
              </w:rPr>
              <w:t xml:space="preserve">  </w:t>
            </w:r>
            <w:r>
              <w:rPr>
                <w:i/>
                <w:spacing w:val="16"/>
              </w:rPr>
              <w:t xml:space="preserve"> </w:t>
            </w:r>
            <w:r>
              <w:rPr>
                <w:i/>
                <w:spacing w:val="17"/>
                <w:w w:val="101"/>
              </w:rPr>
              <w:t>an</w:t>
            </w:r>
            <w:r>
              <w:rPr>
                <w:i/>
                <w:w w:val="101"/>
              </w:rPr>
              <w:t>d</w:t>
            </w:r>
            <w:r>
              <w:rPr>
                <w:i/>
              </w:rPr>
              <w:t xml:space="preserve">  </w:t>
            </w:r>
            <w:r>
              <w:rPr>
                <w:i/>
                <w:spacing w:val="20"/>
              </w:rPr>
              <w:t xml:space="preserve"> </w:t>
            </w:r>
            <w:r>
              <w:rPr>
                <w:i/>
                <w:spacing w:val="15"/>
                <w:w w:val="65"/>
              </w:rPr>
              <w:t>m</w:t>
            </w:r>
            <w:r>
              <w:rPr>
                <w:i/>
                <w:w w:val="102"/>
              </w:rPr>
              <w:t>1</w:t>
            </w:r>
            <w:r>
              <w:rPr>
                <w:i/>
              </w:rPr>
              <w:t xml:space="preserve">  </w:t>
            </w:r>
            <w:r>
              <w:rPr>
                <w:i/>
                <w:spacing w:val="20"/>
              </w:rPr>
              <w:t xml:space="preserve"> </w:t>
            </w:r>
            <w:r>
              <w:rPr>
                <w:i/>
                <w:spacing w:val="17"/>
                <w:w w:val="101"/>
              </w:rPr>
              <w:t>an</w:t>
            </w:r>
            <w:r>
              <w:rPr>
                <w:i/>
                <w:w w:val="101"/>
              </w:rPr>
              <w:t>d</w:t>
            </w:r>
            <w:r>
              <w:rPr>
                <w:i/>
              </w:rPr>
              <w:t xml:space="preserve">  </w:t>
            </w:r>
            <w:r>
              <w:rPr>
                <w:i/>
                <w:spacing w:val="20"/>
              </w:rPr>
              <w:t xml:space="preserve"> </w:t>
            </w:r>
            <w:r>
              <w:rPr>
                <w:i/>
                <w:spacing w:val="15"/>
                <w:w w:val="65"/>
              </w:rPr>
              <w:t>m</w:t>
            </w:r>
            <w:r>
              <w:rPr>
                <w:i/>
                <w:w w:val="102"/>
              </w:rPr>
              <w:t>2</w:t>
            </w:r>
          </w:p>
        </w:tc>
        <w:tc>
          <w:tcPr>
            <w:tcW w:w="4087" w:type="dxa"/>
          </w:tcPr>
          <w:p w14:paraId="1FC1C7CF" w14:textId="77777777" w:rsidR="006F1C89" w:rsidRDefault="005D3991">
            <w:pPr>
              <w:pStyle w:val="TableParagraph"/>
              <w:spacing w:line="225" w:lineRule="exact"/>
              <w:ind w:left="86"/>
              <w:rPr>
                <w:i/>
              </w:rPr>
            </w:pPr>
            <w:r>
              <w:rPr>
                <w:i/>
                <w:spacing w:val="19"/>
                <w:w w:val="72"/>
              </w:rPr>
              <w:t>w</w:t>
            </w:r>
            <w:r>
              <w:rPr>
                <w:i/>
                <w:spacing w:val="18"/>
                <w:w w:val="101"/>
              </w:rPr>
              <w:t>o</w:t>
            </w:r>
            <w:r>
              <w:rPr>
                <w:i/>
                <w:spacing w:val="19"/>
                <w:w w:val="101"/>
              </w:rPr>
              <w:t>u</w:t>
            </w:r>
            <w:r>
              <w:rPr>
                <w:i/>
                <w:spacing w:val="18"/>
                <w:w w:val="226"/>
              </w:rPr>
              <w:t>l</w:t>
            </w:r>
            <w:r>
              <w:rPr>
                <w:i/>
                <w:w w:val="101"/>
              </w:rPr>
              <w:t>d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4"/>
              </w:rPr>
              <w:t xml:space="preserve"> </w:t>
            </w:r>
            <w:r>
              <w:rPr>
                <w:i/>
                <w:spacing w:val="18"/>
                <w:w w:val="101"/>
              </w:rPr>
              <w:t>n</w:t>
            </w:r>
            <w:r>
              <w:rPr>
                <w:i/>
                <w:spacing w:val="18"/>
                <w:w w:val="109"/>
              </w:rPr>
              <w:t>ee</w:t>
            </w:r>
            <w:r>
              <w:rPr>
                <w:i/>
                <w:w w:val="101"/>
              </w:rPr>
              <w:t>d</w:t>
            </w:r>
            <w:r>
              <w:rPr>
                <w:i/>
              </w:rPr>
              <w:t xml:space="preserve">  </w:t>
            </w:r>
            <w:r>
              <w:rPr>
                <w:i/>
                <w:spacing w:val="21"/>
              </w:rPr>
              <w:t xml:space="preserve"> </w:t>
            </w:r>
            <w:r>
              <w:rPr>
                <w:i/>
                <w:spacing w:val="15"/>
                <w:w w:val="155"/>
              </w:rPr>
              <w:t>t</w:t>
            </w:r>
            <w:r>
              <w:rPr>
                <w:i/>
                <w:w w:val="101"/>
              </w:rPr>
              <w:t>o</w:t>
            </w:r>
            <w:r>
              <w:rPr>
                <w:i/>
              </w:rPr>
              <w:t xml:space="preserve">  </w:t>
            </w:r>
            <w:r>
              <w:rPr>
                <w:i/>
                <w:spacing w:val="18"/>
              </w:rPr>
              <w:t xml:space="preserve"> </w:t>
            </w:r>
            <w:r>
              <w:rPr>
                <w:i/>
                <w:spacing w:val="15"/>
                <w:w w:val="101"/>
              </w:rPr>
              <w:t>b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</w:t>
            </w:r>
            <w:r>
              <w:rPr>
                <w:i/>
                <w:spacing w:val="23"/>
              </w:rPr>
              <w:t xml:space="preserve"> </w:t>
            </w:r>
            <w:r>
              <w:rPr>
                <w:i/>
                <w:spacing w:val="20"/>
                <w:w w:val="101"/>
              </w:rPr>
              <w:t>ad</w:t>
            </w:r>
            <w:r>
              <w:rPr>
                <w:i/>
                <w:spacing w:val="20"/>
                <w:w w:val="217"/>
              </w:rPr>
              <w:t>j</w:t>
            </w:r>
            <w:r>
              <w:rPr>
                <w:i/>
                <w:spacing w:val="20"/>
                <w:w w:val="101"/>
              </w:rPr>
              <w:t>u</w:t>
            </w:r>
            <w:r>
              <w:rPr>
                <w:i/>
                <w:spacing w:val="20"/>
                <w:w w:val="133"/>
              </w:rPr>
              <w:t>s</w:t>
            </w:r>
            <w:r>
              <w:rPr>
                <w:i/>
                <w:spacing w:val="20"/>
                <w:w w:val="155"/>
              </w:rPr>
              <w:t>t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w w:val="101"/>
              </w:rPr>
              <w:t>d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4"/>
              </w:rPr>
              <w:t xml:space="preserve"> </w:t>
            </w:r>
            <w:r>
              <w:rPr>
                <w:i/>
                <w:spacing w:val="17"/>
                <w:w w:val="101"/>
              </w:rPr>
              <w:t>an</w:t>
            </w:r>
            <w:r>
              <w:rPr>
                <w:i/>
                <w:w w:val="101"/>
              </w:rPr>
              <w:t>d</w:t>
            </w:r>
          </w:p>
        </w:tc>
      </w:tr>
    </w:tbl>
    <w:p w14:paraId="74429DA6" w14:textId="77777777" w:rsidR="006F1C89" w:rsidRDefault="006F1C89">
      <w:pPr>
        <w:spacing w:line="225" w:lineRule="exact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3AA6D979" w14:textId="77777777" w:rsidR="006F1C89" w:rsidRDefault="005D3991">
      <w:pPr>
        <w:spacing w:before="40"/>
        <w:ind w:left="568"/>
        <w:rPr>
          <w:i/>
        </w:rPr>
      </w:pPr>
      <w:r>
        <w:rPr>
          <w:i/>
          <w:spacing w:val="17"/>
          <w:w w:val="125"/>
        </w:rPr>
        <w:lastRenderedPageBreak/>
        <w:t>checked</w:t>
      </w:r>
      <w:r>
        <w:rPr>
          <w:i/>
          <w:spacing w:val="57"/>
          <w:w w:val="125"/>
        </w:rPr>
        <w:t xml:space="preserve"> </w:t>
      </w:r>
      <w:r>
        <w:rPr>
          <w:i/>
          <w:w w:val="165"/>
        </w:rPr>
        <w:t>if</w:t>
      </w:r>
      <w:r>
        <w:rPr>
          <w:i/>
          <w:spacing w:val="37"/>
          <w:w w:val="165"/>
        </w:rPr>
        <w:t xml:space="preserve"> </w:t>
      </w:r>
      <w:r>
        <w:rPr>
          <w:i/>
          <w:spacing w:val="17"/>
          <w:w w:val="125"/>
        </w:rPr>
        <w:t>another</w:t>
      </w:r>
    </w:p>
    <w:p w14:paraId="2DF1CDA7" w14:textId="77777777" w:rsidR="006F1C89" w:rsidRDefault="005D3991">
      <w:pPr>
        <w:spacing w:before="2" w:line="242" w:lineRule="auto"/>
        <w:ind w:left="568" w:hanging="407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33"/>
        </w:rPr>
        <w:t>s</w:t>
      </w:r>
      <w:r>
        <w:rPr>
          <w:i/>
          <w:spacing w:val="17"/>
          <w:w w:val="109"/>
        </w:rPr>
        <w:t>e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16"/>
        </w:rPr>
        <w:t>v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0"/>
        </w:rPr>
        <w:t>x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01"/>
        </w:rPr>
        <w:t>d</w:t>
      </w:r>
      <w:r>
        <w:rPr>
          <w:i/>
          <w:w w:val="206"/>
        </w:rPr>
        <w:t>.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13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0"/>
        </w:rPr>
        <w:t>x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226"/>
        </w:rPr>
        <w:t>l</w:t>
      </w:r>
      <w:r>
        <w:rPr>
          <w:i/>
          <w:spacing w:val="31"/>
          <w:w w:val="109"/>
        </w:rPr>
        <w:t>e</w:t>
      </w:r>
      <w:r>
        <w:rPr>
          <w:i/>
          <w:w w:val="194"/>
        </w:rPr>
        <w:t>: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33"/>
        </w:rPr>
        <w:t>s</w:t>
      </w:r>
      <w:r>
        <w:rPr>
          <w:i/>
          <w:spacing w:val="17"/>
          <w:w w:val="101"/>
        </w:rPr>
        <w:t>u</w:t>
      </w:r>
      <w:r>
        <w:rPr>
          <w:i/>
          <w:spacing w:val="28"/>
          <w:w w:val="65"/>
        </w:rPr>
        <w:t>m</w:t>
      </w:r>
      <w:r>
        <w:rPr>
          <w:i/>
          <w:w w:val="171"/>
        </w:rPr>
        <w:t>(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95"/>
        </w:rPr>
        <w:t>B</w:t>
      </w:r>
      <w:r>
        <w:rPr>
          <w:i/>
          <w:spacing w:val="26"/>
          <w:w w:val="226"/>
        </w:rPr>
        <w:t>i</w:t>
      </w:r>
      <w:r>
        <w:rPr>
          <w:i/>
          <w:w w:val="206"/>
        </w:rPr>
        <w:t>.</w:t>
      </w:r>
      <w:r>
        <w:rPr>
          <w:i/>
          <w:spacing w:val="-18"/>
        </w:rPr>
        <w:t xml:space="preserve"> 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ou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25"/>
        </w:rPr>
        <w:t>c</w:t>
      </w:r>
      <w:r>
        <w:rPr>
          <w:i/>
          <w:spacing w:val="31"/>
          <w:w w:val="109"/>
        </w:rPr>
        <w:t>e</w:t>
      </w:r>
      <w:r>
        <w:rPr>
          <w:i/>
          <w:w w:val="206"/>
        </w:rPr>
        <w:t>.</w:t>
      </w:r>
      <w:r>
        <w:rPr>
          <w:i/>
          <w:spacing w:val="-18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qu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25"/>
        </w:rPr>
        <w:t>c</w:t>
      </w:r>
      <w:r>
        <w:rPr>
          <w:i/>
          <w:spacing w:val="32"/>
          <w:w w:val="116"/>
        </w:rPr>
        <w:t>y</w:t>
      </w:r>
      <w:r>
        <w:rPr>
          <w:i/>
          <w:w w:val="171"/>
        </w:rPr>
        <w:t xml:space="preserve">) 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1"/>
        </w:rPr>
        <w:t>hou</w:t>
      </w:r>
      <w:r>
        <w:rPr>
          <w:i/>
          <w:spacing w:val="19"/>
          <w:w w:val="226"/>
        </w:rPr>
        <w:t>l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b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proofErr w:type="spellStart"/>
      <w:r>
        <w:rPr>
          <w:i/>
          <w:spacing w:val="21"/>
          <w:w w:val="101"/>
        </w:rPr>
        <w:t>app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101"/>
        </w:rPr>
        <w:t>o</w:t>
      </w:r>
      <w:r>
        <w:rPr>
          <w:i/>
          <w:spacing w:val="20"/>
          <w:w w:val="120"/>
        </w:rPr>
        <w:t>x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65"/>
        </w:rPr>
        <w:t>m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l</w:t>
      </w:r>
      <w:r>
        <w:rPr>
          <w:i/>
          <w:w w:val="116"/>
        </w:rPr>
        <w:t>y</w:t>
      </w:r>
      <w:proofErr w:type="spellEnd"/>
    </w:p>
    <w:p w14:paraId="306B3937" w14:textId="77777777" w:rsidR="006F1C89" w:rsidRDefault="005D3991">
      <w:pPr>
        <w:spacing w:line="268" w:lineRule="exact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01"/>
        </w:rPr>
        <w:t>q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2"/>
        </w:rPr>
        <w:t>1</w:t>
      </w:r>
      <w:r>
        <w:rPr>
          <w:i/>
          <w:w w:val="206"/>
        </w:rPr>
        <w:t>.</w:t>
      </w:r>
    </w:p>
    <w:p w14:paraId="1C7EB9A4" w14:textId="77777777" w:rsidR="006F1C89" w:rsidRDefault="006F1C89">
      <w:pPr>
        <w:spacing w:before="10"/>
        <w:rPr>
          <w:i/>
          <w:sz w:val="19"/>
        </w:rPr>
      </w:pPr>
    </w:p>
    <w:p w14:paraId="44A48712" w14:textId="77777777" w:rsidR="006F1C89" w:rsidRDefault="005D3991">
      <w:pPr>
        <w:pStyle w:val="BodyText"/>
        <w:spacing w:line="305" w:lineRule="exact"/>
        <w:ind w:left="16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7"/>
          <w:w w:val="82"/>
        </w:rPr>
        <w:t>1</w:t>
      </w:r>
      <w:r>
        <w:rPr>
          <w:spacing w:val="17"/>
          <w:w w:val="164"/>
        </w:rPr>
        <w:t>:</w:t>
      </w:r>
      <w:r>
        <w:rPr>
          <w:w w:val="160"/>
        </w:rPr>
        <w:t>(</w:t>
      </w:r>
      <w:r>
        <w:rPr>
          <w:spacing w:val="-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spacing w:val="22"/>
          <w:w w:val="160"/>
        </w:rPr>
        <w:t>)))</w:t>
      </w:r>
      <w:r>
        <w:rPr>
          <w:w w:val="160"/>
        </w:rPr>
        <w:t>{</w:t>
      </w:r>
    </w:p>
    <w:p w14:paraId="76DE83BE" w14:textId="77777777" w:rsidR="006F1C89" w:rsidRDefault="005D3991">
      <w:pPr>
        <w:pStyle w:val="BodyText"/>
        <w:spacing w:before="15" w:line="192" w:lineRule="auto"/>
        <w:ind w:left="443" w:right="1410" w:hanging="2"/>
      </w:pP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2"/>
        </w:rPr>
        <w:t>d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2"/>
        </w:rPr>
        <w:t>d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65"/>
        </w:rPr>
        <w:t>+</w:t>
      </w:r>
      <w:r>
        <w:rPr>
          <w:spacing w:val="15"/>
          <w:w w:val="82"/>
        </w:rPr>
        <w:t>1</w:t>
      </w:r>
      <w:r>
        <w:rPr>
          <w:spacing w:val="30"/>
          <w:w w:val="160"/>
        </w:rPr>
        <w:t>]</w:t>
      </w:r>
      <w:r>
        <w:rPr>
          <w:w w:val="89"/>
        </w:rPr>
        <w:t>-</w:t>
      </w:r>
      <w:r>
        <w:rPr>
          <w:spacing w:val="-40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</w:t>
      </w:r>
      <w:r>
        <w:rPr>
          <w:w w:val="99"/>
        </w:rPr>
        <w:t>/</w:t>
      </w:r>
      <w:r>
        <w:rPr>
          <w:spacing w:val="-47"/>
        </w:rPr>
        <w:t xml:space="preserve"> </w:t>
      </w:r>
      <w:r>
        <w:rPr>
          <w:w w:val="82"/>
        </w:rPr>
        <w:t xml:space="preserve">2 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g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22"/>
          <w:w w:val="180"/>
        </w:rPr>
        <w:t>i</w:t>
      </w:r>
      <w:r>
        <w:rPr>
          <w:spacing w:val="26"/>
          <w:w w:val="160"/>
        </w:rPr>
        <w:t>)</w:t>
      </w:r>
      <w:r>
        <w:rPr>
          <w:spacing w:val="15"/>
          <w:w w:val="160"/>
        </w:rPr>
        <w:t>]</w:t>
      </w:r>
      <w:r>
        <w:rPr>
          <w:w w:val="65"/>
        </w:rPr>
        <w:t>+</w:t>
      </w:r>
      <w:r>
        <w:rPr>
          <w:spacing w:val="-38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2"/>
        </w:rPr>
        <w:t>d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2"/>
        </w:rPr>
        <w:t>d</w:t>
      </w:r>
    </w:p>
    <w:p w14:paraId="517117CB" w14:textId="77777777" w:rsidR="006F1C89" w:rsidRDefault="005D3991">
      <w:pPr>
        <w:pStyle w:val="BodyText"/>
        <w:spacing w:before="1" w:line="192" w:lineRule="auto"/>
        <w:ind w:left="440" w:right="3648" w:firstLine="1"/>
      </w:pPr>
      <w:r>
        <w:rPr>
          <w:spacing w:val="17"/>
          <w:w w:val="180"/>
        </w:rPr>
        <w:t>l</w:t>
      </w:r>
      <w:r>
        <w:rPr>
          <w:spacing w:val="17"/>
          <w:w w:val="84"/>
        </w:rPr>
        <w:t>o</w:t>
      </w:r>
      <w:r>
        <w:rPr>
          <w:w w:val="67"/>
        </w:rPr>
        <w:t>w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)]</w:t>
      </w:r>
      <w:r>
        <w:rPr>
          <w:w w:val="89"/>
        </w:rPr>
        <w:t>-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2"/>
        </w:rPr>
        <w:t>d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2"/>
        </w:rPr>
        <w:t xml:space="preserve">d </w:t>
      </w:r>
      <w:r>
        <w:rPr>
          <w:spacing w:val="13"/>
          <w:w w:val="150"/>
        </w:rPr>
        <w:t>if(</w:t>
      </w:r>
      <w:r>
        <w:rPr>
          <w:spacing w:val="-82"/>
          <w:w w:val="150"/>
        </w:rPr>
        <w:t xml:space="preserve"> </w:t>
      </w:r>
      <w:r>
        <w:rPr>
          <w:w w:val="150"/>
        </w:rPr>
        <w:t>i</w:t>
      </w:r>
      <w:r>
        <w:rPr>
          <w:spacing w:val="58"/>
          <w:w w:val="150"/>
        </w:rPr>
        <w:t xml:space="preserve"> </w:t>
      </w:r>
      <w:r>
        <w:t>==</w:t>
      </w:r>
      <w:r>
        <w:rPr>
          <w:spacing w:val="28"/>
        </w:rPr>
        <w:t xml:space="preserve"> </w:t>
      </w:r>
      <w:r>
        <w:rPr>
          <w:spacing w:val="13"/>
          <w:w w:val="115"/>
        </w:rPr>
        <w:t>1){</w:t>
      </w:r>
    </w:p>
    <w:p w14:paraId="7AAAA5AD" w14:textId="77777777" w:rsidR="006F1C89" w:rsidRDefault="005D3991">
      <w:pPr>
        <w:pStyle w:val="BodyText"/>
        <w:spacing w:line="257" w:lineRule="exact"/>
        <w:ind w:left="715"/>
      </w:pP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82"/>
        </w:rPr>
        <w:t>p</w:t>
      </w:r>
      <w:r>
        <w:rPr>
          <w:spacing w:val="19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g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139"/>
        </w:rPr>
        <w:t>t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55"/>
        </w:rPr>
        <w:t>m</w:t>
      </w:r>
      <w:r>
        <w:rPr>
          <w:w w:val="82"/>
        </w:rPr>
        <w:t>1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2"/>
        </w:rPr>
        <w:t>s</w:t>
      </w:r>
      <w:r>
        <w:rPr>
          <w:spacing w:val="22"/>
          <w:w w:val="160"/>
        </w:rPr>
        <w:t>)</w:t>
      </w:r>
      <w:r>
        <w:rPr>
          <w:w w:val="99"/>
        </w:rPr>
        <w:t>/</w:t>
      </w:r>
      <w:r>
        <w:rPr>
          <w:spacing w:val="-47"/>
        </w:rPr>
        <w:t xml:space="preserve"> </w:t>
      </w:r>
      <w:r>
        <w:rPr>
          <w:w w:val="82"/>
        </w:rPr>
        <w:t>2</w:t>
      </w:r>
    </w:p>
    <w:p w14:paraId="7FA2E35E" w14:textId="77777777" w:rsidR="006F1C89" w:rsidRDefault="005D3991">
      <w:pPr>
        <w:pStyle w:val="BodyText"/>
        <w:spacing w:line="271" w:lineRule="exact"/>
        <w:ind w:left="436"/>
      </w:pPr>
      <w:r>
        <w:rPr>
          <w:w w:val="160"/>
        </w:rPr>
        <w:t>}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180"/>
        </w:rPr>
        <w:t>l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t xml:space="preserve"> </w:t>
      </w:r>
      <w:r>
        <w:rPr>
          <w:spacing w:val="31"/>
        </w:rPr>
        <w:t xml:space="preserve"> </w:t>
      </w:r>
      <w:r>
        <w:rPr>
          <w:spacing w:val="15"/>
          <w:w w:val="180"/>
        </w:rPr>
        <w:t>i</w:t>
      </w:r>
      <w:r>
        <w:rPr>
          <w:spacing w:val="26"/>
          <w:w w:val="141"/>
        </w:rPr>
        <w:t>f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26F9815D" w14:textId="77777777" w:rsidR="006F1C89" w:rsidRDefault="005D3991">
      <w:pPr>
        <w:pStyle w:val="BodyText"/>
        <w:spacing w:before="14" w:line="192" w:lineRule="auto"/>
        <w:ind w:left="1114" w:right="212" w:hanging="397"/>
      </w:pPr>
      <w:r>
        <w:rPr>
          <w:spacing w:val="17"/>
          <w:w w:val="180"/>
        </w:rPr>
        <w:t>l</w:t>
      </w:r>
      <w:r>
        <w:rPr>
          <w:spacing w:val="17"/>
          <w:w w:val="84"/>
        </w:rPr>
        <w:t>o</w:t>
      </w:r>
      <w:r>
        <w:rPr>
          <w:w w:val="67"/>
        </w:rPr>
        <w:t>w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w w:val="139"/>
        </w:rPr>
        <w:t>t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32"/>
          <w:w w:val="180"/>
        </w:rPr>
        <w:t>i</w:t>
      </w:r>
      <w:r>
        <w:rPr>
          <w:spacing w:val="17"/>
          <w:w w:val="89"/>
        </w:rPr>
        <w:t>-</w:t>
      </w:r>
      <w:r>
        <w:rPr>
          <w:spacing w:val="17"/>
          <w:w w:val="82"/>
        </w:rPr>
        <w:t>1</w:t>
      </w:r>
      <w:r>
        <w:rPr>
          <w:spacing w:val="28"/>
          <w:w w:val="160"/>
        </w:rPr>
        <w:t>)</w:t>
      </w:r>
      <w:r>
        <w:rPr>
          <w:w w:val="160"/>
        </w:rPr>
        <w:t>]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89"/>
        </w:rPr>
        <w:t xml:space="preserve">- </w:t>
      </w:r>
      <w:r>
        <w:rPr>
          <w:spacing w:val="13"/>
          <w:w w:val="130"/>
        </w:rPr>
        <w:t>Bi.</w:t>
      </w:r>
      <w:r>
        <w:rPr>
          <w:spacing w:val="-61"/>
          <w:w w:val="130"/>
        </w:rPr>
        <w:t xml:space="preserve"> </w:t>
      </w:r>
      <w:r>
        <w:rPr>
          <w:spacing w:val="17"/>
          <w:w w:val="115"/>
        </w:rPr>
        <w:t>resource</w:t>
      </w:r>
      <w:r>
        <w:rPr>
          <w:spacing w:val="-50"/>
          <w:w w:val="115"/>
        </w:rPr>
        <w:t xml:space="preserve"> </w:t>
      </w:r>
      <w:r>
        <w:rPr>
          <w:w w:val="150"/>
        </w:rPr>
        <w:t>.</w:t>
      </w:r>
      <w:r>
        <w:rPr>
          <w:spacing w:val="-74"/>
          <w:w w:val="150"/>
        </w:rPr>
        <w:t xml:space="preserve"> </w:t>
      </w:r>
      <w:r>
        <w:rPr>
          <w:spacing w:val="17"/>
          <w:w w:val="115"/>
        </w:rPr>
        <w:t>property</w:t>
      </w:r>
      <w:r>
        <w:rPr>
          <w:spacing w:val="-50"/>
          <w:w w:val="115"/>
        </w:rPr>
        <w:t xml:space="preserve"> </w:t>
      </w:r>
      <w:r>
        <w:rPr>
          <w:spacing w:val="9"/>
          <w:w w:val="150"/>
        </w:rPr>
        <w:t>[i</w:t>
      </w:r>
      <w:r>
        <w:rPr>
          <w:spacing w:val="-73"/>
          <w:w w:val="150"/>
        </w:rPr>
        <w:t xml:space="preserve"> </w:t>
      </w:r>
      <w:r>
        <w:rPr>
          <w:spacing w:val="16"/>
          <w:w w:val="115"/>
        </w:rPr>
        <w:t>-1])/</w:t>
      </w:r>
      <w:r>
        <w:rPr>
          <w:spacing w:val="-58"/>
          <w:w w:val="115"/>
        </w:rPr>
        <w:t xml:space="preserve"> </w:t>
      </w:r>
      <w:r>
        <w:t>2</w:t>
      </w:r>
    </w:p>
    <w:p w14:paraId="4CE49C22" w14:textId="77777777" w:rsidR="006F1C89" w:rsidRDefault="005D3991">
      <w:pPr>
        <w:pStyle w:val="BodyText"/>
        <w:spacing w:line="257" w:lineRule="exact"/>
        <w:ind w:left="715"/>
      </w:pP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82"/>
        </w:rPr>
        <w:t>p</w:t>
      </w:r>
      <w:r>
        <w:rPr>
          <w:spacing w:val="19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80"/>
        </w:rPr>
        <w:t>l</w:t>
      </w:r>
      <w:r>
        <w:rPr>
          <w:spacing w:val="17"/>
          <w:w w:val="84"/>
        </w:rPr>
        <w:t>o</w:t>
      </w:r>
      <w:r>
        <w:rPr>
          <w:w w:val="67"/>
        </w:rPr>
        <w:t>w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139"/>
        </w:rPr>
        <w:t>t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55"/>
        </w:rPr>
        <w:t>m</w:t>
      </w:r>
      <w:r>
        <w:rPr>
          <w:w w:val="82"/>
        </w:rPr>
        <w:t>2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102"/>
        </w:rPr>
        <w:t>s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18"/>
          <w:w w:val="67"/>
        </w:rPr>
        <w:t>w</w:t>
      </w:r>
      <w:r>
        <w:rPr>
          <w:spacing w:val="19"/>
          <w:w w:val="93"/>
        </w:rPr>
        <w:t>e</w:t>
      </w:r>
      <w:r>
        <w:rPr>
          <w:w w:val="127"/>
        </w:rPr>
        <w:t>r</w:t>
      </w:r>
    </w:p>
    <w:p w14:paraId="7946ABE6" w14:textId="77777777" w:rsidR="006F1C89" w:rsidRDefault="005D3991">
      <w:pPr>
        <w:pStyle w:val="BodyText"/>
        <w:spacing w:line="271" w:lineRule="exact"/>
        <w:ind w:left="1110"/>
      </w:pPr>
      <w:r>
        <w:rPr>
          <w:w w:val="120"/>
        </w:rPr>
        <w:t>.</w:t>
      </w:r>
      <w:r>
        <w:rPr>
          <w:spacing w:val="-54"/>
          <w:w w:val="120"/>
        </w:rPr>
        <w:t xml:space="preserve"> </w:t>
      </w:r>
      <w:r>
        <w:rPr>
          <w:spacing w:val="13"/>
          <w:w w:val="120"/>
        </w:rPr>
        <w:t>tail</w:t>
      </w:r>
      <w:r>
        <w:rPr>
          <w:spacing w:val="89"/>
          <w:w w:val="120"/>
        </w:rPr>
        <w:t xml:space="preserve"> </w:t>
      </w:r>
      <w:r>
        <w:t>=</w:t>
      </w:r>
      <w:r>
        <w:rPr>
          <w:spacing w:val="34"/>
        </w:rPr>
        <w:t xml:space="preserve"> </w:t>
      </w:r>
      <w:r>
        <w:rPr>
          <w:spacing w:val="14"/>
        </w:rPr>
        <w:t>FALSE</w:t>
      </w:r>
      <w:r>
        <w:rPr>
          <w:spacing w:val="-39"/>
        </w:rPr>
        <w:t xml:space="preserve"> </w:t>
      </w:r>
      <w:r>
        <w:rPr>
          <w:w w:val="120"/>
        </w:rPr>
        <w:t>)</w:t>
      </w:r>
    </w:p>
    <w:p w14:paraId="273D97CF" w14:textId="77777777" w:rsidR="006F1C89" w:rsidRDefault="005D3991">
      <w:pPr>
        <w:pStyle w:val="BodyText"/>
        <w:spacing w:line="271" w:lineRule="exact"/>
        <w:ind w:left="436"/>
      </w:pPr>
      <w:r>
        <w:rPr>
          <w:w w:val="160"/>
        </w:rPr>
        <w:t>}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180"/>
        </w:rPr>
        <w:t>l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t xml:space="preserve"> </w:t>
      </w:r>
      <w:r>
        <w:rPr>
          <w:spacing w:val="31"/>
        </w:rPr>
        <w:t xml:space="preserve"> </w:t>
      </w:r>
      <w:r>
        <w:rPr>
          <w:spacing w:val="15"/>
          <w:w w:val="180"/>
        </w:rPr>
        <w:t>i</w:t>
      </w:r>
      <w:r>
        <w:rPr>
          <w:w w:val="141"/>
        </w:rPr>
        <w:t>f</w:t>
      </w:r>
      <w:r>
        <w:t xml:space="preserve"> </w:t>
      </w:r>
      <w:r>
        <w:rPr>
          <w:spacing w:val="25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w w:val="160"/>
        </w:rPr>
        <w:t>]</w:t>
      </w:r>
      <w:r>
        <w:rPr>
          <w:spacing w:val="-40"/>
        </w:rPr>
        <w:t xml:space="preserve"> </w:t>
      </w:r>
      <w:r>
        <w:rPr>
          <w:spacing w:val="15"/>
          <w:w w:val="65"/>
        </w:rPr>
        <w:t>&lt;</w:t>
      </w:r>
      <w:r>
        <w:rPr>
          <w:spacing w:val="15"/>
          <w:w w:val="82"/>
        </w:rPr>
        <w:t>0</w:t>
      </w:r>
      <w:r>
        <w:rPr>
          <w:w w:val="160"/>
        </w:rPr>
        <w:t>)</w:t>
      </w:r>
      <w:r>
        <w:t xml:space="preserve"> </w:t>
      </w:r>
      <w:r>
        <w:rPr>
          <w:spacing w:val="24"/>
        </w:rPr>
        <w:t xml:space="preserve"> </w:t>
      </w:r>
      <w:r>
        <w:rPr>
          <w:w w:val="160"/>
        </w:rPr>
        <w:t>{</w:t>
      </w:r>
    </w:p>
    <w:p w14:paraId="00F5A06B" w14:textId="77777777" w:rsidR="006F1C89" w:rsidRDefault="005D3991">
      <w:pPr>
        <w:pStyle w:val="BodyText"/>
        <w:spacing w:before="15" w:line="192" w:lineRule="auto"/>
        <w:ind w:left="1117" w:hanging="403"/>
      </w:pP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82"/>
        </w:rPr>
        <w:t>p</w:t>
      </w:r>
      <w:r>
        <w:rPr>
          <w:spacing w:val="19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g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139"/>
        </w:rPr>
        <w:t>t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55"/>
        </w:rPr>
        <w:t>m</w:t>
      </w:r>
      <w:r>
        <w:rPr>
          <w:w w:val="82"/>
        </w:rPr>
        <w:t>1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2"/>
        </w:rPr>
        <w:t>s</w:t>
      </w:r>
      <w:r>
        <w:rPr>
          <w:w w:val="160"/>
        </w:rPr>
        <w:t>)</w:t>
      </w:r>
      <w:r>
        <w:t xml:space="preserve"> </w:t>
      </w:r>
      <w:r>
        <w:rPr>
          <w:spacing w:val="24"/>
        </w:rPr>
        <w:t xml:space="preserve"> </w:t>
      </w:r>
      <w:r>
        <w:rPr>
          <w:w w:val="89"/>
        </w:rPr>
        <w:t xml:space="preserve">- </w:t>
      </w:r>
      <w:proofErr w:type="spellStart"/>
      <w:r>
        <w:rPr>
          <w:spacing w:val="19"/>
          <w:w w:val="82"/>
        </w:rPr>
        <w:t>p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80"/>
        </w:rPr>
        <w:t>l</w:t>
      </w:r>
      <w:r>
        <w:rPr>
          <w:spacing w:val="17"/>
          <w:w w:val="84"/>
        </w:rPr>
        <w:t>o</w:t>
      </w:r>
      <w:r>
        <w:rPr>
          <w:w w:val="67"/>
        </w:rPr>
        <w:t>w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139"/>
        </w:rPr>
        <w:t>t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55"/>
        </w:rPr>
        <w:t>m</w:t>
      </w:r>
      <w:r>
        <w:rPr>
          <w:w w:val="82"/>
        </w:rPr>
        <w:t>1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2"/>
        </w:rPr>
        <w:t>s</w:t>
      </w:r>
      <w:r>
        <w:rPr>
          <w:spacing w:val="22"/>
          <w:w w:val="160"/>
        </w:rPr>
        <w:t>))</w:t>
      </w:r>
      <w:r>
        <w:rPr>
          <w:w w:val="99"/>
        </w:rPr>
        <w:t>/</w:t>
      </w:r>
      <w:r>
        <w:rPr>
          <w:spacing w:val="-47"/>
        </w:rPr>
        <w:t xml:space="preserve"> </w:t>
      </w:r>
      <w:r>
        <w:rPr>
          <w:w w:val="82"/>
        </w:rPr>
        <w:t>2</w:t>
      </w:r>
    </w:p>
    <w:p w14:paraId="6A17CF88" w14:textId="77777777" w:rsidR="006F1C89" w:rsidRDefault="005D3991">
      <w:pPr>
        <w:pStyle w:val="BodyText"/>
        <w:spacing w:line="257" w:lineRule="exact"/>
        <w:ind w:left="436"/>
      </w:pPr>
      <w:r>
        <w:rPr>
          <w:w w:val="120"/>
        </w:rPr>
        <w:t>}</w:t>
      </w:r>
      <w:r>
        <w:rPr>
          <w:spacing w:val="-52"/>
          <w:w w:val="120"/>
        </w:rPr>
        <w:t xml:space="preserve"> </w:t>
      </w:r>
      <w:r>
        <w:rPr>
          <w:spacing w:val="13"/>
          <w:w w:val="120"/>
        </w:rPr>
        <w:t>else</w:t>
      </w:r>
      <w:r>
        <w:rPr>
          <w:spacing w:val="-51"/>
          <w:w w:val="120"/>
        </w:rPr>
        <w:t xml:space="preserve"> </w:t>
      </w:r>
      <w:r>
        <w:rPr>
          <w:w w:val="120"/>
        </w:rPr>
        <w:t>{</w:t>
      </w:r>
    </w:p>
    <w:p w14:paraId="2E818A1F" w14:textId="77777777" w:rsidR="006F1C89" w:rsidRDefault="005D3991">
      <w:pPr>
        <w:pStyle w:val="BodyText"/>
        <w:spacing w:before="15" w:line="192" w:lineRule="auto"/>
        <w:ind w:left="1117" w:hanging="403"/>
      </w:pP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8"/>
          <w:w w:val="82"/>
        </w:rPr>
        <w:t>p</w:t>
      </w:r>
      <w:r>
        <w:rPr>
          <w:spacing w:val="19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g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139"/>
        </w:rPr>
        <w:t>t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55"/>
        </w:rPr>
        <w:t>m</w:t>
      </w:r>
      <w:r>
        <w:rPr>
          <w:w w:val="82"/>
        </w:rPr>
        <w:t>2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2"/>
        </w:rPr>
        <w:t>s</w:t>
      </w:r>
      <w:r>
        <w:rPr>
          <w:w w:val="160"/>
        </w:rPr>
        <w:t>)</w:t>
      </w:r>
      <w:r>
        <w:t xml:space="preserve"> </w:t>
      </w:r>
      <w:r>
        <w:rPr>
          <w:spacing w:val="24"/>
        </w:rPr>
        <w:t xml:space="preserve"> </w:t>
      </w:r>
      <w:r>
        <w:rPr>
          <w:w w:val="89"/>
        </w:rPr>
        <w:t xml:space="preserve">- </w:t>
      </w:r>
      <w:proofErr w:type="spellStart"/>
      <w:r>
        <w:rPr>
          <w:spacing w:val="19"/>
          <w:w w:val="82"/>
        </w:rPr>
        <w:t>p</w:t>
      </w:r>
      <w:r>
        <w:rPr>
          <w:spacing w:val="18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80"/>
        </w:rPr>
        <w:t>l</w:t>
      </w:r>
      <w:r>
        <w:rPr>
          <w:spacing w:val="17"/>
          <w:w w:val="84"/>
        </w:rPr>
        <w:t>o</w:t>
      </w:r>
      <w:r>
        <w:rPr>
          <w:w w:val="67"/>
        </w:rPr>
        <w:t>w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w w:val="139"/>
        </w:rPr>
        <w:t>t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55"/>
        </w:rPr>
        <w:t>m</w:t>
      </w:r>
      <w:r>
        <w:rPr>
          <w:w w:val="82"/>
        </w:rPr>
        <w:t>2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2"/>
        </w:rPr>
        <w:t>s</w:t>
      </w:r>
      <w:r>
        <w:rPr>
          <w:spacing w:val="22"/>
          <w:w w:val="160"/>
        </w:rPr>
        <w:t>))</w:t>
      </w:r>
      <w:r>
        <w:rPr>
          <w:w w:val="99"/>
        </w:rPr>
        <w:t>/</w:t>
      </w:r>
      <w:r>
        <w:rPr>
          <w:spacing w:val="-47"/>
        </w:rPr>
        <w:t xml:space="preserve"> </w:t>
      </w:r>
      <w:r>
        <w:rPr>
          <w:w w:val="82"/>
        </w:rPr>
        <w:t>2</w:t>
      </w:r>
    </w:p>
    <w:p w14:paraId="3A9C93EA" w14:textId="77777777" w:rsidR="006F1C89" w:rsidRDefault="005D3991">
      <w:pPr>
        <w:pStyle w:val="BodyText"/>
        <w:spacing w:line="258" w:lineRule="exact"/>
        <w:ind w:left="436"/>
      </w:pPr>
      <w:r>
        <w:rPr>
          <w:w w:val="160"/>
        </w:rPr>
        <w:t>}</w:t>
      </w:r>
    </w:p>
    <w:p w14:paraId="23E34AE1" w14:textId="77777777" w:rsidR="006F1C89" w:rsidRDefault="005D3991">
      <w:pPr>
        <w:pStyle w:val="BodyText"/>
        <w:spacing w:line="305" w:lineRule="exact"/>
        <w:ind w:left="161"/>
      </w:pPr>
      <w:r>
        <w:rPr>
          <w:w w:val="160"/>
        </w:rPr>
        <w:t>}</w:t>
      </w:r>
    </w:p>
    <w:p w14:paraId="61BC6F88" w14:textId="77777777" w:rsidR="006F1C89" w:rsidRDefault="006F1C89">
      <w:pPr>
        <w:pStyle w:val="BodyText"/>
        <w:spacing w:before="7"/>
        <w:rPr>
          <w:sz w:val="29"/>
        </w:rPr>
      </w:pPr>
    </w:p>
    <w:p w14:paraId="150F8D6D" w14:textId="77777777" w:rsidR="006F1C89" w:rsidRDefault="005D3991">
      <w:pPr>
        <w:pStyle w:val="BodyText"/>
        <w:tabs>
          <w:tab w:val="left" w:pos="5941"/>
        </w:tabs>
        <w:spacing w:before="22" w:line="320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b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</w:p>
    <w:p w14:paraId="10B139FC" w14:textId="77777777" w:rsidR="006F1C89" w:rsidRDefault="005D3991">
      <w:pPr>
        <w:spacing w:line="236" w:lineRule="exact"/>
        <w:ind w:left="454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51"/>
        </w:rPr>
        <w:t>r</w:t>
      </w:r>
      <w:r>
        <w:rPr>
          <w:i/>
          <w:spacing w:val="17"/>
          <w:w w:val="109"/>
        </w:rPr>
        <w:t>e</w:t>
      </w:r>
      <w:r>
        <w:rPr>
          <w:i/>
          <w:spacing w:val="28"/>
          <w:w w:val="133"/>
        </w:rPr>
        <w:t>s</w:t>
      </w:r>
      <w:r>
        <w:rPr>
          <w:i/>
          <w:w w:val="206"/>
        </w:rPr>
        <w:t>.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01"/>
        </w:rPr>
        <w:t>abundan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01"/>
        </w:rPr>
        <w:t>adu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55"/>
        </w:rPr>
        <w:t>t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7A0A328A" w14:textId="77777777" w:rsidR="006F1C89" w:rsidRDefault="005D3991">
      <w:pPr>
        <w:pStyle w:val="BodyText"/>
        <w:tabs>
          <w:tab w:val="left" w:pos="5941"/>
        </w:tabs>
        <w:spacing w:line="323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b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</w:p>
    <w:p w14:paraId="7441C899" w14:textId="77777777" w:rsidR="006F1C89" w:rsidRDefault="006F1C89">
      <w:pPr>
        <w:pStyle w:val="BodyText"/>
        <w:spacing w:before="5"/>
        <w:rPr>
          <w:sz w:val="15"/>
        </w:rPr>
      </w:pPr>
    </w:p>
    <w:p w14:paraId="1AB98826" w14:textId="77777777" w:rsidR="006F1C89" w:rsidRDefault="005D3991">
      <w:pPr>
        <w:ind w:left="161"/>
        <w:rPr>
          <w:i/>
        </w:rPr>
      </w:pPr>
      <w:r>
        <w:rPr>
          <w:i/>
          <w:w w:val="125"/>
        </w:rPr>
        <w:t>#</w:t>
      </w:r>
      <w:r>
        <w:rPr>
          <w:i/>
          <w:spacing w:val="28"/>
          <w:w w:val="125"/>
        </w:rPr>
        <w:t xml:space="preserve"> </w:t>
      </w:r>
      <w:r>
        <w:rPr>
          <w:i/>
          <w:spacing w:val="15"/>
          <w:w w:val="125"/>
        </w:rPr>
        <w:t>SLC:</w:t>
      </w:r>
    </w:p>
    <w:p w14:paraId="5AA8E94D" w14:textId="77777777" w:rsidR="006F1C89" w:rsidRDefault="006F1C89">
      <w:pPr>
        <w:spacing w:before="2"/>
        <w:rPr>
          <w:i/>
        </w:rPr>
      </w:pPr>
    </w:p>
    <w:p w14:paraId="1D0B2476" w14:textId="77777777" w:rsidR="006F1C89" w:rsidRDefault="005D3991">
      <w:pPr>
        <w:tabs>
          <w:tab w:val="left" w:pos="3742"/>
          <w:tab w:val="left" w:pos="8683"/>
        </w:tabs>
        <w:spacing w:line="211" w:lineRule="auto"/>
        <w:ind w:left="569" w:right="1312" w:hanging="399"/>
        <w:rPr>
          <w:i/>
        </w:rPr>
      </w:pP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102"/>
        </w:rPr>
        <w:t>s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101"/>
        </w:rPr>
        <w:t>c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82"/>
        </w:rPr>
        <w:t>p</w:t>
      </w:r>
      <w:r>
        <w:rPr>
          <w:rFonts w:ascii="Lucida Sans Unicode"/>
          <w:spacing w:val="18"/>
          <w:w w:val="127"/>
        </w:rPr>
        <w:t>r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39"/>
        </w:rPr>
        <w:t xml:space="preserve"> </w:t>
      </w:r>
      <w:proofErr w:type="spellStart"/>
      <w:r>
        <w:rPr>
          <w:rFonts w:ascii="Lucida Sans Unicode"/>
          <w:spacing w:val="19"/>
          <w:w w:val="82"/>
        </w:rPr>
        <w:t>b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spacing w:val="19"/>
          <w:w w:val="83"/>
        </w:rPr>
        <w:t>n</w:t>
      </w:r>
      <w:r>
        <w:rPr>
          <w:rFonts w:ascii="Lucida Sans Unicode"/>
          <w:spacing w:val="19"/>
          <w:w w:val="84"/>
        </w:rPr>
        <w:t>o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w w:val="55"/>
        </w:rPr>
        <w:t>m</w:t>
      </w:r>
      <w:proofErr w:type="spellEnd"/>
      <w:r>
        <w:rPr>
          <w:rFonts w:ascii="Lucida Sans Unicode"/>
          <w:spacing w:val="-39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2"/>
        </w:rPr>
        <w:t xml:space="preserve"> </w:t>
      </w:r>
      <w:proofErr w:type="spellStart"/>
      <w:r>
        <w:rPr>
          <w:rFonts w:ascii="Lucida Sans Unicode"/>
          <w:spacing w:val="17"/>
          <w:w w:val="102"/>
        </w:rPr>
        <w:t>s</w:t>
      </w:r>
      <w:r>
        <w:rPr>
          <w:rFonts w:ascii="Lucida Sans Unicode"/>
          <w:spacing w:val="17"/>
          <w:w w:val="180"/>
        </w:rPr>
        <w:t>l</w:t>
      </w:r>
      <w:r>
        <w:rPr>
          <w:rFonts w:ascii="Lucida Sans Unicode"/>
          <w:w w:val="101"/>
        </w:rPr>
        <w:t>c</w:t>
      </w:r>
      <w:proofErr w:type="spellEnd"/>
      <w:r>
        <w:rPr>
          <w:rFonts w:ascii="Lucida Sans Unicode"/>
        </w:rPr>
        <w:tab/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2"/>
        </w:rPr>
        <w:t xml:space="preserve"> </w:t>
      </w:r>
      <w:r>
        <w:rPr>
          <w:rFonts w:ascii="Lucida Sans Unicode"/>
          <w:spacing w:val="15"/>
          <w:w w:val="90"/>
        </w:rPr>
        <w:t>B</w:t>
      </w:r>
      <w:r>
        <w:rPr>
          <w:rFonts w:ascii="Lucida Sans Unicode"/>
          <w:spacing w:val="26"/>
          <w:w w:val="180"/>
        </w:rPr>
        <w:t>i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102"/>
        </w:rPr>
        <w:t>s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101"/>
        </w:rPr>
        <w:t>c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82"/>
        </w:rPr>
        <w:t>p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spacing w:val="20"/>
          <w:w w:val="82"/>
        </w:rPr>
        <w:t>p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139"/>
        </w:rPr>
        <w:t>t</w:t>
      </w:r>
      <w:r>
        <w:rPr>
          <w:rFonts w:ascii="Lucida Sans Unicode"/>
          <w:w w:val="99"/>
        </w:rPr>
        <w:t>y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3"/>
          <w:w w:val="151"/>
        </w:rPr>
        <w:t>r</w:t>
      </w:r>
      <w:r>
        <w:rPr>
          <w:i/>
          <w:spacing w:val="13"/>
          <w:w w:val="109"/>
        </w:rPr>
        <w:t>e</w:t>
      </w:r>
      <w:r>
        <w:rPr>
          <w:i/>
          <w:spacing w:val="24"/>
          <w:w w:val="133"/>
        </w:rPr>
        <w:t>s</w:t>
      </w:r>
      <w:r>
        <w:rPr>
          <w:i/>
          <w:spacing w:val="-4"/>
          <w:w w:val="206"/>
        </w:rPr>
        <w:t>.</w:t>
      </w:r>
      <w:r>
        <w:rPr>
          <w:i/>
          <w:w w:val="206"/>
        </w:rPr>
        <w:t xml:space="preserve"> </w:t>
      </w:r>
      <w:r>
        <w:rPr>
          <w:i/>
          <w:spacing w:val="17"/>
          <w:w w:val="115"/>
        </w:rPr>
        <w:t>property</w:t>
      </w:r>
    </w:p>
    <w:p w14:paraId="4F829583" w14:textId="77777777" w:rsidR="006F1C89" w:rsidRDefault="005D3991">
      <w:pPr>
        <w:pStyle w:val="BodyText"/>
        <w:tabs>
          <w:tab w:val="left" w:pos="3742"/>
        </w:tabs>
        <w:spacing w:line="317" w:lineRule="exact"/>
        <w:ind w:left="170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b</w:t>
      </w:r>
      <w:r>
        <w:rPr>
          <w:spacing w:val="19"/>
          <w:w w:val="83"/>
        </w:rPr>
        <w:t>u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08"/>
        </w:rPr>
        <w:t>*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</w:p>
    <w:p w14:paraId="5FAEA9D7" w14:textId="77777777" w:rsidR="006F1C89" w:rsidRDefault="006F1C89">
      <w:pPr>
        <w:pStyle w:val="BodyText"/>
      </w:pPr>
    </w:p>
    <w:p w14:paraId="4AB6827C" w14:textId="77777777" w:rsidR="006F1C89" w:rsidRDefault="005D3991">
      <w:pPr>
        <w:spacing w:before="169"/>
        <w:ind w:left="161"/>
        <w:rPr>
          <w:i/>
        </w:rPr>
      </w:pPr>
      <w:r>
        <w:rPr>
          <w:i/>
          <w:w w:val="120"/>
        </w:rPr>
        <w:t>#</w:t>
      </w:r>
      <w:r>
        <w:rPr>
          <w:i/>
          <w:spacing w:val="36"/>
          <w:w w:val="120"/>
        </w:rPr>
        <w:t xml:space="preserve"> </w:t>
      </w:r>
      <w:r>
        <w:rPr>
          <w:i/>
          <w:spacing w:val="15"/>
          <w:w w:val="120"/>
        </w:rPr>
        <w:t>CLC:</w:t>
      </w:r>
    </w:p>
    <w:p w14:paraId="56B89FAB" w14:textId="77777777" w:rsidR="006F1C89" w:rsidRDefault="006F1C89">
      <w:pPr>
        <w:spacing w:before="9"/>
        <w:rPr>
          <w:i/>
          <w:sz w:val="23"/>
        </w:rPr>
      </w:pPr>
    </w:p>
    <w:p w14:paraId="03D24E0C" w14:textId="77777777" w:rsidR="006F1C89" w:rsidRDefault="005D3991">
      <w:pPr>
        <w:pStyle w:val="BodyText"/>
        <w:tabs>
          <w:tab w:val="left" w:pos="3742"/>
        </w:tabs>
        <w:spacing w:line="192" w:lineRule="auto"/>
        <w:ind w:left="568" w:right="762" w:hanging="397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spacing w:val="18"/>
          <w:w w:val="82"/>
        </w:rPr>
        <w:t>q</w:t>
      </w:r>
      <w:r>
        <w:rPr>
          <w:spacing w:val="18"/>
          <w:w w:val="83"/>
        </w:rPr>
        <w:t>u</w:t>
      </w:r>
      <w:r>
        <w:rPr>
          <w:spacing w:val="18"/>
          <w:w w:val="93"/>
        </w:rPr>
        <w:t>e</w:t>
      </w:r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w w:val="99"/>
        </w:rPr>
        <w:t>y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TR</w:t>
      </w:r>
      <w:r>
        <w:rPr>
          <w:spacing w:val="18"/>
          <w:w w:val="75"/>
        </w:rPr>
        <w:t>U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3608DD8E" w14:textId="77777777" w:rsidR="006F1C89" w:rsidRDefault="006F1C89">
      <w:pPr>
        <w:pStyle w:val="BodyText"/>
        <w:spacing w:before="11"/>
        <w:rPr>
          <w:sz w:val="17"/>
        </w:rPr>
      </w:pPr>
    </w:p>
    <w:p w14:paraId="0D285719" w14:textId="77777777" w:rsidR="006F1C89" w:rsidRDefault="005D3991">
      <w:pPr>
        <w:pStyle w:val="BodyText"/>
        <w:spacing w:line="192" w:lineRule="auto"/>
        <w:ind w:left="569" w:hanging="398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22"/>
          <w:w w:val="160"/>
        </w:rPr>
        <w:t>]</w:t>
      </w:r>
      <w:r>
        <w:rPr>
          <w:w w:val="108"/>
        </w:rPr>
        <w:t>*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 xml:space="preserve">.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</w:p>
    <w:p w14:paraId="5FA20AA2" w14:textId="77777777" w:rsidR="006F1C89" w:rsidRDefault="005D3991">
      <w:pPr>
        <w:pStyle w:val="BodyText"/>
        <w:spacing w:before="1" w:line="192" w:lineRule="auto"/>
        <w:ind w:left="569" w:hanging="398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w w:val="160"/>
        </w:rPr>
        <w:t>]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8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spacing w:val="13"/>
          <w:w w:val="160"/>
        </w:rPr>
        <w:t>[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3"/>
        </w:rPr>
        <w:t xml:space="preserve"> </w:t>
      </w:r>
      <w:r>
        <w:rPr>
          <w:spacing w:val="22"/>
          <w:w w:val="160"/>
        </w:rPr>
        <w:t>]</w:t>
      </w:r>
      <w:r>
        <w:rPr>
          <w:w w:val="108"/>
        </w:rPr>
        <w:t>*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 xml:space="preserve">.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</w:p>
    <w:p w14:paraId="667EDDAA" w14:textId="77777777" w:rsidR="006F1C89" w:rsidRDefault="006F1C89">
      <w:pPr>
        <w:pStyle w:val="BodyText"/>
        <w:spacing w:before="11"/>
        <w:rPr>
          <w:sz w:val="17"/>
        </w:rPr>
      </w:pPr>
    </w:p>
    <w:p w14:paraId="2C0AA36B" w14:textId="77777777" w:rsidR="006F1C89" w:rsidRDefault="005D3991">
      <w:pPr>
        <w:pStyle w:val="BodyText"/>
        <w:tabs>
          <w:tab w:val="left" w:pos="5254"/>
        </w:tabs>
        <w:spacing w:line="192" w:lineRule="auto"/>
        <w:ind w:left="170" w:right="1449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</w:p>
    <w:p w14:paraId="2F2BFF7D" w14:textId="77777777" w:rsidR="006F1C89" w:rsidRDefault="005D3991">
      <w:pPr>
        <w:pStyle w:val="BodyText"/>
        <w:spacing w:line="291" w:lineRule="exact"/>
        <w:ind w:left="570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6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5F51A0E" w14:textId="77777777" w:rsidR="006F1C89" w:rsidRDefault="006F1C89">
      <w:pPr>
        <w:spacing w:line="291" w:lineRule="exact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66F5550A" w14:textId="77777777" w:rsidR="006F1C89" w:rsidRDefault="005D3991">
      <w:pPr>
        <w:pStyle w:val="BodyText"/>
        <w:tabs>
          <w:tab w:val="left" w:pos="3742"/>
        </w:tabs>
        <w:spacing w:before="56" w:line="192" w:lineRule="auto"/>
        <w:ind w:left="568" w:right="899" w:hanging="397"/>
      </w:pPr>
      <w:r>
        <w:rPr>
          <w:spacing w:val="21"/>
          <w:w w:val="127"/>
        </w:rPr>
        <w:lastRenderedPageBreak/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spacing w:val="18"/>
          <w:w w:val="82"/>
        </w:rPr>
        <w:t>p</w:t>
      </w:r>
      <w:r>
        <w:rPr>
          <w:spacing w:val="18"/>
          <w:w w:val="93"/>
        </w:rPr>
        <w:t>e</w:t>
      </w:r>
      <w:r>
        <w:rPr>
          <w:spacing w:val="18"/>
          <w:w w:val="127"/>
        </w:rPr>
        <w:t>r</w:t>
      </w:r>
      <w:r>
        <w:rPr>
          <w:spacing w:val="18"/>
          <w:w w:val="139"/>
        </w:rPr>
        <w:t>t</w:t>
      </w:r>
      <w:r>
        <w:rPr>
          <w:w w:val="99"/>
        </w:rPr>
        <w:t>y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2"/>
        </w:rPr>
        <w:t>b</w:t>
      </w:r>
      <w:r>
        <w:rPr>
          <w:spacing w:val="19"/>
          <w:w w:val="99"/>
        </w:rPr>
        <w:t>y</w:t>
      </w:r>
      <w:r>
        <w:rPr>
          <w:spacing w:val="18"/>
          <w:w w:val="127"/>
        </w:rPr>
        <w:t>r</w:t>
      </w:r>
      <w:r>
        <w:rPr>
          <w:spacing w:val="19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TR</w:t>
      </w:r>
      <w:r>
        <w:rPr>
          <w:spacing w:val="18"/>
          <w:w w:val="75"/>
        </w:rPr>
        <w:t>U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6CCC452F" w14:textId="77777777" w:rsidR="006F1C89" w:rsidRDefault="006F1C89">
      <w:pPr>
        <w:pStyle w:val="BodyText"/>
      </w:pPr>
    </w:p>
    <w:p w14:paraId="73871322" w14:textId="77777777" w:rsidR="006F1C89" w:rsidRDefault="006F1C89">
      <w:pPr>
        <w:pStyle w:val="BodyText"/>
        <w:spacing w:before="5"/>
        <w:rPr>
          <w:sz w:val="13"/>
        </w:rPr>
      </w:pPr>
    </w:p>
    <w:p w14:paraId="1FF5F152" w14:textId="77777777" w:rsidR="006F1C89" w:rsidRDefault="005D3991">
      <w:pPr>
        <w:pStyle w:val="BodyText"/>
        <w:tabs>
          <w:tab w:val="left" w:pos="5254"/>
        </w:tabs>
        <w:spacing w:line="192" w:lineRule="auto"/>
        <w:ind w:left="170" w:right="1449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)</w:t>
      </w:r>
      <w:r>
        <w:rPr>
          <w:spacing w:val="-40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rPr>
          <w:spacing w:val="-50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</w:p>
    <w:p w14:paraId="393794E8" w14:textId="77777777" w:rsidR="006F1C89" w:rsidRDefault="005D3991">
      <w:pPr>
        <w:pStyle w:val="BodyText"/>
        <w:spacing w:line="291" w:lineRule="exact"/>
        <w:ind w:left="570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4585203" w14:textId="77777777" w:rsidR="006F1C89" w:rsidRDefault="006F1C89">
      <w:pPr>
        <w:pStyle w:val="BodyText"/>
      </w:pPr>
    </w:p>
    <w:p w14:paraId="6B4F0CBC" w14:textId="77777777" w:rsidR="006F1C89" w:rsidRDefault="005D3991">
      <w:pPr>
        <w:spacing w:before="169"/>
        <w:ind w:left="161"/>
        <w:rPr>
          <w:i/>
        </w:rPr>
      </w:pPr>
      <w:r>
        <w:rPr>
          <w:i/>
          <w:w w:val="105"/>
        </w:rPr>
        <w:t xml:space="preserve"># </w:t>
      </w:r>
      <w:r>
        <w:rPr>
          <w:i/>
          <w:spacing w:val="47"/>
          <w:w w:val="105"/>
        </w:rPr>
        <w:t xml:space="preserve"> </w:t>
      </w:r>
      <w:r>
        <w:rPr>
          <w:i/>
          <w:spacing w:val="11"/>
          <w:w w:val="105"/>
        </w:rPr>
        <w:t xml:space="preserve">Two  </w:t>
      </w:r>
      <w:r>
        <w:rPr>
          <w:i/>
          <w:spacing w:val="35"/>
          <w:w w:val="105"/>
        </w:rPr>
        <w:t xml:space="preserve"> </w:t>
      </w:r>
      <w:r>
        <w:rPr>
          <w:i/>
          <w:spacing w:val="17"/>
          <w:w w:val="105"/>
        </w:rPr>
        <w:t>resources</w:t>
      </w:r>
    </w:p>
    <w:p w14:paraId="52A88BB8" w14:textId="77777777" w:rsidR="006F1C89" w:rsidRDefault="006F1C89">
      <w:pPr>
        <w:spacing w:before="10"/>
        <w:rPr>
          <w:i/>
          <w:sz w:val="19"/>
        </w:rPr>
      </w:pPr>
    </w:p>
    <w:p w14:paraId="270502C3" w14:textId="77777777" w:rsidR="006F1C89" w:rsidRDefault="005D3991">
      <w:pPr>
        <w:pStyle w:val="BodyText"/>
        <w:spacing w:line="305" w:lineRule="exact"/>
        <w:ind w:left="170"/>
      </w:pPr>
      <w:r>
        <w:rPr>
          <w:spacing w:val="17"/>
        </w:rPr>
        <w:t>resource</w:t>
      </w:r>
      <w:r>
        <w:rPr>
          <w:spacing w:val="-37"/>
        </w:rPr>
        <w:t xml:space="preserve"> </w:t>
      </w:r>
      <w:r>
        <w:t>.</w:t>
      </w:r>
      <w:r>
        <w:rPr>
          <w:spacing w:val="-39"/>
        </w:rPr>
        <w:t xml:space="preserve"> </w:t>
      </w:r>
      <w:r>
        <w:rPr>
          <w:spacing w:val="13"/>
        </w:rPr>
        <w:t xml:space="preserve">prop </w:t>
      </w:r>
      <w:r>
        <w:rPr>
          <w:spacing w:val="29"/>
        </w:rPr>
        <w:t xml:space="preserve"> </w:t>
      </w:r>
      <w:r>
        <w:t>&lt;-</w:t>
      </w:r>
      <w:r>
        <w:rPr>
          <w:spacing w:val="94"/>
        </w:rPr>
        <w:t xml:space="preserve"> </w:t>
      </w:r>
      <w:r>
        <w:rPr>
          <w:spacing w:val="17"/>
        </w:rPr>
        <w:t>c(-1</w:t>
      </w:r>
      <w:r>
        <w:rPr>
          <w:spacing w:val="-39"/>
        </w:rPr>
        <w:t xml:space="preserve"> </w:t>
      </w:r>
      <w:r>
        <w:rPr>
          <w:spacing w:val="10"/>
        </w:rPr>
        <w:t>,1)</w:t>
      </w:r>
    </w:p>
    <w:p w14:paraId="0647C26B" w14:textId="77777777" w:rsidR="006F1C89" w:rsidRDefault="005D3991">
      <w:pPr>
        <w:pStyle w:val="BodyText"/>
        <w:spacing w:before="15" w:line="192" w:lineRule="auto"/>
        <w:ind w:left="170" w:right="5720"/>
      </w:pPr>
      <w:r>
        <w:rPr>
          <w:spacing w:val="17"/>
        </w:rPr>
        <w:t xml:space="preserve">resource </w:t>
      </w:r>
      <w:r>
        <w:t xml:space="preserve">. </w:t>
      </w:r>
      <w:r>
        <w:rPr>
          <w:spacing w:val="17"/>
        </w:rPr>
        <w:t>frequency</w:t>
      </w:r>
      <w:r>
        <w:rPr>
          <w:spacing w:val="18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 xml:space="preserve">c </w:t>
      </w:r>
      <w:r>
        <w:rPr>
          <w:spacing w:val="12"/>
        </w:rPr>
        <w:t xml:space="preserve">(0.5 </w:t>
      </w:r>
      <w:r>
        <w:t>,</w:t>
      </w:r>
      <w:r>
        <w:rPr>
          <w:spacing w:val="1"/>
        </w:rPr>
        <w:t xml:space="preserve"> </w:t>
      </w:r>
      <w:r>
        <w:rPr>
          <w:spacing w:val="13"/>
        </w:rPr>
        <w:t>0.5)</w:t>
      </w:r>
      <w:r>
        <w:rPr>
          <w:spacing w:val="14"/>
        </w:rPr>
        <w:t xml:space="preserve"> </w:t>
      </w:r>
      <w:r>
        <w:rPr>
          <w:spacing w:val="17"/>
        </w:rPr>
        <w:t>resource</w:t>
      </w:r>
      <w:r>
        <w:rPr>
          <w:spacing w:val="-32"/>
        </w:rPr>
        <w:t xml:space="preserve"> </w:t>
      </w:r>
      <w:r>
        <w:t>.</w:t>
      </w:r>
      <w:r>
        <w:rPr>
          <w:spacing w:val="-31"/>
        </w:rPr>
        <w:t xml:space="preserve"> </w:t>
      </w:r>
      <w:r>
        <w:rPr>
          <w:spacing w:val="17"/>
        </w:rPr>
        <w:t>frequency</w:t>
      </w:r>
      <w:r>
        <w:rPr>
          <w:spacing w:val="-31"/>
        </w:rPr>
        <w:t xml:space="preserve"> </w:t>
      </w:r>
      <w:r>
        <w:t>.</w:t>
      </w:r>
      <w:r>
        <w:rPr>
          <w:spacing w:val="-37"/>
        </w:rPr>
        <w:t xml:space="preserve"> </w:t>
      </w:r>
      <w:r>
        <w:t>as</w:t>
      </w:r>
      <w:r>
        <w:rPr>
          <w:spacing w:val="70"/>
        </w:rPr>
        <w:t xml:space="preserve"> </w:t>
      </w:r>
      <w:r>
        <w:t>&lt;-</w:t>
      </w:r>
      <w:r>
        <w:rPr>
          <w:spacing w:val="53"/>
        </w:rPr>
        <w:t xml:space="preserve"> </w:t>
      </w:r>
      <w:r>
        <w:t>c</w:t>
      </w:r>
      <w:r>
        <w:rPr>
          <w:spacing w:val="-36"/>
        </w:rPr>
        <w:t xml:space="preserve"> </w:t>
      </w:r>
      <w:r>
        <w:rPr>
          <w:spacing w:val="12"/>
        </w:rPr>
        <w:t>(0.2</w:t>
      </w:r>
      <w:r>
        <w:rPr>
          <w:spacing w:val="-30"/>
        </w:rPr>
        <w:t xml:space="preserve"> </w:t>
      </w:r>
      <w:r>
        <w:t>,</w:t>
      </w:r>
      <w:r>
        <w:rPr>
          <w:spacing w:val="70"/>
        </w:rPr>
        <w:t xml:space="preserve"> </w:t>
      </w:r>
      <w:r>
        <w:rPr>
          <w:spacing w:val="13"/>
        </w:rPr>
        <w:t>0.8)</w:t>
      </w:r>
    </w:p>
    <w:p w14:paraId="09FA329B" w14:textId="77777777" w:rsidR="006F1C89" w:rsidRDefault="006F1C89">
      <w:pPr>
        <w:pStyle w:val="BodyText"/>
        <w:spacing w:before="10"/>
        <w:rPr>
          <w:sz w:val="17"/>
        </w:rPr>
      </w:pPr>
    </w:p>
    <w:p w14:paraId="5E740C78" w14:textId="77777777" w:rsidR="006F1C89" w:rsidRDefault="005D3991">
      <w:pPr>
        <w:pStyle w:val="BodyText"/>
        <w:spacing w:line="192" w:lineRule="auto"/>
        <w:ind w:left="569" w:right="212" w:hanging="398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spacing w:val="18"/>
          <w:w w:val="82"/>
        </w:rPr>
        <w:t>q</w:t>
      </w:r>
      <w:r>
        <w:rPr>
          <w:spacing w:val="18"/>
          <w:w w:val="83"/>
        </w:rPr>
        <w:t>u</w:t>
      </w:r>
      <w:r>
        <w:rPr>
          <w:spacing w:val="18"/>
          <w:w w:val="93"/>
        </w:rPr>
        <w:t>e</w:t>
      </w:r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w w:val="99"/>
        </w:rPr>
        <w:t>y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 xml:space="preserve">( </w:t>
      </w:r>
      <w:r>
        <w:rPr>
          <w:spacing w:val="17"/>
          <w:w w:val="105"/>
        </w:rPr>
        <w:t>resource</w:t>
      </w:r>
      <w:r>
        <w:rPr>
          <w:spacing w:val="-44"/>
          <w:w w:val="105"/>
        </w:rPr>
        <w:t xml:space="preserve"> </w:t>
      </w:r>
      <w:r>
        <w:rPr>
          <w:w w:val="135"/>
        </w:rPr>
        <w:t>.</w:t>
      </w:r>
      <w:r>
        <w:rPr>
          <w:spacing w:val="-64"/>
          <w:w w:val="135"/>
        </w:rPr>
        <w:t xml:space="preserve"> </w:t>
      </w:r>
      <w:r>
        <w:rPr>
          <w:spacing w:val="17"/>
          <w:w w:val="105"/>
        </w:rPr>
        <w:t>frequency</w:t>
      </w:r>
      <w:r>
        <w:rPr>
          <w:spacing w:val="-44"/>
          <w:w w:val="105"/>
        </w:rPr>
        <w:t xml:space="preserve"> </w:t>
      </w:r>
      <w:r>
        <w:rPr>
          <w:spacing w:val="13"/>
          <w:w w:val="135"/>
        </w:rPr>
        <w:t>),</w:t>
      </w:r>
      <w:r>
        <w:rPr>
          <w:spacing w:val="59"/>
          <w:w w:val="135"/>
        </w:rPr>
        <w:t xml:space="preserve"> </w:t>
      </w:r>
      <w:proofErr w:type="spellStart"/>
      <w:r>
        <w:rPr>
          <w:spacing w:val="14"/>
          <w:w w:val="105"/>
        </w:rPr>
        <w:t>byrow</w:t>
      </w:r>
      <w:proofErr w:type="spellEnd"/>
      <w:r>
        <w:rPr>
          <w:spacing w:val="83"/>
          <w:w w:val="105"/>
        </w:rPr>
        <w:t xml:space="preserve"> </w:t>
      </w:r>
      <w:r>
        <w:t>=</w:t>
      </w:r>
      <w:r>
        <w:rPr>
          <w:spacing w:val="18"/>
        </w:rPr>
        <w:t xml:space="preserve"> </w:t>
      </w:r>
      <w:r>
        <w:rPr>
          <w:spacing w:val="13"/>
          <w:w w:val="105"/>
        </w:rPr>
        <w:t>TRUE</w:t>
      </w:r>
      <w:r>
        <w:rPr>
          <w:spacing w:val="-45"/>
          <w:w w:val="105"/>
        </w:rPr>
        <w:t xml:space="preserve"> </w:t>
      </w:r>
      <w:r>
        <w:rPr>
          <w:w w:val="135"/>
        </w:rPr>
        <w:t>)</w:t>
      </w:r>
    </w:p>
    <w:p w14:paraId="250F3F39" w14:textId="77777777" w:rsidR="006F1C89" w:rsidRDefault="005D3991">
      <w:pPr>
        <w:pStyle w:val="BodyText"/>
        <w:spacing w:before="1" w:line="192" w:lineRule="auto"/>
        <w:ind w:left="569" w:hanging="398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w w:val="102"/>
        </w:rPr>
        <w:t>s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7"/>
        </w:rPr>
        <w:t xml:space="preserve"> </w:t>
      </w:r>
      <w:r>
        <w:rPr>
          <w:spacing w:val="11"/>
          <w:w w:val="94"/>
        </w:rPr>
        <w:t>a</w:t>
      </w:r>
      <w:r>
        <w:rPr>
          <w:w w:val="102"/>
        </w:rPr>
        <w:t>s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 xml:space="preserve">( </w:t>
      </w:r>
      <w:r>
        <w:rPr>
          <w:spacing w:val="17"/>
          <w:w w:val="110"/>
        </w:rPr>
        <w:t>resource</w:t>
      </w:r>
      <w:r>
        <w:rPr>
          <w:spacing w:val="-47"/>
          <w:w w:val="110"/>
        </w:rPr>
        <w:t xml:space="preserve"> </w:t>
      </w:r>
      <w:r>
        <w:rPr>
          <w:w w:val="135"/>
        </w:rPr>
        <w:t>.</w:t>
      </w:r>
      <w:r>
        <w:rPr>
          <w:spacing w:val="-65"/>
          <w:w w:val="135"/>
        </w:rPr>
        <w:t xml:space="preserve"> </w:t>
      </w:r>
      <w:r>
        <w:rPr>
          <w:spacing w:val="17"/>
          <w:w w:val="110"/>
        </w:rPr>
        <w:t>frequency</w:t>
      </w:r>
      <w:r>
        <w:rPr>
          <w:spacing w:val="-47"/>
          <w:w w:val="110"/>
        </w:rPr>
        <w:t xml:space="preserve"> </w:t>
      </w:r>
      <w:r>
        <w:rPr>
          <w:w w:val="135"/>
        </w:rPr>
        <w:t>.</w:t>
      </w:r>
      <w:r>
        <w:rPr>
          <w:spacing w:val="-69"/>
          <w:w w:val="135"/>
        </w:rPr>
        <w:t xml:space="preserve"> </w:t>
      </w:r>
      <w:r>
        <w:rPr>
          <w:spacing w:val="16"/>
          <w:w w:val="110"/>
        </w:rPr>
        <w:t>as),</w:t>
      </w:r>
      <w:r>
        <w:rPr>
          <w:spacing w:val="77"/>
          <w:w w:val="110"/>
        </w:rPr>
        <w:t xml:space="preserve"> </w:t>
      </w:r>
      <w:proofErr w:type="spellStart"/>
      <w:r>
        <w:rPr>
          <w:spacing w:val="14"/>
        </w:rPr>
        <w:t>byrow</w:t>
      </w:r>
      <w:proofErr w:type="spellEnd"/>
      <w:r>
        <w:rPr>
          <w:spacing w:val="87"/>
        </w:rPr>
        <w:t xml:space="preserve"> </w:t>
      </w:r>
      <w:r>
        <w:t>=</w:t>
      </w:r>
      <w:r>
        <w:rPr>
          <w:spacing w:val="19"/>
        </w:rPr>
        <w:t xml:space="preserve"> </w:t>
      </w:r>
      <w:r>
        <w:rPr>
          <w:spacing w:val="13"/>
        </w:rPr>
        <w:t>TRUE</w:t>
      </w:r>
      <w:r>
        <w:rPr>
          <w:spacing w:val="-42"/>
        </w:rPr>
        <w:t xml:space="preserve"> </w:t>
      </w:r>
      <w:r>
        <w:rPr>
          <w:w w:val="135"/>
        </w:rPr>
        <w:t>)</w:t>
      </w:r>
    </w:p>
    <w:p w14:paraId="54F92933" w14:textId="77777777" w:rsidR="006F1C89" w:rsidRDefault="006F1C89">
      <w:pPr>
        <w:pStyle w:val="BodyText"/>
        <w:rPr>
          <w:sz w:val="20"/>
        </w:rPr>
      </w:pPr>
    </w:p>
    <w:p w14:paraId="75AE6BE8" w14:textId="77777777" w:rsidR="006F1C89" w:rsidRDefault="006F1C89">
      <w:pPr>
        <w:pStyle w:val="BodyText"/>
        <w:spacing w:before="4"/>
        <w:rPr>
          <w:sz w:val="17"/>
        </w:rPr>
      </w:pP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9"/>
        <w:gridCol w:w="419"/>
        <w:gridCol w:w="276"/>
        <w:gridCol w:w="4905"/>
      </w:tblGrid>
      <w:tr w:rsidR="006F1C89" w14:paraId="3C0E2882" w14:textId="77777777">
        <w:trPr>
          <w:trHeight w:val="244"/>
        </w:trPr>
        <w:tc>
          <w:tcPr>
            <w:tcW w:w="3259" w:type="dxa"/>
          </w:tcPr>
          <w:p w14:paraId="3F6E9014" w14:textId="77777777" w:rsidR="006F1C89" w:rsidRDefault="005D3991">
            <w:pPr>
              <w:pStyle w:val="TableParagraph"/>
              <w:spacing w:line="225" w:lineRule="exact"/>
              <w:ind w:left="35" w:right="63"/>
              <w:jc w:val="center"/>
              <w:rPr>
                <w:rFonts w:ascii="Lucida Sans Unicode"/>
              </w:rPr>
            </w:pP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97"/>
              </w:rPr>
              <w:t>F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82"/>
              </w:rPr>
              <w:t>q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60"/>
              </w:rPr>
              <w:t>M</w:t>
            </w:r>
            <w:r>
              <w:rPr>
                <w:rFonts w:ascii="Lucida Sans Unicode"/>
                <w:spacing w:val="21"/>
                <w:w w:val="94"/>
              </w:rPr>
              <w:t>a</w:t>
            </w:r>
            <w:r>
              <w:rPr>
                <w:rFonts w:ascii="Lucida Sans Unicode"/>
                <w:spacing w:val="21"/>
                <w:w w:val="139"/>
              </w:rPr>
              <w:t>t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180"/>
              </w:rPr>
              <w:t>i</w:t>
            </w:r>
            <w:r>
              <w:rPr>
                <w:rFonts w:ascii="Lucida Sans Unicode"/>
                <w:w w:val="84"/>
              </w:rPr>
              <w:t>x</w:t>
            </w:r>
            <w:r>
              <w:rPr>
                <w:rFonts w:ascii="Lucida Sans Unicode"/>
                <w:spacing w:val="-33"/>
              </w:rPr>
              <w:t xml:space="preserve"> </w:t>
            </w:r>
            <w:r>
              <w:rPr>
                <w:rFonts w:ascii="Lucida Sans Unicode"/>
                <w:spacing w:val="15"/>
                <w:w w:val="164"/>
              </w:rPr>
              <w:t>.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spacing w:val="13"/>
                <w:w w:val="160"/>
              </w:rPr>
              <w:t>[</w:t>
            </w:r>
            <w:r>
              <w:rPr>
                <w:rFonts w:ascii="Lucida Sans Unicode"/>
                <w:w w:val="82"/>
              </w:rPr>
              <w:t>1</w:t>
            </w:r>
            <w:r>
              <w:rPr>
                <w:rFonts w:ascii="Lucida Sans Unicode"/>
                <w:spacing w:val="-43"/>
              </w:rPr>
              <w:t xml:space="preserve"> </w:t>
            </w:r>
            <w:r>
              <w:rPr>
                <w:rFonts w:ascii="Lucida Sans Unicode"/>
                <w:w w:val="164"/>
              </w:rPr>
              <w:t>,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23"/>
              </w:rPr>
              <w:t xml:space="preserve"> </w:t>
            </w:r>
            <w:r>
              <w:rPr>
                <w:rFonts w:ascii="Lucida Sans Unicode"/>
                <w:w w:val="160"/>
              </w:rPr>
              <w:t>]</w:t>
            </w:r>
          </w:p>
        </w:tc>
        <w:tc>
          <w:tcPr>
            <w:tcW w:w="419" w:type="dxa"/>
          </w:tcPr>
          <w:p w14:paraId="0F9A1F38" w14:textId="77777777" w:rsidR="006F1C89" w:rsidRDefault="005D3991">
            <w:pPr>
              <w:pStyle w:val="TableParagraph"/>
              <w:spacing w:line="225" w:lineRule="exact"/>
              <w:ind w:left="54" w:right="52"/>
              <w:jc w:val="center"/>
              <w:rPr>
                <w:rFonts w:ascii="Lucida Sans Unicode"/>
              </w:rPr>
            </w:pPr>
            <w:r>
              <w:rPr>
                <w:rFonts w:ascii="Lucida Sans Unicode"/>
                <w:w w:val="90"/>
              </w:rPr>
              <w:t>&lt;-</w:t>
            </w:r>
          </w:p>
        </w:tc>
        <w:tc>
          <w:tcPr>
            <w:tcW w:w="5181" w:type="dxa"/>
            <w:gridSpan w:val="2"/>
          </w:tcPr>
          <w:p w14:paraId="26AC538E" w14:textId="77777777" w:rsidR="006F1C89" w:rsidRDefault="005D3991">
            <w:pPr>
              <w:pStyle w:val="TableParagraph"/>
              <w:spacing w:line="225" w:lineRule="exact"/>
              <w:ind w:left="83"/>
              <w:rPr>
                <w:rFonts w:ascii="Lucida Sans Unicode"/>
              </w:rPr>
            </w:pP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97"/>
              </w:rPr>
              <w:t>F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82"/>
              </w:rPr>
              <w:t>q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60"/>
              </w:rPr>
              <w:t>M</w:t>
            </w:r>
            <w:r>
              <w:rPr>
                <w:rFonts w:ascii="Lucida Sans Unicode"/>
                <w:spacing w:val="21"/>
                <w:w w:val="94"/>
              </w:rPr>
              <w:t>a</w:t>
            </w:r>
            <w:r>
              <w:rPr>
                <w:rFonts w:ascii="Lucida Sans Unicode"/>
                <w:spacing w:val="21"/>
                <w:w w:val="139"/>
              </w:rPr>
              <w:t>t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180"/>
              </w:rPr>
              <w:t>i</w:t>
            </w:r>
            <w:r>
              <w:rPr>
                <w:rFonts w:ascii="Lucida Sans Unicode"/>
                <w:w w:val="84"/>
              </w:rPr>
              <w:t>x</w:t>
            </w:r>
            <w:r>
              <w:rPr>
                <w:rFonts w:ascii="Lucida Sans Unicode"/>
                <w:spacing w:val="-33"/>
              </w:rPr>
              <w:t xml:space="preserve"> </w:t>
            </w:r>
            <w:r>
              <w:rPr>
                <w:rFonts w:ascii="Lucida Sans Unicode"/>
                <w:spacing w:val="15"/>
                <w:w w:val="164"/>
              </w:rPr>
              <w:t>.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spacing w:val="13"/>
                <w:w w:val="160"/>
              </w:rPr>
              <w:t>[</w:t>
            </w:r>
            <w:r>
              <w:rPr>
                <w:rFonts w:ascii="Lucida Sans Unicode"/>
                <w:w w:val="82"/>
              </w:rPr>
              <w:t>1</w:t>
            </w:r>
            <w:r>
              <w:rPr>
                <w:rFonts w:ascii="Lucida Sans Unicode"/>
                <w:spacing w:val="-43"/>
              </w:rPr>
              <w:t xml:space="preserve"> </w:t>
            </w:r>
            <w:r>
              <w:rPr>
                <w:rFonts w:ascii="Lucida Sans Unicode"/>
                <w:w w:val="164"/>
              </w:rPr>
              <w:t>,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23"/>
              </w:rPr>
              <w:t xml:space="preserve"> </w:t>
            </w:r>
            <w:r>
              <w:rPr>
                <w:rFonts w:ascii="Lucida Sans Unicode"/>
                <w:spacing w:val="22"/>
                <w:w w:val="160"/>
              </w:rPr>
              <w:t>]</w:t>
            </w:r>
            <w:r>
              <w:rPr>
                <w:rFonts w:ascii="Lucida Sans Unicode"/>
                <w:w w:val="108"/>
              </w:rPr>
              <w:t>*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w w:val="164"/>
              </w:rPr>
              <w:t>.</w:t>
            </w:r>
            <w:r>
              <w:rPr>
                <w:rFonts w:ascii="Lucida Sans Unicode"/>
                <w:spacing w:val="-40"/>
              </w:rPr>
              <w:t xml:space="preserve"> </w:t>
            </w:r>
            <w:proofErr w:type="spellStart"/>
            <w:r>
              <w:rPr>
                <w:rFonts w:ascii="Lucida Sans Unicode"/>
                <w:spacing w:val="19"/>
                <w:w w:val="75"/>
              </w:rPr>
              <w:t>A</w:t>
            </w:r>
            <w:r>
              <w:rPr>
                <w:rFonts w:ascii="Lucida Sans Unicode"/>
                <w:spacing w:val="18"/>
                <w:w w:val="82"/>
              </w:rPr>
              <w:t>b</w:t>
            </w:r>
            <w:r>
              <w:rPr>
                <w:rFonts w:ascii="Lucida Sans Unicode"/>
                <w:spacing w:val="19"/>
                <w:w w:val="83"/>
              </w:rPr>
              <w:t>u</w:t>
            </w:r>
            <w:r>
              <w:rPr>
                <w:rFonts w:ascii="Lucida Sans Unicode"/>
                <w:spacing w:val="18"/>
                <w:w w:val="83"/>
              </w:rPr>
              <w:t>n</w:t>
            </w:r>
            <w:r>
              <w:rPr>
                <w:rFonts w:ascii="Lucida Sans Unicode"/>
                <w:w w:val="82"/>
              </w:rPr>
              <w:t>d</w:t>
            </w:r>
            <w:proofErr w:type="spellEnd"/>
          </w:p>
        </w:tc>
      </w:tr>
      <w:tr w:rsidR="006F1C89" w14:paraId="5B9AE77E" w14:textId="77777777">
        <w:trPr>
          <w:trHeight w:val="244"/>
        </w:trPr>
        <w:tc>
          <w:tcPr>
            <w:tcW w:w="3259" w:type="dxa"/>
          </w:tcPr>
          <w:p w14:paraId="0634C65E" w14:textId="77777777" w:rsidR="006F1C89" w:rsidRDefault="005D3991">
            <w:pPr>
              <w:pStyle w:val="TableParagraph"/>
              <w:spacing w:line="225" w:lineRule="exact"/>
              <w:ind w:left="35" w:right="63"/>
              <w:jc w:val="center"/>
              <w:rPr>
                <w:rFonts w:ascii="Lucida Sans Unicode"/>
              </w:rPr>
            </w:pP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97"/>
              </w:rPr>
              <w:t>F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82"/>
              </w:rPr>
              <w:t>q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60"/>
              </w:rPr>
              <w:t>M</w:t>
            </w:r>
            <w:r>
              <w:rPr>
                <w:rFonts w:ascii="Lucida Sans Unicode"/>
                <w:spacing w:val="21"/>
                <w:w w:val="94"/>
              </w:rPr>
              <w:t>a</w:t>
            </w:r>
            <w:r>
              <w:rPr>
                <w:rFonts w:ascii="Lucida Sans Unicode"/>
                <w:spacing w:val="21"/>
                <w:w w:val="139"/>
              </w:rPr>
              <w:t>t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180"/>
              </w:rPr>
              <w:t>i</w:t>
            </w:r>
            <w:r>
              <w:rPr>
                <w:rFonts w:ascii="Lucida Sans Unicode"/>
                <w:w w:val="84"/>
              </w:rPr>
              <w:t>x</w:t>
            </w:r>
            <w:r>
              <w:rPr>
                <w:rFonts w:ascii="Lucida Sans Unicode"/>
                <w:spacing w:val="-33"/>
              </w:rPr>
              <w:t xml:space="preserve"> </w:t>
            </w:r>
            <w:r>
              <w:rPr>
                <w:rFonts w:ascii="Lucida Sans Unicode"/>
                <w:spacing w:val="15"/>
                <w:w w:val="164"/>
              </w:rPr>
              <w:t>.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spacing w:val="13"/>
                <w:w w:val="160"/>
              </w:rPr>
              <w:t>[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43"/>
              </w:rPr>
              <w:t xml:space="preserve"> </w:t>
            </w:r>
            <w:r>
              <w:rPr>
                <w:rFonts w:ascii="Lucida Sans Unicode"/>
                <w:w w:val="164"/>
              </w:rPr>
              <w:t>,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23"/>
              </w:rPr>
              <w:t xml:space="preserve"> </w:t>
            </w:r>
            <w:r>
              <w:rPr>
                <w:rFonts w:ascii="Lucida Sans Unicode"/>
                <w:w w:val="160"/>
              </w:rPr>
              <w:t>]</w:t>
            </w:r>
          </w:p>
        </w:tc>
        <w:tc>
          <w:tcPr>
            <w:tcW w:w="419" w:type="dxa"/>
          </w:tcPr>
          <w:p w14:paraId="31AAAE09" w14:textId="77777777" w:rsidR="006F1C89" w:rsidRDefault="005D3991">
            <w:pPr>
              <w:pStyle w:val="TableParagraph"/>
              <w:spacing w:line="225" w:lineRule="exact"/>
              <w:ind w:left="54" w:right="52"/>
              <w:jc w:val="center"/>
              <w:rPr>
                <w:rFonts w:ascii="Lucida Sans Unicode"/>
              </w:rPr>
            </w:pPr>
            <w:r>
              <w:rPr>
                <w:rFonts w:ascii="Lucida Sans Unicode"/>
                <w:w w:val="90"/>
              </w:rPr>
              <w:t>&lt;-</w:t>
            </w:r>
          </w:p>
        </w:tc>
        <w:tc>
          <w:tcPr>
            <w:tcW w:w="5181" w:type="dxa"/>
            <w:gridSpan w:val="2"/>
          </w:tcPr>
          <w:p w14:paraId="7BE35759" w14:textId="77777777" w:rsidR="006F1C89" w:rsidRDefault="005D3991">
            <w:pPr>
              <w:pStyle w:val="TableParagraph"/>
              <w:spacing w:line="225" w:lineRule="exact"/>
              <w:ind w:left="83"/>
              <w:rPr>
                <w:rFonts w:ascii="Lucida Sans Unicode"/>
              </w:rPr>
            </w:pP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97"/>
              </w:rPr>
              <w:t>F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82"/>
              </w:rPr>
              <w:t>q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60"/>
              </w:rPr>
              <w:t>M</w:t>
            </w:r>
            <w:r>
              <w:rPr>
                <w:rFonts w:ascii="Lucida Sans Unicode"/>
                <w:spacing w:val="21"/>
                <w:w w:val="94"/>
              </w:rPr>
              <w:t>a</w:t>
            </w:r>
            <w:r>
              <w:rPr>
                <w:rFonts w:ascii="Lucida Sans Unicode"/>
                <w:spacing w:val="21"/>
                <w:w w:val="139"/>
              </w:rPr>
              <w:t>t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180"/>
              </w:rPr>
              <w:t>i</w:t>
            </w:r>
            <w:r>
              <w:rPr>
                <w:rFonts w:ascii="Lucida Sans Unicode"/>
                <w:w w:val="84"/>
              </w:rPr>
              <w:t>x</w:t>
            </w:r>
            <w:r>
              <w:rPr>
                <w:rFonts w:ascii="Lucida Sans Unicode"/>
                <w:spacing w:val="-33"/>
              </w:rPr>
              <w:t xml:space="preserve"> </w:t>
            </w:r>
            <w:r>
              <w:rPr>
                <w:rFonts w:ascii="Lucida Sans Unicode"/>
                <w:spacing w:val="15"/>
                <w:w w:val="164"/>
              </w:rPr>
              <w:t>.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spacing w:val="13"/>
                <w:w w:val="160"/>
              </w:rPr>
              <w:t>[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43"/>
              </w:rPr>
              <w:t xml:space="preserve"> </w:t>
            </w:r>
            <w:r>
              <w:rPr>
                <w:rFonts w:ascii="Lucida Sans Unicode"/>
                <w:w w:val="164"/>
              </w:rPr>
              <w:t>,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23"/>
              </w:rPr>
              <w:t xml:space="preserve"> </w:t>
            </w:r>
            <w:r>
              <w:rPr>
                <w:rFonts w:ascii="Lucida Sans Unicode"/>
                <w:spacing w:val="22"/>
                <w:w w:val="160"/>
              </w:rPr>
              <w:t>]</w:t>
            </w:r>
            <w:r>
              <w:rPr>
                <w:rFonts w:ascii="Lucida Sans Unicode"/>
                <w:w w:val="108"/>
              </w:rPr>
              <w:t>*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w w:val="164"/>
              </w:rPr>
              <w:t>.</w:t>
            </w:r>
            <w:r>
              <w:rPr>
                <w:rFonts w:ascii="Lucida Sans Unicode"/>
                <w:spacing w:val="-40"/>
              </w:rPr>
              <w:t xml:space="preserve"> </w:t>
            </w:r>
            <w:proofErr w:type="spellStart"/>
            <w:r>
              <w:rPr>
                <w:rFonts w:ascii="Lucida Sans Unicode"/>
                <w:spacing w:val="19"/>
                <w:w w:val="75"/>
              </w:rPr>
              <w:t>A</w:t>
            </w:r>
            <w:r>
              <w:rPr>
                <w:rFonts w:ascii="Lucida Sans Unicode"/>
                <w:spacing w:val="18"/>
                <w:w w:val="82"/>
              </w:rPr>
              <w:t>b</w:t>
            </w:r>
            <w:r>
              <w:rPr>
                <w:rFonts w:ascii="Lucida Sans Unicode"/>
                <w:spacing w:val="19"/>
                <w:w w:val="83"/>
              </w:rPr>
              <w:t>u</w:t>
            </w:r>
            <w:r>
              <w:rPr>
                <w:rFonts w:ascii="Lucida Sans Unicode"/>
                <w:spacing w:val="18"/>
                <w:w w:val="83"/>
              </w:rPr>
              <w:t>n</w:t>
            </w:r>
            <w:r>
              <w:rPr>
                <w:rFonts w:ascii="Lucida Sans Unicode"/>
                <w:w w:val="82"/>
              </w:rPr>
              <w:t>d</w:t>
            </w:r>
            <w:proofErr w:type="spellEnd"/>
          </w:p>
        </w:tc>
      </w:tr>
      <w:tr w:rsidR="006F1C89" w14:paraId="148F811B" w14:textId="77777777">
        <w:trPr>
          <w:trHeight w:val="568"/>
        </w:trPr>
        <w:tc>
          <w:tcPr>
            <w:tcW w:w="3259" w:type="dxa"/>
          </w:tcPr>
          <w:p w14:paraId="60AFB7D8" w14:textId="77777777" w:rsidR="006F1C89" w:rsidRDefault="006F1C89">
            <w:pPr>
              <w:pStyle w:val="TableParagraph"/>
              <w:rPr>
                <w:rFonts w:ascii="Lucida Sans Unicode"/>
                <w:sz w:val="16"/>
              </w:rPr>
            </w:pPr>
          </w:p>
          <w:p w14:paraId="502CC8F6" w14:textId="77777777" w:rsidR="006F1C89" w:rsidRDefault="005D3991">
            <w:pPr>
              <w:pStyle w:val="TableParagraph"/>
              <w:spacing w:line="302" w:lineRule="exact"/>
              <w:ind w:left="33" w:right="63"/>
              <w:jc w:val="center"/>
              <w:rPr>
                <w:rFonts w:ascii="Lucida Sans Unicode"/>
              </w:rPr>
            </w:pP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97"/>
              </w:rPr>
              <w:t>F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82"/>
              </w:rPr>
              <w:t>q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60"/>
              </w:rPr>
              <w:t>M</w:t>
            </w:r>
            <w:r>
              <w:rPr>
                <w:rFonts w:ascii="Lucida Sans Unicode"/>
                <w:spacing w:val="21"/>
                <w:w w:val="94"/>
              </w:rPr>
              <w:t>a</w:t>
            </w:r>
            <w:r>
              <w:rPr>
                <w:rFonts w:ascii="Lucida Sans Unicode"/>
                <w:spacing w:val="21"/>
                <w:w w:val="139"/>
              </w:rPr>
              <w:t>t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180"/>
              </w:rPr>
              <w:t>i</w:t>
            </w:r>
            <w:r>
              <w:rPr>
                <w:rFonts w:ascii="Lucida Sans Unicode"/>
                <w:w w:val="84"/>
              </w:rPr>
              <w:t>x</w:t>
            </w:r>
            <w:r>
              <w:rPr>
                <w:rFonts w:ascii="Lucida Sans Unicode"/>
                <w:spacing w:val="-48"/>
              </w:rPr>
              <w:t xml:space="preserve"> </w:t>
            </w:r>
            <w:r>
              <w:rPr>
                <w:rFonts w:ascii="Lucida Sans Unicode"/>
                <w:spacing w:val="21"/>
                <w:w w:val="75"/>
              </w:rPr>
              <w:t>A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3"/>
              </w:rPr>
              <w:t xml:space="preserve"> </w:t>
            </w:r>
            <w:r>
              <w:rPr>
                <w:rFonts w:ascii="Lucida Sans Unicode"/>
                <w:spacing w:val="15"/>
                <w:w w:val="164"/>
              </w:rPr>
              <w:t>.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spacing w:val="13"/>
                <w:w w:val="160"/>
              </w:rPr>
              <w:t>[</w:t>
            </w:r>
            <w:r>
              <w:rPr>
                <w:rFonts w:ascii="Lucida Sans Unicode"/>
                <w:w w:val="82"/>
              </w:rPr>
              <w:t>1</w:t>
            </w:r>
            <w:r>
              <w:rPr>
                <w:rFonts w:ascii="Lucida Sans Unicode"/>
                <w:spacing w:val="-43"/>
              </w:rPr>
              <w:t xml:space="preserve"> </w:t>
            </w:r>
            <w:r>
              <w:rPr>
                <w:rFonts w:ascii="Lucida Sans Unicode"/>
                <w:w w:val="164"/>
              </w:rPr>
              <w:t>,</w:t>
            </w:r>
          </w:p>
        </w:tc>
        <w:tc>
          <w:tcPr>
            <w:tcW w:w="695" w:type="dxa"/>
            <w:gridSpan w:val="2"/>
          </w:tcPr>
          <w:p w14:paraId="612669FF" w14:textId="77777777" w:rsidR="006F1C89" w:rsidRDefault="006F1C89">
            <w:pPr>
              <w:pStyle w:val="TableParagraph"/>
              <w:rPr>
                <w:rFonts w:ascii="Lucida Sans Unicode"/>
                <w:sz w:val="16"/>
              </w:rPr>
            </w:pPr>
          </w:p>
          <w:p w14:paraId="19BD334E" w14:textId="77777777" w:rsidR="006F1C89" w:rsidRDefault="005D3991">
            <w:pPr>
              <w:pStyle w:val="TableParagraph"/>
              <w:spacing w:line="302" w:lineRule="exact"/>
              <w:ind w:left="80"/>
              <w:rPr>
                <w:rFonts w:ascii="Lucida Sans Unicode"/>
              </w:rPr>
            </w:pPr>
            <w:r>
              <w:rPr>
                <w:rFonts w:ascii="Lucida Sans Unicode"/>
                <w:w w:val="140"/>
              </w:rPr>
              <w:t>]</w:t>
            </w:r>
            <w:r>
              <w:rPr>
                <w:rFonts w:ascii="Lucida Sans Unicode"/>
                <w:spacing w:val="41"/>
                <w:w w:val="140"/>
              </w:rPr>
              <w:t xml:space="preserve"> </w:t>
            </w:r>
            <w:r>
              <w:rPr>
                <w:rFonts w:ascii="Lucida Sans Unicode"/>
              </w:rPr>
              <w:t>&lt;-</w:t>
            </w:r>
          </w:p>
        </w:tc>
        <w:tc>
          <w:tcPr>
            <w:tcW w:w="4905" w:type="dxa"/>
          </w:tcPr>
          <w:p w14:paraId="0A65FEBF" w14:textId="77777777" w:rsidR="006F1C89" w:rsidRDefault="006F1C89">
            <w:pPr>
              <w:pStyle w:val="TableParagraph"/>
              <w:rPr>
                <w:rFonts w:ascii="Lucida Sans Unicode"/>
                <w:sz w:val="16"/>
              </w:rPr>
            </w:pPr>
          </w:p>
          <w:p w14:paraId="05EA9CD6" w14:textId="77777777" w:rsidR="006F1C89" w:rsidRDefault="005D3991">
            <w:pPr>
              <w:pStyle w:val="TableParagraph"/>
              <w:spacing w:line="302" w:lineRule="exact"/>
              <w:ind w:left="71" w:right="41"/>
              <w:jc w:val="center"/>
              <w:rPr>
                <w:rFonts w:ascii="Lucida Sans Unicode"/>
              </w:rPr>
            </w:pP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97"/>
              </w:rPr>
              <w:t>F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82"/>
              </w:rPr>
              <w:t>q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60"/>
              </w:rPr>
              <w:t>M</w:t>
            </w:r>
            <w:r>
              <w:rPr>
                <w:rFonts w:ascii="Lucida Sans Unicode"/>
                <w:spacing w:val="21"/>
                <w:w w:val="94"/>
              </w:rPr>
              <w:t>a</w:t>
            </w:r>
            <w:r>
              <w:rPr>
                <w:rFonts w:ascii="Lucida Sans Unicode"/>
                <w:spacing w:val="21"/>
                <w:w w:val="139"/>
              </w:rPr>
              <w:t>t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180"/>
              </w:rPr>
              <w:t>i</w:t>
            </w:r>
            <w:r>
              <w:rPr>
                <w:rFonts w:ascii="Lucida Sans Unicode"/>
                <w:w w:val="84"/>
              </w:rPr>
              <w:t>x</w:t>
            </w:r>
            <w:r>
              <w:rPr>
                <w:rFonts w:ascii="Lucida Sans Unicode"/>
                <w:spacing w:val="-48"/>
              </w:rPr>
              <w:t xml:space="preserve"> </w:t>
            </w:r>
            <w:r>
              <w:rPr>
                <w:rFonts w:ascii="Lucida Sans Unicode"/>
                <w:spacing w:val="21"/>
                <w:w w:val="75"/>
              </w:rPr>
              <w:t>A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3"/>
              </w:rPr>
              <w:t xml:space="preserve"> </w:t>
            </w:r>
            <w:r>
              <w:rPr>
                <w:rFonts w:ascii="Lucida Sans Unicode"/>
                <w:spacing w:val="15"/>
                <w:w w:val="164"/>
              </w:rPr>
              <w:t>.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spacing w:val="13"/>
                <w:w w:val="160"/>
              </w:rPr>
              <w:t>[</w:t>
            </w:r>
            <w:r>
              <w:rPr>
                <w:rFonts w:ascii="Lucida Sans Unicode"/>
                <w:w w:val="82"/>
              </w:rPr>
              <w:t>1</w:t>
            </w:r>
            <w:r>
              <w:rPr>
                <w:rFonts w:ascii="Lucida Sans Unicode"/>
                <w:spacing w:val="-43"/>
              </w:rPr>
              <w:t xml:space="preserve"> </w:t>
            </w:r>
            <w:r>
              <w:rPr>
                <w:rFonts w:ascii="Lucida Sans Unicode"/>
                <w:w w:val="164"/>
              </w:rPr>
              <w:t>,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23"/>
              </w:rPr>
              <w:t xml:space="preserve"> </w:t>
            </w:r>
            <w:r>
              <w:rPr>
                <w:rFonts w:ascii="Lucida Sans Unicode"/>
                <w:spacing w:val="22"/>
                <w:w w:val="160"/>
              </w:rPr>
              <w:t>]</w:t>
            </w:r>
            <w:r>
              <w:rPr>
                <w:rFonts w:ascii="Lucida Sans Unicode"/>
                <w:w w:val="108"/>
              </w:rPr>
              <w:t>*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w w:val="164"/>
              </w:rPr>
              <w:t>.</w:t>
            </w:r>
            <w:r>
              <w:rPr>
                <w:rFonts w:ascii="Lucida Sans Unicode"/>
                <w:spacing w:val="-40"/>
              </w:rPr>
              <w:t xml:space="preserve"> </w:t>
            </w:r>
            <w:proofErr w:type="spellStart"/>
            <w:r>
              <w:rPr>
                <w:rFonts w:ascii="Lucida Sans Unicode"/>
                <w:spacing w:val="19"/>
                <w:w w:val="75"/>
              </w:rPr>
              <w:t>A</w:t>
            </w:r>
            <w:r>
              <w:rPr>
                <w:rFonts w:ascii="Lucida Sans Unicode"/>
                <w:spacing w:val="18"/>
                <w:w w:val="82"/>
              </w:rPr>
              <w:t>b</w:t>
            </w:r>
            <w:r>
              <w:rPr>
                <w:rFonts w:ascii="Lucida Sans Unicode"/>
                <w:spacing w:val="19"/>
                <w:w w:val="83"/>
              </w:rPr>
              <w:t>u</w:t>
            </w:r>
            <w:r>
              <w:rPr>
                <w:rFonts w:ascii="Lucida Sans Unicode"/>
                <w:spacing w:val="18"/>
                <w:w w:val="83"/>
              </w:rPr>
              <w:t>n</w:t>
            </w:r>
            <w:r>
              <w:rPr>
                <w:rFonts w:ascii="Lucida Sans Unicode"/>
                <w:w w:val="82"/>
              </w:rPr>
              <w:t>d</w:t>
            </w:r>
            <w:proofErr w:type="spellEnd"/>
          </w:p>
        </w:tc>
      </w:tr>
      <w:tr w:rsidR="006F1C89" w14:paraId="202F9FA5" w14:textId="77777777">
        <w:trPr>
          <w:trHeight w:val="244"/>
        </w:trPr>
        <w:tc>
          <w:tcPr>
            <w:tcW w:w="3259" w:type="dxa"/>
          </w:tcPr>
          <w:p w14:paraId="6058A799" w14:textId="77777777" w:rsidR="006F1C89" w:rsidRDefault="005D3991">
            <w:pPr>
              <w:pStyle w:val="TableParagraph"/>
              <w:spacing w:line="225" w:lineRule="exact"/>
              <w:ind w:left="33" w:right="63"/>
              <w:jc w:val="center"/>
              <w:rPr>
                <w:rFonts w:ascii="Lucida Sans Unicode"/>
              </w:rPr>
            </w:pP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97"/>
              </w:rPr>
              <w:t>F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82"/>
              </w:rPr>
              <w:t>q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60"/>
              </w:rPr>
              <w:t>M</w:t>
            </w:r>
            <w:r>
              <w:rPr>
                <w:rFonts w:ascii="Lucida Sans Unicode"/>
                <w:spacing w:val="21"/>
                <w:w w:val="94"/>
              </w:rPr>
              <w:t>a</w:t>
            </w:r>
            <w:r>
              <w:rPr>
                <w:rFonts w:ascii="Lucida Sans Unicode"/>
                <w:spacing w:val="21"/>
                <w:w w:val="139"/>
              </w:rPr>
              <w:t>t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180"/>
              </w:rPr>
              <w:t>i</w:t>
            </w:r>
            <w:r>
              <w:rPr>
                <w:rFonts w:ascii="Lucida Sans Unicode"/>
                <w:w w:val="84"/>
              </w:rPr>
              <w:t>x</w:t>
            </w:r>
            <w:r>
              <w:rPr>
                <w:rFonts w:ascii="Lucida Sans Unicode"/>
                <w:spacing w:val="-48"/>
              </w:rPr>
              <w:t xml:space="preserve"> </w:t>
            </w:r>
            <w:r>
              <w:rPr>
                <w:rFonts w:ascii="Lucida Sans Unicode"/>
                <w:spacing w:val="21"/>
                <w:w w:val="75"/>
              </w:rPr>
              <w:t>A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3"/>
              </w:rPr>
              <w:t xml:space="preserve"> </w:t>
            </w:r>
            <w:r>
              <w:rPr>
                <w:rFonts w:ascii="Lucida Sans Unicode"/>
                <w:spacing w:val="15"/>
                <w:w w:val="164"/>
              </w:rPr>
              <w:t>.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spacing w:val="13"/>
                <w:w w:val="160"/>
              </w:rPr>
              <w:t>[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43"/>
              </w:rPr>
              <w:t xml:space="preserve"> </w:t>
            </w:r>
            <w:r>
              <w:rPr>
                <w:rFonts w:ascii="Lucida Sans Unicode"/>
                <w:w w:val="164"/>
              </w:rPr>
              <w:t>,</w:t>
            </w:r>
          </w:p>
        </w:tc>
        <w:tc>
          <w:tcPr>
            <w:tcW w:w="695" w:type="dxa"/>
            <w:gridSpan w:val="2"/>
          </w:tcPr>
          <w:p w14:paraId="44227AAA" w14:textId="77777777" w:rsidR="006F1C89" w:rsidRDefault="005D3991">
            <w:pPr>
              <w:pStyle w:val="TableParagraph"/>
              <w:spacing w:line="225" w:lineRule="exact"/>
              <w:ind w:left="80"/>
              <w:rPr>
                <w:rFonts w:ascii="Lucida Sans Unicode"/>
              </w:rPr>
            </w:pPr>
            <w:r>
              <w:rPr>
                <w:rFonts w:ascii="Lucida Sans Unicode"/>
                <w:w w:val="140"/>
              </w:rPr>
              <w:t>]</w:t>
            </w:r>
            <w:r>
              <w:rPr>
                <w:rFonts w:ascii="Lucida Sans Unicode"/>
                <w:spacing w:val="41"/>
                <w:w w:val="140"/>
              </w:rPr>
              <w:t xml:space="preserve"> </w:t>
            </w:r>
            <w:r>
              <w:rPr>
                <w:rFonts w:ascii="Lucida Sans Unicode"/>
              </w:rPr>
              <w:t>&lt;-</w:t>
            </w:r>
          </w:p>
        </w:tc>
        <w:tc>
          <w:tcPr>
            <w:tcW w:w="4905" w:type="dxa"/>
          </w:tcPr>
          <w:p w14:paraId="79C89CAD" w14:textId="77777777" w:rsidR="006F1C89" w:rsidRDefault="005D3991">
            <w:pPr>
              <w:pStyle w:val="TableParagraph"/>
              <w:spacing w:line="225" w:lineRule="exact"/>
              <w:ind w:left="71" w:right="41"/>
              <w:jc w:val="center"/>
              <w:rPr>
                <w:rFonts w:ascii="Lucida Sans Unicode"/>
              </w:rPr>
            </w:pP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97"/>
              </w:rPr>
              <w:t>F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93"/>
              </w:rPr>
              <w:t>e</w:t>
            </w:r>
            <w:r>
              <w:rPr>
                <w:rFonts w:ascii="Lucida Sans Unicode"/>
                <w:w w:val="82"/>
              </w:rPr>
              <w:t>q</w:t>
            </w:r>
            <w:r>
              <w:rPr>
                <w:rFonts w:ascii="Lucida Sans Unicode"/>
                <w:spacing w:val="-49"/>
              </w:rPr>
              <w:t xml:space="preserve"> </w:t>
            </w:r>
            <w:r>
              <w:rPr>
                <w:rFonts w:ascii="Lucida Sans Unicode"/>
                <w:spacing w:val="21"/>
                <w:w w:val="60"/>
              </w:rPr>
              <w:t>M</w:t>
            </w:r>
            <w:r>
              <w:rPr>
                <w:rFonts w:ascii="Lucida Sans Unicode"/>
                <w:spacing w:val="21"/>
                <w:w w:val="94"/>
              </w:rPr>
              <w:t>a</w:t>
            </w:r>
            <w:r>
              <w:rPr>
                <w:rFonts w:ascii="Lucida Sans Unicode"/>
                <w:spacing w:val="21"/>
                <w:w w:val="139"/>
              </w:rPr>
              <w:t>t</w:t>
            </w:r>
            <w:r>
              <w:rPr>
                <w:rFonts w:ascii="Lucida Sans Unicode"/>
                <w:spacing w:val="21"/>
                <w:w w:val="127"/>
              </w:rPr>
              <w:t>r</w:t>
            </w:r>
            <w:r>
              <w:rPr>
                <w:rFonts w:ascii="Lucida Sans Unicode"/>
                <w:spacing w:val="21"/>
                <w:w w:val="180"/>
              </w:rPr>
              <w:t>i</w:t>
            </w:r>
            <w:r>
              <w:rPr>
                <w:rFonts w:ascii="Lucida Sans Unicode"/>
                <w:w w:val="84"/>
              </w:rPr>
              <w:t>x</w:t>
            </w:r>
            <w:r>
              <w:rPr>
                <w:rFonts w:ascii="Lucida Sans Unicode"/>
                <w:spacing w:val="-48"/>
              </w:rPr>
              <w:t xml:space="preserve"> </w:t>
            </w:r>
            <w:r>
              <w:rPr>
                <w:rFonts w:ascii="Lucida Sans Unicode"/>
                <w:spacing w:val="21"/>
                <w:w w:val="75"/>
              </w:rPr>
              <w:t>A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3"/>
              </w:rPr>
              <w:t xml:space="preserve"> </w:t>
            </w:r>
            <w:r>
              <w:rPr>
                <w:rFonts w:ascii="Lucida Sans Unicode"/>
                <w:spacing w:val="15"/>
                <w:w w:val="164"/>
              </w:rPr>
              <w:t>.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spacing w:val="13"/>
                <w:w w:val="160"/>
              </w:rPr>
              <w:t>[</w:t>
            </w:r>
            <w:r>
              <w:rPr>
                <w:rFonts w:ascii="Lucida Sans Unicode"/>
                <w:w w:val="82"/>
              </w:rPr>
              <w:t>2</w:t>
            </w:r>
            <w:r>
              <w:rPr>
                <w:rFonts w:ascii="Lucida Sans Unicode"/>
                <w:spacing w:val="-43"/>
              </w:rPr>
              <w:t xml:space="preserve"> </w:t>
            </w:r>
            <w:r>
              <w:rPr>
                <w:rFonts w:ascii="Lucida Sans Unicode"/>
                <w:w w:val="164"/>
              </w:rPr>
              <w:t>,</w:t>
            </w:r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23"/>
              </w:rPr>
              <w:t xml:space="preserve"> </w:t>
            </w:r>
            <w:r>
              <w:rPr>
                <w:rFonts w:ascii="Lucida Sans Unicode"/>
                <w:spacing w:val="22"/>
                <w:w w:val="160"/>
              </w:rPr>
              <w:t>]</w:t>
            </w:r>
            <w:r>
              <w:rPr>
                <w:rFonts w:ascii="Lucida Sans Unicode"/>
                <w:w w:val="108"/>
              </w:rPr>
              <w:t>*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spacing w:val="17"/>
                <w:w w:val="127"/>
              </w:rPr>
              <w:t>r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102"/>
              </w:rPr>
              <w:t>s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w w:val="164"/>
              </w:rPr>
              <w:t>.</w:t>
            </w:r>
            <w:r>
              <w:rPr>
                <w:rFonts w:ascii="Lucida Sans Unicode"/>
                <w:spacing w:val="-40"/>
              </w:rPr>
              <w:t xml:space="preserve"> </w:t>
            </w:r>
            <w:proofErr w:type="spellStart"/>
            <w:r>
              <w:rPr>
                <w:rFonts w:ascii="Lucida Sans Unicode"/>
                <w:spacing w:val="19"/>
                <w:w w:val="75"/>
              </w:rPr>
              <w:t>A</w:t>
            </w:r>
            <w:r>
              <w:rPr>
                <w:rFonts w:ascii="Lucida Sans Unicode"/>
                <w:spacing w:val="18"/>
                <w:w w:val="82"/>
              </w:rPr>
              <w:t>b</w:t>
            </w:r>
            <w:r>
              <w:rPr>
                <w:rFonts w:ascii="Lucida Sans Unicode"/>
                <w:spacing w:val="19"/>
                <w:w w:val="83"/>
              </w:rPr>
              <w:t>u</w:t>
            </w:r>
            <w:r>
              <w:rPr>
                <w:rFonts w:ascii="Lucida Sans Unicode"/>
                <w:spacing w:val="18"/>
                <w:w w:val="83"/>
              </w:rPr>
              <w:t>n</w:t>
            </w:r>
            <w:r>
              <w:rPr>
                <w:rFonts w:ascii="Lucida Sans Unicode"/>
                <w:w w:val="82"/>
              </w:rPr>
              <w:t>d</w:t>
            </w:r>
            <w:proofErr w:type="spellEnd"/>
          </w:p>
        </w:tc>
      </w:tr>
    </w:tbl>
    <w:p w14:paraId="5E0C4E16" w14:textId="77777777" w:rsidR="006F1C89" w:rsidRDefault="006F1C89">
      <w:pPr>
        <w:pStyle w:val="BodyText"/>
        <w:spacing w:before="8"/>
        <w:rPr>
          <w:sz w:val="14"/>
        </w:rPr>
      </w:pPr>
    </w:p>
    <w:p w14:paraId="191C9755" w14:textId="77777777" w:rsidR="006F1C89" w:rsidRDefault="005D3991">
      <w:pPr>
        <w:pStyle w:val="BodyText"/>
        <w:spacing w:before="23" w:line="305" w:lineRule="exact"/>
        <w:ind w:left="170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78E65C96" w14:textId="77777777" w:rsidR="006F1C89" w:rsidRDefault="005D3991">
      <w:pPr>
        <w:pStyle w:val="BodyText"/>
        <w:tabs>
          <w:tab w:val="left" w:pos="4292"/>
        </w:tabs>
        <w:spacing w:line="271" w:lineRule="exact"/>
        <w:ind w:left="170"/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w w:val="102"/>
        </w:rPr>
        <w:t>s</w:t>
      </w:r>
    </w:p>
    <w:p w14:paraId="387AD5FC" w14:textId="77777777" w:rsidR="006F1C89" w:rsidRDefault="005D3991">
      <w:pPr>
        <w:pStyle w:val="BodyText"/>
        <w:spacing w:line="305" w:lineRule="exact"/>
        <w:ind w:left="564"/>
      </w:pPr>
      <w:r>
        <w:rPr>
          <w:w w:val="115"/>
        </w:rPr>
        <w:t>.2</w:t>
      </w:r>
      <w:r>
        <w:rPr>
          <w:spacing w:val="-39"/>
          <w:w w:val="115"/>
        </w:rPr>
        <w:t xml:space="preserve"> </w:t>
      </w:r>
      <w:r>
        <w:rPr>
          <w:spacing w:val="11"/>
          <w:w w:val="115"/>
        </w:rPr>
        <w:t>res</w:t>
      </w:r>
      <w:r>
        <w:rPr>
          <w:spacing w:val="-45"/>
          <w:w w:val="115"/>
        </w:rPr>
        <w:t xml:space="preserve"> </w:t>
      </w:r>
      <w:r>
        <w:rPr>
          <w:spacing w:val="11"/>
          <w:w w:val="115"/>
        </w:rPr>
        <w:t>))</w:t>
      </w:r>
    </w:p>
    <w:p w14:paraId="5B70092D" w14:textId="77777777" w:rsidR="006F1C89" w:rsidRDefault="006F1C89">
      <w:pPr>
        <w:pStyle w:val="BodyText"/>
        <w:spacing w:before="6"/>
        <w:rPr>
          <w:sz w:val="16"/>
        </w:rPr>
      </w:pPr>
    </w:p>
    <w:p w14:paraId="741CDB03" w14:textId="77777777" w:rsidR="006F1C89" w:rsidRDefault="005D3991">
      <w:pPr>
        <w:pStyle w:val="BodyText"/>
        <w:tabs>
          <w:tab w:val="left" w:pos="4567"/>
        </w:tabs>
        <w:spacing w:line="192" w:lineRule="auto"/>
        <w:ind w:left="170" w:right="2136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w w:val="102"/>
        </w:rPr>
        <w:t>s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w w:val="102"/>
        </w:rPr>
        <w:t>s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</w:p>
    <w:p w14:paraId="120AEFDD" w14:textId="77777777" w:rsidR="006F1C89" w:rsidRDefault="005D3991">
      <w:pPr>
        <w:pStyle w:val="BodyText"/>
        <w:spacing w:line="291" w:lineRule="exact"/>
        <w:ind w:left="570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48"/>
        </w:rPr>
        <w:t xml:space="preserve"> </w:t>
      </w:r>
      <w:r>
        <w:rPr>
          <w:spacing w:val="21"/>
          <w:w w:val="75"/>
        </w:rPr>
        <w:t>A</w:t>
      </w:r>
      <w:r>
        <w:rPr>
          <w:w w:val="102"/>
        </w:rPr>
        <w:t>s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8A0A8CF" w14:textId="77777777" w:rsidR="006F1C89" w:rsidRDefault="006F1C89">
      <w:pPr>
        <w:pStyle w:val="BodyText"/>
        <w:spacing w:before="6"/>
        <w:rPr>
          <w:sz w:val="16"/>
        </w:rPr>
      </w:pPr>
    </w:p>
    <w:p w14:paraId="5678D787" w14:textId="77777777" w:rsidR="006F1C89" w:rsidRDefault="005D3991">
      <w:pPr>
        <w:pStyle w:val="BodyText"/>
        <w:spacing w:line="192" w:lineRule="auto"/>
        <w:ind w:left="567" w:right="212" w:hanging="396"/>
      </w:pP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82"/>
        </w:rPr>
        <w:t>p</w:t>
      </w:r>
      <w:r>
        <w:rPr>
          <w:spacing w:val="15"/>
          <w:w w:val="127"/>
        </w:rPr>
        <w:t>r</w:t>
      </w:r>
      <w:r>
        <w:rPr>
          <w:spacing w:val="15"/>
          <w:w w:val="84"/>
        </w:rPr>
        <w:t>o</w:t>
      </w:r>
      <w:r>
        <w:rPr>
          <w:w w:val="82"/>
        </w:rPr>
        <w:t>p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38"/>
        </w:rPr>
        <w:t xml:space="preserve"> </w:t>
      </w:r>
      <w:r>
        <w:rPr>
          <w:spacing w:val="13"/>
          <w:w w:val="65"/>
        </w:rPr>
        <w:t>=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 xml:space="preserve">. </w:t>
      </w:r>
      <w:r>
        <w:rPr>
          <w:spacing w:val="13"/>
          <w:w w:val="105"/>
        </w:rPr>
        <w:t>prop</w:t>
      </w:r>
      <w:r>
        <w:rPr>
          <w:spacing w:val="-45"/>
          <w:w w:val="105"/>
        </w:rPr>
        <w:t xml:space="preserve"> </w:t>
      </w:r>
      <w:r>
        <w:rPr>
          <w:spacing w:val="13"/>
          <w:w w:val="135"/>
        </w:rPr>
        <w:t>),</w:t>
      </w:r>
      <w:r>
        <w:rPr>
          <w:spacing w:val="64"/>
          <w:w w:val="135"/>
        </w:rPr>
        <w:t xml:space="preserve"> </w:t>
      </w:r>
      <w:proofErr w:type="spellStart"/>
      <w:r>
        <w:rPr>
          <w:spacing w:val="14"/>
          <w:w w:val="105"/>
        </w:rPr>
        <w:t>byrow</w:t>
      </w:r>
      <w:proofErr w:type="spellEnd"/>
      <w:r>
        <w:rPr>
          <w:spacing w:val="87"/>
          <w:w w:val="105"/>
        </w:rPr>
        <w:t xml:space="preserve"> </w:t>
      </w:r>
      <w:r>
        <w:t>=</w:t>
      </w:r>
      <w:r>
        <w:rPr>
          <w:spacing w:val="21"/>
        </w:rPr>
        <w:t xml:space="preserve"> </w:t>
      </w:r>
      <w:r>
        <w:rPr>
          <w:spacing w:val="13"/>
          <w:w w:val="105"/>
        </w:rPr>
        <w:t>TRUE</w:t>
      </w:r>
      <w:r>
        <w:rPr>
          <w:spacing w:val="-44"/>
          <w:w w:val="105"/>
        </w:rPr>
        <w:t xml:space="preserve"> </w:t>
      </w:r>
      <w:r>
        <w:rPr>
          <w:w w:val="135"/>
        </w:rPr>
        <w:t>)</w:t>
      </w:r>
    </w:p>
    <w:p w14:paraId="74F13712" w14:textId="77777777" w:rsidR="006F1C89" w:rsidRDefault="006F1C89">
      <w:pPr>
        <w:pStyle w:val="BodyText"/>
        <w:spacing w:before="3"/>
        <w:rPr>
          <w:sz w:val="32"/>
        </w:rPr>
      </w:pPr>
    </w:p>
    <w:p w14:paraId="64DAB65B" w14:textId="77777777" w:rsidR="006F1C89" w:rsidRDefault="005D3991">
      <w:pPr>
        <w:pStyle w:val="BodyText"/>
        <w:spacing w:line="305" w:lineRule="exact"/>
        <w:ind w:left="170"/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rPr>
          <w:spacing w:val="-40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rPr>
          <w:spacing w:val="-50"/>
        </w:rPr>
        <w:t xml:space="preserve"> </w:t>
      </w:r>
      <w:r>
        <w:rPr>
          <w:spacing w:val="22"/>
          <w:w w:val="101"/>
        </w:rPr>
        <w:t>c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3592B4F9" w14:textId="77777777" w:rsidR="006F1C89" w:rsidRDefault="005D3991">
      <w:pPr>
        <w:pStyle w:val="BodyText"/>
        <w:tabs>
          <w:tab w:val="left" w:pos="4292"/>
        </w:tabs>
        <w:spacing w:before="15" w:line="192" w:lineRule="auto"/>
        <w:ind w:left="566" w:right="353" w:hanging="396"/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>2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ab/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6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29"/>
          <w:w w:val="180"/>
        </w:rPr>
        <w:t>l</w:t>
      </w:r>
      <w:proofErr w:type="spellEnd"/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3"/>
        </w:rPr>
        <w:t xml:space="preserve"> </w:t>
      </w:r>
      <w:r>
        <w:rPr>
          <w:spacing w:val="15"/>
          <w:w w:val="164"/>
        </w:rPr>
        <w:t>.</w:t>
      </w:r>
      <w:r>
        <w:rPr>
          <w:w w:val="82"/>
        </w:rPr>
        <w:t xml:space="preserve">2 </w:t>
      </w:r>
      <w:r>
        <w:rPr>
          <w:spacing w:val="11"/>
          <w:w w:val="110"/>
        </w:rPr>
        <w:t>res</w:t>
      </w:r>
      <w:r>
        <w:rPr>
          <w:spacing w:val="-49"/>
          <w:w w:val="110"/>
        </w:rPr>
        <w:t xml:space="preserve"> </w:t>
      </w:r>
      <w:r>
        <w:rPr>
          <w:spacing w:val="11"/>
          <w:w w:val="135"/>
        </w:rPr>
        <w:t>))</w:t>
      </w:r>
    </w:p>
    <w:p w14:paraId="58358E38" w14:textId="77777777" w:rsidR="006F1C89" w:rsidRDefault="005D3991">
      <w:pPr>
        <w:spacing w:line="253" w:lineRule="exact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99"/>
        </w:rPr>
        <w:t>C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u</w:t>
      </w:r>
      <w:r>
        <w:rPr>
          <w:i/>
          <w:w w:val="101"/>
        </w:rPr>
        <w:t>p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2"/>
          <w:w w:val="170"/>
        </w:rPr>
        <w:t>------------</w:t>
      </w:r>
      <w:r>
        <w:rPr>
          <w:i/>
          <w:w w:val="170"/>
        </w:rPr>
        <w:t>-</w:t>
      </w:r>
    </w:p>
    <w:p w14:paraId="199DEB6A" w14:textId="77777777" w:rsidR="006F1C89" w:rsidRDefault="005D3991">
      <w:pPr>
        <w:spacing w:before="2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106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1"/>
        </w:rPr>
        <w:t>d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tt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1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</w:t>
      </w:r>
      <w:r>
        <w:rPr>
          <w:i/>
          <w:spacing w:val="21"/>
          <w:w w:val="101"/>
        </w:rPr>
        <w:t>n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b</w:t>
      </w:r>
      <w:r>
        <w:rPr>
          <w:i/>
          <w:spacing w:val="17"/>
          <w:w w:val="226"/>
        </w:rPr>
        <w:t>i</w:t>
      </w:r>
      <w:r>
        <w:rPr>
          <w:i/>
          <w:w w:val="155"/>
        </w:rPr>
        <w:t>t</w:t>
      </w:r>
    </w:p>
    <w:p w14:paraId="5A5CF8A7" w14:textId="77777777" w:rsidR="006F1C89" w:rsidRDefault="006F1C89">
      <w:pPr>
        <w:spacing w:before="9"/>
        <w:rPr>
          <w:i/>
          <w:sz w:val="23"/>
        </w:rPr>
      </w:pPr>
    </w:p>
    <w:p w14:paraId="3BBC12E2" w14:textId="77777777" w:rsidR="006F1C89" w:rsidRDefault="005D3991">
      <w:pPr>
        <w:pStyle w:val="BodyText"/>
        <w:spacing w:line="192" w:lineRule="auto"/>
        <w:ind w:left="165" w:right="8174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g</w:t>
      </w:r>
      <w:r>
        <w:rPr>
          <w:w w:val="83"/>
        </w:rPr>
        <w:t>h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29"/>
          <w:w w:val="139"/>
        </w:rPr>
        <w:t>t</w:t>
      </w:r>
      <w:r>
        <w:rPr>
          <w:spacing w:val="-2"/>
          <w:w w:val="160"/>
        </w:rPr>
        <w:t>)</w:t>
      </w:r>
      <w:r>
        <w:rPr>
          <w:w w:val="160"/>
        </w:rPr>
        <w:t xml:space="preserve">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80"/>
        </w:rPr>
        <w:t>i</w:t>
      </w:r>
      <w:r>
        <w:rPr>
          <w:w w:val="160"/>
        </w:rPr>
        <w:t>)</w:t>
      </w:r>
    </w:p>
    <w:p w14:paraId="392D3760" w14:textId="77777777" w:rsidR="006F1C89" w:rsidRDefault="005D3991">
      <w:pPr>
        <w:pStyle w:val="BodyText"/>
        <w:spacing w:before="2" w:line="192" w:lineRule="auto"/>
        <w:ind w:left="165" w:right="8174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80"/>
        </w:rPr>
        <w:t>l</w:t>
      </w:r>
      <w:r>
        <w:rPr>
          <w:spacing w:val="17"/>
          <w:w w:val="84"/>
        </w:rPr>
        <w:t>o</w:t>
      </w:r>
      <w:r>
        <w:rPr>
          <w:w w:val="67"/>
        </w:rPr>
        <w:t>w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dp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29"/>
          <w:w w:val="139"/>
        </w:rPr>
        <w:t>t</w:t>
      </w:r>
      <w:r>
        <w:rPr>
          <w:spacing w:val="-2"/>
          <w:w w:val="160"/>
        </w:rPr>
        <w:t>)</w:t>
      </w:r>
      <w:r>
        <w:rPr>
          <w:w w:val="160"/>
        </w:rPr>
        <w:t xml:space="preserve">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55"/>
        </w:rPr>
        <w:t>m</w:t>
      </w:r>
      <w:r>
        <w:rPr>
          <w:w w:val="160"/>
        </w:rPr>
        <w:t>)</w:t>
      </w:r>
    </w:p>
    <w:p w14:paraId="16B23E76" w14:textId="77777777" w:rsidR="006F1C89" w:rsidRDefault="005D3991">
      <w:pPr>
        <w:pStyle w:val="BodyText"/>
        <w:spacing w:line="257" w:lineRule="exact"/>
        <w:ind w:left="165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55"/>
        </w:rPr>
        <w:t>m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0"/>
        </w:rPr>
        <w:t>)</w:t>
      </w:r>
    </w:p>
    <w:p w14:paraId="4F12ED83" w14:textId="77777777" w:rsidR="006F1C89" w:rsidRDefault="005D3991">
      <w:pPr>
        <w:pStyle w:val="BodyText"/>
        <w:spacing w:before="14" w:line="192" w:lineRule="auto"/>
        <w:ind w:left="165" w:right="9146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55"/>
        </w:rPr>
        <w:t>m</w:t>
      </w:r>
      <w:r>
        <w:rPr>
          <w:w w:val="82"/>
        </w:rPr>
        <w:t>2</w:t>
      </w:r>
      <w:r>
        <w:rPr>
          <w:spacing w:val="-43"/>
        </w:rPr>
        <w:t xml:space="preserve"> </w:t>
      </w:r>
      <w:r>
        <w:rPr>
          <w:w w:val="160"/>
        </w:rPr>
        <w:t xml:space="preserve">)  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55"/>
        </w:rPr>
        <w:t>m</w:t>
      </w:r>
      <w:r>
        <w:rPr>
          <w:spacing w:val="17"/>
          <w:w w:val="180"/>
        </w:rPr>
        <w:t>i</w:t>
      </w:r>
      <w:r>
        <w:rPr>
          <w:w w:val="82"/>
        </w:rPr>
        <w:t>d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2"/>
        </w:rPr>
        <w:t>d</w:t>
      </w:r>
      <w:r>
        <w:rPr>
          <w:spacing w:val="-41"/>
        </w:rPr>
        <w:t xml:space="preserve"> </w:t>
      </w:r>
      <w:r>
        <w:rPr>
          <w:spacing w:val="-13"/>
          <w:w w:val="160"/>
        </w:rPr>
        <w:t>)</w:t>
      </w:r>
    </w:p>
    <w:p w14:paraId="242EA0B8" w14:textId="77777777" w:rsidR="006F1C89" w:rsidRDefault="006F1C89">
      <w:pPr>
        <w:spacing w:line="192" w:lineRule="auto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2BD87C6D" w14:textId="77777777" w:rsidR="006F1C89" w:rsidRDefault="005D3991">
      <w:pPr>
        <w:pStyle w:val="BodyText"/>
        <w:spacing w:before="8" w:line="305" w:lineRule="exact"/>
        <w:ind w:left="165"/>
      </w:pPr>
      <w:r>
        <w:rPr>
          <w:spacing w:val="15"/>
          <w:w w:val="127"/>
        </w:rPr>
        <w:lastRenderedPageBreak/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0"/>
        </w:rPr>
        <w:t>)</w:t>
      </w:r>
    </w:p>
    <w:p w14:paraId="2B2A2350" w14:textId="77777777" w:rsidR="006F1C89" w:rsidRDefault="005D3991">
      <w:pPr>
        <w:pStyle w:val="BodyText"/>
        <w:spacing w:before="15" w:line="192" w:lineRule="auto"/>
        <w:ind w:left="165" w:right="7353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70"/>
        </w:rPr>
        <w:t>N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75"/>
        </w:rPr>
        <w:t>A</w:t>
      </w:r>
      <w:r>
        <w:rPr>
          <w:spacing w:val="19"/>
          <w:w w:val="82"/>
        </w:rPr>
        <w:t>b</w:t>
      </w:r>
      <w:r>
        <w:rPr>
          <w:spacing w:val="18"/>
          <w:w w:val="83"/>
        </w:rPr>
        <w:t>u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)</w:t>
      </w:r>
    </w:p>
    <w:p w14:paraId="0A997301" w14:textId="77777777" w:rsidR="006F1C89" w:rsidRDefault="005D3991">
      <w:pPr>
        <w:pStyle w:val="BodyText"/>
        <w:spacing w:line="258" w:lineRule="exact"/>
        <w:ind w:left="165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)</w:t>
      </w:r>
    </w:p>
    <w:p w14:paraId="3BDDB705" w14:textId="77777777" w:rsidR="006F1C89" w:rsidRDefault="005D3991">
      <w:pPr>
        <w:pStyle w:val="BodyText"/>
        <w:spacing w:before="14" w:line="192" w:lineRule="auto"/>
        <w:ind w:left="165" w:right="5090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43C3037F" w14:textId="77777777" w:rsidR="006F1C89" w:rsidRDefault="005D3991">
      <w:pPr>
        <w:pStyle w:val="BodyText"/>
        <w:spacing w:before="3" w:line="192" w:lineRule="auto"/>
        <w:ind w:left="165" w:right="4679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2"/>
        </w:rPr>
        <w:t>b</w:t>
      </w:r>
      <w:r>
        <w:rPr>
          <w:spacing w:val="20"/>
          <w:w w:val="83"/>
        </w:rPr>
        <w:t>un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71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)</w:t>
      </w:r>
    </w:p>
    <w:p w14:paraId="2B6A0052" w14:textId="77777777" w:rsidR="006F1C89" w:rsidRDefault="005D3991">
      <w:pPr>
        <w:pStyle w:val="BodyText"/>
        <w:spacing w:before="2" w:line="192" w:lineRule="auto"/>
        <w:ind w:left="165" w:right="6393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2"/>
        </w:rPr>
        <w:t>s</w:t>
      </w:r>
      <w:r>
        <w:rPr>
          <w:w w:val="160"/>
        </w:rPr>
        <w:t>)</w:t>
      </w:r>
    </w:p>
    <w:p w14:paraId="1C9B13D2" w14:textId="77777777" w:rsidR="006F1C89" w:rsidRDefault="005D3991">
      <w:pPr>
        <w:pStyle w:val="BodyText"/>
        <w:spacing w:before="1" w:line="192" w:lineRule="auto"/>
        <w:ind w:left="165" w:right="9351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3"/>
          <w:w w:val="139"/>
        </w:rPr>
        <w:t>t</w:t>
      </w:r>
      <w:r>
        <w:rPr>
          <w:spacing w:val="13"/>
          <w:w w:val="84"/>
        </w:rPr>
        <w:t>o</w:t>
      </w:r>
      <w:r>
        <w:rPr>
          <w:spacing w:val="24"/>
          <w:w w:val="139"/>
        </w:rPr>
        <w:t>t</w:t>
      </w:r>
      <w:r>
        <w:rPr>
          <w:spacing w:val="-4"/>
          <w:w w:val="160"/>
        </w:rPr>
        <w:t>)</w:t>
      </w:r>
      <w:r>
        <w:rPr>
          <w:w w:val="160"/>
        </w:rPr>
        <w:t xml:space="preserve">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)</w:t>
      </w:r>
    </w:p>
    <w:p w14:paraId="04542474" w14:textId="77777777" w:rsidR="006F1C89" w:rsidRDefault="005D3991">
      <w:pPr>
        <w:pStyle w:val="BodyText"/>
        <w:spacing w:before="1" w:line="192" w:lineRule="auto"/>
        <w:ind w:left="165" w:right="7216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90"/>
        </w:rPr>
        <w:t>B</w:t>
      </w:r>
      <w:r>
        <w:rPr>
          <w:spacing w:val="26"/>
          <w:w w:val="180"/>
        </w:rPr>
        <w:t>i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2B071C5B" w14:textId="77777777" w:rsidR="006F1C89" w:rsidRDefault="005D3991">
      <w:pPr>
        <w:pStyle w:val="BodyText"/>
        <w:spacing w:before="1" w:line="192" w:lineRule="auto"/>
        <w:ind w:left="165" w:right="6535"/>
        <w:jc w:val="both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4AD79AF6" w14:textId="77777777" w:rsidR="006F1C89" w:rsidRDefault="005D3991">
      <w:pPr>
        <w:pStyle w:val="BodyText"/>
        <w:spacing w:before="2" w:line="192" w:lineRule="auto"/>
        <w:ind w:left="165" w:right="7222"/>
        <w:jc w:val="both"/>
      </w:pP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27"/>
        </w:rPr>
        <w:t>r</w:t>
      </w:r>
      <w:r>
        <w:rPr>
          <w:spacing w:val="26"/>
          <w:w w:val="55"/>
        </w:rPr>
        <w:t>m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82"/>
        </w:rPr>
        <w:t>q</w:t>
      </w:r>
      <w:r>
        <w:rPr>
          <w:spacing w:val="20"/>
          <w:w w:val="83"/>
        </w:rPr>
        <w:t>u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01"/>
        </w:rPr>
        <w:t>c</w:t>
      </w:r>
      <w:r>
        <w:rPr>
          <w:w w:val="99"/>
        </w:rPr>
        <w:t>y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0"/>
        </w:rPr>
        <w:t>)</w:t>
      </w:r>
    </w:p>
    <w:p w14:paraId="4C60A948" w14:textId="77777777" w:rsidR="006F1C89" w:rsidRDefault="006F1C89">
      <w:pPr>
        <w:pStyle w:val="BodyText"/>
        <w:spacing w:before="9"/>
        <w:rPr>
          <w:sz w:val="16"/>
        </w:rPr>
      </w:pPr>
    </w:p>
    <w:p w14:paraId="334B07CC" w14:textId="77777777" w:rsidR="006F1C89" w:rsidRDefault="005D3991">
      <w:pPr>
        <w:ind w:left="161"/>
        <w:rPr>
          <w:i/>
        </w:rPr>
      </w:pPr>
      <w:r>
        <w:rPr>
          <w:i/>
          <w:w w:val="135"/>
        </w:rPr>
        <w:t xml:space="preserve">#    </w:t>
      </w:r>
      <w:r>
        <w:rPr>
          <w:i/>
          <w:spacing w:val="55"/>
          <w:w w:val="135"/>
        </w:rPr>
        <w:t xml:space="preserve"> </w:t>
      </w:r>
      <w:r>
        <w:rPr>
          <w:i/>
          <w:spacing w:val="21"/>
          <w:w w:val="150"/>
        </w:rPr>
        <w:t>------------------------</w:t>
      </w:r>
    </w:p>
    <w:p w14:paraId="6076F260" w14:textId="77777777" w:rsidR="006F1C89" w:rsidRDefault="006F1C89">
      <w:pPr>
        <w:spacing w:before="5"/>
        <w:rPr>
          <w:i/>
        </w:rPr>
      </w:pPr>
    </w:p>
    <w:p w14:paraId="4E3D41D6" w14:textId="77777777" w:rsidR="006F1C89" w:rsidRDefault="005D3991">
      <w:pPr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P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n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226"/>
        </w:rPr>
        <w:t>li</w:t>
      </w:r>
      <w:r>
        <w:rPr>
          <w:i/>
          <w:spacing w:val="21"/>
          <w:w w:val="131"/>
        </w:rPr>
        <w:t>z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18"/>
        </w:rPr>
        <w:t xml:space="preserve"> </w:t>
      </w:r>
      <w:r>
        <w:rPr>
          <w:i/>
          <w:spacing w:val="22"/>
          <w:w w:val="170"/>
        </w:rPr>
        <w:t>---------------------------</w:t>
      </w:r>
      <w:r>
        <w:rPr>
          <w:i/>
          <w:w w:val="170"/>
        </w:rPr>
        <w:t>-</w:t>
      </w:r>
    </w:p>
    <w:p w14:paraId="1F139D57" w14:textId="77777777" w:rsidR="006F1C89" w:rsidRDefault="006F1C89">
      <w:pPr>
        <w:rPr>
          <w:i/>
        </w:rPr>
      </w:pPr>
    </w:p>
    <w:p w14:paraId="4E87C9FA" w14:textId="77777777" w:rsidR="006F1C89" w:rsidRDefault="006F1C89">
      <w:pPr>
        <w:rPr>
          <w:i/>
          <w:sz w:val="20"/>
        </w:rPr>
      </w:pPr>
    </w:p>
    <w:p w14:paraId="4A5C5E93" w14:textId="77777777" w:rsidR="006F1C89" w:rsidRDefault="005D3991">
      <w:pPr>
        <w:tabs>
          <w:tab w:val="left" w:pos="7446"/>
        </w:tabs>
        <w:spacing w:line="320" w:lineRule="exact"/>
        <w:ind w:left="170"/>
        <w:rPr>
          <w:i/>
        </w:rPr>
      </w:pPr>
      <w:r>
        <w:rPr>
          <w:rFonts w:ascii="Lucida Sans Unicode"/>
          <w:spacing w:val="20"/>
          <w:w w:val="82"/>
        </w:rPr>
        <w:t>p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w w:val="82"/>
        </w:rPr>
        <w:t>p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spacing w:val="20"/>
          <w:w w:val="96"/>
        </w:rPr>
        <w:t>S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spacing w:val="20"/>
          <w:w w:val="90"/>
        </w:rPr>
        <w:t>z</w:t>
      </w:r>
      <w:r>
        <w:rPr>
          <w:rFonts w:ascii="Lucida Sans Unicode"/>
          <w:w w:val="93"/>
        </w:rPr>
        <w:t>e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3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2"/>
        </w:rPr>
        <w:t xml:space="preserve"> </w:t>
      </w:r>
      <w:r>
        <w:rPr>
          <w:rFonts w:ascii="Lucida Sans Unicode"/>
          <w:spacing w:val="15"/>
          <w:w w:val="82"/>
        </w:rPr>
        <w:t>1</w:t>
      </w:r>
      <w:r>
        <w:rPr>
          <w:rFonts w:ascii="Lucida Sans Unicode"/>
          <w:w w:val="82"/>
        </w:rPr>
        <w:t>0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20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popu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</w:p>
    <w:p w14:paraId="54A516AD" w14:textId="77777777" w:rsidR="006F1C89" w:rsidRDefault="005D3991">
      <w:pPr>
        <w:spacing w:after="49" w:line="251" w:lineRule="exact"/>
        <w:ind w:left="567"/>
        <w:rPr>
          <w:i/>
        </w:rPr>
      </w:pPr>
      <w:r>
        <w:rPr>
          <w:i/>
          <w:spacing w:val="18"/>
          <w:w w:val="133"/>
        </w:rPr>
        <w:t>s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31"/>
        </w:rPr>
        <w:t>z</w:t>
      </w:r>
      <w:r>
        <w:rPr>
          <w:i/>
          <w:w w:val="109"/>
        </w:rPr>
        <w:t>e</w:t>
      </w: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9"/>
        <w:gridCol w:w="405"/>
        <w:gridCol w:w="832"/>
        <w:gridCol w:w="811"/>
        <w:gridCol w:w="414"/>
        <w:gridCol w:w="691"/>
        <w:gridCol w:w="554"/>
        <w:gridCol w:w="404"/>
        <w:gridCol w:w="279"/>
        <w:gridCol w:w="409"/>
        <w:gridCol w:w="426"/>
        <w:gridCol w:w="280"/>
        <w:gridCol w:w="478"/>
        <w:gridCol w:w="350"/>
        <w:gridCol w:w="2437"/>
      </w:tblGrid>
      <w:tr w:rsidR="006F1C89" w14:paraId="7D759510" w14:textId="77777777">
        <w:trPr>
          <w:trHeight w:val="244"/>
        </w:trPr>
        <w:tc>
          <w:tcPr>
            <w:tcW w:w="1199" w:type="dxa"/>
          </w:tcPr>
          <w:p w14:paraId="5C63CC8E" w14:textId="77777777" w:rsidR="006F1C89" w:rsidRDefault="005D3991">
            <w:pPr>
              <w:pStyle w:val="TableParagraph"/>
              <w:spacing w:line="225" w:lineRule="exact"/>
              <w:ind w:left="53"/>
              <w:rPr>
                <w:rFonts w:ascii="Lucida Sans Unicode"/>
              </w:rPr>
            </w:pPr>
            <w:r>
              <w:rPr>
                <w:rFonts w:ascii="Lucida Sans Unicode"/>
                <w:spacing w:val="19"/>
                <w:w w:val="102"/>
              </w:rPr>
              <w:t>s</w:t>
            </w:r>
            <w:r>
              <w:rPr>
                <w:rFonts w:ascii="Lucida Sans Unicode"/>
                <w:spacing w:val="18"/>
                <w:w w:val="180"/>
              </w:rPr>
              <w:t>i</w:t>
            </w:r>
            <w:r>
              <w:rPr>
                <w:rFonts w:ascii="Lucida Sans Unicode"/>
                <w:spacing w:val="19"/>
                <w:w w:val="83"/>
              </w:rPr>
              <w:t>g</w:t>
            </w:r>
            <w:r>
              <w:rPr>
                <w:rFonts w:ascii="Lucida Sans Unicode"/>
                <w:spacing w:val="18"/>
                <w:w w:val="55"/>
              </w:rPr>
              <w:t>m</w:t>
            </w:r>
            <w:r>
              <w:rPr>
                <w:rFonts w:ascii="Lucida Sans Unicode"/>
                <w:w w:val="94"/>
              </w:rPr>
              <w:t>a</w:t>
            </w:r>
            <w:r>
              <w:rPr>
                <w:rFonts w:ascii="Lucida Sans Unicode"/>
              </w:rPr>
              <w:t xml:space="preserve">  </w:t>
            </w:r>
            <w:r>
              <w:rPr>
                <w:rFonts w:ascii="Lucida Sans Unicode"/>
                <w:spacing w:val="-34"/>
              </w:rPr>
              <w:t xml:space="preserve"> </w:t>
            </w:r>
            <w:r>
              <w:rPr>
                <w:rFonts w:ascii="Lucida Sans Unicode"/>
                <w:spacing w:val="18"/>
                <w:w w:val="65"/>
              </w:rPr>
              <w:t>&lt;</w:t>
            </w:r>
            <w:r>
              <w:rPr>
                <w:rFonts w:ascii="Lucida Sans Unicode"/>
                <w:w w:val="89"/>
              </w:rPr>
              <w:t>-</w:t>
            </w:r>
          </w:p>
        </w:tc>
        <w:tc>
          <w:tcPr>
            <w:tcW w:w="1237" w:type="dxa"/>
            <w:gridSpan w:val="2"/>
          </w:tcPr>
          <w:p w14:paraId="7BAB3807" w14:textId="77777777" w:rsidR="006F1C89" w:rsidRDefault="005D3991">
            <w:pPr>
              <w:pStyle w:val="TableParagraph"/>
              <w:spacing w:line="225" w:lineRule="exact"/>
              <w:ind w:left="89"/>
              <w:rPr>
                <w:rFonts w:ascii="Lucida Sans Unicode"/>
              </w:rPr>
            </w:pPr>
            <w:r>
              <w:rPr>
                <w:rFonts w:ascii="Lucida Sans Unicode"/>
                <w:spacing w:val="17"/>
                <w:w w:val="102"/>
              </w:rPr>
              <w:t>s</w:t>
            </w:r>
            <w:r>
              <w:rPr>
                <w:rFonts w:ascii="Lucida Sans Unicode"/>
                <w:spacing w:val="17"/>
                <w:w w:val="93"/>
              </w:rPr>
              <w:t>e</w:t>
            </w:r>
            <w:r>
              <w:rPr>
                <w:rFonts w:ascii="Lucida Sans Unicode"/>
                <w:w w:val="82"/>
              </w:rPr>
              <w:t>q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w w:val="160"/>
              </w:rPr>
              <w:t>(</w:t>
            </w:r>
            <w:r>
              <w:rPr>
                <w:rFonts w:ascii="Lucida Sans Unicode"/>
                <w:spacing w:val="-40"/>
              </w:rPr>
              <w:t xml:space="preserve"> </w:t>
            </w:r>
            <w:r>
              <w:rPr>
                <w:rFonts w:ascii="Lucida Sans Unicode"/>
                <w:spacing w:val="18"/>
                <w:w w:val="141"/>
              </w:rPr>
              <w:t>f</w:t>
            </w:r>
            <w:r>
              <w:rPr>
                <w:rFonts w:ascii="Lucida Sans Unicode"/>
                <w:spacing w:val="18"/>
                <w:w w:val="127"/>
              </w:rPr>
              <w:t>r</w:t>
            </w:r>
            <w:r>
              <w:rPr>
                <w:rFonts w:ascii="Lucida Sans Unicode"/>
                <w:spacing w:val="18"/>
                <w:w w:val="84"/>
              </w:rPr>
              <w:t>o</w:t>
            </w:r>
            <w:r>
              <w:rPr>
                <w:rFonts w:ascii="Lucida Sans Unicode"/>
                <w:w w:val="55"/>
              </w:rPr>
              <w:t>m</w:t>
            </w:r>
          </w:p>
        </w:tc>
        <w:tc>
          <w:tcPr>
            <w:tcW w:w="2470" w:type="dxa"/>
            <w:gridSpan w:val="4"/>
          </w:tcPr>
          <w:p w14:paraId="72915994" w14:textId="77777777" w:rsidR="006F1C89" w:rsidRDefault="005D3991">
            <w:pPr>
              <w:pStyle w:val="TableParagraph"/>
              <w:spacing w:line="225" w:lineRule="exact"/>
              <w:ind w:left="84"/>
              <w:rPr>
                <w:rFonts w:ascii="Lucida Sans Unicode"/>
              </w:rPr>
            </w:pPr>
            <w:r>
              <w:rPr>
                <w:rFonts w:ascii="Lucida Sans Unicode"/>
                <w:w w:val="95"/>
              </w:rPr>
              <w:t>=</w:t>
            </w:r>
            <w:r>
              <w:rPr>
                <w:rFonts w:ascii="Lucida Sans Unicode"/>
                <w:spacing w:val="43"/>
                <w:w w:val="95"/>
              </w:rPr>
              <w:t xml:space="preserve"> </w:t>
            </w:r>
            <w:r>
              <w:rPr>
                <w:rFonts w:ascii="Lucida Sans Unicode"/>
                <w:spacing w:val="12"/>
                <w:w w:val="95"/>
              </w:rPr>
              <w:t>0.05</w:t>
            </w:r>
            <w:r>
              <w:rPr>
                <w:rFonts w:ascii="Lucida Sans Unicode"/>
                <w:spacing w:val="-32"/>
                <w:w w:val="95"/>
              </w:rPr>
              <w:t xml:space="preserve"> </w:t>
            </w:r>
            <w:r>
              <w:rPr>
                <w:rFonts w:ascii="Lucida Sans Unicode"/>
                <w:w w:val="95"/>
              </w:rPr>
              <w:t>,</w:t>
            </w:r>
            <w:r>
              <w:rPr>
                <w:rFonts w:ascii="Lucida Sans Unicode"/>
                <w:spacing w:val="107"/>
              </w:rPr>
              <w:t xml:space="preserve"> </w:t>
            </w:r>
            <w:r>
              <w:rPr>
                <w:rFonts w:ascii="Lucida Sans Unicode"/>
                <w:w w:val="95"/>
              </w:rPr>
              <w:t>to</w:t>
            </w:r>
            <w:r>
              <w:rPr>
                <w:rFonts w:ascii="Lucida Sans Unicode"/>
                <w:spacing w:val="101"/>
              </w:rPr>
              <w:t xml:space="preserve"> </w:t>
            </w:r>
            <w:r>
              <w:rPr>
                <w:rFonts w:ascii="Lucida Sans Unicode"/>
                <w:w w:val="95"/>
              </w:rPr>
              <w:t>=</w:t>
            </w:r>
            <w:r>
              <w:rPr>
                <w:rFonts w:ascii="Lucida Sans Unicode"/>
                <w:spacing w:val="103"/>
              </w:rPr>
              <w:t xml:space="preserve"> </w:t>
            </w:r>
            <w:r>
              <w:rPr>
                <w:rFonts w:ascii="Lucida Sans Unicode"/>
                <w:spacing w:val="10"/>
                <w:w w:val="95"/>
              </w:rPr>
              <w:t>0.8</w:t>
            </w:r>
            <w:r>
              <w:rPr>
                <w:rFonts w:ascii="Lucida Sans Unicode"/>
                <w:spacing w:val="-35"/>
                <w:w w:val="95"/>
              </w:rPr>
              <w:t xml:space="preserve"> </w:t>
            </w:r>
            <w:r>
              <w:rPr>
                <w:rFonts w:ascii="Lucida Sans Unicode"/>
                <w:w w:val="95"/>
              </w:rPr>
              <w:t>,</w:t>
            </w:r>
          </w:p>
        </w:tc>
        <w:tc>
          <w:tcPr>
            <w:tcW w:w="1518" w:type="dxa"/>
            <w:gridSpan w:val="4"/>
          </w:tcPr>
          <w:p w14:paraId="4D26787A" w14:textId="77777777" w:rsidR="006F1C89" w:rsidRDefault="005D3991">
            <w:pPr>
              <w:pStyle w:val="TableParagraph"/>
              <w:spacing w:line="225" w:lineRule="exact"/>
              <w:ind w:left="96"/>
              <w:rPr>
                <w:rFonts w:ascii="Lucida Sans Unicode"/>
              </w:rPr>
            </w:pPr>
            <w:r>
              <w:rPr>
                <w:rFonts w:ascii="Lucida Sans Unicode"/>
                <w:spacing w:val="19"/>
                <w:w w:val="180"/>
              </w:rPr>
              <w:t>l</w:t>
            </w:r>
            <w:r>
              <w:rPr>
                <w:rFonts w:ascii="Lucida Sans Unicode"/>
                <w:spacing w:val="19"/>
                <w:w w:val="93"/>
              </w:rPr>
              <w:t>e</w:t>
            </w:r>
            <w:r>
              <w:rPr>
                <w:rFonts w:ascii="Lucida Sans Unicode"/>
                <w:spacing w:val="19"/>
                <w:w w:val="83"/>
              </w:rPr>
              <w:t>ng</w:t>
            </w:r>
            <w:r>
              <w:rPr>
                <w:rFonts w:ascii="Lucida Sans Unicode"/>
                <w:spacing w:val="19"/>
                <w:w w:val="139"/>
              </w:rPr>
              <w:t>t</w:t>
            </w:r>
            <w:r>
              <w:rPr>
                <w:rFonts w:ascii="Lucida Sans Unicode"/>
                <w:w w:val="83"/>
              </w:rPr>
              <w:t>h</w:t>
            </w:r>
            <w:r>
              <w:rPr>
                <w:rFonts w:ascii="Lucida Sans Unicode"/>
                <w:spacing w:val="-39"/>
              </w:rPr>
              <w:t xml:space="preserve"> </w:t>
            </w:r>
            <w:r>
              <w:rPr>
                <w:rFonts w:ascii="Lucida Sans Unicode"/>
                <w:w w:val="164"/>
              </w:rPr>
              <w:t>.</w:t>
            </w:r>
            <w:r>
              <w:rPr>
                <w:rFonts w:ascii="Lucida Sans Unicode"/>
                <w:spacing w:val="-42"/>
              </w:rPr>
              <w:t xml:space="preserve"> </w:t>
            </w:r>
            <w:r>
              <w:rPr>
                <w:rFonts w:ascii="Lucida Sans Unicode"/>
                <w:spacing w:val="17"/>
                <w:w w:val="84"/>
              </w:rPr>
              <w:t>o</w:t>
            </w:r>
            <w:r>
              <w:rPr>
                <w:rFonts w:ascii="Lucida Sans Unicode"/>
                <w:spacing w:val="17"/>
                <w:w w:val="83"/>
              </w:rPr>
              <w:t>u</w:t>
            </w:r>
            <w:r>
              <w:rPr>
                <w:rFonts w:ascii="Lucida Sans Unicode"/>
                <w:w w:val="139"/>
              </w:rPr>
              <w:t>t</w:t>
            </w:r>
          </w:p>
        </w:tc>
        <w:tc>
          <w:tcPr>
            <w:tcW w:w="280" w:type="dxa"/>
          </w:tcPr>
          <w:p w14:paraId="57E8C7F2" w14:textId="77777777" w:rsidR="006F1C89" w:rsidRDefault="005D3991">
            <w:pPr>
              <w:pStyle w:val="TableParagraph"/>
              <w:spacing w:line="225" w:lineRule="exact"/>
              <w:ind w:left="82"/>
              <w:rPr>
                <w:rFonts w:ascii="Lucida Sans Unicode"/>
              </w:rPr>
            </w:pPr>
            <w:r>
              <w:rPr>
                <w:rFonts w:ascii="Lucida Sans Unicode"/>
                <w:w w:val="65"/>
              </w:rPr>
              <w:t>=</w:t>
            </w:r>
          </w:p>
        </w:tc>
        <w:tc>
          <w:tcPr>
            <w:tcW w:w="478" w:type="dxa"/>
          </w:tcPr>
          <w:p w14:paraId="184B70C6" w14:textId="77777777" w:rsidR="006F1C89" w:rsidRDefault="005D3991">
            <w:pPr>
              <w:pStyle w:val="TableParagraph"/>
              <w:spacing w:line="225" w:lineRule="exact"/>
              <w:ind w:left="81"/>
              <w:rPr>
                <w:rFonts w:ascii="Lucida Sans Unicode"/>
              </w:rPr>
            </w:pPr>
            <w:r>
              <w:rPr>
                <w:rFonts w:ascii="Lucida Sans Unicode"/>
                <w:w w:val="120"/>
              </w:rPr>
              <w:t>6)</w:t>
            </w:r>
          </w:p>
        </w:tc>
        <w:tc>
          <w:tcPr>
            <w:tcW w:w="350" w:type="dxa"/>
          </w:tcPr>
          <w:p w14:paraId="213217F3" w14:textId="77777777" w:rsidR="006F1C89" w:rsidRDefault="005D3991">
            <w:pPr>
              <w:pStyle w:val="TableParagraph"/>
              <w:spacing w:line="223" w:lineRule="exact"/>
              <w:ind w:right="84"/>
              <w:jc w:val="right"/>
              <w:rPr>
                <w:i/>
              </w:rPr>
            </w:pPr>
            <w:r>
              <w:rPr>
                <w:i/>
                <w:w w:val="104"/>
              </w:rPr>
              <w:t>#</w:t>
            </w:r>
          </w:p>
        </w:tc>
        <w:tc>
          <w:tcPr>
            <w:tcW w:w="2437" w:type="dxa"/>
          </w:tcPr>
          <w:p w14:paraId="19CD8BB6" w14:textId="77777777" w:rsidR="006F1C89" w:rsidRDefault="005D3991">
            <w:pPr>
              <w:pStyle w:val="TableParagraph"/>
              <w:spacing w:line="223" w:lineRule="exact"/>
              <w:ind w:left="81"/>
              <w:rPr>
                <w:i/>
              </w:rPr>
            </w:pPr>
            <w:r>
              <w:rPr>
                <w:i/>
                <w:spacing w:val="18"/>
                <w:w w:val="80"/>
              </w:rPr>
              <w:t>N</w:t>
            </w:r>
            <w:r>
              <w:rPr>
                <w:i/>
                <w:spacing w:val="19"/>
                <w:w w:val="226"/>
              </w:rPr>
              <w:t>i</w:t>
            </w:r>
            <w:r>
              <w:rPr>
                <w:i/>
                <w:spacing w:val="18"/>
                <w:w w:val="125"/>
              </w:rPr>
              <w:t>c</w:t>
            </w:r>
            <w:r>
              <w:rPr>
                <w:i/>
                <w:spacing w:val="19"/>
                <w:w w:val="101"/>
              </w:rPr>
              <w:t>h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4"/>
              </w:rPr>
              <w:t xml:space="preserve"> </w:t>
            </w:r>
            <w:r>
              <w:rPr>
                <w:i/>
                <w:spacing w:val="19"/>
                <w:w w:val="72"/>
              </w:rPr>
              <w:t>w</w:t>
            </w:r>
            <w:r>
              <w:rPr>
                <w:i/>
                <w:spacing w:val="18"/>
                <w:w w:val="226"/>
              </w:rPr>
              <w:t>i</w:t>
            </w:r>
            <w:r>
              <w:rPr>
                <w:i/>
                <w:spacing w:val="19"/>
                <w:w w:val="101"/>
              </w:rPr>
              <w:t>d</w:t>
            </w:r>
            <w:r>
              <w:rPr>
                <w:i/>
                <w:spacing w:val="18"/>
                <w:w w:val="155"/>
              </w:rPr>
              <w:t>t</w:t>
            </w:r>
            <w:r>
              <w:rPr>
                <w:i/>
                <w:w w:val="101"/>
              </w:rPr>
              <w:t>h</w:t>
            </w:r>
          </w:p>
        </w:tc>
      </w:tr>
      <w:tr w:rsidR="006F1C89" w14:paraId="7FA02CE9" w14:textId="77777777">
        <w:trPr>
          <w:trHeight w:val="244"/>
        </w:trPr>
        <w:tc>
          <w:tcPr>
            <w:tcW w:w="1199" w:type="dxa"/>
          </w:tcPr>
          <w:p w14:paraId="22E47FC0" w14:textId="77777777" w:rsidR="006F1C89" w:rsidRDefault="005D3991">
            <w:pPr>
              <w:pStyle w:val="TableParagraph"/>
              <w:tabs>
                <w:tab w:val="left" w:pos="1008"/>
              </w:tabs>
              <w:spacing w:line="225" w:lineRule="exact"/>
              <w:ind w:left="50"/>
              <w:rPr>
                <w:rFonts w:ascii="Lucida Sans Unicode"/>
              </w:rPr>
            </w:pPr>
            <w:proofErr w:type="spellStart"/>
            <w:r>
              <w:rPr>
                <w:rFonts w:ascii="Lucida Sans Unicode"/>
                <w:spacing w:val="15"/>
                <w:w w:val="180"/>
              </w:rPr>
              <w:t>i</w:t>
            </w:r>
            <w:r>
              <w:rPr>
                <w:rFonts w:ascii="Lucida Sans Unicode"/>
                <w:w w:val="55"/>
              </w:rPr>
              <w:t>m</w:t>
            </w:r>
            <w:proofErr w:type="spellEnd"/>
            <w:r>
              <w:rPr>
                <w:rFonts w:ascii="Lucida Sans Unicode"/>
              </w:rPr>
              <w:t xml:space="preserve"> </w:t>
            </w:r>
            <w:r>
              <w:rPr>
                <w:rFonts w:ascii="Lucida Sans Unicode"/>
                <w:spacing w:val="31"/>
              </w:rPr>
              <w:t xml:space="preserve"> </w:t>
            </w:r>
            <w:r>
              <w:rPr>
                <w:rFonts w:ascii="Lucida Sans Unicode"/>
                <w:spacing w:val="18"/>
                <w:w w:val="65"/>
              </w:rPr>
              <w:t>&lt;</w:t>
            </w:r>
            <w:r>
              <w:rPr>
                <w:rFonts w:ascii="Lucida Sans Unicode"/>
                <w:w w:val="89"/>
              </w:rPr>
              <w:t>-</w:t>
            </w:r>
            <w:r>
              <w:rPr>
                <w:rFonts w:ascii="Lucida Sans Unicode"/>
              </w:rPr>
              <w:tab/>
            </w:r>
            <w:r>
              <w:rPr>
                <w:rFonts w:ascii="Lucida Sans Unicode"/>
                <w:w w:val="82"/>
              </w:rPr>
              <w:t>0</w:t>
            </w:r>
          </w:p>
        </w:tc>
        <w:tc>
          <w:tcPr>
            <w:tcW w:w="1237" w:type="dxa"/>
            <w:gridSpan w:val="2"/>
          </w:tcPr>
          <w:p w14:paraId="3305A2D2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0" w:type="dxa"/>
            <w:gridSpan w:val="4"/>
          </w:tcPr>
          <w:p w14:paraId="7A44235C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18" w:type="dxa"/>
            <w:gridSpan w:val="4"/>
          </w:tcPr>
          <w:p w14:paraId="230D6ECB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0" w:type="dxa"/>
          </w:tcPr>
          <w:p w14:paraId="55602AA6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8" w:type="dxa"/>
          </w:tcPr>
          <w:p w14:paraId="65511864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0" w:type="dxa"/>
          </w:tcPr>
          <w:p w14:paraId="7321985B" w14:textId="77777777" w:rsidR="006F1C89" w:rsidRDefault="005D3991">
            <w:pPr>
              <w:pStyle w:val="TableParagraph"/>
              <w:spacing w:line="225" w:lineRule="exact"/>
              <w:ind w:right="84"/>
              <w:jc w:val="right"/>
              <w:rPr>
                <w:i/>
              </w:rPr>
            </w:pPr>
            <w:r>
              <w:rPr>
                <w:i/>
                <w:w w:val="104"/>
              </w:rPr>
              <w:t>#</w:t>
            </w:r>
          </w:p>
        </w:tc>
        <w:tc>
          <w:tcPr>
            <w:tcW w:w="2437" w:type="dxa"/>
          </w:tcPr>
          <w:p w14:paraId="6ADEC7B4" w14:textId="77777777" w:rsidR="006F1C89" w:rsidRDefault="005D3991">
            <w:pPr>
              <w:pStyle w:val="TableParagraph"/>
              <w:spacing w:line="225" w:lineRule="exact"/>
              <w:ind w:left="83"/>
              <w:rPr>
                <w:i/>
              </w:rPr>
            </w:pPr>
            <w:r>
              <w:rPr>
                <w:i/>
                <w:spacing w:val="20"/>
                <w:w w:val="84"/>
              </w:rPr>
              <w:t>D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spacing w:val="20"/>
                <w:w w:val="155"/>
              </w:rPr>
              <w:t>t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spacing w:val="20"/>
                <w:w w:val="151"/>
              </w:rPr>
              <w:t>r</w:t>
            </w:r>
            <w:r>
              <w:rPr>
                <w:i/>
                <w:spacing w:val="20"/>
                <w:w w:val="65"/>
              </w:rPr>
              <w:t>m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101"/>
              </w:rPr>
              <w:t>n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w w:val="133"/>
              </w:rPr>
              <w:t>s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4"/>
              </w:rPr>
              <w:t xml:space="preserve"> </w:t>
            </w:r>
            <w:r>
              <w:rPr>
                <w:i/>
                <w:spacing w:val="17"/>
                <w:w w:val="101"/>
              </w:rPr>
              <w:t>ho</w:t>
            </w:r>
            <w:r>
              <w:rPr>
                <w:i/>
                <w:w w:val="72"/>
              </w:rPr>
              <w:t>w</w:t>
            </w:r>
            <w:r>
              <w:rPr>
                <w:i/>
              </w:rPr>
              <w:t xml:space="preserve">  </w:t>
            </w:r>
            <w:r>
              <w:rPr>
                <w:i/>
                <w:spacing w:val="20"/>
              </w:rPr>
              <w:t xml:space="preserve"> </w:t>
            </w:r>
            <w:r>
              <w:rPr>
                <w:i/>
                <w:spacing w:val="15"/>
                <w:w w:val="226"/>
              </w:rPr>
              <w:t>i</w:t>
            </w:r>
            <w:r>
              <w:rPr>
                <w:i/>
                <w:w w:val="170"/>
              </w:rPr>
              <w:t>f</w:t>
            </w:r>
          </w:p>
        </w:tc>
      </w:tr>
      <w:tr w:rsidR="006F1C89" w14:paraId="505AB64B" w14:textId="77777777">
        <w:trPr>
          <w:trHeight w:val="297"/>
        </w:trPr>
        <w:tc>
          <w:tcPr>
            <w:tcW w:w="1199" w:type="dxa"/>
          </w:tcPr>
          <w:p w14:paraId="3EE7F5D5" w14:textId="77777777" w:rsidR="006F1C89" w:rsidRDefault="005D3991">
            <w:pPr>
              <w:pStyle w:val="TableParagraph"/>
              <w:spacing w:before="6"/>
              <w:ind w:left="452"/>
              <w:rPr>
                <w:i/>
              </w:rPr>
            </w:pPr>
            <w:r>
              <w:rPr>
                <w:i/>
                <w:spacing w:val="14"/>
                <w:w w:val="125"/>
              </w:rPr>
              <w:t>there</w:t>
            </w:r>
          </w:p>
        </w:tc>
        <w:tc>
          <w:tcPr>
            <w:tcW w:w="405" w:type="dxa"/>
          </w:tcPr>
          <w:p w14:paraId="63CECAB6" w14:textId="77777777" w:rsidR="006F1C89" w:rsidRDefault="005D3991">
            <w:pPr>
              <w:pStyle w:val="TableParagraph"/>
              <w:spacing w:before="6"/>
              <w:ind w:left="74"/>
              <w:rPr>
                <w:i/>
              </w:rPr>
            </w:pPr>
            <w:r>
              <w:rPr>
                <w:i/>
                <w:w w:val="180"/>
              </w:rPr>
              <w:t>is</w:t>
            </w:r>
          </w:p>
        </w:tc>
        <w:tc>
          <w:tcPr>
            <w:tcW w:w="1643" w:type="dxa"/>
            <w:gridSpan w:val="2"/>
          </w:tcPr>
          <w:p w14:paraId="0F439C42" w14:textId="77777777" w:rsidR="006F1C89" w:rsidRDefault="005D3991">
            <w:pPr>
              <w:pStyle w:val="TableParagraph"/>
              <w:spacing w:before="6"/>
              <w:ind w:left="87"/>
              <w:rPr>
                <w:i/>
              </w:rPr>
            </w:pP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65"/>
              </w:rPr>
              <w:t>mm</w:t>
            </w:r>
            <w:r>
              <w:rPr>
                <w:i/>
                <w:spacing w:val="21"/>
                <w:w w:val="226"/>
              </w:rPr>
              <w:t>i</w:t>
            </w:r>
            <w:r>
              <w:rPr>
                <w:i/>
                <w:spacing w:val="20"/>
                <w:w w:val="101"/>
              </w:rPr>
              <w:t>g</w:t>
            </w:r>
            <w:r>
              <w:rPr>
                <w:i/>
                <w:spacing w:val="20"/>
                <w:w w:val="151"/>
              </w:rPr>
              <w:t>r</w:t>
            </w:r>
            <w:r>
              <w:rPr>
                <w:i/>
                <w:spacing w:val="20"/>
                <w:w w:val="101"/>
              </w:rPr>
              <w:t>a</w:t>
            </w:r>
            <w:r>
              <w:rPr>
                <w:i/>
                <w:spacing w:val="21"/>
                <w:w w:val="155"/>
              </w:rPr>
              <w:t>t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101"/>
              </w:rPr>
              <w:t>o</w:t>
            </w:r>
            <w:r>
              <w:rPr>
                <w:i/>
                <w:w w:val="101"/>
              </w:rPr>
              <w:t>n</w:t>
            </w:r>
          </w:p>
        </w:tc>
        <w:tc>
          <w:tcPr>
            <w:tcW w:w="414" w:type="dxa"/>
          </w:tcPr>
          <w:p w14:paraId="2FCE5849" w14:textId="77777777" w:rsidR="006F1C89" w:rsidRDefault="005D3991">
            <w:pPr>
              <w:pStyle w:val="TableParagraph"/>
              <w:spacing w:before="6"/>
              <w:ind w:left="87"/>
              <w:rPr>
                <w:i/>
              </w:rPr>
            </w:pPr>
            <w:r>
              <w:rPr>
                <w:i/>
                <w:w w:val="125"/>
              </w:rPr>
              <w:t>or</w:t>
            </w:r>
          </w:p>
        </w:tc>
        <w:tc>
          <w:tcPr>
            <w:tcW w:w="691" w:type="dxa"/>
          </w:tcPr>
          <w:p w14:paraId="1A1DA6DD" w14:textId="77777777" w:rsidR="006F1C89" w:rsidRDefault="005D3991">
            <w:pPr>
              <w:pStyle w:val="TableParagraph"/>
              <w:spacing w:before="6"/>
              <w:ind w:left="84"/>
              <w:rPr>
                <w:i/>
              </w:rPr>
            </w:pPr>
            <w:r>
              <w:rPr>
                <w:i/>
                <w:w w:val="125"/>
              </w:rPr>
              <w:t>not</w:t>
            </w:r>
            <w:r>
              <w:rPr>
                <w:i/>
                <w:spacing w:val="-10"/>
                <w:w w:val="125"/>
              </w:rPr>
              <w:t xml:space="preserve"> </w:t>
            </w:r>
            <w:r>
              <w:rPr>
                <w:i/>
                <w:w w:val="125"/>
              </w:rPr>
              <w:t>,</w:t>
            </w:r>
          </w:p>
        </w:tc>
        <w:tc>
          <w:tcPr>
            <w:tcW w:w="554" w:type="dxa"/>
          </w:tcPr>
          <w:p w14:paraId="7E97248E" w14:textId="77777777" w:rsidR="006F1C89" w:rsidRDefault="005D3991">
            <w:pPr>
              <w:pStyle w:val="TableParagraph"/>
              <w:spacing w:before="6"/>
              <w:ind w:left="84"/>
              <w:rPr>
                <w:i/>
              </w:rPr>
            </w:pPr>
            <w:r>
              <w:rPr>
                <w:i/>
                <w:spacing w:val="11"/>
                <w:w w:val="110"/>
              </w:rPr>
              <w:t>can</w:t>
            </w:r>
          </w:p>
        </w:tc>
        <w:tc>
          <w:tcPr>
            <w:tcW w:w="404" w:type="dxa"/>
          </w:tcPr>
          <w:p w14:paraId="0762453D" w14:textId="77777777" w:rsidR="006F1C89" w:rsidRDefault="005D3991">
            <w:pPr>
              <w:pStyle w:val="TableParagraph"/>
              <w:spacing w:before="6"/>
              <w:ind w:left="78"/>
              <w:rPr>
                <w:i/>
              </w:rPr>
            </w:pPr>
            <w:r>
              <w:rPr>
                <w:i/>
                <w:w w:val="105"/>
              </w:rPr>
              <w:t>be</w:t>
            </w:r>
          </w:p>
        </w:tc>
        <w:tc>
          <w:tcPr>
            <w:tcW w:w="279" w:type="dxa"/>
          </w:tcPr>
          <w:p w14:paraId="6006ED21" w14:textId="77777777" w:rsidR="006F1C89" w:rsidRDefault="005D3991">
            <w:pPr>
              <w:pStyle w:val="TableParagraph"/>
              <w:spacing w:before="6"/>
              <w:ind w:left="83"/>
              <w:rPr>
                <w:i/>
              </w:rPr>
            </w:pPr>
            <w:r>
              <w:rPr>
                <w:i/>
                <w:w w:val="102"/>
              </w:rPr>
              <w:t>0</w:t>
            </w:r>
          </w:p>
        </w:tc>
        <w:tc>
          <w:tcPr>
            <w:tcW w:w="409" w:type="dxa"/>
          </w:tcPr>
          <w:p w14:paraId="04C3FF22" w14:textId="77777777" w:rsidR="006F1C89" w:rsidRDefault="005D3991">
            <w:pPr>
              <w:pStyle w:val="TableParagraph"/>
              <w:spacing w:before="6"/>
              <w:ind w:left="82"/>
              <w:rPr>
                <w:i/>
              </w:rPr>
            </w:pPr>
            <w:r>
              <w:rPr>
                <w:i/>
                <w:w w:val="125"/>
              </w:rPr>
              <w:t>or</w:t>
            </w:r>
          </w:p>
        </w:tc>
        <w:tc>
          <w:tcPr>
            <w:tcW w:w="426" w:type="dxa"/>
          </w:tcPr>
          <w:p w14:paraId="6E1F5D4B" w14:textId="77777777" w:rsidR="006F1C89" w:rsidRDefault="005D3991">
            <w:pPr>
              <w:pStyle w:val="TableParagraph"/>
              <w:spacing w:before="6"/>
              <w:ind w:left="82"/>
              <w:rPr>
                <w:i/>
              </w:rPr>
            </w:pPr>
            <w:r>
              <w:rPr>
                <w:i/>
                <w:w w:val="102"/>
              </w:rPr>
              <w:t>1</w:t>
            </w:r>
          </w:p>
        </w:tc>
        <w:tc>
          <w:tcPr>
            <w:tcW w:w="1108" w:type="dxa"/>
            <w:gridSpan w:val="3"/>
          </w:tcPr>
          <w:p w14:paraId="444AEAF3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37" w:type="dxa"/>
          </w:tcPr>
          <w:p w14:paraId="09244AEA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F1C89" w14:paraId="4BB3EBB9" w14:textId="77777777">
        <w:trPr>
          <w:trHeight w:val="244"/>
        </w:trPr>
        <w:tc>
          <w:tcPr>
            <w:tcW w:w="1199" w:type="dxa"/>
          </w:tcPr>
          <w:p w14:paraId="4310396E" w14:textId="77777777" w:rsidR="006F1C89" w:rsidRDefault="005D3991">
            <w:pPr>
              <w:pStyle w:val="TableParagraph"/>
              <w:spacing w:line="225" w:lineRule="exact"/>
              <w:ind w:left="53"/>
              <w:rPr>
                <w:rFonts w:ascii="Lucida Sans Unicode"/>
              </w:rPr>
            </w:pPr>
            <w:r>
              <w:rPr>
                <w:rFonts w:ascii="Lucida Sans Unicode"/>
                <w:spacing w:val="18"/>
                <w:w w:val="141"/>
              </w:rPr>
              <w:t>f</w:t>
            </w:r>
            <w:r>
              <w:rPr>
                <w:rFonts w:ascii="Lucida Sans Unicode"/>
                <w:spacing w:val="18"/>
                <w:w w:val="55"/>
              </w:rPr>
              <w:t>m</w:t>
            </w:r>
            <w:r>
              <w:rPr>
                <w:rFonts w:ascii="Lucida Sans Unicode"/>
                <w:spacing w:val="18"/>
                <w:w w:val="94"/>
              </w:rPr>
              <w:t>a</w:t>
            </w:r>
            <w:r>
              <w:rPr>
                <w:rFonts w:ascii="Lucida Sans Unicode"/>
                <w:w w:val="84"/>
              </w:rPr>
              <w:t>x</w:t>
            </w:r>
            <w:r>
              <w:rPr>
                <w:rFonts w:ascii="Lucida Sans Unicode"/>
              </w:rPr>
              <w:t xml:space="preserve">  </w:t>
            </w:r>
            <w:r>
              <w:rPr>
                <w:rFonts w:ascii="Lucida Sans Unicode"/>
                <w:spacing w:val="-35"/>
              </w:rPr>
              <w:t xml:space="preserve"> </w:t>
            </w:r>
            <w:r>
              <w:rPr>
                <w:rFonts w:ascii="Lucida Sans Unicode"/>
                <w:spacing w:val="18"/>
                <w:w w:val="65"/>
              </w:rPr>
              <w:t>&lt;</w:t>
            </w:r>
            <w:r>
              <w:rPr>
                <w:rFonts w:ascii="Lucida Sans Unicode"/>
                <w:w w:val="89"/>
              </w:rPr>
              <w:t>-</w:t>
            </w:r>
          </w:p>
        </w:tc>
        <w:tc>
          <w:tcPr>
            <w:tcW w:w="405" w:type="dxa"/>
          </w:tcPr>
          <w:p w14:paraId="60781729" w14:textId="77777777" w:rsidR="006F1C89" w:rsidRDefault="005D3991">
            <w:pPr>
              <w:pStyle w:val="TableParagraph"/>
              <w:spacing w:line="225" w:lineRule="exact"/>
              <w:ind w:left="84"/>
              <w:rPr>
                <w:rFonts w:ascii="Lucida Sans Unicode"/>
              </w:rPr>
            </w:pPr>
            <w:r>
              <w:rPr>
                <w:rFonts w:ascii="Lucida Sans Unicode"/>
                <w:w w:val="82"/>
              </w:rPr>
              <w:t>2</w:t>
            </w:r>
          </w:p>
        </w:tc>
        <w:tc>
          <w:tcPr>
            <w:tcW w:w="1643" w:type="dxa"/>
            <w:gridSpan w:val="2"/>
          </w:tcPr>
          <w:p w14:paraId="7A1D76CD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4" w:type="dxa"/>
          </w:tcPr>
          <w:p w14:paraId="5763A0CA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1" w:type="dxa"/>
          </w:tcPr>
          <w:p w14:paraId="241C4B36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6C7E2AAF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4" w:type="dxa"/>
          </w:tcPr>
          <w:p w14:paraId="3F387422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9" w:type="dxa"/>
          </w:tcPr>
          <w:p w14:paraId="73CC203A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9" w:type="dxa"/>
          </w:tcPr>
          <w:p w14:paraId="78FD5624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6" w:type="dxa"/>
          </w:tcPr>
          <w:p w14:paraId="29DE93B2" w14:textId="77777777" w:rsidR="006F1C89" w:rsidRDefault="006F1C8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8" w:type="dxa"/>
            <w:gridSpan w:val="3"/>
          </w:tcPr>
          <w:p w14:paraId="5AD4EDCD" w14:textId="77777777" w:rsidR="006F1C89" w:rsidRDefault="005D3991">
            <w:pPr>
              <w:pStyle w:val="TableParagraph"/>
              <w:spacing w:line="225" w:lineRule="exact"/>
              <w:ind w:right="84"/>
              <w:jc w:val="right"/>
              <w:rPr>
                <w:i/>
              </w:rPr>
            </w:pPr>
            <w:r>
              <w:rPr>
                <w:i/>
                <w:w w:val="104"/>
              </w:rPr>
              <w:t>#</w:t>
            </w:r>
          </w:p>
        </w:tc>
        <w:tc>
          <w:tcPr>
            <w:tcW w:w="2437" w:type="dxa"/>
          </w:tcPr>
          <w:p w14:paraId="35B3BF05" w14:textId="77777777" w:rsidR="006F1C89" w:rsidRDefault="005D3991">
            <w:pPr>
              <w:pStyle w:val="TableParagraph"/>
              <w:spacing w:line="225" w:lineRule="exact"/>
              <w:ind w:left="82"/>
              <w:rPr>
                <w:i/>
              </w:rPr>
            </w:pPr>
            <w:r>
              <w:rPr>
                <w:i/>
                <w:spacing w:val="20"/>
                <w:w w:val="60"/>
              </w:rPr>
              <w:t>M</w:t>
            </w:r>
            <w:r>
              <w:rPr>
                <w:i/>
                <w:spacing w:val="20"/>
                <w:w w:val="101"/>
              </w:rPr>
              <w:t>a</w:t>
            </w:r>
            <w:r>
              <w:rPr>
                <w:i/>
                <w:spacing w:val="20"/>
                <w:w w:val="120"/>
              </w:rPr>
              <w:t>x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65"/>
              </w:rPr>
              <w:t>m</w:t>
            </w:r>
            <w:r>
              <w:rPr>
                <w:i/>
                <w:spacing w:val="20"/>
                <w:w w:val="101"/>
              </w:rPr>
              <w:t>u</w:t>
            </w:r>
            <w:r>
              <w:rPr>
                <w:i/>
                <w:w w:val="65"/>
              </w:rPr>
              <w:t>m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1"/>
              </w:rPr>
              <w:t xml:space="preserve"> </w:t>
            </w:r>
            <w:r>
              <w:rPr>
                <w:i/>
                <w:spacing w:val="20"/>
                <w:w w:val="170"/>
              </w:rPr>
              <w:t>f</w:t>
            </w:r>
            <w:r>
              <w:rPr>
                <w:i/>
                <w:spacing w:val="20"/>
                <w:w w:val="109"/>
              </w:rPr>
              <w:t>e</w:t>
            </w:r>
            <w:r>
              <w:rPr>
                <w:i/>
                <w:spacing w:val="20"/>
                <w:w w:val="125"/>
              </w:rPr>
              <w:t>c</w:t>
            </w:r>
            <w:r>
              <w:rPr>
                <w:i/>
                <w:spacing w:val="20"/>
                <w:w w:val="101"/>
              </w:rPr>
              <w:t>und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155"/>
              </w:rPr>
              <w:t>t</w:t>
            </w:r>
            <w:r>
              <w:rPr>
                <w:i/>
                <w:w w:val="116"/>
              </w:rPr>
              <w:t>y</w:t>
            </w:r>
          </w:p>
        </w:tc>
      </w:tr>
    </w:tbl>
    <w:p w14:paraId="5066E7EE" w14:textId="77777777" w:rsidR="006F1C89" w:rsidRDefault="005D3991">
      <w:pPr>
        <w:spacing w:before="7" w:line="254" w:lineRule="exact"/>
        <w:ind w:left="567"/>
        <w:rPr>
          <w:i/>
        </w:rPr>
      </w:pPr>
      <w:r>
        <w:rPr>
          <w:i/>
          <w:spacing w:val="18"/>
          <w:w w:val="116"/>
        </w:rPr>
        <w:t>v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u</w:t>
      </w:r>
      <w:r>
        <w:rPr>
          <w:i/>
          <w:w w:val="109"/>
        </w:rPr>
        <w:t>e</w:t>
      </w:r>
    </w:p>
    <w:p w14:paraId="16DC797E" w14:textId="77777777" w:rsidR="006F1C89" w:rsidRDefault="005D3991">
      <w:pPr>
        <w:tabs>
          <w:tab w:val="left" w:pos="1129"/>
          <w:tab w:val="left" w:pos="7446"/>
        </w:tabs>
        <w:spacing w:line="306" w:lineRule="exact"/>
        <w:ind w:left="165"/>
        <w:rPr>
          <w:i/>
        </w:rPr>
      </w:pPr>
      <w:r>
        <w:rPr>
          <w:rFonts w:ascii="Lucida Sans Unicode"/>
          <w:spacing w:val="15"/>
          <w:w w:val="89"/>
        </w:rPr>
        <w:t>k</w:t>
      </w:r>
      <w:r>
        <w:rPr>
          <w:rFonts w:ascii="Lucida Sans Unicode"/>
          <w:w w:val="75"/>
        </w:rPr>
        <w:t>A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31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ab/>
      </w:r>
      <w:r>
        <w:rPr>
          <w:rFonts w:ascii="Lucida Sans Unicode"/>
          <w:spacing w:val="17"/>
          <w:w w:val="82"/>
        </w:rPr>
        <w:t>0</w:t>
      </w:r>
      <w:r>
        <w:rPr>
          <w:rFonts w:ascii="Lucida Sans Unicode"/>
          <w:spacing w:val="17"/>
          <w:w w:val="164"/>
        </w:rPr>
        <w:t>.</w:t>
      </w:r>
      <w:r>
        <w:rPr>
          <w:rFonts w:ascii="Lucida Sans Unicode"/>
          <w:w w:val="82"/>
        </w:rPr>
        <w:t>5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spacing w:val="18"/>
          <w:w w:val="83"/>
        </w:rPr>
        <w:t>H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w w:val="170"/>
        </w:rPr>
        <w:t>f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</w:p>
    <w:p w14:paraId="232D9D0F" w14:textId="77777777" w:rsidR="006F1C89" w:rsidRDefault="005D3991">
      <w:pPr>
        <w:spacing w:line="236" w:lineRule="exact"/>
        <w:ind w:left="569"/>
        <w:rPr>
          <w:i/>
        </w:rPr>
      </w:pPr>
      <w:r>
        <w:rPr>
          <w:i/>
          <w:spacing w:val="17"/>
          <w:w w:val="125"/>
        </w:rPr>
        <w:t>constants</w:t>
      </w:r>
    </w:p>
    <w:p w14:paraId="27EF0A76" w14:textId="77777777" w:rsidR="006F1C89" w:rsidRDefault="005D3991">
      <w:pPr>
        <w:pStyle w:val="BodyText"/>
        <w:tabs>
          <w:tab w:val="left" w:pos="1129"/>
        </w:tabs>
        <w:spacing w:line="290" w:lineRule="exact"/>
        <w:ind w:left="165"/>
      </w:pPr>
      <w:r>
        <w:rPr>
          <w:w w:val="110"/>
        </w:rPr>
        <w:t xml:space="preserve">kJ </w:t>
      </w:r>
      <w:r>
        <w:rPr>
          <w:spacing w:val="3"/>
          <w:w w:val="110"/>
        </w:rPr>
        <w:t xml:space="preserve"> </w:t>
      </w:r>
      <w:r>
        <w:t>&lt;-</w:t>
      </w:r>
      <w:r>
        <w:tab/>
      </w:r>
      <w:r>
        <w:rPr>
          <w:spacing w:val="11"/>
          <w:w w:val="110"/>
        </w:rPr>
        <w:t>0.5</w:t>
      </w:r>
    </w:p>
    <w:p w14:paraId="18712BAF" w14:textId="77777777" w:rsidR="006F1C89" w:rsidRDefault="005D3991">
      <w:pPr>
        <w:tabs>
          <w:tab w:val="left" w:pos="7446"/>
        </w:tabs>
        <w:spacing w:line="287" w:lineRule="exact"/>
        <w:ind w:left="170"/>
        <w:rPr>
          <w:i/>
        </w:rPr>
      </w:pPr>
      <w:proofErr w:type="spellStart"/>
      <w:r>
        <w:rPr>
          <w:rFonts w:ascii="Lucida Sans Unicode"/>
          <w:spacing w:val="20"/>
          <w:w w:val="55"/>
        </w:rPr>
        <w:t>m</w:t>
      </w:r>
      <w:r>
        <w:rPr>
          <w:rFonts w:ascii="Lucida Sans Unicode"/>
          <w:spacing w:val="20"/>
          <w:w w:val="83"/>
        </w:rPr>
        <w:t>u</w:t>
      </w:r>
      <w:r>
        <w:rPr>
          <w:rFonts w:ascii="Lucida Sans Unicode"/>
          <w:spacing w:val="20"/>
          <w:w w:val="139"/>
        </w:rPr>
        <w:t>t</w:t>
      </w:r>
      <w:r>
        <w:rPr>
          <w:rFonts w:ascii="Lucida Sans Unicode"/>
          <w:spacing w:val="20"/>
          <w:w w:val="94"/>
        </w:rPr>
        <w:t>P</w:t>
      </w:r>
      <w:r>
        <w:rPr>
          <w:rFonts w:ascii="Lucida Sans Unicode"/>
          <w:spacing w:val="19"/>
          <w:w w:val="127"/>
        </w:rPr>
        <w:t>r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w w:val="82"/>
        </w:rPr>
        <w:t>b</w:t>
      </w:r>
      <w:proofErr w:type="spellEnd"/>
      <w:r>
        <w:rPr>
          <w:rFonts w:ascii="Lucida Sans Unicode"/>
        </w:rPr>
        <w:t xml:space="preserve">  </w:t>
      </w:r>
      <w:r>
        <w:rPr>
          <w:rFonts w:ascii="Lucida Sans Unicode"/>
          <w:spacing w:val="-33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7"/>
        </w:rPr>
        <w:t xml:space="preserve"> </w:t>
      </w:r>
      <w:r>
        <w:rPr>
          <w:rFonts w:ascii="Lucida Sans Unicode"/>
          <w:w w:val="82"/>
        </w:rPr>
        <w:t>0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spacing w:val="20"/>
          <w:w w:val="164"/>
        </w:rPr>
        <w:t>.</w:t>
      </w:r>
      <w:r>
        <w:rPr>
          <w:rFonts w:ascii="Lucida Sans Unicode"/>
          <w:spacing w:val="20"/>
          <w:w w:val="82"/>
        </w:rPr>
        <w:t>00</w:t>
      </w:r>
      <w:r>
        <w:rPr>
          <w:rFonts w:ascii="Lucida Sans Unicode"/>
          <w:spacing w:val="19"/>
          <w:w w:val="82"/>
        </w:rPr>
        <w:t>0</w:t>
      </w:r>
      <w:r>
        <w:rPr>
          <w:rFonts w:ascii="Lucida Sans Unicode"/>
          <w:spacing w:val="20"/>
          <w:w w:val="82"/>
        </w:rPr>
        <w:t>0</w:t>
      </w:r>
      <w:r>
        <w:rPr>
          <w:rFonts w:ascii="Lucida Sans Unicode"/>
          <w:w w:val="82"/>
        </w:rPr>
        <w:t>1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60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ona</w:t>
      </w:r>
      <w:r>
        <w:rPr>
          <w:i/>
          <w:w w:val="226"/>
        </w:rPr>
        <w:t>l</w:t>
      </w:r>
    </w:p>
    <w:p w14:paraId="48A591BF" w14:textId="77777777" w:rsidR="006F1C89" w:rsidRDefault="005D3991">
      <w:pPr>
        <w:spacing w:line="236" w:lineRule="exact"/>
        <w:ind w:left="569"/>
        <w:rPr>
          <w:i/>
        </w:rPr>
      </w:pPr>
      <w:r>
        <w:rPr>
          <w:i/>
          <w:spacing w:val="20"/>
          <w:w w:val="101"/>
        </w:rPr>
        <w:t>p</w:t>
      </w:r>
      <w:r>
        <w:rPr>
          <w:i/>
          <w:spacing w:val="21"/>
          <w:w w:val="151"/>
        </w:rPr>
        <w:t>r</w:t>
      </w:r>
      <w:r>
        <w:rPr>
          <w:i/>
          <w:spacing w:val="20"/>
          <w:w w:val="101"/>
        </w:rPr>
        <w:t>oba</w:t>
      </w:r>
      <w:r>
        <w:rPr>
          <w:i/>
          <w:spacing w:val="21"/>
          <w:w w:val="101"/>
        </w:rPr>
        <w:t>b</w:t>
      </w:r>
      <w:r>
        <w:rPr>
          <w:i/>
          <w:spacing w:val="20"/>
          <w:w w:val="226"/>
        </w:rPr>
        <w:t>ili</w:t>
      </w:r>
      <w:r>
        <w:rPr>
          <w:i/>
          <w:spacing w:val="21"/>
          <w:w w:val="155"/>
        </w:rPr>
        <w:t>t</w:t>
      </w:r>
      <w:r>
        <w:rPr>
          <w:i/>
          <w:w w:val="116"/>
        </w:rPr>
        <w:t>y</w:t>
      </w:r>
    </w:p>
    <w:p w14:paraId="12D51692" w14:textId="77777777" w:rsidR="006F1C89" w:rsidRDefault="005D3991">
      <w:pPr>
        <w:tabs>
          <w:tab w:val="left" w:pos="7446"/>
        </w:tabs>
        <w:spacing w:line="306" w:lineRule="exact"/>
        <w:ind w:left="170"/>
        <w:rPr>
          <w:i/>
        </w:rPr>
      </w:pPr>
      <w:proofErr w:type="spellStart"/>
      <w:r>
        <w:rPr>
          <w:rFonts w:ascii="Lucida Sans Unicode"/>
          <w:spacing w:val="19"/>
          <w:w w:val="55"/>
        </w:rPr>
        <w:t>m</w:t>
      </w:r>
      <w:r>
        <w:rPr>
          <w:rFonts w:ascii="Lucida Sans Unicode"/>
          <w:spacing w:val="19"/>
          <w:w w:val="83"/>
        </w:rPr>
        <w:t>u</w:t>
      </w:r>
      <w:r>
        <w:rPr>
          <w:rFonts w:ascii="Lucida Sans Unicode"/>
          <w:spacing w:val="19"/>
          <w:w w:val="139"/>
        </w:rPr>
        <w:t>t</w:t>
      </w:r>
      <w:r>
        <w:rPr>
          <w:rFonts w:ascii="Lucida Sans Unicode"/>
          <w:spacing w:val="19"/>
          <w:w w:val="79"/>
        </w:rPr>
        <w:t>V</w:t>
      </w:r>
      <w:r>
        <w:rPr>
          <w:rFonts w:ascii="Lucida Sans Unicode"/>
          <w:spacing w:val="19"/>
          <w:w w:val="94"/>
        </w:rPr>
        <w:t>a</w:t>
      </w:r>
      <w:r>
        <w:rPr>
          <w:rFonts w:ascii="Lucida Sans Unicode"/>
          <w:w w:val="127"/>
        </w:rPr>
        <w:t>r</w:t>
      </w:r>
      <w:proofErr w:type="spellEnd"/>
      <w:r>
        <w:rPr>
          <w:rFonts w:ascii="Lucida Sans Unicode"/>
        </w:rPr>
        <w:t xml:space="preserve">  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5"/>
        </w:rPr>
        <w:t xml:space="preserve"> </w:t>
      </w:r>
      <w:r>
        <w:rPr>
          <w:rFonts w:ascii="Lucida Sans Unicode"/>
          <w:spacing w:val="18"/>
          <w:w w:val="82"/>
        </w:rPr>
        <w:t>0</w:t>
      </w:r>
      <w:r>
        <w:rPr>
          <w:rFonts w:ascii="Lucida Sans Unicode"/>
          <w:spacing w:val="18"/>
          <w:w w:val="164"/>
        </w:rPr>
        <w:t>.</w:t>
      </w:r>
      <w:r>
        <w:rPr>
          <w:rFonts w:ascii="Lucida Sans Unicode"/>
          <w:spacing w:val="18"/>
          <w:w w:val="82"/>
        </w:rPr>
        <w:t>0</w:t>
      </w:r>
      <w:r>
        <w:rPr>
          <w:rFonts w:ascii="Lucida Sans Unicode"/>
          <w:w w:val="82"/>
        </w:rPr>
        <w:t>5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1"/>
        </w:rPr>
        <w:t>V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</w:p>
    <w:p w14:paraId="13CF8BC6" w14:textId="77777777" w:rsidR="006F1C89" w:rsidRDefault="005D3991">
      <w:pPr>
        <w:spacing w:line="236" w:lineRule="exact"/>
        <w:ind w:left="568"/>
        <w:rPr>
          <w:i/>
        </w:rPr>
      </w:pPr>
      <w:r>
        <w:rPr>
          <w:i/>
          <w:spacing w:val="19"/>
          <w:w w:val="101"/>
        </w:rPr>
        <w:t>a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oun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</w:p>
    <w:p w14:paraId="1C31EF44" w14:textId="77777777" w:rsidR="006F1C89" w:rsidRDefault="005D3991">
      <w:pPr>
        <w:tabs>
          <w:tab w:val="left" w:pos="7446"/>
        </w:tabs>
        <w:spacing w:before="14" w:line="211" w:lineRule="auto"/>
        <w:ind w:left="707" w:right="222" w:hanging="539"/>
        <w:rPr>
          <w:i/>
        </w:rPr>
      </w:pPr>
      <w:r>
        <w:rPr>
          <w:rFonts w:ascii="Lucida Sans Unicode"/>
          <w:spacing w:val="18"/>
          <w:w w:val="139"/>
        </w:rPr>
        <w:t>t</w:t>
      </w:r>
      <w:r>
        <w:rPr>
          <w:rFonts w:ascii="Lucida Sans Unicode"/>
          <w:spacing w:val="18"/>
          <w:w w:val="180"/>
        </w:rPr>
        <w:t>i</w:t>
      </w:r>
      <w:r>
        <w:rPr>
          <w:rFonts w:ascii="Lucida Sans Unicode"/>
          <w:spacing w:val="18"/>
          <w:w w:val="55"/>
        </w:rPr>
        <w:t>m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9"/>
          <w:w w:val="139"/>
        </w:rPr>
        <w:t>t</w:t>
      </w:r>
      <w:r>
        <w:rPr>
          <w:rFonts w:ascii="Lucida Sans Unicode"/>
          <w:spacing w:val="18"/>
          <w:w w:val="93"/>
        </w:rPr>
        <w:t>e</w:t>
      </w:r>
      <w:r>
        <w:rPr>
          <w:rFonts w:ascii="Lucida Sans Unicode"/>
          <w:spacing w:val="19"/>
          <w:w w:val="82"/>
        </w:rPr>
        <w:t>p</w:t>
      </w:r>
      <w:r>
        <w:rPr>
          <w:rFonts w:ascii="Lucida Sans Unicode"/>
          <w:w w:val="102"/>
        </w:rPr>
        <w:t>s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5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6"/>
        </w:rPr>
        <w:t xml:space="preserve"> </w:t>
      </w:r>
      <w:r>
        <w:rPr>
          <w:rFonts w:ascii="Lucida Sans Unicode"/>
          <w:spacing w:val="18"/>
          <w:w w:val="82"/>
        </w:rPr>
        <w:t>5</w:t>
      </w:r>
      <w:r>
        <w:rPr>
          <w:rFonts w:ascii="Lucida Sans Unicode"/>
          <w:spacing w:val="19"/>
          <w:w w:val="82"/>
        </w:rPr>
        <w:t>0</w:t>
      </w:r>
      <w:r>
        <w:rPr>
          <w:rFonts w:ascii="Lucida Sans Unicode"/>
          <w:spacing w:val="18"/>
          <w:w w:val="82"/>
        </w:rPr>
        <w:t>0</w:t>
      </w:r>
      <w:r>
        <w:rPr>
          <w:rFonts w:ascii="Lucida Sans Unicode"/>
          <w:spacing w:val="19"/>
          <w:w w:val="82"/>
        </w:rPr>
        <w:t>0</w:t>
      </w:r>
      <w:r>
        <w:rPr>
          <w:rFonts w:ascii="Lucida Sans Unicode"/>
          <w:w w:val="82"/>
        </w:rPr>
        <w:t>0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80"/>
        </w:rPr>
        <w:t>N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09"/>
        </w:rPr>
        <w:t>e</w:t>
      </w:r>
      <w:r>
        <w:rPr>
          <w:i/>
          <w:spacing w:val="21"/>
          <w:w w:val="101"/>
        </w:rPr>
        <w:t>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on</w:t>
      </w:r>
      <w:r>
        <w:rPr>
          <w:i/>
          <w:w w:val="133"/>
        </w:rPr>
        <w:t xml:space="preserve">s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1"/>
        </w:rPr>
        <w:t>r</w:t>
      </w:r>
      <w:r>
        <w:rPr>
          <w:i/>
          <w:spacing w:val="17"/>
          <w:w w:val="101"/>
        </w:rPr>
        <w:t>u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</w:p>
    <w:p w14:paraId="42B4D05B" w14:textId="77777777" w:rsidR="006F1C89" w:rsidRDefault="005D3991">
      <w:pPr>
        <w:tabs>
          <w:tab w:val="left" w:pos="7446"/>
        </w:tabs>
        <w:spacing w:line="300" w:lineRule="exact"/>
        <w:ind w:left="168"/>
        <w:rPr>
          <w:i/>
        </w:rPr>
      </w:pPr>
      <w:proofErr w:type="spellStart"/>
      <w:r>
        <w:rPr>
          <w:rFonts w:ascii="Lucida Sans Unicode"/>
          <w:spacing w:val="18"/>
          <w:w w:val="180"/>
        </w:rPr>
        <w:t>i</w:t>
      </w:r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spacing w:val="18"/>
          <w:w w:val="180"/>
        </w:rPr>
        <w:t>i</w:t>
      </w:r>
      <w:r>
        <w:rPr>
          <w:rFonts w:ascii="Lucida Sans Unicode"/>
          <w:w w:val="94"/>
        </w:rPr>
        <w:t>P</w:t>
      </w:r>
      <w:proofErr w:type="spellEnd"/>
      <w:r>
        <w:rPr>
          <w:rFonts w:ascii="Lucida Sans Unicode"/>
        </w:rPr>
        <w:t xml:space="preserve">  </w:t>
      </w:r>
      <w:r>
        <w:rPr>
          <w:rFonts w:ascii="Lucida Sans Unicode"/>
          <w:spacing w:val="-35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18"/>
        </w:rPr>
        <w:t xml:space="preserve"> </w:t>
      </w:r>
      <w:r>
        <w:rPr>
          <w:rFonts w:ascii="Lucida Sans Unicode"/>
          <w:w w:val="82"/>
        </w:rPr>
        <w:t>0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20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no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16"/>
        </w:rPr>
        <w:t>y</w:t>
      </w:r>
      <w:r>
        <w:rPr>
          <w:i/>
          <w:spacing w:val="20"/>
          <w:w w:val="101"/>
        </w:rPr>
        <w:t>p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</w:p>
    <w:p w14:paraId="2DAA05EE" w14:textId="77777777" w:rsidR="006F1C89" w:rsidRDefault="005D3991">
      <w:pPr>
        <w:spacing w:line="236" w:lineRule="exact"/>
        <w:ind w:left="706"/>
        <w:rPr>
          <w:i/>
        </w:rPr>
      </w:pPr>
      <w:r>
        <w:rPr>
          <w:i/>
          <w:spacing w:val="19"/>
          <w:w w:val="133"/>
        </w:rPr>
        <w:t>s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p</w:t>
      </w:r>
      <w:r>
        <w:rPr>
          <w:i/>
          <w:spacing w:val="19"/>
          <w:w w:val="226"/>
        </w:rPr>
        <w:t>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226"/>
        </w:rPr>
        <w:t>li</w:t>
      </w:r>
      <w:r>
        <w:rPr>
          <w:i/>
          <w:spacing w:val="18"/>
          <w:w w:val="170"/>
        </w:rPr>
        <w:t>f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116"/>
        </w:rPr>
        <w:t>y</w:t>
      </w:r>
      <w:r>
        <w:rPr>
          <w:i/>
          <w:spacing w:val="19"/>
          <w:w w:val="125"/>
        </w:rPr>
        <w:t>c</w:t>
      </w:r>
      <w:r>
        <w:rPr>
          <w:i/>
          <w:spacing w:val="18"/>
          <w:w w:val="226"/>
        </w:rPr>
        <w:t>l</w:t>
      </w:r>
      <w:r>
        <w:rPr>
          <w:i/>
          <w:w w:val="109"/>
        </w:rPr>
        <w:t>e</w:t>
      </w:r>
    </w:p>
    <w:p w14:paraId="6EB25140" w14:textId="77777777" w:rsidR="006F1C89" w:rsidRDefault="005D3991">
      <w:pPr>
        <w:tabs>
          <w:tab w:val="left" w:pos="7446"/>
        </w:tabs>
        <w:spacing w:line="306" w:lineRule="exact"/>
        <w:ind w:left="169"/>
        <w:rPr>
          <w:i/>
        </w:rPr>
      </w:pPr>
      <w:proofErr w:type="spellStart"/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spacing w:val="18"/>
          <w:w w:val="94"/>
        </w:rPr>
        <w:t>P</w:t>
      </w:r>
      <w:r>
        <w:rPr>
          <w:rFonts w:ascii="Lucida Sans Unicode"/>
          <w:w w:val="167"/>
        </w:rPr>
        <w:t>J</w:t>
      </w:r>
      <w:proofErr w:type="spellEnd"/>
      <w:r>
        <w:rPr>
          <w:rFonts w:ascii="Lucida Sans Unicode"/>
        </w:rPr>
        <w:t xml:space="preserve">  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18"/>
        </w:rPr>
        <w:t xml:space="preserve"> </w:t>
      </w:r>
      <w:r>
        <w:rPr>
          <w:rFonts w:ascii="Lucida Sans Unicode"/>
          <w:w w:val="82"/>
        </w:rPr>
        <w:t>0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20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no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16"/>
        </w:rPr>
        <w:t>y</w:t>
      </w:r>
      <w:r>
        <w:rPr>
          <w:i/>
          <w:spacing w:val="20"/>
          <w:w w:val="101"/>
        </w:rPr>
        <w:t>p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</w:p>
    <w:p w14:paraId="49E403A1" w14:textId="77777777" w:rsidR="006F1C89" w:rsidRDefault="005D3991">
      <w:pPr>
        <w:spacing w:line="236" w:lineRule="exact"/>
        <w:ind w:left="706"/>
        <w:rPr>
          <w:i/>
        </w:rPr>
      </w:pPr>
      <w:r>
        <w:rPr>
          <w:i/>
          <w:spacing w:val="20"/>
          <w:w w:val="217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71"/>
        </w:rPr>
        <w:t>(</w:t>
      </w:r>
      <w:r>
        <w:rPr>
          <w:i/>
          <w:spacing w:val="-19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20"/>
        </w:rPr>
        <w:t>x</w:t>
      </w:r>
      <w:r>
        <w:rPr>
          <w:i/>
          <w:w w:val="171"/>
        </w:rPr>
        <w:t>)</w:t>
      </w:r>
    </w:p>
    <w:p w14:paraId="4B6C093C" w14:textId="77777777" w:rsidR="006F1C89" w:rsidRDefault="005D3991">
      <w:pPr>
        <w:tabs>
          <w:tab w:val="left" w:pos="7446"/>
        </w:tabs>
        <w:spacing w:line="306" w:lineRule="exact"/>
        <w:ind w:left="169"/>
        <w:rPr>
          <w:i/>
        </w:rPr>
      </w:pPr>
      <w:proofErr w:type="spellStart"/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spacing w:val="18"/>
          <w:w w:val="83"/>
        </w:rPr>
        <w:t>n</w:t>
      </w:r>
      <w:r>
        <w:rPr>
          <w:rFonts w:ascii="Lucida Sans Unicode"/>
          <w:spacing w:val="19"/>
          <w:w w:val="180"/>
        </w:rPr>
        <w:t>i</w:t>
      </w:r>
      <w:r>
        <w:rPr>
          <w:rFonts w:ascii="Lucida Sans Unicode"/>
          <w:spacing w:val="18"/>
          <w:w w:val="94"/>
        </w:rPr>
        <w:t>P</w:t>
      </w:r>
      <w:r>
        <w:rPr>
          <w:rFonts w:ascii="Lucida Sans Unicode"/>
          <w:w w:val="75"/>
        </w:rPr>
        <w:t>A</w:t>
      </w:r>
      <w:proofErr w:type="spellEnd"/>
      <w:r>
        <w:rPr>
          <w:rFonts w:ascii="Lucida Sans Unicode"/>
        </w:rPr>
        <w:t xml:space="preserve">  </w:t>
      </w:r>
      <w:r>
        <w:rPr>
          <w:rFonts w:ascii="Lucida Sans Unicode"/>
          <w:spacing w:val="-34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18"/>
        </w:rPr>
        <w:t xml:space="preserve"> </w:t>
      </w:r>
      <w:r>
        <w:rPr>
          <w:rFonts w:ascii="Lucida Sans Unicode"/>
          <w:w w:val="82"/>
        </w:rPr>
        <w:t>0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20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no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16"/>
        </w:rPr>
        <w:t>y</w:t>
      </w:r>
      <w:r>
        <w:rPr>
          <w:i/>
          <w:spacing w:val="20"/>
          <w:w w:val="101"/>
        </w:rPr>
        <w:t>p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</w:p>
    <w:p w14:paraId="0AAB2329" w14:textId="77777777" w:rsidR="006F1C89" w:rsidRDefault="005D3991">
      <w:pPr>
        <w:spacing w:line="251" w:lineRule="exact"/>
        <w:ind w:left="705"/>
        <w:rPr>
          <w:i/>
        </w:rPr>
      </w:pPr>
      <w:r>
        <w:rPr>
          <w:i/>
          <w:spacing w:val="19"/>
          <w:w w:val="101"/>
        </w:rPr>
        <w:t>a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71"/>
        </w:rPr>
        <w:t>(</w:t>
      </w:r>
      <w:r>
        <w:rPr>
          <w:i/>
          <w:spacing w:val="-19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20"/>
        </w:rPr>
        <w:t>x</w:t>
      </w:r>
      <w:r>
        <w:rPr>
          <w:i/>
          <w:w w:val="171"/>
        </w:rPr>
        <w:t>)</w:t>
      </w:r>
    </w:p>
    <w:p w14:paraId="62707FA2" w14:textId="77777777" w:rsidR="006F1C89" w:rsidRDefault="006F1C89">
      <w:pPr>
        <w:spacing w:line="251" w:lineRule="exact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10DD5C58" w14:textId="77777777" w:rsidR="006F1C89" w:rsidRDefault="005D3991">
      <w:pPr>
        <w:tabs>
          <w:tab w:val="left" w:pos="1811"/>
          <w:tab w:val="left" w:pos="7446"/>
        </w:tabs>
        <w:spacing w:before="8" w:line="320" w:lineRule="exact"/>
        <w:ind w:left="170"/>
        <w:rPr>
          <w:i/>
        </w:rPr>
      </w:pPr>
      <w:proofErr w:type="spellStart"/>
      <w:r>
        <w:rPr>
          <w:rFonts w:ascii="Lucida Sans Unicode"/>
          <w:spacing w:val="20"/>
          <w:w w:val="83"/>
        </w:rPr>
        <w:lastRenderedPageBreak/>
        <w:t>n</w:t>
      </w:r>
      <w:r>
        <w:rPr>
          <w:rFonts w:ascii="Lucida Sans Unicode"/>
          <w:spacing w:val="20"/>
          <w:w w:val="55"/>
        </w:rPr>
        <w:t>m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19"/>
          <w:w w:val="82"/>
        </w:rPr>
        <w:t>p</w:t>
      </w:r>
      <w:r>
        <w:rPr>
          <w:rFonts w:ascii="Lucida Sans Unicode"/>
          <w:spacing w:val="20"/>
          <w:w w:val="83"/>
        </w:rPr>
        <w:t>h</w:t>
      </w:r>
      <w:r>
        <w:rPr>
          <w:rFonts w:ascii="Lucida Sans Unicode"/>
          <w:w w:val="102"/>
        </w:rPr>
        <w:t>s</w:t>
      </w:r>
      <w:proofErr w:type="spellEnd"/>
      <w:r>
        <w:rPr>
          <w:rFonts w:ascii="Lucida Sans Unicode"/>
        </w:rPr>
        <w:t xml:space="preserve">  </w:t>
      </w:r>
      <w:r>
        <w:rPr>
          <w:rFonts w:ascii="Lucida Sans Unicode"/>
          <w:spacing w:val="-33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ab/>
      </w:r>
      <w:r>
        <w:rPr>
          <w:rFonts w:ascii="Lucida Sans Unicode"/>
          <w:w w:val="82"/>
        </w:rPr>
        <w:t>1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80"/>
        </w:rPr>
        <w:t>N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55"/>
        </w:rPr>
        <w:t>t</w:t>
      </w:r>
    </w:p>
    <w:p w14:paraId="172C646D" w14:textId="77777777" w:rsidR="006F1C89" w:rsidRDefault="005D3991">
      <w:pPr>
        <w:spacing w:line="236" w:lineRule="exact"/>
        <w:ind w:left="567"/>
        <w:rPr>
          <w:i/>
        </w:rPr>
      </w:pPr>
      <w:r>
        <w:rPr>
          <w:i/>
          <w:spacing w:val="18"/>
          <w:w w:val="133"/>
        </w:rPr>
        <w:t>s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151"/>
        </w:rPr>
        <w:t>r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</w:p>
    <w:p w14:paraId="1D1575E1" w14:textId="77777777" w:rsidR="006F1C89" w:rsidRDefault="005D3991">
      <w:pPr>
        <w:tabs>
          <w:tab w:val="left" w:pos="2094"/>
          <w:tab w:val="left" w:pos="7446"/>
        </w:tabs>
        <w:spacing w:before="14" w:line="211" w:lineRule="auto"/>
        <w:ind w:left="567" w:right="628" w:hanging="397"/>
        <w:rPr>
          <w:i/>
        </w:rPr>
      </w:pPr>
      <w:r>
        <w:rPr>
          <w:rFonts w:ascii="Lucida Sans Unicode"/>
          <w:spacing w:val="20"/>
          <w:w w:val="139"/>
        </w:rPr>
        <w:t>t</w:t>
      </w:r>
      <w:r>
        <w:rPr>
          <w:rFonts w:ascii="Lucida Sans Unicode"/>
          <w:spacing w:val="20"/>
          <w:w w:val="83"/>
        </w:rPr>
        <w:t>h</w:t>
      </w:r>
      <w:r>
        <w:rPr>
          <w:rFonts w:ascii="Lucida Sans Unicode"/>
          <w:spacing w:val="20"/>
          <w:w w:val="127"/>
        </w:rPr>
        <w:t>r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spacing w:val="20"/>
          <w:w w:val="102"/>
        </w:rPr>
        <w:t>s</w:t>
      </w:r>
      <w:r>
        <w:rPr>
          <w:rFonts w:ascii="Lucida Sans Unicode"/>
          <w:spacing w:val="20"/>
          <w:w w:val="83"/>
        </w:rPr>
        <w:t>h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spacing w:val="20"/>
          <w:w w:val="180"/>
        </w:rPr>
        <w:t>l</w:t>
      </w:r>
      <w:r>
        <w:rPr>
          <w:rFonts w:ascii="Lucida Sans Unicode"/>
          <w:w w:val="82"/>
        </w:rPr>
        <w:t>d</w:t>
      </w:r>
      <w:r>
        <w:rPr>
          <w:rFonts w:ascii="Lucida Sans Unicode"/>
        </w:rPr>
        <w:t xml:space="preserve">  </w:t>
      </w:r>
      <w:r>
        <w:rPr>
          <w:rFonts w:ascii="Lucida Sans Unicode"/>
          <w:spacing w:val="-33"/>
        </w:rPr>
        <w:t xml:space="preserve"> </w:t>
      </w:r>
      <w:r>
        <w:rPr>
          <w:rFonts w:ascii="Lucida Sans Unicode"/>
          <w:spacing w:val="18"/>
          <w:w w:val="65"/>
        </w:rPr>
        <w:t>&lt;</w:t>
      </w:r>
      <w:r>
        <w:rPr>
          <w:rFonts w:ascii="Lucida Sans Unicode"/>
          <w:w w:val="89"/>
        </w:rPr>
        <w:t>-</w:t>
      </w:r>
      <w:r>
        <w:rPr>
          <w:rFonts w:ascii="Lucida Sans Unicode"/>
        </w:rPr>
        <w:tab/>
      </w:r>
      <w:r>
        <w:rPr>
          <w:rFonts w:ascii="Lucida Sans Unicode"/>
          <w:w w:val="82"/>
        </w:rPr>
        <w:t>0</w:t>
      </w:r>
      <w:r>
        <w:rPr>
          <w:rFonts w:ascii="Lucida Sans Unicode"/>
          <w:spacing w:val="-50"/>
        </w:rPr>
        <w:t xml:space="preserve"> </w:t>
      </w:r>
      <w:r>
        <w:rPr>
          <w:rFonts w:ascii="Lucida Sans Unicode"/>
          <w:spacing w:val="19"/>
          <w:w w:val="164"/>
        </w:rPr>
        <w:t>.</w:t>
      </w:r>
      <w:r>
        <w:rPr>
          <w:rFonts w:ascii="Lucida Sans Unicode"/>
          <w:spacing w:val="19"/>
          <w:w w:val="82"/>
        </w:rPr>
        <w:t>000</w:t>
      </w:r>
      <w:r>
        <w:rPr>
          <w:rFonts w:ascii="Lucida Sans Unicode"/>
          <w:w w:val="82"/>
        </w:rPr>
        <w:t>5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06"/>
        </w:rPr>
        <w:t>T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ho</w:t>
      </w:r>
      <w:r>
        <w:rPr>
          <w:i/>
          <w:spacing w:val="20"/>
          <w:w w:val="226"/>
        </w:rPr>
        <w:t>l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25"/>
        </w:rPr>
        <w:t>c</w:t>
      </w:r>
      <w:r>
        <w:rPr>
          <w:i/>
          <w:w w:val="101"/>
        </w:rPr>
        <w:t>h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 xml:space="preserve">s 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09"/>
        </w:rPr>
        <w:t>e</w:t>
      </w:r>
      <w:r>
        <w:rPr>
          <w:i/>
          <w:spacing w:val="17"/>
          <w:w w:val="101"/>
        </w:rPr>
        <w:t>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16"/>
        </w:rPr>
        <w:t>v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16"/>
        </w:rPr>
        <w:t>v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w w:val="116"/>
        </w:rPr>
        <w:t>y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226"/>
        </w:rPr>
        <w:t>l</w:t>
      </w:r>
      <w:r>
        <w:rPr>
          <w:i/>
          <w:spacing w:val="17"/>
          <w:w w:val="101"/>
        </w:rPr>
        <w:t>o</w:t>
      </w:r>
      <w:r>
        <w:rPr>
          <w:i/>
          <w:w w:val="72"/>
        </w:rPr>
        <w:t>w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abundan</w:t>
      </w:r>
      <w:r>
        <w:rPr>
          <w:i/>
          <w:spacing w:val="20"/>
          <w:w w:val="125"/>
        </w:rPr>
        <w:t>c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19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5B57E8C4" w14:textId="77777777" w:rsidR="006F1C89" w:rsidRDefault="005D3991">
      <w:pPr>
        <w:tabs>
          <w:tab w:val="left" w:pos="7446"/>
        </w:tabs>
        <w:spacing w:line="300" w:lineRule="exact"/>
        <w:ind w:left="169"/>
        <w:rPr>
          <w:i/>
        </w:rPr>
      </w:pPr>
      <w:r>
        <w:rPr>
          <w:rFonts w:ascii="Lucida Sans Unicode"/>
          <w:spacing w:val="19"/>
          <w:w w:val="55"/>
        </w:rPr>
        <w:t>m</w:t>
      </w:r>
      <w:r>
        <w:rPr>
          <w:rFonts w:ascii="Lucida Sans Unicode"/>
          <w:spacing w:val="18"/>
          <w:w w:val="94"/>
        </w:rPr>
        <w:t>a</w:t>
      </w:r>
      <w:r>
        <w:rPr>
          <w:rFonts w:ascii="Lucida Sans Unicode"/>
          <w:w w:val="84"/>
        </w:rPr>
        <w:t>x</w:t>
      </w:r>
      <w:r>
        <w:rPr>
          <w:rFonts w:ascii="Lucida Sans Unicode"/>
          <w:spacing w:val="-51"/>
        </w:rPr>
        <w:t xml:space="preserve"> </w:t>
      </w:r>
      <w:r>
        <w:rPr>
          <w:rFonts w:ascii="Lucida Sans Unicode"/>
          <w:spacing w:val="18"/>
          <w:w w:val="82"/>
        </w:rPr>
        <w:t>T</w:t>
      </w:r>
      <w:r>
        <w:rPr>
          <w:rFonts w:ascii="Lucida Sans Unicode"/>
          <w:w w:val="127"/>
        </w:rPr>
        <w:t>r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w w:val="82"/>
        </w:rPr>
        <w:t>3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60"/>
        </w:rPr>
        <w:t>M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20"/>
        </w:rPr>
        <w:t>x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w w:val="65"/>
        </w:rPr>
        <w:t>m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1"/>
        </w:rPr>
        <w:t>po</w:t>
      </w:r>
      <w:r>
        <w:rPr>
          <w:i/>
          <w:spacing w:val="20"/>
          <w:w w:val="133"/>
        </w:rPr>
        <w:t>ss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b</w:t>
      </w:r>
      <w:r>
        <w:rPr>
          <w:i/>
          <w:spacing w:val="20"/>
          <w:w w:val="226"/>
        </w:rPr>
        <w:t>l</w:t>
      </w:r>
      <w:r>
        <w:rPr>
          <w:i/>
          <w:w w:val="109"/>
        </w:rPr>
        <w:t>e</w:t>
      </w:r>
    </w:p>
    <w:p w14:paraId="5689919A" w14:textId="77777777" w:rsidR="006F1C89" w:rsidRDefault="005D3991">
      <w:pPr>
        <w:spacing w:line="236" w:lineRule="exact"/>
        <w:ind w:left="567"/>
        <w:rPr>
          <w:i/>
        </w:rPr>
      </w:pPr>
      <w:r>
        <w:rPr>
          <w:i/>
          <w:spacing w:val="18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16"/>
        </w:rPr>
        <w:t>v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u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mm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an</w:t>
      </w:r>
      <w:r>
        <w:rPr>
          <w:i/>
          <w:w w:val="155"/>
        </w:rPr>
        <w:t>t</w:t>
      </w:r>
    </w:p>
    <w:p w14:paraId="76A39815" w14:textId="77777777" w:rsidR="006F1C89" w:rsidRDefault="005D3991">
      <w:pPr>
        <w:tabs>
          <w:tab w:val="left" w:pos="7446"/>
        </w:tabs>
        <w:spacing w:line="306" w:lineRule="exact"/>
        <w:ind w:left="169"/>
        <w:rPr>
          <w:i/>
        </w:rPr>
      </w:pPr>
      <w:r>
        <w:rPr>
          <w:rFonts w:ascii="Lucida Sans Unicode"/>
          <w:spacing w:val="19"/>
          <w:w w:val="55"/>
        </w:rPr>
        <w:t>m</w:t>
      </w:r>
      <w:r>
        <w:rPr>
          <w:rFonts w:ascii="Lucida Sans Unicode"/>
          <w:spacing w:val="18"/>
          <w:w w:val="180"/>
        </w:rPr>
        <w:t>i</w:t>
      </w:r>
      <w:r>
        <w:rPr>
          <w:rFonts w:ascii="Lucida Sans Unicode"/>
          <w:w w:val="83"/>
        </w:rPr>
        <w:t>n</w:t>
      </w:r>
      <w:r>
        <w:rPr>
          <w:rFonts w:ascii="Lucida Sans Unicode"/>
          <w:spacing w:val="-51"/>
        </w:rPr>
        <w:t xml:space="preserve"> </w:t>
      </w:r>
      <w:r>
        <w:rPr>
          <w:rFonts w:ascii="Lucida Sans Unicode"/>
          <w:spacing w:val="18"/>
          <w:w w:val="82"/>
        </w:rPr>
        <w:t>T</w:t>
      </w:r>
      <w:r>
        <w:rPr>
          <w:rFonts w:ascii="Lucida Sans Unicode"/>
          <w:w w:val="127"/>
        </w:rPr>
        <w:t>r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8"/>
        </w:rPr>
        <w:t xml:space="preserve"> </w:t>
      </w:r>
      <w:r>
        <w:rPr>
          <w:rFonts w:ascii="Lucida Sans Unicode"/>
          <w:w w:val="65"/>
        </w:rPr>
        <w:t>=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32"/>
        </w:rPr>
        <w:t xml:space="preserve"> </w:t>
      </w:r>
      <w:r>
        <w:rPr>
          <w:rFonts w:ascii="Lucida Sans Unicode"/>
          <w:spacing w:val="11"/>
          <w:w w:val="89"/>
        </w:rPr>
        <w:t>-</w:t>
      </w:r>
      <w:r>
        <w:rPr>
          <w:rFonts w:ascii="Lucida Sans Unicode"/>
          <w:w w:val="82"/>
        </w:rPr>
        <w:t>3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60"/>
        </w:rPr>
        <w:t>M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w w:val="65"/>
        </w:rPr>
        <w:t>m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1"/>
        </w:rPr>
        <w:t>po</w:t>
      </w:r>
      <w:r>
        <w:rPr>
          <w:i/>
          <w:spacing w:val="20"/>
          <w:w w:val="133"/>
        </w:rPr>
        <w:t>ss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b</w:t>
      </w:r>
      <w:r>
        <w:rPr>
          <w:i/>
          <w:spacing w:val="20"/>
          <w:w w:val="226"/>
        </w:rPr>
        <w:t>l</w:t>
      </w:r>
      <w:r>
        <w:rPr>
          <w:i/>
          <w:w w:val="109"/>
        </w:rPr>
        <w:t>e</w:t>
      </w:r>
    </w:p>
    <w:p w14:paraId="7D0E6758" w14:textId="77777777" w:rsidR="006F1C89" w:rsidRDefault="005D3991">
      <w:pPr>
        <w:spacing w:line="251" w:lineRule="exact"/>
        <w:ind w:left="567"/>
        <w:rPr>
          <w:i/>
        </w:rPr>
      </w:pPr>
      <w:r>
        <w:rPr>
          <w:i/>
          <w:spacing w:val="18"/>
          <w:w w:val="155"/>
        </w:rPr>
        <w:t>t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a</w:t>
      </w:r>
      <w:r>
        <w:rPr>
          <w:i/>
          <w:spacing w:val="19"/>
          <w:w w:val="226"/>
        </w:rPr>
        <w:t>i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16"/>
        </w:rPr>
        <w:t>v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u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mm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an</w:t>
      </w:r>
      <w:r>
        <w:rPr>
          <w:i/>
          <w:w w:val="155"/>
        </w:rPr>
        <w:t>t</w:t>
      </w:r>
    </w:p>
    <w:p w14:paraId="2C9F95C7" w14:textId="77777777" w:rsidR="006F1C89" w:rsidRDefault="006F1C89">
      <w:pPr>
        <w:spacing w:before="7"/>
        <w:rPr>
          <w:i/>
          <w:sz w:val="31"/>
        </w:rPr>
      </w:pPr>
    </w:p>
    <w:p w14:paraId="0141C20C" w14:textId="77777777" w:rsidR="006F1C89" w:rsidRDefault="005D3991">
      <w:pPr>
        <w:pStyle w:val="Heading2"/>
      </w:pPr>
      <w:r>
        <w:rPr>
          <w:w w:val="115"/>
        </w:rPr>
        <w:t>Simulation</w:t>
      </w:r>
      <w:r>
        <w:rPr>
          <w:spacing w:val="30"/>
          <w:w w:val="115"/>
        </w:rPr>
        <w:t xml:space="preserve"> </w:t>
      </w:r>
      <w:r>
        <w:rPr>
          <w:w w:val="115"/>
        </w:rPr>
        <w:t>example</w:t>
      </w:r>
    </w:p>
    <w:p w14:paraId="52BDF62A" w14:textId="77777777" w:rsidR="006F1C89" w:rsidRDefault="005D3991">
      <w:pPr>
        <w:pStyle w:val="BodyText"/>
        <w:spacing w:before="138" w:line="242" w:lineRule="auto"/>
        <w:ind w:left="150" w:right="107"/>
        <w:jc w:val="both"/>
        <w:rPr>
          <w:rFonts w:ascii="Calibri" w:hAnsi="Calibri"/>
        </w:rPr>
      </w:pPr>
      <w:r>
        <w:rPr>
          <w:rFonts w:ascii="Calibri" w:hAnsi="Calibri"/>
          <w:w w:val="115"/>
        </w:rPr>
        <w:t xml:space="preserve">I </w:t>
      </w:r>
      <w:r>
        <w:rPr>
          <w:rFonts w:ascii="Calibri" w:hAnsi="Calibri"/>
          <w:w w:val="105"/>
        </w:rPr>
        <w:t xml:space="preserve">run simulations using jobs to free up the console for other things. If you do not have a computer with the </w:t>
      </w:r>
      <w:proofErr w:type="spellStart"/>
      <w:r>
        <w:rPr>
          <w:rFonts w:ascii="Calibri" w:hAnsi="Calibri"/>
          <w:w w:val="105"/>
        </w:rPr>
        <w:t>cpu</w:t>
      </w:r>
      <w:proofErr w:type="spellEnd"/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power to handle several simulations at once, do the jobs separately. This simulation usually takes my computer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around 1.5 days to run. The time can be shortened significantly by reducing the number of repetitions and the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number of </w:t>
      </w:r>
      <w:proofErr w:type="spellStart"/>
      <w:r>
        <w:rPr>
          <w:rFonts w:ascii="Trebuchet MS" w:hAnsi="Trebuchet MS"/>
          <w:i/>
          <w:w w:val="105"/>
        </w:rPr>
        <w:t>σ</w:t>
      </w:r>
      <w:r>
        <w:rPr>
          <w:rFonts w:ascii="Trebuchet MS" w:hAnsi="Trebuchet MS"/>
          <w:i/>
          <w:w w:val="105"/>
          <w:vertAlign w:val="subscript"/>
        </w:rPr>
        <w:t>s</w:t>
      </w:r>
      <w:proofErr w:type="spellEnd"/>
      <w:r>
        <w:rPr>
          <w:rFonts w:ascii="Trebuchet MS" w:hAnsi="Trebuchet MS"/>
          <w:i/>
          <w:w w:val="105"/>
        </w:rPr>
        <w:t xml:space="preserve"> </w:t>
      </w:r>
      <w:r>
        <w:rPr>
          <w:rFonts w:ascii="Calibri" w:hAnsi="Calibri"/>
          <w:w w:val="105"/>
        </w:rPr>
        <w:t>values explored. To check on the progress of the simulations, look under background jobs, (same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page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as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console).</w:t>
      </w:r>
      <w:r>
        <w:rPr>
          <w:rFonts w:ascii="Calibri" w:hAnsi="Calibri"/>
          <w:spacing w:val="38"/>
          <w:w w:val="105"/>
        </w:rPr>
        <w:t xml:space="preserve"> </w:t>
      </w:r>
      <w:r>
        <w:rPr>
          <w:rFonts w:ascii="Calibri" w:hAnsi="Calibri"/>
          <w:w w:val="105"/>
        </w:rPr>
        <w:t>Please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ensure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you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have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run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above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code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before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this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for</w:t>
      </w:r>
      <w:r>
        <w:rPr>
          <w:rFonts w:ascii="Calibri" w:hAnsi="Calibri"/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it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16"/>
          <w:w w:val="105"/>
        </w:rPr>
        <w:t xml:space="preserve"> </w:t>
      </w:r>
      <w:r>
        <w:rPr>
          <w:rFonts w:ascii="Calibri" w:hAnsi="Calibri"/>
          <w:w w:val="105"/>
        </w:rPr>
        <w:t>work.</w:t>
      </w:r>
    </w:p>
    <w:p w14:paraId="5C997EC0" w14:textId="77777777" w:rsidR="006F1C89" w:rsidRDefault="005D3991">
      <w:pPr>
        <w:spacing w:before="98"/>
        <w:ind w:left="299"/>
        <w:jc w:val="both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5"/>
        </w:rPr>
        <w:t>R</w:t>
      </w:r>
      <w:r>
        <w:rPr>
          <w:i/>
          <w:spacing w:val="20"/>
          <w:w w:val="101"/>
        </w:rPr>
        <w:t>unn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on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18"/>
        </w:rPr>
        <w:t xml:space="preserve"> </w:t>
      </w:r>
      <w:r>
        <w:rPr>
          <w:i/>
          <w:spacing w:val="22"/>
          <w:w w:val="170"/>
        </w:rPr>
        <w:t>----------------------------</w:t>
      </w:r>
      <w:r>
        <w:rPr>
          <w:i/>
          <w:w w:val="170"/>
        </w:rPr>
        <w:t>-</w:t>
      </w:r>
    </w:p>
    <w:p w14:paraId="07A07AB9" w14:textId="77777777" w:rsidR="006F1C89" w:rsidRDefault="006F1C89">
      <w:pPr>
        <w:rPr>
          <w:i/>
        </w:rPr>
      </w:pPr>
    </w:p>
    <w:p w14:paraId="3290BF0F" w14:textId="77777777" w:rsidR="006F1C89" w:rsidRDefault="006F1C89">
      <w:pPr>
        <w:spacing w:before="7"/>
        <w:rPr>
          <w:i/>
        </w:rPr>
      </w:pPr>
    </w:p>
    <w:p w14:paraId="75FE7099" w14:textId="77777777" w:rsidR="006F1C89" w:rsidRDefault="005D3991">
      <w:pPr>
        <w:ind w:left="161"/>
        <w:jc w:val="both"/>
        <w:rPr>
          <w:i/>
        </w:rPr>
      </w:pPr>
      <w:r>
        <w:rPr>
          <w:i/>
          <w:w w:val="105"/>
        </w:rPr>
        <w:t xml:space="preserve"># </w:t>
      </w:r>
      <w:r>
        <w:rPr>
          <w:i/>
          <w:spacing w:val="20"/>
          <w:w w:val="105"/>
        </w:rPr>
        <w:t xml:space="preserve"> </w:t>
      </w:r>
      <w:r>
        <w:rPr>
          <w:i/>
          <w:spacing w:val="13"/>
          <w:w w:val="105"/>
        </w:rPr>
        <w:t>Even</w:t>
      </w:r>
    </w:p>
    <w:p w14:paraId="3D3288BB" w14:textId="77777777" w:rsidR="006F1C89" w:rsidRDefault="006F1C89">
      <w:pPr>
        <w:spacing w:before="5"/>
        <w:rPr>
          <w:i/>
        </w:rPr>
      </w:pPr>
    </w:p>
    <w:p w14:paraId="56B43E2E" w14:textId="77777777" w:rsidR="006F1C89" w:rsidRDefault="005D3991">
      <w:pPr>
        <w:spacing w:line="242" w:lineRule="auto"/>
        <w:ind w:left="568" w:hanging="40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6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217"/>
        </w:rPr>
        <w:t>j</w:t>
      </w:r>
      <w:r>
        <w:rPr>
          <w:i/>
          <w:spacing w:val="17"/>
          <w:w w:val="101"/>
        </w:rPr>
        <w:t>o</w:t>
      </w:r>
      <w:r>
        <w:rPr>
          <w:i/>
          <w:w w:val="101"/>
        </w:rPr>
        <w:t>b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1"/>
        </w:rPr>
        <w:t>un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pa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proofErr w:type="gramStart"/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16"/>
        </w:rPr>
        <w:t>v</w:t>
      </w:r>
      <w:r>
        <w:rPr>
          <w:i/>
          <w:spacing w:val="21"/>
          <w:w w:val="226"/>
        </w:rPr>
        <w:t>i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</w:t>
      </w:r>
      <w:r>
        <w:rPr>
          <w:i/>
          <w:spacing w:val="21"/>
          <w:w w:val="101"/>
        </w:rPr>
        <w:t>n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proofErr w:type="gramEnd"/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33"/>
        </w:rPr>
        <w:t>s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72"/>
        </w:rPr>
        <w:t>w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09"/>
        </w:rPr>
        <w:t>ee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po</w:t>
      </w:r>
      <w:r>
        <w:rPr>
          <w:i/>
          <w:spacing w:val="19"/>
          <w:w w:val="151"/>
        </w:rPr>
        <w:t>r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 xml:space="preserve">e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19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pa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70"/>
        </w:rPr>
        <w:t>f</w:t>
      </w:r>
      <w:r>
        <w:rPr>
          <w:i/>
          <w:spacing w:val="20"/>
          <w:w w:val="101"/>
        </w:rPr>
        <w:t>un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on</w:t>
      </w:r>
      <w:r>
        <w:rPr>
          <w:i/>
          <w:spacing w:val="32"/>
          <w:w w:val="133"/>
        </w:rPr>
        <w:t>s</w:t>
      </w:r>
      <w:r>
        <w:rPr>
          <w:i/>
          <w:w w:val="206"/>
        </w:rPr>
        <w:t>.</w:t>
      </w:r>
    </w:p>
    <w:p w14:paraId="5BC25927" w14:textId="77777777" w:rsidR="006F1C89" w:rsidRDefault="005D3991">
      <w:pPr>
        <w:spacing w:line="268" w:lineRule="exact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6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33"/>
        </w:rPr>
        <w:t>s</w:t>
      </w:r>
      <w:r>
        <w:rPr>
          <w:i/>
          <w:spacing w:val="19"/>
          <w:w w:val="101"/>
        </w:rPr>
        <w:t>u</w:t>
      </w:r>
      <w:r>
        <w:rPr>
          <w:i/>
          <w:spacing w:val="19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il</w:t>
      </w:r>
      <w:r>
        <w:rPr>
          <w:i/>
          <w:w w:val="226"/>
        </w:rPr>
        <w:t>l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01"/>
        </w:rPr>
        <w:t>b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16"/>
        </w:rPr>
        <w:t>v</w:t>
      </w:r>
      <w:r>
        <w:rPr>
          <w:i/>
          <w:spacing w:val="21"/>
          <w:w w:val="226"/>
        </w:rPr>
        <w:t>i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on</w:t>
      </w:r>
      <w:r>
        <w:rPr>
          <w:i/>
          <w:spacing w:val="21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226"/>
        </w:rPr>
        <w:t>i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226"/>
        </w:rPr>
        <w:t>l</w:t>
      </w:r>
      <w:r>
        <w:rPr>
          <w:i/>
          <w:spacing w:val="19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65"/>
        </w:rPr>
        <w:t>m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a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3"/>
          <w:w w:val="217"/>
        </w:rPr>
        <w:t>j</w:t>
      </w:r>
      <w:r>
        <w:rPr>
          <w:i/>
          <w:spacing w:val="13"/>
          <w:w w:val="101"/>
        </w:rPr>
        <w:t>o</w:t>
      </w:r>
      <w:r>
        <w:rPr>
          <w:i/>
          <w:w w:val="101"/>
        </w:rPr>
        <w:t>b</w:t>
      </w:r>
      <w:r>
        <w:rPr>
          <w:i/>
          <w:spacing w:val="-11"/>
        </w:rPr>
        <w:t xml:space="preserve"> </w:t>
      </w:r>
      <w:r>
        <w:rPr>
          <w:i/>
          <w:w w:val="208"/>
        </w:rPr>
        <w:t>’</w:t>
      </w:r>
      <w:r>
        <w:rPr>
          <w:i/>
          <w:spacing w:val="-27"/>
        </w:rPr>
        <w:t xml:space="preserve"> 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101"/>
        </w:rPr>
        <w:t>na</w:t>
      </w:r>
      <w:r>
        <w:rPr>
          <w:i/>
          <w:spacing w:val="18"/>
          <w:w w:val="65"/>
        </w:rPr>
        <w:t>m</w:t>
      </w:r>
      <w:r>
        <w:rPr>
          <w:i/>
          <w:spacing w:val="29"/>
          <w:w w:val="109"/>
        </w:rPr>
        <w:t>e</w:t>
      </w:r>
      <w:r>
        <w:rPr>
          <w:i/>
          <w:w w:val="206"/>
        </w:rPr>
        <w:t>.</w:t>
      </w:r>
    </w:p>
    <w:p w14:paraId="49E32354" w14:textId="77777777" w:rsidR="006F1C89" w:rsidRDefault="006F1C89">
      <w:pPr>
        <w:spacing w:before="2"/>
        <w:rPr>
          <w:i/>
          <w:sz w:val="26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6"/>
        <w:gridCol w:w="963"/>
        <w:gridCol w:w="417"/>
        <w:gridCol w:w="1645"/>
        <w:gridCol w:w="5465"/>
      </w:tblGrid>
      <w:tr w:rsidR="006F1C89" w14:paraId="253CD6D0" w14:textId="77777777">
        <w:trPr>
          <w:trHeight w:val="380"/>
        </w:trPr>
        <w:tc>
          <w:tcPr>
            <w:tcW w:w="1886" w:type="dxa"/>
          </w:tcPr>
          <w:p w14:paraId="29CF3884" w14:textId="77777777" w:rsidR="006F1C89" w:rsidRDefault="005D3991">
            <w:pPr>
              <w:pStyle w:val="TableParagraph"/>
              <w:spacing w:line="260" w:lineRule="exact"/>
              <w:ind w:right="82"/>
              <w:jc w:val="right"/>
              <w:rPr>
                <w:rFonts w:ascii="Lucida Sans Unicode"/>
              </w:rPr>
            </w:pPr>
            <w:r>
              <w:rPr>
                <w:rFonts w:ascii="Lucida Sans Unicode"/>
                <w:spacing w:val="17"/>
                <w:w w:val="171"/>
              </w:rPr>
              <w:t>j</w:t>
            </w:r>
            <w:r>
              <w:rPr>
                <w:rFonts w:ascii="Lucida Sans Unicode"/>
                <w:spacing w:val="17"/>
                <w:w w:val="84"/>
              </w:rPr>
              <w:t>o</w:t>
            </w:r>
            <w:r>
              <w:rPr>
                <w:rFonts w:ascii="Lucida Sans Unicode"/>
                <w:w w:val="82"/>
              </w:rPr>
              <w:t>b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5"/>
                <w:w w:val="164"/>
              </w:rPr>
              <w:t>:</w:t>
            </w:r>
            <w:r>
              <w:rPr>
                <w:rFonts w:ascii="Lucida Sans Unicode"/>
                <w:w w:val="164"/>
              </w:rPr>
              <w:t>:</w:t>
            </w:r>
            <w:r>
              <w:rPr>
                <w:rFonts w:ascii="Lucida Sans Unicode"/>
                <w:spacing w:val="-38"/>
              </w:rPr>
              <w:t xml:space="preserve"> </w:t>
            </w:r>
            <w:r>
              <w:rPr>
                <w:rFonts w:ascii="Lucida Sans Unicode"/>
                <w:spacing w:val="17"/>
                <w:w w:val="171"/>
              </w:rPr>
              <w:t>j</w:t>
            </w:r>
            <w:r>
              <w:rPr>
                <w:rFonts w:ascii="Lucida Sans Unicode"/>
                <w:spacing w:val="17"/>
                <w:w w:val="84"/>
              </w:rPr>
              <w:t>o</w:t>
            </w:r>
            <w:r>
              <w:rPr>
                <w:rFonts w:ascii="Lucida Sans Unicode"/>
                <w:w w:val="82"/>
              </w:rPr>
              <w:t>b</w:t>
            </w:r>
            <w:r>
              <w:rPr>
                <w:rFonts w:ascii="Lucida Sans Unicode"/>
                <w:spacing w:val="-41"/>
              </w:rPr>
              <w:t xml:space="preserve"> </w:t>
            </w:r>
            <w:r>
              <w:rPr>
                <w:rFonts w:ascii="Lucida Sans Unicode"/>
                <w:w w:val="160"/>
              </w:rPr>
              <w:t>(</w:t>
            </w:r>
            <w:r>
              <w:rPr>
                <w:rFonts w:ascii="Lucida Sans Unicode"/>
                <w:spacing w:val="-40"/>
              </w:rPr>
              <w:t xml:space="preserve"> </w:t>
            </w:r>
            <w:r>
              <w:rPr>
                <w:rFonts w:ascii="Lucida Sans Unicode"/>
                <w:spacing w:val="18"/>
                <w:w w:val="93"/>
              </w:rPr>
              <w:t>e</w:t>
            </w:r>
            <w:r>
              <w:rPr>
                <w:rFonts w:ascii="Lucida Sans Unicode"/>
                <w:spacing w:val="18"/>
              </w:rPr>
              <w:t>v</w:t>
            </w:r>
            <w:r>
              <w:rPr>
                <w:rFonts w:ascii="Lucida Sans Unicode"/>
                <w:spacing w:val="18"/>
                <w:w w:val="93"/>
              </w:rPr>
              <w:t>e</w:t>
            </w:r>
            <w:r>
              <w:rPr>
                <w:rFonts w:ascii="Lucida Sans Unicode"/>
                <w:w w:val="83"/>
              </w:rPr>
              <w:t>n</w:t>
            </w:r>
          </w:p>
        </w:tc>
        <w:tc>
          <w:tcPr>
            <w:tcW w:w="963" w:type="dxa"/>
          </w:tcPr>
          <w:p w14:paraId="0DB7E21E" w14:textId="77777777" w:rsidR="006F1C89" w:rsidRDefault="005D3991">
            <w:pPr>
              <w:pStyle w:val="TableParagraph"/>
              <w:spacing w:line="260" w:lineRule="exact"/>
              <w:ind w:left="82"/>
              <w:rPr>
                <w:rFonts w:ascii="Lucida Sans Unicode"/>
              </w:rPr>
            </w:pPr>
            <w:r>
              <w:rPr>
                <w:rFonts w:ascii="Lucida Sans Unicode"/>
                <w:w w:val="95"/>
              </w:rPr>
              <w:t>=</w:t>
            </w:r>
            <w:r>
              <w:rPr>
                <w:rFonts w:ascii="Lucida Sans Unicode"/>
                <w:spacing w:val="3"/>
                <w:w w:val="95"/>
              </w:rPr>
              <w:t xml:space="preserve"> </w:t>
            </w:r>
            <w:r>
              <w:rPr>
                <w:rFonts w:ascii="Lucida Sans Unicode"/>
                <w:w w:val="140"/>
              </w:rPr>
              <w:t>{</w:t>
            </w:r>
          </w:p>
        </w:tc>
        <w:tc>
          <w:tcPr>
            <w:tcW w:w="7527" w:type="dxa"/>
            <w:gridSpan w:val="3"/>
          </w:tcPr>
          <w:p w14:paraId="626A5B48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F1C89" w14:paraId="20EC6E92" w14:textId="77777777">
        <w:trPr>
          <w:trHeight w:val="812"/>
        </w:trPr>
        <w:tc>
          <w:tcPr>
            <w:tcW w:w="1886" w:type="dxa"/>
          </w:tcPr>
          <w:p w14:paraId="2A09B47E" w14:textId="77777777" w:rsidR="006F1C89" w:rsidRDefault="005D3991">
            <w:pPr>
              <w:pStyle w:val="TableParagraph"/>
              <w:spacing w:before="84" w:line="320" w:lineRule="exact"/>
              <w:ind w:left="335" w:right="364"/>
              <w:jc w:val="center"/>
              <w:rPr>
                <w:rFonts w:ascii="Lucida Sans Unicode"/>
              </w:rPr>
            </w:pPr>
            <w:r>
              <w:rPr>
                <w:rFonts w:ascii="Lucida Sans Unicode"/>
                <w:spacing w:val="11"/>
                <w:w w:val="95"/>
              </w:rPr>
              <w:t>rep</w:t>
            </w:r>
            <w:r>
              <w:rPr>
                <w:rFonts w:ascii="Lucida Sans Unicode"/>
                <w:spacing w:val="85"/>
                <w:w w:val="95"/>
              </w:rPr>
              <w:t xml:space="preserve"> </w:t>
            </w:r>
            <w:r>
              <w:rPr>
                <w:rFonts w:ascii="Lucida Sans Unicode"/>
                <w:w w:val="95"/>
              </w:rPr>
              <w:t>&lt;-</w:t>
            </w:r>
            <w:r>
              <w:rPr>
                <w:rFonts w:ascii="Lucida Sans Unicode"/>
                <w:spacing w:val="10"/>
                <w:w w:val="95"/>
              </w:rPr>
              <w:t xml:space="preserve"> </w:t>
            </w:r>
            <w:r>
              <w:rPr>
                <w:rFonts w:ascii="Lucida Sans Unicode"/>
                <w:w w:val="95"/>
              </w:rPr>
              <w:t>10</w:t>
            </w:r>
          </w:p>
          <w:p w14:paraId="515E11D3" w14:textId="77777777" w:rsidR="006F1C89" w:rsidRDefault="005D3991">
            <w:pPr>
              <w:pStyle w:val="TableParagraph"/>
              <w:spacing w:line="251" w:lineRule="exact"/>
              <w:ind w:left="305" w:right="364"/>
              <w:jc w:val="center"/>
              <w:rPr>
                <w:i/>
              </w:rPr>
            </w:pPr>
            <w:r>
              <w:rPr>
                <w:i/>
                <w:spacing w:val="11"/>
                <w:w w:val="120"/>
              </w:rPr>
              <w:t>run</w:t>
            </w:r>
          </w:p>
        </w:tc>
        <w:tc>
          <w:tcPr>
            <w:tcW w:w="963" w:type="dxa"/>
          </w:tcPr>
          <w:p w14:paraId="20DEB381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7" w:type="dxa"/>
          </w:tcPr>
          <w:p w14:paraId="1A992C44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5" w:type="dxa"/>
          </w:tcPr>
          <w:p w14:paraId="0143DC5D" w14:textId="77777777" w:rsidR="006F1C89" w:rsidRDefault="006F1C8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465" w:type="dxa"/>
          </w:tcPr>
          <w:p w14:paraId="23697CFB" w14:textId="77777777" w:rsidR="006F1C89" w:rsidRDefault="005D3991">
            <w:pPr>
              <w:pStyle w:val="TableParagraph"/>
              <w:spacing w:before="116"/>
              <w:ind w:left="494"/>
              <w:rPr>
                <w:i/>
              </w:rPr>
            </w:pPr>
            <w:r>
              <w:rPr>
                <w:i/>
                <w:w w:val="104"/>
              </w:rPr>
              <w:t>#</w:t>
            </w:r>
            <w:r>
              <w:rPr>
                <w:i/>
              </w:rPr>
              <w:t xml:space="preserve">  </w:t>
            </w:r>
            <w:r>
              <w:rPr>
                <w:i/>
                <w:spacing w:val="19"/>
              </w:rPr>
              <w:t xml:space="preserve"> </w:t>
            </w:r>
            <w:r>
              <w:rPr>
                <w:i/>
                <w:spacing w:val="19"/>
                <w:w w:val="80"/>
              </w:rPr>
              <w:t>N</w:t>
            </w:r>
            <w:r>
              <w:rPr>
                <w:i/>
                <w:spacing w:val="19"/>
                <w:w w:val="101"/>
              </w:rPr>
              <w:t>u</w:t>
            </w:r>
            <w:r>
              <w:rPr>
                <w:i/>
                <w:spacing w:val="19"/>
                <w:w w:val="65"/>
              </w:rPr>
              <w:t>m</w:t>
            </w:r>
            <w:r>
              <w:rPr>
                <w:i/>
                <w:spacing w:val="19"/>
                <w:w w:val="101"/>
              </w:rPr>
              <w:t>b</w:t>
            </w:r>
            <w:r>
              <w:rPr>
                <w:i/>
                <w:spacing w:val="19"/>
                <w:w w:val="109"/>
              </w:rPr>
              <w:t>e</w:t>
            </w:r>
            <w:r>
              <w:rPr>
                <w:i/>
                <w:w w:val="151"/>
              </w:rPr>
              <w:t>r</w:t>
            </w:r>
            <w:r>
              <w:rPr>
                <w:i/>
              </w:rPr>
              <w:t xml:space="preserve">  </w:t>
            </w:r>
            <w:r>
              <w:rPr>
                <w:i/>
                <w:spacing w:val="23"/>
              </w:rPr>
              <w:t xml:space="preserve"> </w:t>
            </w:r>
            <w:r>
              <w:rPr>
                <w:i/>
                <w:spacing w:val="15"/>
                <w:w w:val="101"/>
              </w:rPr>
              <w:t>o</w:t>
            </w:r>
            <w:r>
              <w:rPr>
                <w:i/>
                <w:w w:val="170"/>
              </w:rPr>
              <w:t>f</w:t>
            </w:r>
            <w:r>
              <w:rPr>
                <w:i/>
              </w:rPr>
              <w:t xml:space="preserve">  </w:t>
            </w:r>
            <w:r>
              <w:rPr>
                <w:i/>
                <w:spacing w:val="22"/>
              </w:rPr>
              <w:t xml:space="preserve"> </w:t>
            </w:r>
            <w:r>
              <w:rPr>
                <w:i/>
                <w:spacing w:val="18"/>
                <w:w w:val="155"/>
              </w:rPr>
              <w:t>t</w:t>
            </w:r>
            <w:r>
              <w:rPr>
                <w:i/>
                <w:spacing w:val="19"/>
                <w:w w:val="226"/>
              </w:rPr>
              <w:t>i</w:t>
            </w:r>
            <w:r>
              <w:rPr>
                <w:i/>
                <w:spacing w:val="18"/>
                <w:w w:val="65"/>
              </w:rPr>
              <w:t>m</w:t>
            </w:r>
            <w:r>
              <w:rPr>
                <w:i/>
                <w:spacing w:val="19"/>
                <w:w w:val="109"/>
              </w:rPr>
              <w:t>e</w:t>
            </w:r>
            <w:r>
              <w:rPr>
                <w:i/>
                <w:w w:val="133"/>
              </w:rPr>
              <w:t>s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2"/>
              </w:rPr>
              <w:t xml:space="preserve"> </w:t>
            </w:r>
            <w:r>
              <w:rPr>
                <w:i/>
                <w:spacing w:val="20"/>
                <w:w w:val="133"/>
              </w:rPr>
              <w:t>s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65"/>
              </w:rPr>
              <w:t>m</w:t>
            </w:r>
            <w:r>
              <w:rPr>
                <w:i/>
                <w:spacing w:val="20"/>
                <w:w w:val="101"/>
              </w:rPr>
              <w:t>u</w:t>
            </w:r>
            <w:r>
              <w:rPr>
                <w:i/>
                <w:spacing w:val="20"/>
                <w:w w:val="226"/>
              </w:rPr>
              <w:t>l</w:t>
            </w:r>
            <w:r>
              <w:rPr>
                <w:i/>
                <w:spacing w:val="20"/>
                <w:w w:val="101"/>
              </w:rPr>
              <w:t>a</w:t>
            </w:r>
            <w:r>
              <w:rPr>
                <w:i/>
                <w:spacing w:val="20"/>
                <w:w w:val="155"/>
              </w:rPr>
              <w:t>t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101"/>
              </w:rPr>
              <w:t>o</w:t>
            </w:r>
            <w:r>
              <w:rPr>
                <w:i/>
                <w:w w:val="101"/>
              </w:rPr>
              <w:t>n</w:t>
            </w:r>
            <w:r>
              <w:rPr>
                <w:i/>
              </w:rPr>
              <w:t xml:space="preserve">   </w:t>
            </w:r>
            <w:r>
              <w:rPr>
                <w:i/>
                <w:spacing w:val="-23"/>
              </w:rPr>
              <w:t xml:space="preserve"> </w:t>
            </w:r>
            <w:r>
              <w:rPr>
                <w:i/>
                <w:spacing w:val="18"/>
                <w:w w:val="72"/>
              </w:rPr>
              <w:t>w</w:t>
            </w:r>
            <w:r>
              <w:rPr>
                <w:i/>
                <w:spacing w:val="18"/>
                <w:w w:val="226"/>
              </w:rPr>
              <w:t>il</w:t>
            </w:r>
            <w:r>
              <w:rPr>
                <w:i/>
                <w:w w:val="226"/>
              </w:rPr>
              <w:t>l</w:t>
            </w:r>
            <w:r>
              <w:rPr>
                <w:i/>
              </w:rPr>
              <w:t xml:space="preserve">  </w:t>
            </w:r>
            <w:r>
              <w:rPr>
                <w:i/>
                <w:spacing w:val="21"/>
              </w:rPr>
              <w:t xml:space="preserve"> </w:t>
            </w:r>
            <w:r>
              <w:rPr>
                <w:i/>
                <w:spacing w:val="15"/>
                <w:w w:val="101"/>
              </w:rPr>
              <w:t>b</w:t>
            </w:r>
            <w:r>
              <w:rPr>
                <w:i/>
                <w:w w:val="109"/>
              </w:rPr>
              <w:t>e</w:t>
            </w:r>
          </w:p>
        </w:tc>
      </w:tr>
      <w:tr w:rsidR="006F1C89" w14:paraId="0FAEE7D8" w14:textId="77777777">
        <w:trPr>
          <w:trHeight w:val="380"/>
        </w:trPr>
        <w:tc>
          <w:tcPr>
            <w:tcW w:w="1886" w:type="dxa"/>
          </w:tcPr>
          <w:p w14:paraId="295A9DA9" w14:textId="77777777" w:rsidR="006F1C89" w:rsidRDefault="005D3991">
            <w:pPr>
              <w:pStyle w:val="TableParagraph"/>
              <w:spacing w:before="116" w:line="244" w:lineRule="exact"/>
              <w:ind w:right="81"/>
              <w:jc w:val="right"/>
              <w:rPr>
                <w:i/>
              </w:rPr>
            </w:pPr>
            <w:r>
              <w:rPr>
                <w:i/>
                <w:w w:val="104"/>
              </w:rPr>
              <w:t>#</w:t>
            </w:r>
            <w:r>
              <w:rPr>
                <w:i/>
              </w:rPr>
              <w:t xml:space="preserve">  </w:t>
            </w:r>
            <w:r>
              <w:rPr>
                <w:i/>
                <w:spacing w:val="18"/>
              </w:rPr>
              <w:t xml:space="preserve"> </w:t>
            </w:r>
            <w:r>
              <w:rPr>
                <w:i/>
                <w:spacing w:val="19"/>
                <w:w w:val="58"/>
              </w:rPr>
              <w:t>W</w:t>
            </w:r>
            <w:r>
              <w:rPr>
                <w:i/>
                <w:spacing w:val="18"/>
                <w:w w:val="101"/>
              </w:rPr>
              <w:t>h</w:t>
            </w:r>
            <w:r>
              <w:rPr>
                <w:i/>
                <w:spacing w:val="19"/>
                <w:w w:val="109"/>
              </w:rPr>
              <w:t>e</w:t>
            </w:r>
            <w:r>
              <w:rPr>
                <w:i/>
                <w:spacing w:val="18"/>
                <w:w w:val="151"/>
              </w:rPr>
              <w:t>r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</w:t>
            </w:r>
            <w:r>
              <w:rPr>
                <w:i/>
                <w:spacing w:val="24"/>
              </w:rPr>
              <w:t xml:space="preserve"> </w:t>
            </w:r>
            <w:r>
              <w:rPr>
                <w:i/>
                <w:spacing w:val="17"/>
                <w:w w:val="155"/>
              </w:rPr>
              <w:t>t</w:t>
            </w:r>
            <w:r>
              <w:rPr>
                <w:i/>
                <w:spacing w:val="17"/>
                <w:w w:val="101"/>
              </w:rPr>
              <w:t>h</w:t>
            </w:r>
            <w:r>
              <w:rPr>
                <w:i/>
                <w:w w:val="109"/>
              </w:rPr>
              <w:t>e</w:t>
            </w:r>
          </w:p>
        </w:tc>
        <w:tc>
          <w:tcPr>
            <w:tcW w:w="963" w:type="dxa"/>
          </w:tcPr>
          <w:p w14:paraId="145F2A96" w14:textId="77777777" w:rsidR="006F1C89" w:rsidRDefault="005D3991">
            <w:pPr>
              <w:pStyle w:val="TableParagraph"/>
              <w:spacing w:before="116" w:line="244" w:lineRule="exact"/>
              <w:ind w:left="90"/>
              <w:rPr>
                <w:i/>
              </w:rPr>
            </w:pPr>
            <w:r>
              <w:rPr>
                <w:i/>
                <w:spacing w:val="15"/>
                <w:w w:val="120"/>
              </w:rPr>
              <w:t>output</w:t>
            </w:r>
          </w:p>
        </w:tc>
        <w:tc>
          <w:tcPr>
            <w:tcW w:w="417" w:type="dxa"/>
          </w:tcPr>
          <w:p w14:paraId="21F17195" w14:textId="77777777" w:rsidR="006F1C89" w:rsidRDefault="005D3991">
            <w:pPr>
              <w:pStyle w:val="TableParagraph"/>
              <w:spacing w:before="116" w:line="244" w:lineRule="exact"/>
              <w:ind w:left="85"/>
              <w:rPr>
                <w:i/>
              </w:rPr>
            </w:pPr>
            <w:r>
              <w:rPr>
                <w:i/>
                <w:w w:val="135"/>
              </w:rPr>
              <w:t>of</w:t>
            </w:r>
          </w:p>
        </w:tc>
        <w:tc>
          <w:tcPr>
            <w:tcW w:w="1645" w:type="dxa"/>
          </w:tcPr>
          <w:p w14:paraId="469F1BFC" w14:textId="77777777" w:rsidR="006F1C89" w:rsidRDefault="005D3991">
            <w:pPr>
              <w:pStyle w:val="TableParagraph"/>
              <w:spacing w:before="116" w:line="244" w:lineRule="exact"/>
              <w:ind w:left="86"/>
              <w:rPr>
                <w:i/>
              </w:rPr>
            </w:pPr>
            <w:r>
              <w:rPr>
                <w:i/>
                <w:spacing w:val="20"/>
                <w:w w:val="133"/>
              </w:rPr>
              <w:t>s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1"/>
                <w:w w:val="65"/>
              </w:rPr>
              <w:t>m</w:t>
            </w:r>
            <w:r>
              <w:rPr>
                <w:i/>
                <w:spacing w:val="20"/>
                <w:w w:val="101"/>
              </w:rPr>
              <w:t>u</w:t>
            </w:r>
            <w:r>
              <w:rPr>
                <w:i/>
                <w:spacing w:val="20"/>
                <w:w w:val="226"/>
              </w:rPr>
              <w:t>l</w:t>
            </w:r>
            <w:r>
              <w:rPr>
                <w:i/>
                <w:spacing w:val="20"/>
                <w:w w:val="101"/>
              </w:rPr>
              <w:t>a</w:t>
            </w:r>
            <w:r>
              <w:rPr>
                <w:i/>
                <w:spacing w:val="21"/>
                <w:w w:val="155"/>
              </w:rPr>
              <w:t>t</w:t>
            </w:r>
            <w:r>
              <w:rPr>
                <w:i/>
                <w:spacing w:val="20"/>
                <w:w w:val="226"/>
              </w:rPr>
              <w:t>i</w:t>
            </w:r>
            <w:r>
              <w:rPr>
                <w:i/>
                <w:spacing w:val="20"/>
                <w:w w:val="101"/>
              </w:rPr>
              <w:t>on</w:t>
            </w:r>
            <w:r>
              <w:rPr>
                <w:i/>
                <w:w w:val="133"/>
              </w:rPr>
              <w:t>s</w:t>
            </w:r>
          </w:p>
        </w:tc>
        <w:tc>
          <w:tcPr>
            <w:tcW w:w="5465" w:type="dxa"/>
          </w:tcPr>
          <w:p w14:paraId="6101733D" w14:textId="77777777" w:rsidR="006F1C89" w:rsidRDefault="005D3991">
            <w:pPr>
              <w:pStyle w:val="TableParagraph"/>
              <w:spacing w:before="116" w:line="244" w:lineRule="exact"/>
              <w:ind w:left="88"/>
              <w:rPr>
                <w:i/>
              </w:rPr>
            </w:pPr>
            <w:r>
              <w:rPr>
                <w:i/>
                <w:spacing w:val="18"/>
                <w:w w:val="72"/>
              </w:rPr>
              <w:t>w</w:t>
            </w:r>
            <w:r>
              <w:rPr>
                <w:i/>
                <w:spacing w:val="18"/>
                <w:w w:val="226"/>
              </w:rPr>
              <w:t>il</w:t>
            </w:r>
            <w:r>
              <w:rPr>
                <w:i/>
                <w:w w:val="226"/>
              </w:rPr>
              <w:t>l</w:t>
            </w:r>
            <w:r>
              <w:rPr>
                <w:i/>
              </w:rPr>
              <w:t xml:space="preserve">  </w:t>
            </w:r>
            <w:r>
              <w:rPr>
                <w:i/>
                <w:spacing w:val="21"/>
              </w:rPr>
              <w:t xml:space="preserve"> </w:t>
            </w:r>
            <w:r>
              <w:rPr>
                <w:i/>
                <w:spacing w:val="15"/>
                <w:w w:val="101"/>
              </w:rPr>
              <w:t>b</w:t>
            </w:r>
            <w:r>
              <w:rPr>
                <w:i/>
                <w:w w:val="109"/>
              </w:rPr>
              <w:t>e</w:t>
            </w:r>
            <w:r>
              <w:rPr>
                <w:i/>
              </w:rPr>
              <w:t xml:space="preserve">  </w:t>
            </w:r>
            <w:r>
              <w:rPr>
                <w:i/>
                <w:spacing w:val="23"/>
              </w:rPr>
              <w:t xml:space="preserve"> </w:t>
            </w:r>
            <w:r>
              <w:rPr>
                <w:i/>
                <w:spacing w:val="19"/>
                <w:w w:val="133"/>
              </w:rPr>
              <w:t>s</w:t>
            </w:r>
            <w:r>
              <w:rPr>
                <w:i/>
                <w:spacing w:val="19"/>
                <w:w w:val="155"/>
              </w:rPr>
              <w:t>t</w:t>
            </w:r>
            <w:r>
              <w:rPr>
                <w:i/>
                <w:spacing w:val="19"/>
                <w:w w:val="101"/>
              </w:rPr>
              <w:t>o</w:t>
            </w:r>
            <w:r>
              <w:rPr>
                <w:i/>
                <w:spacing w:val="19"/>
                <w:w w:val="151"/>
              </w:rPr>
              <w:t>r</w:t>
            </w:r>
            <w:r>
              <w:rPr>
                <w:i/>
                <w:spacing w:val="19"/>
                <w:w w:val="109"/>
              </w:rPr>
              <w:t>e</w:t>
            </w:r>
            <w:r>
              <w:rPr>
                <w:i/>
                <w:spacing w:val="30"/>
                <w:w w:val="101"/>
              </w:rPr>
              <w:t>d</w:t>
            </w:r>
            <w:r>
              <w:rPr>
                <w:i/>
                <w:w w:val="194"/>
              </w:rPr>
              <w:t>:</w:t>
            </w:r>
          </w:p>
        </w:tc>
      </w:tr>
    </w:tbl>
    <w:p w14:paraId="44010689" w14:textId="77777777" w:rsidR="006F1C89" w:rsidRDefault="006F1C89">
      <w:pPr>
        <w:spacing w:before="1"/>
        <w:rPr>
          <w:i/>
          <w:sz w:val="20"/>
        </w:rPr>
      </w:pPr>
    </w:p>
    <w:p w14:paraId="76649107" w14:textId="77777777" w:rsidR="006F1C89" w:rsidRDefault="005D3991">
      <w:pPr>
        <w:pStyle w:val="BodyText"/>
        <w:spacing w:before="1"/>
        <w:ind w:left="444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ng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0B1CC2E4" w14:textId="77777777" w:rsidR="006F1C89" w:rsidRDefault="006F1C89">
      <w:pPr>
        <w:pStyle w:val="BodyText"/>
        <w:spacing w:before="6"/>
        <w:rPr>
          <w:sz w:val="16"/>
        </w:rPr>
      </w:pPr>
    </w:p>
    <w:p w14:paraId="696D565B" w14:textId="77777777" w:rsidR="006F1C89" w:rsidRDefault="005D3991">
      <w:pPr>
        <w:pStyle w:val="BodyText"/>
        <w:spacing w:line="192" w:lineRule="auto"/>
        <w:ind w:left="843" w:hanging="400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70"/>
        </w:rPr>
        <w:t>N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296BD5F" w14:textId="77777777" w:rsidR="006F1C89" w:rsidRDefault="005D3991">
      <w:pPr>
        <w:pStyle w:val="BodyText"/>
        <w:tabs>
          <w:tab w:val="left" w:pos="6347"/>
        </w:tabs>
        <w:spacing w:line="257" w:lineRule="exact"/>
        <w:ind w:left="445"/>
        <w:rPr>
          <w:rFonts w:ascii="Calibri"/>
          <w:i/>
        </w:rPr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ab/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  <w:i/>
          <w:spacing w:val="19"/>
          <w:w w:val="89"/>
        </w:rPr>
        <w:t>A</w:t>
      </w:r>
      <w:r>
        <w:rPr>
          <w:rFonts w:ascii="Calibri"/>
          <w:i/>
          <w:spacing w:val="19"/>
          <w:w w:val="84"/>
        </w:rPr>
        <w:t>D</w:t>
      </w:r>
      <w:r>
        <w:rPr>
          <w:rFonts w:ascii="Calibri"/>
          <w:i/>
          <w:spacing w:val="19"/>
          <w:w w:val="81"/>
        </w:rPr>
        <w:t>U</w:t>
      </w:r>
      <w:r>
        <w:rPr>
          <w:rFonts w:ascii="Calibri"/>
          <w:i/>
          <w:spacing w:val="19"/>
          <w:w w:val="123"/>
        </w:rPr>
        <w:t>L</w:t>
      </w:r>
      <w:r>
        <w:rPr>
          <w:rFonts w:ascii="Calibri"/>
          <w:i/>
          <w:spacing w:val="19"/>
          <w:w w:val="106"/>
        </w:rPr>
        <w:t>T</w:t>
      </w:r>
      <w:r>
        <w:rPr>
          <w:rFonts w:ascii="Calibri"/>
          <w:i/>
          <w:w w:val="115"/>
        </w:rPr>
        <w:t>S</w:t>
      </w:r>
    </w:p>
    <w:p w14:paraId="0BEBB6F6" w14:textId="77777777" w:rsidR="006F1C89" w:rsidRDefault="005D3991">
      <w:pPr>
        <w:pStyle w:val="BodyText"/>
        <w:spacing w:line="305" w:lineRule="exact"/>
        <w:ind w:left="445"/>
        <w:rPr>
          <w:rFonts w:ascii="Calibri"/>
          <w:i/>
        </w:rPr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  <w:i/>
          <w:spacing w:val="20"/>
          <w:w w:val="163"/>
        </w:rPr>
        <w:t>J</w:t>
      </w:r>
      <w:r>
        <w:rPr>
          <w:rFonts w:ascii="Calibri"/>
          <w:i/>
          <w:spacing w:val="20"/>
          <w:w w:val="81"/>
        </w:rPr>
        <w:t>U</w:t>
      </w:r>
      <w:r>
        <w:rPr>
          <w:rFonts w:ascii="Calibri"/>
          <w:i/>
          <w:spacing w:val="20"/>
          <w:w w:val="91"/>
        </w:rPr>
        <w:t>V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spacing w:val="20"/>
          <w:w w:val="80"/>
        </w:rPr>
        <w:t>N</w:t>
      </w:r>
      <w:r>
        <w:rPr>
          <w:rFonts w:ascii="Calibri"/>
          <w:i/>
          <w:spacing w:val="20"/>
          <w:w w:val="206"/>
        </w:rPr>
        <w:t>I</w:t>
      </w:r>
      <w:r>
        <w:rPr>
          <w:rFonts w:ascii="Calibri"/>
          <w:i/>
          <w:spacing w:val="20"/>
          <w:w w:val="123"/>
        </w:rPr>
        <w:t>L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w w:val="115"/>
        </w:rPr>
        <w:t>S</w:t>
      </w:r>
    </w:p>
    <w:p w14:paraId="6CD6BFD9" w14:textId="77777777" w:rsidR="006F1C89" w:rsidRDefault="006F1C89">
      <w:pPr>
        <w:rPr>
          <w:i/>
        </w:rPr>
      </w:pPr>
    </w:p>
    <w:p w14:paraId="058AE8CA" w14:textId="77777777" w:rsidR="006F1C89" w:rsidRDefault="006F1C89">
      <w:pPr>
        <w:rPr>
          <w:i/>
        </w:rPr>
      </w:pPr>
    </w:p>
    <w:p w14:paraId="3D1131B9" w14:textId="77777777" w:rsidR="006F1C89" w:rsidRDefault="006F1C89">
      <w:pPr>
        <w:spacing w:before="8"/>
        <w:rPr>
          <w:i/>
          <w:sz w:val="19"/>
        </w:rPr>
      </w:pPr>
    </w:p>
    <w:p w14:paraId="57AD63B7" w14:textId="77777777" w:rsidR="006F1C89" w:rsidRDefault="005D3991">
      <w:pPr>
        <w:ind w:left="436"/>
        <w:rPr>
          <w:i/>
        </w:rPr>
      </w:pPr>
      <w:r>
        <w:rPr>
          <w:i/>
          <w:w w:val="110"/>
        </w:rPr>
        <w:t xml:space="preserve"># </w:t>
      </w:r>
      <w:r>
        <w:rPr>
          <w:i/>
          <w:spacing w:val="2"/>
          <w:w w:val="110"/>
        </w:rPr>
        <w:t xml:space="preserve"> </w:t>
      </w:r>
      <w:r>
        <w:rPr>
          <w:i/>
          <w:spacing w:val="11"/>
          <w:w w:val="110"/>
        </w:rPr>
        <w:t>SLC</w:t>
      </w:r>
    </w:p>
    <w:p w14:paraId="31D757B2" w14:textId="77777777" w:rsidR="006F1C89" w:rsidRDefault="006F1C89">
      <w:pPr>
        <w:spacing w:before="9"/>
        <w:rPr>
          <w:i/>
          <w:sz w:val="23"/>
        </w:rPr>
      </w:pPr>
    </w:p>
    <w:p w14:paraId="2D4C16F1" w14:textId="77777777" w:rsidR="006F1C89" w:rsidRDefault="005D3991">
      <w:pPr>
        <w:pStyle w:val="BodyText"/>
        <w:spacing w:before="1" w:line="192" w:lineRule="auto"/>
        <w:ind w:left="444" w:right="5847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5B18D5C5" w14:textId="77777777" w:rsidR="006F1C89" w:rsidRDefault="006F1C89">
      <w:pPr>
        <w:pStyle w:val="BodyText"/>
        <w:spacing w:before="9"/>
        <w:rPr>
          <w:sz w:val="16"/>
        </w:rPr>
      </w:pPr>
    </w:p>
    <w:p w14:paraId="62CDC593" w14:textId="77777777" w:rsidR="006F1C89" w:rsidRDefault="005D3991">
      <w:pPr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15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1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on</w:t>
      </w:r>
      <w:r>
        <w:rPr>
          <w:i/>
          <w:spacing w:val="32"/>
          <w:w w:val="133"/>
        </w:rPr>
        <w:t>s</w:t>
      </w:r>
      <w:r>
        <w:rPr>
          <w:i/>
          <w:w w:val="194"/>
        </w:rPr>
        <w:t>:</w:t>
      </w:r>
    </w:p>
    <w:p w14:paraId="0B217E88" w14:textId="77777777" w:rsidR="006F1C89" w:rsidRDefault="006F1C89">
      <w:pPr>
        <w:spacing w:before="10"/>
        <w:rPr>
          <w:i/>
          <w:sz w:val="19"/>
        </w:rPr>
      </w:pPr>
    </w:p>
    <w:p w14:paraId="1EFFF0FD" w14:textId="77777777" w:rsidR="006F1C89" w:rsidRDefault="005D3991">
      <w:pPr>
        <w:pStyle w:val="BodyText"/>
        <w:ind w:left="44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27"/>
        </w:rPr>
        <w:t>r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{</w:t>
      </w:r>
    </w:p>
    <w:p w14:paraId="5BCCDB9F" w14:textId="77777777" w:rsidR="006F1C89" w:rsidRDefault="006F1C89">
      <w:pPr>
        <w:pStyle w:val="BodyText"/>
        <w:spacing w:before="13"/>
        <w:rPr>
          <w:sz w:val="11"/>
        </w:rPr>
      </w:pPr>
    </w:p>
    <w:p w14:paraId="5D124810" w14:textId="77777777" w:rsidR="006F1C89" w:rsidRDefault="005D3991">
      <w:pPr>
        <w:pStyle w:val="BodyText"/>
        <w:spacing w:before="22" w:line="320" w:lineRule="exact"/>
        <w:ind w:left="715"/>
      </w:pP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82"/>
        </w:rPr>
        <w:t>1</w:t>
      </w:r>
    </w:p>
    <w:p w14:paraId="21637DD5" w14:textId="77777777" w:rsidR="006F1C89" w:rsidRDefault="005D3991">
      <w:pPr>
        <w:spacing w:line="251" w:lineRule="exact"/>
        <w:ind w:right="226"/>
        <w:jc w:val="right"/>
        <w:rPr>
          <w:i/>
        </w:rPr>
      </w:pPr>
      <w:r>
        <w:rPr>
          <w:i/>
          <w:w w:val="104"/>
        </w:rPr>
        <w:t>#</w:t>
      </w:r>
    </w:p>
    <w:p w14:paraId="00DF1D10" w14:textId="77777777" w:rsidR="006F1C89" w:rsidRDefault="006F1C89">
      <w:pPr>
        <w:spacing w:line="251" w:lineRule="exact"/>
        <w:jc w:val="right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0A6AA9A3" w14:textId="77777777" w:rsidR="006F1C89" w:rsidRDefault="005D3991">
      <w:pPr>
        <w:spacing w:before="40"/>
        <w:ind w:left="1254"/>
        <w:rPr>
          <w:i/>
        </w:rPr>
      </w:pPr>
      <w:r>
        <w:rPr>
          <w:i/>
          <w:spacing w:val="18"/>
          <w:w w:val="81"/>
        </w:rPr>
        <w:lastRenderedPageBreak/>
        <w:t>U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1"/>
          <w:w w:val="101"/>
        </w:rPr>
        <w:t>d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70"/>
        </w:rPr>
        <w:t>ff</w:t>
      </w:r>
      <w:r>
        <w:rPr>
          <w:i/>
          <w:spacing w:val="21"/>
          <w:w w:val="109"/>
        </w:rPr>
        <w:t>e</w:t>
      </w:r>
      <w:r>
        <w:rPr>
          <w:i/>
          <w:spacing w:val="21"/>
          <w:w w:val="151"/>
        </w:rPr>
        <w:t>r</w:t>
      </w:r>
      <w:r>
        <w:rPr>
          <w:i/>
          <w:spacing w:val="21"/>
          <w:w w:val="109"/>
        </w:rPr>
        <w:t>e</w:t>
      </w:r>
      <w:r>
        <w:rPr>
          <w:i/>
          <w:spacing w:val="21"/>
          <w:w w:val="101"/>
        </w:rPr>
        <w:t>n</w:t>
      </w:r>
      <w:r>
        <w:rPr>
          <w:i/>
          <w:spacing w:val="21"/>
          <w:w w:val="155"/>
        </w:rPr>
        <w:t>t</w:t>
      </w:r>
      <w:r>
        <w:rPr>
          <w:i/>
          <w:spacing w:val="21"/>
          <w:w w:val="226"/>
        </w:rPr>
        <w:t>i</w:t>
      </w:r>
      <w:r>
        <w:rPr>
          <w:i/>
          <w:spacing w:val="21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70"/>
        </w:rPr>
        <w:t>ff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9"/>
          <w:w w:val="101"/>
        </w:rPr>
        <w:t>ou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1"/>
        </w:rPr>
        <w:t>pu</w:t>
      </w:r>
      <w:r>
        <w:rPr>
          <w:i/>
          <w:w w:val="155"/>
        </w:rPr>
        <w:t>t</w:t>
      </w:r>
    </w:p>
    <w:p w14:paraId="38FA75E2" w14:textId="77777777" w:rsidR="006F1C89" w:rsidRDefault="006F1C89">
      <w:pPr>
        <w:spacing w:before="12"/>
        <w:rPr>
          <w:i/>
          <w:sz w:val="17"/>
        </w:rPr>
      </w:pPr>
    </w:p>
    <w:p w14:paraId="7B892FC2" w14:textId="77777777" w:rsidR="006F1C89" w:rsidRDefault="006F1C89">
      <w:pPr>
        <w:rPr>
          <w:sz w:val="17"/>
        </w:r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58FA271A" w14:textId="77777777" w:rsidR="006F1C89" w:rsidRDefault="005D3991">
      <w:pPr>
        <w:pStyle w:val="BodyText"/>
        <w:spacing w:before="22"/>
        <w:ind w:left="719"/>
      </w:pPr>
      <w:r>
        <w:rPr>
          <w:spacing w:val="19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3"/>
        </w:rPr>
        <w:t xml:space="preserve"> </w:t>
      </w:r>
      <w:r>
        <w:rPr>
          <w:spacing w:val="26"/>
          <w:w w:val="127"/>
        </w:rPr>
        <w:t>r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7"/>
        </w:rPr>
        <w:t xml:space="preserve"> 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0FBAF394" w14:textId="77777777" w:rsidR="006F1C89" w:rsidRDefault="006F1C89">
      <w:pPr>
        <w:pStyle w:val="BodyText"/>
        <w:spacing w:before="5"/>
        <w:rPr>
          <w:sz w:val="15"/>
        </w:rPr>
      </w:pPr>
    </w:p>
    <w:p w14:paraId="121F3428" w14:textId="77777777" w:rsidR="006F1C89" w:rsidRDefault="005D3991">
      <w:pPr>
        <w:ind w:left="1251"/>
        <w:rPr>
          <w:i/>
        </w:rPr>
      </w:pP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w w:val="129"/>
        </w:rPr>
        <w:t>"</w:t>
      </w:r>
      <w:r>
        <w:rPr>
          <w:i/>
          <w:spacing w:val="-18"/>
        </w:rPr>
        <w:t xml:space="preserve"> </w:t>
      </w:r>
      <w:r>
        <w:rPr>
          <w:i/>
          <w:spacing w:val="20"/>
          <w:w w:val="101"/>
        </w:rPr>
        <w:t>ba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14"/>
        </w:rPr>
        <w:t>k</w:t>
      </w:r>
      <w:r>
        <w:rPr>
          <w:i/>
          <w:spacing w:val="20"/>
          <w:w w:val="101"/>
        </w:rPr>
        <w:t>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oun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217"/>
        </w:rPr>
        <w:t>j</w:t>
      </w:r>
      <w:r>
        <w:rPr>
          <w:i/>
          <w:spacing w:val="18"/>
          <w:w w:val="101"/>
        </w:rPr>
        <w:t>ob</w:t>
      </w:r>
      <w:r>
        <w:rPr>
          <w:i/>
          <w:spacing w:val="29"/>
          <w:w w:val="133"/>
        </w:rPr>
        <w:t>s</w:t>
      </w:r>
      <w:r>
        <w:rPr>
          <w:i/>
          <w:w w:val="129"/>
        </w:rPr>
        <w:t>"</w:t>
      </w:r>
    </w:p>
    <w:p w14:paraId="5220AFA2" w14:textId="77777777" w:rsidR="006F1C89" w:rsidRDefault="006F1C89">
      <w:pPr>
        <w:spacing w:before="9"/>
        <w:rPr>
          <w:i/>
          <w:sz w:val="23"/>
        </w:rPr>
      </w:pPr>
    </w:p>
    <w:p w14:paraId="4AFEB02B" w14:textId="77777777" w:rsidR="006F1C89" w:rsidRDefault="005D3991">
      <w:pPr>
        <w:pStyle w:val="BodyText"/>
        <w:spacing w:line="192" w:lineRule="auto"/>
        <w:ind w:left="720" w:right="957" w:hanging="1"/>
      </w:pP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1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27B9450E" w14:textId="77777777" w:rsidR="006F1C89" w:rsidRDefault="006F1C89">
      <w:pPr>
        <w:pStyle w:val="BodyText"/>
        <w:spacing w:before="9"/>
        <w:rPr>
          <w:sz w:val="14"/>
        </w:rPr>
      </w:pPr>
    </w:p>
    <w:p w14:paraId="099ADEFD" w14:textId="77777777" w:rsidR="006F1C89" w:rsidRDefault="005D3991">
      <w:pPr>
        <w:pStyle w:val="BodyText"/>
        <w:ind w:left="71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15694C88" w14:textId="77777777" w:rsidR="006F1C89" w:rsidRDefault="005D3991">
      <w:pPr>
        <w:pStyle w:val="BodyText"/>
        <w:spacing w:before="2"/>
        <w:rPr>
          <w:sz w:val="21"/>
        </w:rPr>
      </w:pPr>
      <w:r>
        <w:br w:type="column"/>
      </w:r>
    </w:p>
    <w:p w14:paraId="03A9AEDD" w14:textId="77777777" w:rsidR="006F1C89" w:rsidRDefault="005D3991">
      <w:pPr>
        <w:ind w:left="518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106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33"/>
        </w:rPr>
        <w:t>s</w:t>
      </w:r>
      <w:r>
        <w:rPr>
          <w:i/>
          <w:spacing w:val="17"/>
          <w:w w:val="109"/>
        </w:rPr>
        <w:t>e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og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</w:p>
    <w:p w14:paraId="1FA60344" w14:textId="77777777" w:rsidR="006F1C89" w:rsidRDefault="006F1C89">
      <w:pPr>
        <w:sectPr w:rsidR="006F1C89">
          <w:type w:val="continuous"/>
          <w:pgSz w:w="12240" w:h="15840"/>
          <w:pgMar w:top="380" w:right="740" w:bottom="280" w:left="700" w:header="720" w:footer="720" w:gutter="0"/>
          <w:cols w:num="2" w:space="720" w:equalWidth="0">
            <w:col w:w="5775" w:space="40"/>
            <w:col w:w="4985"/>
          </w:cols>
        </w:sectPr>
      </w:pPr>
    </w:p>
    <w:p w14:paraId="3ED81D46" w14:textId="77777777" w:rsidR="006F1C89" w:rsidRDefault="006F1C89">
      <w:pPr>
        <w:rPr>
          <w:i/>
          <w:sz w:val="20"/>
        </w:rPr>
      </w:pPr>
    </w:p>
    <w:p w14:paraId="03E7CA8B" w14:textId="77777777" w:rsidR="006F1C89" w:rsidRDefault="006F1C89">
      <w:pPr>
        <w:spacing w:before="1"/>
        <w:rPr>
          <w:i/>
          <w:sz w:val="17"/>
        </w:rPr>
      </w:pPr>
    </w:p>
    <w:p w14:paraId="6E51EE3E" w14:textId="77777777" w:rsidR="006F1C89" w:rsidRDefault="005D3991">
      <w:pPr>
        <w:pStyle w:val="BodyText"/>
        <w:spacing w:before="70" w:line="192" w:lineRule="auto"/>
        <w:ind w:left="1385" w:right="212" w:hanging="390"/>
      </w:pP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9"/>
        </w:rPr>
        <w:t xml:space="preserve"> </w:t>
      </w:r>
      <w:r>
        <w:rPr>
          <w:spacing w:val="21"/>
          <w:w w:val="127"/>
        </w:rPr>
        <w:t>r</w:t>
      </w:r>
      <w:r>
        <w:rPr>
          <w:spacing w:val="22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2"/>
          <w:w w:val="84"/>
        </w:rPr>
        <w:t>o</w:t>
      </w:r>
      <w:r>
        <w:rPr>
          <w:spacing w:val="21"/>
          <w:w w:val="83"/>
        </w:rPr>
        <w:t>u</w:t>
      </w:r>
      <w:r>
        <w:rPr>
          <w:spacing w:val="22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2"/>
          <w:w w:val="55"/>
        </w:rPr>
        <w:t>m</w:t>
      </w:r>
      <w:r>
        <w:rPr>
          <w:spacing w:val="21"/>
          <w:w w:val="82"/>
        </w:rPr>
        <w:t>p</w:t>
      </w:r>
      <w:r>
        <w:rPr>
          <w:spacing w:val="22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84"/>
        </w:rPr>
        <w:t>o</w:t>
      </w:r>
      <w:r>
        <w:rPr>
          <w:w w:val="83"/>
        </w:rPr>
        <w:t>n</w:t>
      </w:r>
      <w:r>
        <w:rPr>
          <w:spacing w:val="-48"/>
        </w:rPr>
        <w:t xml:space="preserve"> </w:t>
      </w:r>
      <w:r>
        <w:rPr>
          <w:spacing w:val="22"/>
          <w:w w:val="96"/>
        </w:rPr>
        <w:t>S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rPr>
          <w:spacing w:val="-37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</w:t>
      </w:r>
      <w:proofErr w:type="spellStart"/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180"/>
        </w:rPr>
        <w:t>i</w:t>
      </w:r>
      <w:r>
        <w:rPr>
          <w:w w:val="94"/>
        </w:rPr>
        <w:t>P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spacing w:val="15"/>
          <w:w w:val="83"/>
        </w:rPr>
        <w:t>n</w:t>
      </w:r>
      <w:r>
        <w:rPr>
          <w:spacing w:val="15"/>
          <w:w w:val="180"/>
        </w:rPr>
        <w:t>i</w:t>
      </w:r>
      <w:r>
        <w:rPr>
          <w:w w:val="94"/>
        </w:rPr>
        <w:t>P</w:t>
      </w:r>
      <w:proofErr w:type="spellEnd"/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 xml:space="preserve">[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))</w:t>
      </w:r>
      <w:r>
        <w:rPr>
          <w:w w:val="164"/>
        </w:rPr>
        <w:t>,</w:t>
      </w:r>
    </w:p>
    <w:p w14:paraId="582D9FC2" w14:textId="77777777" w:rsidR="006F1C89" w:rsidRDefault="005D3991">
      <w:pPr>
        <w:pStyle w:val="BodyText"/>
        <w:spacing w:line="259" w:lineRule="exact"/>
        <w:ind w:left="5943"/>
      </w:pP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20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41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</w:p>
    <w:p w14:paraId="6956AA38" w14:textId="77777777" w:rsidR="006F1C89" w:rsidRDefault="005D3991">
      <w:pPr>
        <w:pStyle w:val="BodyText"/>
        <w:spacing w:before="14" w:line="192" w:lineRule="auto"/>
        <w:ind w:left="6337" w:right="495" w:hanging="4"/>
      </w:pPr>
      <w:proofErr w:type="gramStart"/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spacing w:val="30"/>
          <w:w w:val="127"/>
        </w:rPr>
        <w:t>r</w:t>
      </w:r>
      <w:proofErr w:type="spellEnd"/>
      <w:proofErr w:type="gramEnd"/>
      <w:r>
        <w:rPr>
          <w:w w:val="65"/>
        </w:rPr>
        <w:t>=</w:t>
      </w:r>
      <w:r>
        <w:rPr>
          <w:spacing w:val="-42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39"/>
        </w:rPr>
        <w:t>t</w:t>
      </w:r>
      <w:r>
        <w:rPr>
          <w:spacing w:val="19"/>
          <w:w w:val="93"/>
        </w:rPr>
        <w:t>e</w:t>
      </w:r>
      <w:r>
        <w:rPr>
          <w:spacing w:val="18"/>
          <w:w w:val="82"/>
        </w:rPr>
        <w:t>p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9"/>
        </w:rPr>
        <w:t>k</w:t>
      </w:r>
      <w:r>
        <w:rPr>
          <w:w w:val="75"/>
        </w:rPr>
        <w:t>A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102"/>
        </w:rPr>
        <w:t>s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 xml:space="preserve">=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</w:p>
    <w:p w14:paraId="3CCD10E4" w14:textId="77777777" w:rsidR="006F1C89" w:rsidRDefault="005D3991">
      <w:pPr>
        <w:pStyle w:val="BodyText"/>
        <w:spacing w:line="292" w:lineRule="exact"/>
        <w:ind w:left="5944"/>
      </w:pP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220DDFE9" w14:textId="77777777" w:rsidR="006F1C89" w:rsidRDefault="006F1C89">
      <w:pPr>
        <w:pStyle w:val="BodyText"/>
      </w:pPr>
    </w:p>
    <w:p w14:paraId="0953A266" w14:textId="77777777" w:rsidR="006F1C89" w:rsidRDefault="005D3991">
      <w:pPr>
        <w:spacing w:before="169"/>
        <w:ind w:left="986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19"/>
          <w:w w:val="113"/>
        </w:rPr>
        <w:t>F</w:t>
      </w:r>
      <w:r>
        <w:rPr>
          <w:i/>
          <w:spacing w:val="19"/>
          <w:w w:val="226"/>
        </w:rPr>
        <w:t>il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29"/>
        </w:rPr>
        <w:t>"</w:t>
      </w:r>
      <w:r>
        <w:rPr>
          <w:i/>
          <w:spacing w:val="-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129"/>
        </w:rPr>
        <w:t>"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da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6889D1BC" w14:textId="77777777" w:rsidR="006F1C89" w:rsidRDefault="006F1C89">
      <w:pPr>
        <w:spacing w:before="9"/>
        <w:rPr>
          <w:i/>
          <w:sz w:val="23"/>
        </w:rPr>
      </w:pPr>
    </w:p>
    <w:p w14:paraId="0A3FF95C" w14:textId="77777777" w:rsidR="006F1C89" w:rsidRDefault="005D3991">
      <w:pPr>
        <w:pStyle w:val="BodyText"/>
        <w:spacing w:line="192" w:lineRule="auto"/>
        <w:ind w:left="994" w:right="1999" w:hanging="1"/>
      </w:pP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1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534DECA7" w14:textId="77777777" w:rsidR="006F1C89" w:rsidRDefault="006F1C89">
      <w:pPr>
        <w:pStyle w:val="BodyText"/>
        <w:spacing w:before="10"/>
        <w:rPr>
          <w:sz w:val="16"/>
        </w:rPr>
      </w:pPr>
    </w:p>
    <w:p w14:paraId="6F7C9F47" w14:textId="77777777" w:rsidR="006F1C89" w:rsidRDefault="005D3991">
      <w:pPr>
        <w:spacing w:line="254" w:lineRule="exact"/>
        <w:ind w:left="986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ndpo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01"/>
        </w:rPr>
        <w:t>da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1AF7541E" w14:textId="77777777" w:rsidR="006F1C89" w:rsidRDefault="005D3991">
      <w:pPr>
        <w:pStyle w:val="BodyText"/>
        <w:spacing w:line="290" w:lineRule="exact"/>
        <w:ind w:left="994"/>
      </w:pP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9"/>
        </w:rPr>
        <w:t xml:space="preserve"> </w:t>
      </w:r>
      <w:r>
        <w:rPr>
          <w:spacing w:val="15"/>
          <w:w w:val="180"/>
        </w:rPr>
        <w:t>I</w:t>
      </w:r>
      <w:r>
        <w:rPr>
          <w:w w:val="69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11"/>
          <w:w w:val="180"/>
        </w:rPr>
        <w:t>i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55"/>
        </w:rPr>
        <w:t>m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D62B6FA" w14:textId="77777777" w:rsidR="006F1C89" w:rsidRDefault="005D3991">
      <w:pPr>
        <w:pStyle w:val="BodyText"/>
        <w:spacing w:line="305" w:lineRule="exact"/>
        <w:ind w:left="1385"/>
      </w:pPr>
      <w:r>
        <w:rPr>
          <w:w w:val="160"/>
        </w:rPr>
        <w:t>)</w:t>
      </w:r>
    </w:p>
    <w:p w14:paraId="6F125182" w14:textId="77777777" w:rsidR="006F1C89" w:rsidRDefault="006F1C89">
      <w:pPr>
        <w:pStyle w:val="BodyText"/>
        <w:spacing w:before="7"/>
        <w:rPr>
          <w:sz w:val="29"/>
        </w:rPr>
      </w:pPr>
    </w:p>
    <w:p w14:paraId="2CCDED60" w14:textId="77777777" w:rsidR="006F1C89" w:rsidRDefault="005D3991">
      <w:pPr>
        <w:pStyle w:val="BodyText"/>
        <w:spacing w:before="70" w:line="192" w:lineRule="auto"/>
        <w:ind w:left="990" w:right="3648" w:firstLine="5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 xml:space="preserve">n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</w:p>
    <w:p w14:paraId="73184D2B" w14:textId="77777777" w:rsidR="006F1C89" w:rsidRDefault="005D3991">
      <w:pPr>
        <w:pStyle w:val="BodyText"/>
        <w:spacing w:line="291" w:lineRule="exact"/>
        <w:ind w:left="711"/>
      </w:pPr>
      <w:r>
        <w:rPr>
          <w:w w:val="160"/>
        </w:rPr>
        <w:t>}</w:t>
      </w:r>
    </w:p>
    <w:p w14:paraId="06556DE6" w14:textId="77777777" w:rsidR="006F1C89" w:rsidRDefault="006F1C89">
      <w:pPr>
        <w:pStyle w:val="BodyText"/>
        <w:spacing w:before="13"/>
        <w:rPr>
          <w:sz w:val="11"/>
        </w:rPr>
      </w:pPr>
    </w:p>
    <w:p w14:paraId="1665CD06" w14:textId="77777777" w:rsidR="006F1C89" w:rsidRDefault="005D3991">
      <w:pPr>
        <w:pStyle w:val="BodyText"/>
        <w:spacing w:before="71" w:line="192" w:lineRule="auto"/>
        <w:ind w:left="719" w:right="2274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27"/>
        </w:rPr>
        <w:t>r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 xml:space="preserve">n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27"/>
        </w:rPr>
        <w:t>r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</w:p>
    <w:p w14:paraId="5A77290F" w14:textId="77777777" w:rsidR="006F1C89" w:rsidRDefault="005D3991">
      <w:pPr>
        <w:pStyle w:val="BodyText"/>
        <w:spacing w:line="291" w:lineRule="exact"/>
        <w:ind w:left="436"/>
      </w:pPr>
      <w:r>
        <w:rPr>
          <w:w w:val="160"/>
        </w:rPr>
        <w:t>}</w:t>
      </w:r>
    </w:p>
    <w:p w14:paraId="286F0209" w14:textId="77777777" w:rsidR="006F1C89" w:rsidRDefault="006F1C89">
      <w:pPr>
        <w:pStyle w:val="BodyText"/>
        <w:spacing w:before="7"/>
        <w:rPr>
          <w:sz w:val="29"/>
        </w:rPr>
      </w:pPr>
    </w:p>
    <w:p w14:paraId="45ADE817" w14:textId="77777777" w:rsidR="006F1C89" w:rsidRDefault="005D3991">
      <w:pPr>
        <w:spacing w:before="54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proofErr w:type="spellStart"/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01"/>
        </w:rPr>
        <w:t>u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proofErr w:type="spellEnd"/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115"/>
        </w:rPr>
        <w:t>S</w:t>
      </w:r>
      <w:r>
        <w:rPr>
          <w:i/>
          <w:w w:val="84"/>
        </w:rPr>
        <w:t>D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2"/>
        </w:rPr>
        <w:t>1</w:t>
      </w:r>
      <w:r>
        <w:rPr>
          <w:i/>
          <w:w w:val="102"/>
        </w:rPr>
        <w:t>0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</w:p>
    <w:p w14:paraId="3BAD8582" w14:textId="77777777" w:rsidR="006F1C89" w:rsidRDefault="006F1C89">
      <w:pPr>
        <w:rPr>
          <w:i/>
        </w:rPr>
      </w:pPr>
    </w:p>
    <w:p w14:paraId="0AE7AD30" w14:textId="77777777" w:rsidR="006F1C89" w:rsidRDefault="006F1C89">
      <w:pPr>
        <w:rPr>
          <w:i/>
        </w:rPr>
      </w:pPr>
    </w:p>
    <w:p w14:paraId="74EBBF8F" w14:textId="77777777" w:rsidR="006F1C89" w:rsidRDefault="006F1C89">
      <w:pPr>
        <w:spacing w:before="1"/>
        <w:rPr>
          <w:i/>
          <w:sz w:val="24"/>
        </w:rPr>
      </w:pPr>
    </w:p>
    <w:p w14:paraId="1320C8D6" w14:textId="77777777" w:rsidR="006F1C89" w:rsidRDefault="005D3991">
      <w:pPr>
        <w:pStyle w:val="BodyText"/>
        <w:spacing w:line="192" w:lineRule="auto"/>
        <w:ind w:left="842" w:hanging="399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3"/>
        </w:rPr>
        <w:t xml:space="preserve"> </w:t>
      </w:r>
      <w:r>
        <w:rPr>
          <w:spacing w:val="17"/>
          <w:w w:val="160"/>
        </w:rPr>
        <w:t>(</w:t>
      </w:r>
      <w:r>
        <w:rPr>
          <w:spacing w:val="17"/>
          <w:w w:val="82"/>
        </w:rPr>
        <w:t>1</w:t>
      </w:r>
      <w:r>
        <w:rPr>
          <w:w w:val="164"/>
        </w:rPr>
        <w:t>:</w:t>
      </w:r>
      <w:r>
        <w:rPr>
          <w:spacing w:val="-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9"/>
        </w:rPr>
        <w:t xml:space="preserve"> </w:t>
      </w:r>
      <w:r>
        <w:rPr>
          <w:w w:val="160"/>
        </w:rPr>
        <w:t xml:space="preserve">(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93"/>
        </w:rPr>
        <w:t>e</w:t>
      </w:r>
      <w:r>
        <w:rPr>
          <w:spacing w:val="15"/>
        </w:rPr>
        <w:t>v</w:t>
      </w:r>
      <w:r>
        <w:rPr>
          <w:spacing w:val="15"/>
          <w:w w:val="93"/>
        </w:rPr>
        <w:t>e</w:t>
      </w:r>
      <w:r>
        <w:rPr>
          <w:w w:val="83"/>
        </w:rPr>
        <w:t>n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BC58531" w14:textId="77777777" w:rsidR="006F1C89" w:rsidRDefault="006F1C89">
      <w:pPr>
        <w:pStyle w:val="BodyText"/>
        <w:spacing w:before="11"/>
        <w:rPr>
          <w:sz w:val="17"/>
        </w:rPr>
      </w:pPr>
    </w:p>
    <w:p w14:paraId="1393A5A2" w14:textId="77777777" w:rsidR="006F1C89" w:rsidRDefault="005D3991">
      <w:pPr>
        <w:pStyle w:val="BodyText"/>
        <w:spacing w:line="192" w:lineRule="auto"/>
        <w:ind w:left="843" w:hanging="400"/>
      </w:pP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127"/>
        </w:rPr>
        <w:t>rr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3"/>
        </w:rPr>
        <w:t>un</w:t>
      </w:r>
      <w:r>
        <w:rPr>
          <w:spacing w:val="19"/>
          <w:w w:val="180"/>
        </w:rPr>
        <w:t>li</w:t>
      </w:r>
      <w:r>
        <w:rPr>
          <w:spacing w:val="19"/>
          <w:w w:val="102"/>
        </w:rPr>
        <w:t>s</w:t>
      </w:r>
      <w:r>
        <w:rPr>
          <w:spacing w:val="30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2"/>
        </w:rPr>
        <w:t xml:space="preserve"> </w:t>
      </w:r>
      <w:r>
        <w:rPr>
          <w:spacing w:val="19"/>
          <w:w w:val="160"/>
        </w:rPr>
        <w:t>[[</w:t>
      </w:r>
      <w:r>
        <w:rPr>
          <w:w w:val="82"/>
        </w:rPr>
        <w:t>1</w:t>
      </w:r>
      <w:r>
        <w:rPr>
          <w:spacing w:val="-50"/>
        </w:rPr>
        <w:t xml:space="preserve"> </w:t>
      </w:r>
      <w:r>
        <w:rPr>
          <w:spacing w:val="19"/>
          <w:w w:val="160"/>
        </w:rPr>
        <w:t>]]</w:t>
      </w:r>
      <w:r>
        <w:rPr>
          <w:w w:val="160"/>
        </w:rPr>
        <w:t>)</w:t>
      </w:r>
      <w:r>
        <w:rPr>
          <w:spacing w:val="-3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19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22460302" w14:textId="77777777" w:rsidR="006F1C89" w:rsidRDefault="006F1C89">
      <w:pPr>
        <w:spacing w:line="192" w:lineRule="auto"/>
        <w:sectPr w:rsidR="006F1C89">
          <w:type w:val="continuous"/>
          <w:pgSz w:w="12240" w:h="15840"/>
          <w:pgMar w:top="380" w:right="740" w:bottom="280" w:left="700" w:header="720" w:footer="720" w:gutter="0"/>
          <w:cols w:space="720"/>
        </w:sectPr>
      </w:pPr>
    </w:p>
    <w:p w14:paraId="72EE1E51" w14:textId="77777777" w:rsidR="006F1C89" w:rsidRDefault="005D3991">
      <w:pPr>
        <w:pStyle w:val="BodyText"/>
        <w:spacing w:before="56" w:line="192" w:lineRule="auto"/>
        <w:ind w:left="843" w:hanging="400"/>
      </w:pPr>
      <w:r>
        <w:rPr>
          <w:spacing w:val="18"/>
          <w:w w:val="82"/>
        </w:rPr>
        <w:lastRenderedPageBreak/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3"/>
        </w:rPr>
        <w:t xml:space="preserve"> </w:t>
      </w:r>
      <w:r>
        <w:rPr>
          <w:spacing w:val="17"/>
          <w:w w:val="160"/>
        </w:rPr>
        <w:t>(</w:t>
      </w:r>
      <w:r>
        <w:rPr>
          <w:spacing w:val="17"/>
          <w:w w:val="82"/>
        </w:rPr>
        <w:t>1</w:t>
      </w:r>
      <w:r>
        <w:rPr>
          <w:w w:val="164"/>
        </w:rPr>
        <w:t>:</w:t>
      </w:r>
      <w:r>
        <w:rPr>
          <w:spacing w:val="-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)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93"/>
        </w:rPr>
        <w:t>e</w:t>
      </w:r>
      <w:r>
        <w:rPr>
          <w:spacing w:val="15"/>
        </w:rPr>
        <w:t>v</w:t>
      </w:r>
      <w:r>
        <w:rPr>
          <w:spacing w:val="15"/>
          <w:w w:val="93"/>
        </w:rPr>
        <w:t>e</w:t>
      </w:r>
      <w:r>
        <w:rPr>
          <w:w w:val="83"/>
        </w:rPr>
        <w:t>n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40E0B47" w14:textId="77777777" w:rsidR="006F1C89" w:rsidRDefault="006F1C89">
      <w:pPr>
        <w:pStyle w:val="BodyText"/>
      </w:pPr>
    </w:p>
    <w:p w14:paraId="19D37464" w14:textId="77777777" w:rsidR="006F1C89" w:rsidRDefault="005D3991">
      <w:pPr>
        <w:spacing w:before="189"/>
        <w:ind w:left="436"/>
        <w:rPr>
          <w:i/>
        </w:rPr>
      </w:pPr>
      <w:r>
        <w:rPr>
          <w:i/>
          <w:w w:val="105"/>
        </w:rPr>
        <w:t xml:space="preserve"># </w:t>
      </w:r>
      <w:r>
        <w:rPr>
          <w:i/>
          <w:spacing w:val="13"/>
          <w:w w:val="105"/>
        </w:rPr>
        <w:t xml:space="preserve"> </w:t>
      </w:r>
      <w:r>
        <w:rPr>
          <w:i/>
          <w:spacing w:val="11"/>
          <w:w w:val="105"/>
        </w:rPr>
        <w:t>CLC</w:t>
      </w:r>
    </w:p>
    <w:p w14:paraId="6024F2BF" w14:textId="77777777" w:rsidR="006F1C89" w:rsidRDefault="006F1C89">
      <w:pPr>
        <w:spacing w:before="9"/>
        <w:rPr>
          <w:i/>
          <w:sz w:val="19"/>
        </w:rPr>
      </w:pPr>
    </w:p>
    <w:p w14:paraId="0481821A" w14:textId="77777777" w:rsidR="006F1C89" w:rsidRDefault="005D3991">
      <w:pPr>
        <w:pStyle w:val="BodyText"/>
        <w:ind w:left="444"/>
      </w:pP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spacing w:val="30"/>
          <w:w w:val="164"/>
        </w:rPr>
        <w:t>␣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30"/>
          <w:w w:val="139"/>
        </w:rPr>
        <w:t>t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7768C475" w14:textId="77777777" w:rsidR="006F1C89" w:rsidRDefault="006F1C89">
      <w:pPr>
        <w:pStyle w:val="BodyText"/>
        <w:spacing w:before="4"/>
        <w:rPr>
          <w:sz w:val="13"/>
        </w:rPr>
      </w:pPr>
    </w:p>
    <w:p w14:paraId="0945B25F" w14:textId="77777777" w:rsidR="006F1C89" w:rsidRDefault="005D3991">
      <w:pPr>
        <w:pStyle w:val="BodyText"/>
        <w:spacing w:before="1" w:line="384" w:lineRule="auto"/>
        <w:ind w:left="444" w:right="5847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51D88F59" w14:textId="77777777" w:rsidR="006F1C89" w:rsidRDefault="006F1C89">
      <w:pPr>
        <w:pStyle w:val="BodyText"/>
      </w:pPr>
    </w:p>
    <w:p w14:paraId="7C0022F1" w14:textId="77777777" w:rsidR="006F1C89" w:rsidRDefault="006F1C89">
      <w:pPr>
        <w:pStyle w:val="BodyText"/>
        <w:spacing w:before="6"/>
        <w:rPr>
          <w:sz w:val="13"/>
        </w:rPr>
      </w:pPr>
    </w:p>
    <w:p w14:paraId="2C49810C" w14:textId="77777777" w:rsidR="006F1C89" w:rsidRDefault="005D3991">
      <w:pPr>
        <w:pStyle w:val="BodyText"/>
        <w:spacing w:line="305" w:lineRule="exact"/>
        <w:ind w:left="44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94"/>
        </w:rPr>
        <w:t>a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{</w:t>
      </w:r>
    </w:p>
    <w:p w14:paraId="1AE868D4" w14:textId="77777777" w:rsidR="006F1C89" w:rsidRDefault="005D3991">
      <w:pPr>
        <w:pStyle w:val="BodyText"/>
        <w:spacing w:line="305" w:lineRule="exact"/>
        <w:ind w:left="719"/>
      </w:pPr>
      <w:r>
        <w:rPr>
          <w:spacing w:val="19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3"/>
        </w:rPr>
        <w:t xml:space="preserve"> </w:t>
      </w:r>
      <w:r>
        <w:rPr>
          <w:spacing w:val="26"/>
          <w:w w:val="94"/>
        </w:rPr>
        <w:t>a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7"/>
        </w:rPr>
        <w:t xml:space="preserve"> 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10A3AB8" w14:textId="77777777" w:rsidR="006F1C89" w:rsidRDefault="006F1C89">
      <w:pPr>
        <w:pStyle w:val="BodyText"/>
        <w:spacing w:before="14"/>
        <w:rPr>
          <w:sz w:val="30"/>
        </w:rPr>
      </w:pPr>
    </w:p>
    <w:p w14:paraId="607B9D67" w14:textId="77777777" w:rsidR="006F1C89" w:rsidRDefault="005D3991">
      <w:pPr>
        <w:pStyle w:val="BodyText"/>
        <w:ind w:left="715"/>
      </w:pP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82"/>
        </w:rPr>
        <w:t>1</w:t>
      </w:r>
    </w:p>
    <w:p w14:paraId="01525C3A" w14:textId="77777777" w:rsidR="006F1C89" w:rsidRDefault="006F1C89">
      <w:pPr>
        <w:pStyle w:val="BodyText"/>
        <w:spacing w:before="6"/>
        <w:rPr>
          <w:sz w:val="16"/>
        </w:rPr>
      </w:pPr>
    </w:p>
    <w:p w14:paraId="4FA8CE73" w14:textId="77777777" w:rsidR="006F1C89" w:rsidRDefault="005D3991">
      <w:pPr>
        <w:pStyle w:val="BodyText"/>
        <w:spacing w:line="192" w:lineRule="auto"/>
        <w:ind w:left="1118" w:right="300" w:hanging="399"/>
      </w:pP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70"/>
        </w:rPr>
        <w:t>N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A04E028" w14:textId="77777777" w:rsidR="006F1C89" w:rsidRDefault="005D3991">
      <w:pPr>
        <w:pStyle w:val="BodyText"/>
        <w:tabs>
          <w:tab w:val="left" w:pos="5797"/>
        </w:tabs>
        <w:spacing w:line="257" w:lineRule="exact"/>
        <w:ind w:left="720"/>
        <w:rPr>
          <w:rFonts w:ascii="Calibri"/>
          <w:i/>
        </w:rPr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ab/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  <w:i/>
          <w:spacing w:val="19"/>
          <w:w w:val="89"/>
        </w:rPr>
        <w:t>A</w:t>
      </w:r>
      <w:r>
        <w:rPr>
          <w:rFonts w:ascii="Calibri"/>
          <w:i/>
          <w:spacing w:val="19"/>
          <w:w w:val="84"/>
        </w:rPr>
        <w:t>D</w:t>
      </w:r>
      <w:r>
        <w:rPr>
          <w:rFonts w:ascii="Calibri"/>
          <w:i/>
          <w:spacing w:val="19"/>
          <w:w w:val="81"/>
        </w:rPr>
        <w:t>U</w:t>
      </w:r>
      <w:r>
        <w:rPr>
          <w:rFonts w:ascii="Calibri"/>
          <w:i/>
          <w:spacing w:val="19"/>
          <w:w w:val="123"/>
        </w:rPr>
        <w:t>L</w:t>
      </w:r>
      <w:r>
        <w:rPr>
          <w:rFonts w:ascii="Calibri"/>
          <w:i/>
          <w:spacing w:val="19"/>
          <w:w w:val="106"/>
        </w:rPr>
        <w:t>T</w:t>
      </w:r>
      <w:r>
        <w:rPr>
          <w:rFonts w:ascii="Calibri"/>
          <w:i/>
          <w:w w:val="115"/>
        </w:rPr>
        <w:t>S</w:t>
      </w:r>
    </w:p>
    <w:p w14:paraId="48181D52" w14:textId="77777777" w:rsidR="006F1C89" w:rsidRDefault="005D3991">
      <w:pPr>
        <w:pStyle w:val="BodyText"/>
        <w:spacing w:line="305" w:lineRule="exact"/>
        <w:ind w:left="720"/>
        <w:rPr>
          <w:rFonts w:ascii="Calibri"/>
          <w:i/>
        </w:rPr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  <w:i/>
          <w:spacing w:val="20"/>
          <w:w w:val="163"/>
        </w:rPr>
        <w:t>J</w:t>
      </w:r>
      <w:r>
        <w:rPr>
          <w:rFonts w:ascii="Calibri"/>
          <w:i/>
          <w:spacing w:val="20"/>
          <w:w w:val="81"/>
        </w:rPr>
        <w:t>U</w:t>
      </w:r>
      <w:r>
        <w:rPr>
          <w:rFonts w:ascii="Calibri"/>
          <w:i/>
          <w:spacing w:val="20"/>
          <w:w w:val="91"/>
        </w:rPr>
        <w:t>V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spacing w:val="20"/>
          <w:w w:val="80"/>
        </w:rPr>
        <w:t>N</w:t>
      </w:r>
      <w:r>
        <w:rPr>
          <w:rFonts w:ascii="Calibri"/>
          <w:i/>
          <w:spacing w:val="20"/>
          <w:w w:val="206"/>
        </w:rPr>
        <w:t>I</w:t>
      </w:r>
      <w:r>
        <w:rPr>
          <w:rFonts w:ascii="Calibri"/>
          <w:i/>
          <w:spacing w:val="20"/>
          <w:w w:val="123"/>
        </w:rPr>
        <w:t>L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w w:val="115"/>
        </w:rPr>
        <w:t>S</w:t>
      </w:r>
    </w:p>
    <w:p w14:paraId="6029B4DE" w14:textId="77777777" w:rsidR="006F1C89" w:rsidRDefault="006F1C89">
      <w:pPr>
        <w:spacing w:before="9"/>
        <w:rPr>
          <w:i/>
          <w:sz w:val="16"/>
        </w:rPr>
      </w:pPr>
    </w:p>
    <w:p w14:paraId="3B0C9FEF" w14:textId="77777777" w:rsidR="006F1C89" w:rsidRDefault="005D3991">
      <w:pPr>
        <w:pStyle w:val="BodyText"/>
        <w:spacing w:line="384" w:lineRule="auto"/>
        <w:ind w:left="717" w:right="6531" w:firstLine="3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2"/>
        </w:rPr>
        <w:t>b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6E607441" w14:textId="77777777" w:rsidR="006F1C89" w:rsidRDefault="005D3991">
      <w:pPr>
        <w:pStyle w:val="BodyText"/>
        <w:spacing w:before="2"/>
        <w:ind w:left="99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9"/>
        </w:rPr>
        <w:t>k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0558D90E" w14:textId="77777777" w:rsidR="006F1C89" w:rsidRDefault="006F1C89">
      <w:pPr>
        <w:pStyle w:val="BodyText"/>
      </w:pPr>
    </w:p>
    <w:p w14:paraId="3C8B8FE1" w14:textId="77777777" w:rsidR="006F1C89" w:rsidRDefault="005D3991">
      <w:pPr>
        <w:pStyle w:val="BodyText"/>
        <w:spacing w:before="185" w:line="192" w:lineRule="auto"/>
        <w:ind w:left="1668" w:right="358" w:hanging="398"/>
      </w:pP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9"/>
        </w:rPr>
        <w:t xml:space="preserve"> </w:t>
      </w:r>
      <w:r>
        <w:rPr>
          <w:spacing w:val="21"/>
          <w:w w:val="127"/>
        </w:rPr>
        <w:t>r</w:t>
      </w:r>
      <w:r>
        <w:rPr>
          <w:spacing w:val="22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2"/>
          <w:w w:val="84"/>
        </w:rPr>
        <w:t>o</w:t>
      </w:r>
      <w:r>
        <w:rPr>
          <w:spacing w:val="21"/>
          <w:w w:val="83"/>
        </w:rPr>
        <w:t>u</w:t>
      </w:r>
      <w:r>
        <w:rPr>
          <w:spacing w:val="22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2"/>
          <w:w w:val="55"/>
        </w:rPr>
        <w:t>m</w:t>
      </w:r>
      <w:r>
        <w:rPr>
          <w:spacing w:val="21"/>
          <w:w w:val="82"/>
        </w:rPr>
        <w:t>p</w:t>
      </w:r>
      <w:r>
        <w:rPr>
          <w:spacing w:val="22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84"/>
        </w:rPr>
        <w:t>o</w:t>
      </w:r>
      <w:r>
        <w:rPr>
          <w:w w:val="83"/>
        </w:rPr>
        <w:t>n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rPr>
          <w:spacing w:val="-37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19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spacing w:val="19"/>
          <w:w w:val="94"/>
        </w:rPr>
        <w:t>P</w:t>
      </w:r>
      <w:r>
        <w:rPr>
          <w:w w:val="75"/>
        </w:rPr>
        <w:t>A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75"/>
        </w:rPr>
        <w:t>A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spacing w:val="19"/>
          <w:w w:val="94"/>
        </w:rPr>
        <w:t>P</w:t>
      </w:r>
      <w:r>
        <w:rPr>
          <w:w w:val="167"/>
        </w:rPr>
        <w:t>J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167"/>
        </w:rPr>
        <w:t>J</w:t>
      </w:r>
      <w:proofErr w:type="spellEnd"/>
      <w:r>
        <w:rPr>
          <w:spacing w:val="-26"/>
        </w:rPr>
        <w:t xml:space="preserve"> </w:t>
      </w:r>
      <w:r>
        <w:rPr>
          <w:w w:val="164"/>
        </w:rPr>
        <w:t xml:space="preserve">,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2"/>
        </w:rPr>
        <w:t>b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89"/>
        </w:rPr>
        <w:t>k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))</w:t>
      </w:r>
      <w:r>
        <w:rPr>
          <w:w w:val="164"/>
        </w:rPr>
        <w:t>,</w:t>
      </w:r>
    </w:p>
    <w:p w14:paraId="511B8181" w14:textId="77777777" w:rsidR="006F1C89" w:rsidRDefault="005D3991">
      <w:pPr>
        <w:pStyle w:val="BodyText"/>
        <w:spacing w:before="2" w:line="192" w:lineRule="auto"/>
        <w:ind w:left="6614" w:right="222" w:hanging="397"/>
      </w:pP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20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38"/>
        </w:rPr>
        <w:t xml:space="preserve"> </w:t>
      </w:r>
      <w:r>
        <w:rPr>
          <w:w w:val="65"/>
        </w:rPr>
        <w:t xml:space="preserve">=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spacing w:val="31"/>
          <w:w w:val="127"/>
        </w:rPr>
        <w:t>r</w:t>
      </w:r>
      <w:proofErr w:type="spellEnd"/>
      <w:r>
        <w:rPr>
          <w:w w:val="65"/>
        </w:rPr>
        <w:t>=</w:t>
      </w:r>
      <w:r>
        <w:rPr>
          <w:spacing w:val="-42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 xml:space="preserve">.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 xml:space="preserve">,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9"/>
        </w:rPr>
        <w:t>k</w:t>
      </w:r>
      <w:r>
        <w:rPr>
          <w:w w:val="75"/>
        </w:rPr>
        <w:t>A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102"/>
        </w:rPr>
        <w:t>s</w:t>
      </w:r>
      <w:proofErr w:type="spellEnd"/>
    </w:p>
    <w:p w14:paraId="274418BE" w14:textId="77777777" w:rsidR="006F1C89" w:rsidRDefault="005D3991">
      <w:pPr>
        <w:pStyle w:val="BodyText"/>
        <w:spacing w:before="2" w:line="192" w:lineRule="auto"/>
        <w:ind w:left="6219" w:right="1580" w:firstLine="526"/>
      </w:pP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 xml:space="preserve">,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7A75F38E" w14:textId="77777777" w:rsidR="006F1C89" w:rsidRDefault="006F1C89">
      <w:pPr>
        <w:pStyle w:val="BodyText"/>
      </w:pPr>
    </w:p>
    <w:p w14:paraId="1A0D9A2E" w14:textId="77777777" w:rsidR="006F1C89" w:rsidRDefault="006F1C89">
      <w:pPr>
        <w:pStyle w:val="BodyText"/>
        <w:spacing w:before="13"/>
        <w:rPr>
          <w:sz w:val="29"/>
        </w:rPr>
      </w:pPr>
    </w:p>
    <w:p w14:paraId="16E0997A" w14:textId="77777777" w:rsidR="006F1C89" w:rsidRDefault="005D3991">
      <w:pPr>
        <w:spacing w:before="1" w:line="254" w:lineRule="exact"/>
        <w:ind w:left="1261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19"/>
          <w:w w:val="113"/>
        </w:rPr>
        <w:t>F</w:t>
      </w:r>
      <w:r>
        <w:rPr>
          <w:i/>
          <w:spacing w:val="19"/>
          <w:w w:val="226"/>
        </w:rPr>
        <w:t>il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29"/>
        </w:rPr>
        <w:t>"</w:t>
      </w:r>
      <w:r>
        <w:rPr>
          <w:i/>
          <w:spacing w:val="-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129"/>
        </w:rPr>
        <w:t>"</w:t>
      </w:r>
    </w:p>
    <w:p w14:paraId="416C8ABA" w14:textId="77777777" w:rsidR="006F1C89" w:rsidRDefault="005D3991">
      <w:pPr>
        <w:pStyle w:val="BodyText"/>
        <w:spacing w:line="323" w:lineRule="exact"/>
        <w:ind w:left="1269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)</w:t>
      </w:r>
    </w:p>
    <w:p w14:paraId="7C12DE41" w14:textId="77777777" w:rsidR="006F1C89" w:rsidRDefault="006F1C89">
      <w:pPr>
        <w:pStyle w:val="BodyText"/>
        <w:spacing w:before="5"/>
        <w:rPr>
          <w:sz w:val="15"/>
        </w:rPr>
      </w:pPr>
    </w:p>
    <w:p w14:paraId="7AE557E6" w14:textId="77777777" w:rsidR="006F1C89" w:rsidRDefault="005D3991">
      <w:pPr>
        <w:ind w:left="12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84"/>
        </w:rPr>
        <w:t>D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4B6A0F29" w14:textId="77777777" w:rsidR="006F1C89" w:rsidRDefault="006F1C89">
      <w:pPr>
        <w:spacing w:before="9"/>
        <w:rPr>
          <w:i/>
          <w:sz w:val="19"/>
        </w:rPr>
      </w:pPr>
    </w:p>
    <w:p w14:paraId="3ED4746E" w14:textId="77777777" w:rsidR="006F1C89" w:rsidRDefault="005D3991">
      <w:pPr>
        <w:pStyle w:val="BodyText"/>
        <w:spacing w:before="1" w:line="305" w:lineRule="exact"/>
        <w:ind w:left="1270"/>
      </w:pP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18"/>
          <w:w w:val="160"/>
        </w:rPr>
        <w:t>[</w:t>
      </w:r>
      <w:r>
        <w:rPr>
          <w:spacing w:val="26"/>
          <w:w w:val="82"/>
        </w:rPr>
        <w:t>b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9"/>
        </w:rPr>
        <w:t>k</w:t>
      </w:r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7783864F" w14:textId="77777777" w:rsidR="006F1C89" w:rsidRDefault="005D3991">
      <w:pPr>
        <w:pStyle w:val="BodyText"/>
        <w:spacing w:before="14" w:line="192" w:lineRule="auto"/>
        <w:ind w:left="1666" w:hanging="398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2"/>
        </w:rPr>
        <w:t>b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13"/>
          <w:w w:val="110"/>
        </w:rPr>
        <w:t>data</w:t>
      </w:r>
      <w:r>
        <w:rPr>
          <w:spacing w:val="-48"/>
          <w:w w:val="110"/>
        </w:rPr>
        <w:t xml:space="preserve"> </w:t>
      </w:r>
      <w:r>
        <w:rPr>
          <w:w w:val="140"/>
        </w:rPr>
        <w:t>.</w:t>
      </w:r>
      <w:r>
        <w:rPr>
          <w:spacing w:val="-70"/>
          <w:w w:val="140"/>
        </w:rPr>
        <w:t xml:space="preserve"> </w:t>
      </w:r>
      <w:r>
        <w:rPr>
          <w:spacing w:val="11"/>
        </w:rPr>
        <w:t>CLC</w:t>
      </w:r>
      <w:r>
        <w:rPr>
          <w:spacing w:val="-42"/>
        </w:rPr>
        <w:t xml:space="preserve"> </w:t>
      </w:r>
      <w:r>
        <w:rPr>
          <w:w w:val="140"/>
        </w:rPr>
        <w:t>.</w:t>
      </w:r>
      <w:r>
        <w:rPr>
          <w:spacing w:val="-68"/>
          <w:w w:val="140"/>
        </w:rPr>
        <w:t xml:space="preserve"> </w:t>
      </w:r>
      <w:r>
        <w:rPr>
          <w:spacing w:val="13"/>
          <w:w w:val="110"/>
        </w:rPr>
        <w:t>even</w:t>
      </w:r>
      <w:r>
        <w:rPr>
          <w:spacing w:val="-48"/>
          <w:w w:val="110"/>
        </w:rPr>
        <w:t xml:space="preserve"> </w:t>
      </w:r>
      <w:r>
        <w:rPr>
          <w:spacing w:val="14"/>
          <w:w w:val="140"/>
        </w:rPr>
        <w:t>)))</w:t>
      </w:r>
    </w:p>
    <w:p w14:paraId="0BC4898D" w14:textId="77777777" w:rsidR="006F1C89" w:rsidRDefault="006F1C89">
      <w:pPr>
        <w:spacing w:line="192" w:lineRule="auto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0DDD9BA6" w14:textId="77777777" w:rsidR="006F1C89" w:rsidRDefault="005D3991">
      <w:pPr>
        <w:pStyle w:val="BodyText"/>
        <w:spacing w:before="76" w:line="192" w:lineRule="auto"/>
        <w:ind w:left="1666" w:hanging="398"/>
      </w:pPr>
      <w:r>
        <w:rPr>
          <w:spacing w:val="19"/>
          <w:w w:val="141"/>
        </w:rPr>
        <w:lastRenderedPageBreak/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proofErr w:type="spellStart"/>
      <w:r>
        <w:rPr>
          <w:spacing w:val="17"/>
          <w:w w:val="167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9"/>
        </w:rPr>
        <w:t>k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55"/>
        </w:rPr>
        <w:t>m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13"/>
          <w:w w:val="110"/>
        </w:rPr>
        <w:t>data</w:t>
      </w:r>
      <w:r>
        <w:rPr>
          <w:spacing w:val="-48"/>
          <w:w w:val="110"/>
        </w:rPr>
        <w:t xml:space="preserve"> </w:t>
      </w:r>
      <w:r>
        <w:rPr>
          <w:w w:val="140"/>
        </w:rPr>
        <w:t>.</w:t>
      </w:r>
      <w:r>
        <w:rPr>
          <w:spacing w:val="-70"/>
          <w:w w:val="140"/>
        </w:rPr>
        <w:t xml:space="preserve"> </w:t>
      </w:r>
      <w:r>
        <w:rPr>
          <w:spacing w:val="11"/>
        </w:rPr>
        <w:t>CLC</w:t>
      </w:r>
      <w:r>
        <w:rPr>
          <w:spacing w:val="-42"/>
        </w:rPr>
        <w:t xml:space="preserve"> </w:t>
      </w:r>
      <w:r>
        <w:rPr>
          <w:w w:val="140"/>
        </w:rPr>
        <w:t>.</w:t>
      </w:r>
      <w:r>
        <w:rPr>
          <w:spacing w:val="-68"/>
          <w:w w:val="140"/>
        </w:rPr>
        <w:t xml:space="preserve"> </w:t>
      </w:r>
      <w:r>
        <w:rPr>
          <w:spacing w:val="13"/>
          <w:w w:val="110"/>
        </w:rPr>
        <w:t>even</w:t>
      </w:r>
      <w:r>
        <w:rPr>
          <w:spacing w:val="-48"/>
          <w:w w:val="110"/>
        </w:rPr>
        <w:t xml:space="preserve"> </w:t>
      </w:r>
      <w:r>
        <w:rPr>
          <w:spacing w:val="14"/>
          <w:w w:val="140"/>
        </w:rPr>
        <w:t>)))</w:t>
      </w:r>
    </w:p>
    <w:p w14:paraId="09A8F657" w14:textId="77777777" w:rsidR="006F1C89" w:rsidRDefault="005D3991">
      <w:pPr>
        <w:pStyle w:val="BodyText"/>
        <w:spacing w:line="257" w:lineRule="exact"/>
        <w:ind w:left="1269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9"/>
        </w:rPr>
        <w:t xml:space="preserve"> </w:t>
      </w:r>
      <w:r>
        <w:rPr>
          <w:spacing w:val="15"/>
          <w:w w:val="180"/>
        </w:rPr>
        <w:t>I</w:t>
      </w:r>
      <w:r>
        <w:rPr>
          <w:w w:val="69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1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11"/>
          <w:w w:val="180"/>
        </w:rPr>
        <w:t>i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</w:p>
    <w:p w14:paraId="31FF2293" w14:textId="77777777" w:rsidR="006F1C89" w:rsidRDefault="005D3991">
      <w:pPr>
        <w:pStyle w:val="BodyText"/>
        <w:spacing w:line="271" w:lineRule="exact"/>
        <w:ind w:left="1659"/>
      </w:pPr>
      <w:r>
        <w:rPr>
          <w:spacing w:val="14"/>
          <w:w w:val="160"/>
        </w:rPr>
        <w:t>)))</w:t>
      </w:r>
    </w:p>
    <w:p w14:paraId="23DE395F" w14:textId="77777777" w:rsidR="006F1C89" w:rsidRDefault="005D3991">
      <w:pPr>
        <w:pStyle w:val="BodyText"/>
        <w:spacing w:before="15" w:line="192" w:lineRule="auto"/>
        <w:ind w:left="1265" w:right="347" w:firstLine="5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93"/>
        </w:rPr>
        <w:t>e</w:t>
      </w:r>
      <w:r>
        <w:rPr>
          <w:spacing w:val="15"/>
        </w:rPr>
        <w:t>v</w:t>
      </w:r>
      <w:r>
        <w:rPr>
          <w:spacing w:val="15"/>
          <w:w w:val="93"/>
        </w:rPr>
        <w:t>e</w:t>
      </w:r>
      <w:r>
        <w:rPr>
          <w:w w:val="83"/>
        </w:rPr>
        <w:t>n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</w:p>
    <w:p w14:paraId="1F4BAE6E" w14:textId="77777777" w:rsidR="006F1C89" w:rsidRDefault="005D3991">
      <w:pPr>
        <w:pStyle w:val="BodyText"/>
        <w:spacing w:line="291" w:lineRule="exact"/>
        <w:ind w:left="986"/>
      </w:pPr>
      <w:r>
        <w:rPr>
          <w:w w:val="160"/>
        </w:rPr>
        <w:t>}</w:t>
      </w:r>
    </w:p>
    <w:p w14:paraId="356F7F4A" w14:textId="77777777" w:rsidR="006F1C89" w:rsidRDefault="006F1C89">
      <w:pPr>
        <w:pStyle w:val="BodyText"/>
        <w:spacing w:before="12"/>
        <w:rPr>
          <w:sz w:val="11"/>
        </w:rPr>
      </w:pPr>
    </w:p>
    <w:p w14:paraId="1172FEBF" w14:textId="77777777" w:rsidR="006F1C89" w:rsidRDefault="005D3991">
      <w:pPr>
        <w:pStyle w:val="BodyText"/>
        <w:spacing w:before="23" w:line="305" w:lineRule="exact"/>
        <w:ind w:left="711"/>
      </w:pPr>
      <w:r>
        <w:rPr>
          <w:w w:val="160"/>
        </w:rPr>
        <w:t>}</w:t>
      </w:r>
    </w:p>
    <w:p w14:paraId="03A39618" w14:textId="77777777" w:rsidR="006F1C89" w:rsidRDefault="005D3991">
      <w:pPr>
        <w:pStyle w:val="BodyText"/>
        <w:spacing w:before="15" w:line="192" w:lineRule="auto"/>
        <w:ind w:left="719" w:right="3099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94"/>
        </w:rPr>
        <w:t>a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 xml:space="preserve">n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94"/>
        </w:rPr>
        <w:t>a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</w:p>
    <w:p w14:paraId="35C1CCBE" w14:textId="77777777" w:rsidR="006F1C89" w:rsidRDefault="005D3991">
      <w:pPr>
        <w:pStyle w:val="BodyText"/>
        <w:spacing w:line="291" w:lineRule="exact"/>
        <w:ind w:left="436"/>
      </w:pPr>
      <w:r>
        <w:rPr>
          <w:w w:val="160"/>
        </w:rPr>
        <w:t>}</w:t>
      </w:r>
    </w:p>
    <w:p w14:paraId="66D86D70" w14:textId="77777777" w:rsidR="006F1C89" w:rsidRDefault="006F1C89">
      <w:pPr>
        <w:pStyle w:val="BodyText"/>
        <w:spacing w:before="12"/>
        <w:rPr>
          <w:sz w:val="11"/>
        </w:rPr>
      </w:pPr>
    </w:p>
    <w:p w14:paraId="17EB486B" w14:textId="77777777" w:rsidR="006F1C89" w:rsidRDefault="005D3991">
      <w:pPr>
        <w:spacing w:before="54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2"/>
        </w:rPr>
        <w:t>1</w:t>
      </w:r>
      <w:r>
        <w:rPr>
          <w:i/>
          <w:w w:val="102"/>
        </w:rPr>
        <w:t>0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</w:p>
    <w:p w14:paraId="3845E579" w14:textId="77777777" w:rsidR="006F1C89" w:rsidRDefault="006F1C89">
      <w:pPr>
        <w:spacing w:before="5"/>
        <w:rPr>
          <w:i/>
        </w:rPr>
      </w:pPr>
    </w:p>
    <w:p w14:paraId="6C811A10" w14:textId="77777777" w:rsidR="006F1C89" w:rsidRDefault="005D3991">
      <w:pPr>
        <w:spacing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b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li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1"/>
        </w:rPr>
        <w:t xml:space="preserve"> </w:t>
      </w:r>
      <w:r>
        <w:rPr>
          <w:i/>
          <w:w w:val="102"/>
        </w:rPr>
        <w:t>3</w:t>
      </w:r>
      <w:r>
        <w:rPr>
          <w:i/>
          <w:spacing w:val="-27"/>
        </w:rPr>
        <w:t xml:space="preserve"> </w:t>
      </w:r>
      <w:r>
        <w:rPr>
          <w:i/>
          <w:w w:val="84"/>
        </w:rPr>
        <w:t>D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a</w:t>
      </w:r>
      <w:r>
        <w:rPr>
          <w:i/>
          <w:w w:val="116"/>
        </w:rPr>
        <w:t>y</w:t>
      </w:r>
    </w:p>
    <w:p w14:paraId="2FD1C01D" w14:textId="77777777" w:rsidR="006F1C89" w:rsidRDefault="005D3991">
      <w:pPr>
        <w:pStyle w:val="BodyText"/>
        <w:spacing w:before="34" w:line="192" w:lineRule="auto"/>
        <w:ind w:left="843" w:hanging="400"/>
      </w:pP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3"/>
        </w:rPr>
        <w:t>un</w:t>
      </w:r>
      <w:r>
        <w:rPr>
          <w:spacing w:val="19"/>
          <w:w w:val="180"/>
        </w:rPr>
        <w:t>li</w:t>
      </w:r>
      <w:r>
        <w:rPr>
          <w:spacing w:val="19"/>
          <w:w w:val="102"/>
        </w:rPr>
        <w:t>s</w:t>
      </w:r>
      <w:r>
        <w:rPr>
          <w:spacing w:val="30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2"/>
        </w:rPr>
        <w:t xml:space="preserve"> </w:t>
      </w:r>
      <w:r>
        <w:rPr>
          <w:spacing w:val="19"/>
          <w:w w:val="160"/>
        </w:rPr>
        <w:t>[[</w:t>
      </w:r>
      <w:r>
        <w:rPr>
          <w:w w:val="82"/>
        </w:rPr>
        <w:t>1</w:t>
      </w:r>
      <w:r>
        <w:rPr>
          <w:spacing w:val="-50"/>
        </w:rPr>
        <w:t xml:space="preserve"> </w:t>
      </w:r>
      <w:r>
        <w:rPr>
          <w:spacing w:val="19"/>
          <w:w w:val="160"/>
        </w:rPr>
        <w:t>]]</w:t>
      </w:r>
      <w:r>
        <w:rPr>
          <w:w w:val="160"/>
        </w:rPr>
        <w:t>)</w:t>
      </w:r>
      <w:r>
        <w:rPr>
          <w:spacing w:val="-3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19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1CC3EC62" w14:textId="77777777" w:rsidR="006F1C89" w:rsidRDefault="006F1C89">
      <w:pPr>
        <w:pStyle w:val="BodyText"/>
      </w:pPr>
    </w:p>
    <w:p w14:paraId="235028E5" w14:textId="77777777" w:rsidR="006F1C89" w:rsidRDefault="005D3991">
      <w:pPr>
        <w:spacing w:before="188" w:line="242" w:lineRule="auto"/>
        <w:ind w:left="841" w:hanging="405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anda</w:t>
      </w:r>
      <w:r>
        <w:rPr>
          <w:i/>
          <w:spacing w:val="20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71"/>
        </w:rPr>
        <w:t>(</w:t>
      </w:r>
      <w:r>
        <w:rPr>
          <w:i/>
          <w:spacing w:val="-19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33"/>
        </w:rPr>
        <w:t>s</w:t>
      </w:r>
      <w:r>
        <w:rPr>
          <w:i/>
          <w:w w:val="133"/>
        </w:rPr>
        <w:t xml:space="preserve">s </w:t>
      </w:r>
      <w:r>
        <w:rPr>
          <w:i/>
          <w:spacing w:val="11"/>
          <w:w w:val="130"/>
        </w:rPr>
        <w:t>the</w:t>
      </w:r>
      <w:r>
        <w:rPr>
          <w:i/>
          <w:spacing w:val="33"/>
          <w:w w:val="130"/>
        </w:rPr>
        <w:t xml:space="preserve"> </w:t>
      </w:r>
      <w:r>
        <w:rPr>
          <w:i/>
          <w:spacing w:val="16"/>
          <w:w w:val="160"/>
        </w:rPr>
        <w:t>list)</w:t>
      </w:r>
    </w:p>
    <w:p w14:paraId="553DA2FF" w14:textId="77777777" w:rsidR="006F1C89" w:rsidRDefault="005D3991">
      <w:pPr>
        <w:pStyle w:val="BodyText"/>
        <w:spacing w:before="16" w:line="192" w:lineRule="auto"/>
        <w:ind w:left="444" w:right="1999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82"/>
        </w:rPr>
        <w:t>p</w:t>
      </w:r>
      <w:r>
        <w:rPr>
          <w:spacing w:val="19"/>
          <w:w w:val="82"/>
        </w:rPr>
        <w:t>p</w:t>
      </w:r>
      <w:r>
        <w:rPr>
          <w:spacing w:val="18"/>
          <w:w w:val="180"/>
        </w:rPr>
        <w:t>l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82"/>
        </w:rPr>
        <w:t>2</w:t>
      </w:r>
      <w:r>
        <w:rPr>
          <w:spacing w:val="30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82"/>
        </w:rPr>
        <w:t>p</w:t>
      </w:r>
      <w:r>
        <w:rPr>
          <w:spacing w:val="19"/>
          <w:w w:val="82"/>
        </w:rPr>
        <w:t>p</w:t>
      </w:r>
      <w:r>
        <w:rPr>
          <w:spacing w:val="18"/>
          <w:w w:val="180"/>
        </w:rPr>
        <w:t>l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82"/>
        </w:rPr>
        <w:t>2</w:t>
      </w:r>
      <w:r>
        <w:rPr>
          <w:spacing w:val="30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proofErr w:type="spellEnd"/>
      <w:r>
        <w:rPr>
          <w:w w:val="160"/>
        </w:rPr>
        <w:t>)</w:t>
      </w:r>
    </w:p>
    <w:p w14:paraId="38A2E741" w14:textId="77777777" w:rsidR="006F1C89" w:rsidRDefault="006F1C89">
      <w:pPr>
        <w:pStyle w:val="BodyText"/>
      </w:pPr>
    </w:p>
    <w:p w14:paraId="5C8E818D" w14:textId="77777777" w:rsidR="006F1C89" w:rsidRDefault="006F1C89">
      <w:pPr>
        <w:pStyle w:val="BodyText"/>
        <w:rPr>
          <w:sz w:val="31"/>
        </w:rPr>
      </w:pPr>
    </w:p>
    <w:p w14:paraId="620CEF5D" w14:textId="77777777" w:rsidR="006F1C89" w:rsidRDefault="005D3991">
      <w:pPr>
        <w:pStyle w:val="BodyText"/>
        <w:spacing w:line="192" w:lineRule="auto"/>
        <w:ind w:left="839" w:right="487" w:hanging="397"/>
        <w:jc w:val="both"/>
      </w:pPr>
      <w:r>
        <w:rPr>
          <w:spacing w:val="17"/>
          <w:w w:val="171"/>
        </w:rPr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38"/>
        </w:rPr>
        <w:t xml:space="preserve"> </w:t>
      </w:r>
      <w:r>
        <w:rPr>
          <w:spacing w:val="15"/>
          <w:w w:val="164"/>
        </w:rPr>
        <w:t>: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93"/>
        </w:rPr>
        <w:t>e</w:t>
      </w:r>
      <w:r>
        <w:rPr>
          <w:spacing w:val="19"/>
          <w:w w:val="84"/>
        </w:rPr>
        <w:t>x</w:t>
      </w:r>
      <w:r>
        <w:rPr>
          <w:spacing w:val="19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31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93"/>
        </w:rPr>
        <w:t>e</w:t>
      </w:r>
      <w:r>
        <w:rPr>
          <w:spacing w:val="15"/>
        </w:rPr>
        <w:t>v</w:t>
      </w:r>
      <w:r>
        <w:rPr>
          <w:spacing w:val="15"/>
          <w:w w:val="93"/>
        </w:rPr>
        <w:t>e</w:t>
      </w:r>
      <w:r>
        <w:rPr>
          <w:w w:val="83"/>
        </w:rPr>
        <w:t>n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93"/>
        </w:rPr>
        <w:t>e</w:t>
      </w:r>
      <w:r>
        <w:rPr>
          <w:spacing w:val="15"/>
        </w:rPr>
        <w:t>v</w:t>
      </w:r>
      <w:r>
        <w:rPr>
          <w:spacing w:val="15"/>
          <w:w w:val="93"/>
        </w:rPr>
        <w:t>e</w:t>
      </w:r>
      <w:r>
        <w:rPr>
          <w:w w:val="83"/>
        </w:rPr>
        <w:t>n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 xml:space="preserve">. </w:t>
      </w:r>
      <w:r>
        <w:rPr>
          <w:spacing w:val="15"/>
          <w:w w:val="93"/>
        </w:rPr>
        <w:t>e</w:t>
      </w:r>
      <w:r>
        <w:rPr>
          <w:spacing w:val="15"/>
        </w:rPr>
        <w:t>v</w:t>
      </w:r>
      <w:r>
        <w:rPr>
          <w:spacing w:val="15"/>
          <w:w w:val="93"/>
        </w:rPr>
        <w:t>e</w:t>
      </w:r>
      <w:r>
        <w:rPr>
          <w:w w:val="83"/>
        </w:rPr>
        <w:t>n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93"/>
        </w:rPr>
        <w:t>e</w:t>
      </w:r>
      <w:r>
        <w:rPr>
          <w:spacing w:val="15"/>
        </w:rPr>
        <w:t>v</w:t>
      </w:r>
      <w:r>
        <w:rPr>
          <w:spacing w:val="15"/>
          <w:w w:val="93"/>
        </w:rPr>
        <w:t>e</w:t>
      </w:r>
      <w:r>
        <w:rPr>
          <w:w w:val="83"/>
        </w:rPr>
        <w:t>n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93"/>
        </w:rPr>
        <w:t>e</w:t>
      </w:r>
      <w:r>
        <w:rPr>
          <w:spacing w:val="15"/>
        </w:rPr>
        <w:t>v</w:t>
      </w:r>
      <w:r>
        <w:rPr>
          <w:spacing w:val="15"/>
          <w:w w:val="93"/>
        </w:rPr>
        <w:t>e</w:t>
      </w:r>
      <w:r>
        <w:rPr>
          <w:w w:val="83"/>
        </w:rPr>
        <w:t>n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 xml:space="preserve">. </w:t>
      </w:r>
      <w:r>
        <w:rPr>
          <w:spacing w:val="13"/>
          <w:w w:val="105"/>
        </w:rPr>
        <w:t>even</w:t>
      </w:r>
      <w:r>
        <w:rPr>
          <w:spacing w:val="-44"/>
          <w:w w:val="105"/>
        </w:rPr>
        <w:t xml:space="preserve"> </w:t>
      </w:r>
      <w:r>
        <w:rPr>
          <w:spacing w:val="11"/>
          <w:w w:val="140"/>
        </w:rPr>
        <w:t>))</w:t>
      </w:r>
    </w:p>
    <w:p w14:paraId="2547A744" w14:textId="77777777" w:rsidR="006F1C89" w:rsidRDefault="005D3991">
      <w:pPr>
        <w:pStyle w:val="BodyText"/>
        <w:spacing w:before="1" w:line="192" w:lineRule="auto"/>
        <w:ind w:left="569" w:right="501" w:hanging="409"/>
      </w:pPr>
      <w:r>
        <w:rPr>
          <w:spacing w:val="22"/>
          <w:w w:val="160"/>
        </w:rPr>
        <w:t>}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      </w:t>
      </w:r>
      <w:r>
        <w:rPr>
          <w:spacing w:val="20"/>
          <w:w w:val="127"/>
        </w:rPr>
        <w:t>r</w:t>
      </w:r>
      <w:r>
        <w:rPr>
          <w:spacing w:val="21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1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r>
        <w:rPr>
          <w:spacing w:val="-1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</w:t>
      </w:r>
      <w:r>
        <w:rPr>
          <w:spacing w:val="20"/>
          <w:w w:val="127"/>
        </w:rPr>
        <w:t>r</w:t>
      </w:r>
      <w:r>
        <w:rPr>
          <w:spacing w:val="21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1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49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r>
        <w:rPr>
          <w:spacing w:val="-17"/>
        </w:rPr>
        <w:t xml:space="preserve"> </w:t>
      </w:r>
      <w:r>
        <w:rPr>
          <w:w w:val="164"/>
        </w:rPr>
        <w:t>,</w:t>
      </w:r>
    </w:p>
    <w:p w14:paraId="48E8A56F" w14:textId="77777777" w:rsidR="006F1C89" w:rsidRDefault="005D3991">
      <w:pPr>
        <w:pStyle w:val="BodyText"/>
        <w:spacing w:before="2" w:line="192" w:lineRule="auto"/>
        <w:ind w:left="2491" w:right="212" w:hanging="400"/>
      </w:pP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167"/>
        </w:rPr>
        <w:t>J</w:t>
      </w:r>
      <w:r>
        <w:rPr>
          <w:spacing w:val="-36"/>
        </w:rPr>
        <w:t xml:space="preserve"> </w:t>
      </w:r>
      <w:r>
        <w:rPr>
          <w:w w:val="164"/>
        </w:rPr>
        <w:t xml:space="preserve">,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spacing w:val="15"/>
          <w:w w:val="83"/>
        </w:rPr>
        <w:t>n</w:t>
      </w:r>
      <w:r>
        <w:rPr>
          <w:spacing w:val="15"/>
          <w:w w:val="180"/>
        </w:rPr>
        <w:t>i</w:t>
      </w:r>
      <w:r>
        <w:rPr>
          <w:w w:val="94"/>
        </w:rPr>
        <w:t>P</w:t>
      </w:r>
      <w:proofErr w:type="spellEnd"/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75"/>
        </w:rPr>
        <w:t>A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167"/>
        </w:rPr>
        <w:t>J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 xml:space="preserve">,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spacing w:val="18"/>
          <w:w w:val="83"/>
        </w:rPr>
        <w:t>h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l</w:t>
      </w:r>
      <w:r>
        <w:rPr>
          <w:w w:val="82"/>
        </w:rPr>
        <w:t>d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55"/>
        </w:rPr>
        <w:t>m</w:t>
      </w:r>
      <w:r>
        <w:rPr>
          <w:spacing w:val="16"/>
          <w:w w:val="94"/>
        </w:rPr>
        <w:t>a</w:t>
      </w:r>
      <w:r>
        <w:rPr>
          <w:spacing w:val="16"/>
          <w:w w:val="84"/>
        </w:rPr>
        <w:t>x</w:t>
      </w:r>
      <w:r>
        <w:rPr>
          <w:spacing w:val="16"/>
          <w:w w:val="82"/>
        </w:rPr>
        <w:t>T</w:t>
      </w:r>
      <w:r>
        <w:rPr>
          <w:w w:val="127"/>
        </w:rPr>
        <w:t>r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9"/>
          <w:w w:val="180"/>
        </w:rPr>
        <w:t>i</w:t>
      </w:r>
      <w:r>
        <w:rPr>
          <w:w w:val="83"/>
        </w:rPr>
        <w:t>n</w:t>
      </w:r>
      <w:r>
        <w:rPr>
          <w:spacing w:val="-51"/>
        </w:rPr>
        <w:t xml:space="preserve"> </w:t>
      </w:r>
      <w:r>
        <w:rPr>
          <w:spacing w:val="19"/>
          <w:w w:val="82"/>
        </w:rPr>
        <w:t>T</w:t>
      </w:r>
      <w:r>
        <w:rPr>
          <w:spacing w:val="30"/>
          <w:w w:val="127"/>
        </w:rPr>
        <w:t>r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01F62FA" w14:textId="77777777" w:rsidR="006F1C89" w:rsidRDefault="006F1C89">
      <w:pPr>
        <w:pStyle w:val="BodyText"/>
      </w:pPr>
    </w:p>
    <w:p w14:paraId="6F24C784" w14:textId="77777777" w:rsidR="006F1C89" w:rsidRDefault="006F1C89">
      <w:pPr>
        <w:pStyle w:val="BodyText"/>
      </w:pPr>
    </w:p>
    <w:p w14:paraId="710703B8" w14:textId="77777777" w:rsidR="006F1C89" w:rsidRDefault="006F1C89">
      <w:pPr>
        <w:pStyle w:val="BodyText"/>
        <w:spacing w:before="9"/>
        <w:rPr>
          <w:sz w:val="25"/>
        </w:rPr>
      </w:pPr>
    </w:p>
    <w:p w14:paraId="352691EC" w14:textId="77777777" w:rsidR="006F1C89" w:rsidRDefault="005D3991">
      <w:pPr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80"/>
        </w:rPr>
        <w:t>N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</w:p>
    <w:p w14:paraId="23B8C9C0" w14:textId="77777777" w:rsidR="006F1C89" w:rsidRDefault="006F1C89">
      <w:pPr>
        <w:spacing w:before="9"/>
        <w:rPr>
          <w:i/>
          <w:sz w:val="19"/>
        </w:rPr>
      </w:pPr>
    </w:p>
    <w:p w14:paraId="03209B60" w14:textId="77777777" w:rsidR="006F1C89" w:rsidRDefault="005D3991">
      <w:pPr>
        <w:pStyle w:val="BodyText"/>
        <w:spacing w:before="1" w:line="384" w:lineRule="auto"/>
        <w:ind w:left="442" w:right="8174" w:hanging="275"/>
      </w:pPr>
      <w:r>
        <w:rPr>
          <w:spacing w:val="17"/>
          <w:w w:val="171"/>
        </w:rPr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38"/>
        </w:rPr>
        <w:t xml:space="preserve"> </w:t>
      </w:r>
      <w:r>
        <w:rPr>
          <w:spacing w:val="15"/>
          <w:w w:val="164"/>
        </w:rPr>
        <w:t>: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71"/>
        </w:rPr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-14"/>
          <w:w w:val="160"/>
        </w:rPr>
        <w:t>{</w:t>
      </w:r>
      <w:r>
        <w:rPr>
          <w:w w:val="160"/>
        </w:rPr>
        <w:t xml:space="preserve"> </w:t>
      </w:r>
      <w:r>
        <w:rPr>
          <w:spacing w:val="11"/>
        </w:rPr>
        <w:t>rep</w:t>
      </w:r>
      <w:r>
        <w:rPr>
          <w:spacing w:val="88"/>
        </w:rPr>
        <w:t xml:space="preserve"> </w:t>
      </w:r>
      <w:r>
        <w:t>&lt;-</w:t>
      </w:r>
      <w:r>
        <w:rPr>
          <w:spacing w:val="10"/>
        </w:rPr>
        <w:t xml:space="preserve"> </w:t>
      </w:r>
      <w:r>
        <w:t>10</w:t>
      </w:r>
    </w:p>
    <w:p w14:paraId="14F57670" w14:textId="77777777" w:rsidR="006F1C89" w:rsidRDefault="005D3991">
      <w:pPr>
        <w:pStyle w:val="BodyText"/>
        <w:spacing w:before="2"/>
        <w:ind w:left="444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ng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27CD61E3" w14:textId="77777777" w:rsidR="006F1C89" w:rsidRDefault="006F1C89">
      <w:pPr>
        <w:pStyle w:val="BodyText"/>
        <w:spacing w:before="6"/>
        <w:rPr>
          <w:sz w:val="16"/>
        </w:rPr>
      </w:pPr>
    </w:p>
    <w:p w14:paraId="0D30F89E" w14:textId="77777777" w:rsidR="006F1C89" w:rsidRDefault="005D3991">
      <w:pPr>
        <w:pStyle w:val="BodyText"/>
        <w:spacing w:line="192" w:lineRule="auto"/>
        <w:ind w:left="843" w:hanging="400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70"/>
        </w:rPr>
        <w:t>N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ABE6CE3" w14:textId="77777777" w:rsidR="006F1C89" w:rsidRDefault="005D3991">
      <w:pPr>
        <w:pStyle w:val="BodyText"/>
        <w:tabs>
          <w:tab w:val="left" w:pos="6347"/>
        </w:tabs>
        <w:spacing w:line="257" w:lineRule="exact"/>
        <w:ind w:left="445"/>
        <w:rPr>
          <w:rFonts w:ascii="Calibri"/>
          <w:i/>
        </w:rPr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ab/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  <w:i/>
          <w:spacing w:val="19"/>
          <w:w w:val="89"/>
        </w:rPr>
        <w:t>A</w:t>
      </w:r>
      <w:r>
        <w:rPr>
          <w:rFonts w:ascii="Calibri"/>
          <w:i/>
          <w:spacing w:val="19"/>
          <w:w w:val="84"/>
        </w:rPr>
        <w:t>D</w:t>
      </w:r>
      <w:r>
        <w:rPr>
          <w:rFonts w:ascii="Calibri"/>
          <w:i/>
          <w:spacing w:val="19"/>
          <w:w w:val="81"/>
        </w:rPr>
        <w:t>U</w:t>
      </w:r>
      <w:r>
        <w:rPr>
          <w:rFonts w:ascii="Calibri"/>
          <w:i/>
          <w:spacing w:val="19"/>
          <w:w w:val="123"/>
        </w:rPr>
        <w:t>L</w:t>
      </w:r>
      <w:r>
        <w:rPr>
          <w:rFonts w:ascii="Calibri"/>
          <w:i/>
          <w:spacing w:val="19"/>
          <w:w w:val="106"/>
        </w:rPr>
        <w:t>T</w:t>
      </w:r>
      <w:r>
        <w:rPr>
          <w:rFonts w:ascii="Calibri"/>
          <w:i/>
          <w:w w:val="115"/>
        </w:rPr>
        <w:t>S</w:t>
      </w:r>
    </w:p>
    <w:p w14:paraId="66640FBD" w14:textId="77777777" w:rsidR="006F1C89" w:rsidRDefault="005D3991">
      <w:pPr>
        <w:pStyle w:val="BodyText"/>
        <w:spacing w:line="305" w:lineRule="exact"/>
        <w:ind w:left="445"/>
        <w:rPr>
          <w:rFonts w:ascii="Calibri"/>
          <w:i/>
        </w:rPr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  <w:i/>
          <w:spacing w:val="20"/>
          <w:w w:val="163"/>
        </w:rPr>
        <w:t>J</w:t>
      </w:r>
      <w:r>
        <w:rPr>
          <w:rFonts w:ascii="Calibri"/>
          <w:i/>
          <w:spacing w:val="20"/>
          <w:w w:val="81"/>
        </w:rPr>
        <w:t>U</w:t>
      </w:r>
      <w:r>
        <w:rPr>
          <w:rFonts w:ascii="Calibri"/>
          <w:i/>
          <w:spacing w:val="20"/>
          <w:w w:val="91"/>
        </w:rPr>
        <w:t>V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spacing w:val="20"/>
          <w:w w:val="80"/>
        </w:rPr>
        <w:t>N</w:t>
      </w:r>
      <w:r>
        <w:rPr>
          <w:rFonts w:ascii="Calibri"/>
          <w:i/>
          <w:spacing w:val="20"/>
          <w:w w:val="206"/>
        </w:rPr>
        <w:t>I</w:t>
      </w:r>
      <w:r>
        <w:rPr>
          <w:rFonts w:ascii="Calibri"/>
          <w:i/>
          <w:spacing w:val="20"/>
          <w:w w:val="123"/>
        </w:rPr>
        <w:t>L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w w:val="115"/>
        </w:rPr>
        <w:t>S</w:t>
      </w:r>
    </w:p>
    <w:p w14:paraId="27BCA63F" w14:textId="77777777" w:rsidR="006F1C89" w:rsidRDefault="006F1C89">
      <w:pPr>
        <w:spacing w:line="305" w:lineRule="exact"/>
        <w:sectPr w:rsidR="006F1C89">
          <w:pgSz w:w="12240" w:h="15840"/>
          <w:pgMar w:top="800" w:right="740" w:bottom="400" w:left="700" w:header="0" w:footer="216" w:gutter="0"/>
          <w:cols w:space="720"/>
        </w:sectPr>
      </w:pPr>
    </w:p>
    <w:p w14:paraId="0B427789" w14:textId="77777777" w:rsidR="006F1C89" w:rsidRDefault="006F1C89">
      <w:pPr>
        <w:spacing w:before="9"/>
        <w:rPr>
          <w:i/>
          <w:sz w:val="9"/>
        </w:rPr>
      </w:pPr>
    </w:p>
    <w:p w14:paraId="0FF08289" w14:textId="77777777" w:rsidR="006F1C89" w:rsidRDefault="005D3991">
      <w:pPr>
        <w:spacing w:before="54"/>
        <w:ind w:left="436"/>
        <w:rPr>
          <w:i/>
        </w:rPr>
      </w:pPr>
      <w:r>
        <w:rPr>
          <w:i/>
          <w:w w:val="110"/>
        </w:rPr>
        <w:t xml:space="preserve"># </w:t>
      </w:r>
      <w:r>
        <w:rPr>
          <w:i/>
          <w:spacing w:val="2"/>
          <w:w w:val="110"/>
        </w:rPr>
        <w:t xml:space="preserve"> </w:t>
      </w:r>
      <w:r>
        <w:rPr>
          <w:i/>
          <w:spacing w:val="11"/>
          <w:w w:val="110"/>
        </w:rPr>
        <w:t>SLC</w:t>
      </w:r>
    </w:p>
    <w:p w14:paraId="18CC8B5A" w14:textId="77777777" w:rsidR="006F1C89" w:rsidRDefault="006F1C89">
      <w:pPr>
        <w:spacing w:before="9"/>
        <w:rPr>
          <w:i/>
          <w:sz w:val="23"/>
        </w:rPr>
      </w:pPr>
    </w:p>
    <w:p w14:paraId="7A0ABD67" w14:textId="77777777" w:rsidR="006F1C89" w:rsidRDefault="005D3991">
      <w:pPr>
        <w:pStyle w:val="BodyText"/>
        <w:spacing w:line="192" w:lineRule="auto"/>
        <w:ind w:left="444" w:right="5847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09112417" w14:textId="77777777" w:rsidR="006F1C89" w:rsidRDefault="005D3991">
      <w:pPr>
        <w:pStyle w:val="BodyText"/>
        <w:spacing w:before="23" w:line="810" w:lineRule="atLeast"/>
        <w:ind w:left="715" w:right="8047" w:hanging="273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27"/>
        </w:rPr>
        <w:t>r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spacing w:val="-12"/>
          <w:w w:val="160"/>
        </w:rPr>
        <w:t>{</w:t>
      </w:r>
      <w:r>
        <w:rPr>
          <w:w w:val="160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82"/>
        </w:rPr>
        <w:t>1</w:t>
      </w:r>
    </w:p>
    <w:p w14:paraId="71A229A5" w14:textId="77777777" w:rsidR="006F1C89" w:rsidRDefault="006F1C89">
      <w:pPr>
        <w:pStyle w:val="BodyText"/>
        <w:spacing w:before="7"/>
        <w:rPr>
          <w:sz w:val="13"/>
        </w:rPr>
      </w:pPr>
    </w:p>
    <w:p w14:paraId="75248DFB" w14:textId="77777777" w:rsidR="006F1C89" w:rsidRDefault="005D3991">
      <w:pPr>
        <w:pStyle w:val="BodyText"/>
        <w:ind w:left="719"/>
      </w:pPr>
      <w:r>
        <w:rPr>
          <w:spacing w:val="19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3"/>
        </w:rPr>
        <w:t xml:space="preserve"> </w:t>
      </w:r>
      <w:r>
        <w:rPr>
          <w:spacing w:val="26"/>
          <w:w w:val="127"/>
        </w:rPr>
        <w:t>r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7"/>
        </w:rPr>
        <w:t xml:space="preserve"> 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667DDE2" w14:textId="77777777" w:rsidR="006F1C89" w:rsidRDefault="006F1C89">
      <w:pPr>
        <w:pStyle w:val="BodyText"/>
        <w:spacing w:before="6"/>
        <w:rPr>
          <w:sz w:val="16"/>
        </w:rPr>
      </w:pPr>
    </w:p>
    <w:p w14:paraId="29B7D8C8" w14:textId="77777777" w:rsidR="006F1C89" w:rsidRDefault="005D3991">
      <w:pPr>
        <w:pStyle w:val="BodyText"/>
        <w:spacing w:line="192" w:lineRule="auto"/>
        <w:ind w:left="720" w:right="5982" w:hanging="1"/>
      </w:pP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1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0D04348B" w14:textId="77777777" w:rsidR="006F1C89" w:rsidRDefault="006F1C89">
      <w:pPr>
        <w:pStyle w:val="BodyText"/>
        <w:spacing w:before="9"/>
        <w:rPr>
          <w:sz w:val="14"/>
        </w:rPr>
      </w:pPr>
    </w:p>
    <w:p w14:paraId="756081B3" w14:textId="77777777" w:rsidR="006F1C89" w:rsidRDefault="005D3991">
      <w:pPr>
        <w:pStyle w:val="BodyText"/>
        <w:ind w:left="71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125C9BA1" w14:textId="77777777" w:rsidR="006F1C89" w:rsidRDefault="006F1C89">
      <w:pPr>
        <w:pStyle w:val="BodyText"/>
      </w:pPr>
    </w:p>
    <w:p w14:paraId="05CB1CAD" w14:textId="77777777" w:rsidR="006F1C89" w:rsidRDefault="005D3991">
      <w:pPr>
        <w:pStyle w:val="BodyText"/>
        <w:spacing w:before="185" w:line="192" w:lineRule="auto"/>
        <w:ind w:left="1385" w:right="212" w:hanging="390"/>
      </w:pP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9"/>
        </w:rPr>
        <w:t xml:space="preserve"> </w:t>
      </w:r>
      <w:r>
        <w:rPr>
          <w:spacing w:val="21"/>
          <w:w w:val="127"/>
        </w:rPr>
        <w:t>r</w:t>
      </w:r>
      <w:r>
        <w:rPr>
          <w:spacing w:val="22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2"/>
          <w:w w:val="84"/>
        </w:rPr>
        <w:t>o</w:t>
      </w:r>
      <w:r>
        <w:rPr>
          <w:spacing w:val="21"/>
          <w:w w:val="83"/>
        </w:rPr>
        <w:t>u</w:t>
      </w:r>
      <w:r>
        <w:rPr>
          <w:spacing w:val="22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2"/>
          <w:w w:val="55"/>
        </w:rPr>
        <w:t>m</w:t>
      </w:r>
      <w:r>
        <w:rPr>
          <w:spacing w:val="21"/>
          <w:w w:val="82"/>
        </w:rPr>
        <w:t>p</w:t>
      </w:r>
      <w:r>
        <w:rPr>
          <w:spacing w:val="22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84"/>
        </w:rPr>
        <w:t>o</w:t>
      </w:r>
      <w:r>
        <w:rPr>
          <w:w w:val="83"/>
        </w:rPr>
        <w:t>n</w:t>
      </w:r>
      <w:r>
        <w:rPr>
          <w:spacing w:val="-48"/>
        </w:rPr>
        <w:t xml:space="preserve"> </w:t>
      </w:r>
      <w:r>
        <w:rPr>
          <w:spacing w:val="22"/>
          <w:w w:val="96"/>
        </w:rPr>
        <w:t>S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rPr>
          <w:spacing w:val="-37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</w:t>
      </w:r>
      <w:proofErr w:type="spellStart"/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180"/>
        </w:rPr>
        <w:t>i</w:t>
      </w:r>
      <w:r>
        <w:rPr>
          <w:w w:val="94"/>
        </w:rPr>
        <w:t>P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spacing w:val="15"/>
          <w:w w:val="83"/>
        </w:rPr>
        <w:t>n</w:t>
      </w:r>
      <w:r>
        <w:rPr>
          <w:spacing w:val="15"/>
          <w:w w:val="180"/>
        </w:rPr>
        <w:t>i</w:t>
      </w:r>
      <w:r>
        <w:rPr>
          <w:w w:val="94"/>
        </w:rPr>
        <w:t>P</w:t>
      </w:r>
      <w:proofErr w:type="spellEnd"/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 xml:space="preserve">[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))</w:t>
      </w:r>
      <w:r>
        <w:rPr>
          <w:w w:val="164"/>
        </w:rPr>
        <w:t>,</w:t>
      </w:r>
    </w:p>
    <w:p w14:paraId="5C17BA44" w14:textId="77777777" w:rsidR="006F1C89" w:rsidRDefault="005D3991">
      <w:pPr>
        <w:pStyle w:val="BodyText"/>
        <w:spacing w:line="258" w:lineRule="exact"/>
        <w:ind w:left="5943"/>
      </w:pP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20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41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</w:p>
    <w:p w14:paraId="15519CFF" w14:textId="77777777" w:rsidR="006F1C89" w:rsidRDefault="005D3991">
      <w:pPr>
        <w:pStyle w:val="BodyText"/>
        <w:spacing w:before="14" w:line="192" w:lineRule="auto"/>
        <w:ind w:left="6337" w:right="495" w:hanging="4"/>
      </w:pPr>
      <w:proofErr w:type="gramStart"/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spacing w:val="30"/>
          <w:w w:val="127"/>
        </w:rPr>
        <w:t>r</w:t>
      </w:r>
      <w:proofErr w:type="spellEnd"/>
      <w:proofErr w:type="gramEnd"/>
      <w:r>
        <w:rPr>
          <w:w w:val="65"/>
        </w:rPr>
        <w:t>=</w:t>
      </w:r>
      <w:r>
        <w:rPr>
          <w:spacing w:val="-42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39"/>
        </w:rPr>
        <w:t>t</w:t>
      </w:r>
      <w:r>
        <w:rPr>
          <w:spacing w:val="19"/>
          <w:w w:val="93"/>
        </w:rPr>
        <w:t>e</w:t>
      </w:r>
      <w:r>
        <w:rPr>
          <w:spacing w:val="18"/>
          <w:w w:val="82"/>
        </w:rPr>
        <w:t>p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9"/>
        </w:rPr>
        <w:t>k</w:t>
      </w:r>
      <w:r>
        <w:rPr>
          <w:w w:val="75"/>
        </w:rPr>
        <w:t>A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102"/>
        </w:rPr>
        <w:t>s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 xml:space="preserve">=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</w:p>
    <w:p w14:paraId="77009164" w14:textId="77777777" w:rsidR="006F1C89" w:rsidRDefault="005D3991">
      <w:pPr>
        <w:pStyle w:val="BodyText"/>
        <w:spacing w:line="292" w:lineRule="exact"/>
        <w:ind w:left="5944"/>
      </w:pP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6BD6905A" w14:textId="77777777" w:rsidR="006F1C89" w:rsidRDefault="006F1C89">
      <w:pPr>
        <w:pStyle w:val="BodyText"/>
      </w:pPr>
    </w:p>
    <w:p w14:paraId="216CC39C" w14:textId="77777777" w:rsidR="006F1C89" w:rsidRDefault="005D3991">
      <w:pPr>
        <w:spacing w:before="169"/>
        <w:ind w:left="986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19"/>
          <w:w w:val="113"/>
        </w:rPr>
        <w:t>F</w:t>
      </w:r>
      <w:r>
        <w:rPr>
          <w:i/>
          <w:spacing w:val="19"/>
          <w:w w:val="226"/>
        </w:rPr>
        <w:t>il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29"/>
        </w:rPr>
        <w:t>"</w:t>
      </w:r>
      <w:r>
        <w:rPr>
          <w:i/>
          <w:spacing w:val="-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129"/>
        </w:rPr>
        <w:t>"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da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6498F556" w14:textId="77777777" w:rsidR="006F1C89" w:rsidRDefault="006F1C89">
      <w:pPr>
        <w:spacing w:before="9"/>
        <w:rPr>
          <w:i/>
          <w:sz w:val="23"/>
        </w:rPr>
      </w:pPr>
    </w:p>
    <w:p w14:paraId="5B08D0E3" w14:textId="77777777" w:rsidR="006F1C89" w:rsidRDefault="005D3991">
      <w:pPr>
        <w:pStyle w:val="BodyText"/>
        <w:spacing w:line="192" w:lineRule="auto"/>
        <w:ind w:left="994" w:right="1999" w:hanging="1"/>
      </w:pP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1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7C427CD6" w14:textId="77777777" w:rsidR="006F1C89" w:rsidRDefault="006F1C89">
      <w:pPr>
        <w:pStyle w:val="BodyText"/>
        <w:spacing w:before="10"/>
        <w:rPr>
          <w:sz w:val="16"/>
        </w:rPr>
      </w:pPr>
    </w:p>
    <w:p w14:paraId="1DBC1EEC" w14:textId="77777777" w:rsidR="006F1C89" w:rsidRDefault="005D3991">
      <w:pPr>
        <w:spacing w:line="254" w:lineRule="exact"/>
        <w:ind w:left="986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ndpo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01"/>
        </w:rPr>
        <w:t>da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54FAFCE7" w14:textId="77777777" w:rsidR="006F1C89" w:rsidRDefault="005D3991">
      <w:pPr>
        <w:pStyle w:val="BodyText"/>
        <w:spacing w:line="290" w:lineRule="exact"/>
        <w:ind w:left="994"/>
      </w:pP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9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9"/>
        </w:rPr>
        <w:t xml:space="preserve"> </w:t>
      </w:r>
      <w:r>
        <w:rPr>
          <w:spacing w:val="15"/>
          <w:w w:val="180"/>
        </w:rPr>
        <w:t>I</w:t>
      </w:r>
      <w:r>
        <w:rPr>
          <w:w w:val="69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11"/>
          <w:w w:val="180"/>
        </w:rPr>
        <w:t>i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55"/>
        </w:rPr>
        <w:t>m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BC51A76" w14:textId="77777777" w:rsidR="006F1C89" w:rsidRDefault="005D3991">
      <w:pPr>
        <w:pStyle w:val="BodyText"/>
        <w:spacing w:line="305" w:lineRule="exact"/>
        <w:ind w:left="1385"/>
      </w:pPr>
      <w:r>
        <w:rPr>
          <w:w w:val="160"/>
        </w:rPr>
        <w:t>)</w:t>
      </w:r>
    </w:p>
    <w:p w14:paraId="1394F3F7" w14:textId="77777777" w:rsidR="006F1C89" w:rsidRDefault="006F1C89">
      <w:pPr>
        <w:pStyle w:val="BodyText"/>
        <w:spacing w:before="7"/>
        <w:rPr>
          <w:sz w:val="29"/>
        </w:rPr>
      </w:pPr>
    </w:p>
    <w:p w14:paraId="54600F10" w14:textId="77777777" w:rsidR="006F1C89" w:rsidRDefault="005D3991">
      <w:pPr>
        <w:pStyle w:val="BodyText"/>
        <w:spacing w:before="70" w:line="192" w:lineRule="auto"/>
        <w:ind w:left="990" w:right="3648" w:firstLine="5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 xml:space="preserve">m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</w:p>
    <w:p w14:paraId="042ECBD5" w14:textId="77777777" w:rsidR="006F1C89" w:rsidRDefault="005D3991">
      <w:pPr>
        <w:pStyle w:val="BodyText"/>
        <w:spacing w:line="291" w:lineRule="exact"/>
        <w:ind w:left="711"/>
      </w:pPr>
      <w:r>
        <w:rPr>
          <w:w w:val="160"/>
        </w:rPr>
        <w:t>}</w:t>
      </w:r>
    </w:p>
    <w:p w14:paraId="124E56E4" w14:textId="77777777" w:rsidR="006F1C89" w:rsidRDefault="006F1C89">
      <w:pPr>
        <w:pStyle w:val="BodyText"/>
        <w:spacing w:before="13"/>
        <w:rPr>
          <w:sz w:val="11"/>
        </w:rPr>
      </w:pPr>
    </w:p>
    <w:p w14:paraId="62681842" w14:textId="77777777" w:rsidR="006F1C89" w:rsidRDefault="005D3991">
      <w:pPr>
        <w:pStyle w:val="BodyText"/>
        <w:spacing w:before="71" w:line="192" w:lineRule="auto"/>
        <w:ind w:left="719" w:right="2274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27"/>
        </w:rPr>
        <w:t>r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 xml:space="preserve">m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27"/>
        </w:rPr>
        <w:t>r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</w:p>
    <w:p w14:paraId="4E7774FE" w14:textId="77777777" w:rsidR="006F1C89" w:rsidRDefault="005D3991">
      <w:pPr>
        <w:pStyle w:val="BodyText"/>
        <w:spacing w:line="291" w:lineRule="exact"/>
        <w:ind w:left="436"/>
      </w:pPr>
      <w:r>
        <w:rPr>
          <w:w w:val="160"/>
        </w:rPr>
        <w:t>}</w:t>
      </w:r>
    </w:p>
    <w:p w14:paraId="57D00605" w14:textId="77777777" w:rsidR="006F1C89" w:rsidRDefault="006F1C89">
      <w:pPr>
        <w:spacing w:line="291" w:lineRule="exact"/>
        <w:sectPr w:rsidR="006F1C89">
          <w:pgSz w:w="12240" w:h="15840"/>
          <w:pgMar w:top="1500" w:right="740" w:bottom="400" w:left="700" w:header="0" w:footer="216" w:gutter="0"/>
          <w:cols w:space="720"/>
        </w:sectPr>
      </w:pPr>
    </w:p>
    <w:p w14:paraId="6283CE2C" w14:textId="77777777" w:rsidR="006F1C89" w:rsidRDefault="005D3991">
      <w:pPr>
        <w:spacing w:before="40"/>
        <w:ind w:left="436"/>
        <w:rPr>
          <w:i/>
        </w:rPr>
      </w:pPr>
      <w:r>
        <w:rPr>
          <w:i/>
          <w:w w:val="104"/>
        </w:rPr>
        <w:lastRenderedPageBreak/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proofErr w:type="spellStart"/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01"/>
        </w:rPr>
        <w:t>u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proofErr w:type="spellEnd"/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115"/>
        </w:rPr>
        <w:t>S</w:t>
      </w:r>
      <w:r>
        <w:rPr>
          <w:i/>
          <w:w w:val="84"/>
        </w:rPr>
        <w:t>D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2"/>
        </w:rPr>
        <w:t>1</w:t>
      </w:r>
      <w:r>
        <w:rPr>
          <w:i/>
          <w:w w:val="102"/>
        </w:rPr>
        <w:t>0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</w:p>
    <w:p w14:paraId="75895E73" w14:textId="77777777" w:rsidR="006F1C89" w:rsidRDefault="006F1C89">
      <w:pPr>
        <w:rPr>
          <w:i/>
        </w:rPr>
      </w:pPr>
    </w:p>
    <w:p w14:paraId="31F95445" w14:textId="77777777" w:rsidR="006F1C89" w:rsidRDefault="006F1C89">
      <w:pPr>
        <w:rPr>
          <w:i/>
        </w:rPr>
      </w:pPr>
    </w:p>
    <w:p w14:paraId="4522A386" w14:textId="77777777" w:rsidR="006F1C89" w:rsidRDefault="006F1C89">
      <w:pPr>
        <w:spacing w:before="1"/>
        <w:rPr>
          <w:i/>
          <w:sz w:val="24"/>
        </w:rPr>
      </w:pPr>
    </w:p>
    <w:p w14:paraId="5CE817F5" w14:textId="77777777" w:rsidR="006F1C89" w:rsidRDefault="005D3991">
      <w:pPr>
        <w:pStyle w:val="BodyText"/>
        <w:spacing w:before="1" w:line="192" w:lineRule="auto"/>
        <w:ind w:left="842" w:hanging="399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3"/>
        </w:rPr>
        <w:t xml:space="preserve"> </w:t>
      </w:r>
      <w:r>
        <w:rPr>
          <w:spacing w:val="17"/>
          <w:w w:val="160"/>
        </w:rPr>
        <w:t>(</w:t>
      </w:r>
      <w:r>
        <w:rPr>
          <w:spacing w:val="17"/>
          <w:w w:val="82"/>
        </w:rPr>
        <w:t>1</w:t>
      </w:r>
      <w:r>
        <w:rPr>
          <w:w w:val="164"/>
        </w:rPr>
        <w:t>:</w:t>
      </w:r>
      <w:r>
        <w:rPr>
          <w:spacing w:val="-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9"/>
        </w:rPr>
        <w:t xml:space="preserve"> </w:t>
      </w:r>
      <w:r>
        <w:rPr>
          <w:w w:val="160"/>
        </w:rPr>
        <w:t xml:space="preserve">(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83"/>
        </w:rPr>
        <w:t>n</w:t>
      </w:r>
      <w:r>
        <w:rPr>
          <w:spacing w:val="15"/>
          <w:w w:val="84"/>
        </w:rPr>
        <w:t>o</w:t>
      </w:r>
      <w:r>
        <w:rPr>
          <w:spacing w:val="15"/>
          <w:w w:val="127"/>
        </w:rPr>
        <w:t>r</w:t>
      </w:r>
      <w:r>
        <w:rPr>
          <w:w w:val="55"/>
        </w:rPr>
        <w:t>m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EEBE865" w14:textId="77777777" w:rsidR="006F1C89" w:rsidRDefault="006F1C89">
      <w:pPr>
        <w:pStyle w:val="BodyText"/>
        <w:spacing w:before="10"/>
        <w:rPr>
          <w:sz w:val="17"/>
        </w:rPr>
      </w:pPr>
    </w:p>
    <w:p w14:paraId="4B3F5517" w14:textId="77777777" w:rsidR="006F1C89" w:rsidRDefault="005D3991">
      <w:pPr>
        <w:pStyle w:val="BodyText"/>
        <w:spacing w:line="192" w:lineRule="auto"/>
        <w:ind w:left="843" w:hanging="400"/>
      </w:pP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3"/>
        </w:rPr>
        <w:t>un</w:t>
      </w:r>
      <w:r>
        <w:rPr>
          <w:spacing w:val="19"/>
          <w:w w:val="180"/>
        </w:rPr>
        <w:t>li</w:t>
      </w:r>
      <w:r>
        <w:rPr>
          <w:spacing w:val="19"/>
          <w:w w:val="102"/>
        </w:rPr>
        <w:t>s</w:t>
      </w:r>
      <w:r>
        <w:rPr>
          <w:spacing w:val="30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2"/>
        </w:rPr>
        <w:t xml:space="preserve"> </w:t>
      </w:r>
      <w:r>
        <w:rPr>
          <w:spacing w:val="19"/>
          <w:w w:val="160"/>
        </w:rPr>
        <w:t>[[</w:t>
      </w:r>
      <w:r>
        <w:rPr>
          <w:w w:val="82"/>
        </w:rPr>
        <w:t>1</w:t>
      </w:r>
      <w:r>
        <w:rPr>
          <w:spacing w:val="-50"/>
        </w:rPr>
        <w:t xml:space="preserve"> </w:t>
      </w:r>
      <w:r>
        <w:rPr>
          <w:spacing w:val="19"/>
          <w:w w:val="160"/>
        </w:rPr>
        <w:t>]]</w:t>
      </w:r>
      <w:r>
        <w:rPr>
          <w:w w:val="160"/>
        </w:rPr>
        <w:t>)</w:t>
      </w:r>
      <w:r>
        <w:rPr>
          <w:spacing w:val="-3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19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57B02A7F" w14:textId="77777777" w:rsidR="006F1C89" w:rsidRDefault="006F1C89">
      <w:pPr>
        <w:pStyle w:val="BodyText"/>
        <w:spacing w:before="11"/>
        <w:rPr>
          <w:sz w:val="17"/>
        </w:rPr>
      </w:pPr>
    </w:p>
    <w:p w14:paraId="1C5B2D7E" w14:textId="77777777" w:rsidR="006F1C89" w:rsidRDefault="005D3991">
      <w:pPr>
        <w:pStyle w:val="BodyText"/>
        <w:spacing w:line="192" w:lineRule="auto"/>
        <w:ind w:left="843" w:hanging="400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3"/>
        </w:rPr>
        <w:t xml:space="preserve"> </w:t>
      </w:r>
      <w:r>
        <w:rPr>
          <w:spacing w:val="17"/>
          <w:w w:val="160"/>
        </w:rPr>
        <w:t>(</w:t>
      </w:r>
      <w:r>
        <w:rPr>
          <w:spacing w:val="17"/>
          <w:w w:val="82"/>
        </w:rPr>
        <w:t>1</w:t>
      </w:r>
      <w:r>
        <w:rPr>
          <w:w w:val="164"/>
        </w:rPr>
        <w:t>:</w:t>
      </w:r>
      <w:r>
        <w:rPr>
          <w:spacing w:val="-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)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83"/>
        </w:rPr>
        <w:t>n</w:t>
      </w:r>
      <w:r>
        <w:rPr>
          <w:spacing w:val="15"/>
          <w:w w:val="84"/>
        </w:rPr>
        <w:t>o</w:t>
      </w:r>
      <w:r>
        <w:rPr>
          <w:spacing w:val="15"/>
          <w:w w:val="127"/>
        </w:rPr>
        <w:t>r</w:t>
      </w:r>
      <w:r>
        <w:rPr>
          <w:w w:val="55"/>
        </w:rPr>
        <w:t>m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70ED0F11" w14:textId="77777777" w:rsidR="006F1C89" w:rsidRDefault="006F1C89">
      <w:pPr>
        <w:pStyle w:val="BodyText"/>
      </w:pPr>
    </w:p>
    <w:p w14:paraId="5167E647" w14:textId="77777777" w:rsidR="006F1C89" w:rsidRDefault="005D3991">
      <w:pPr>
        <w:spacing w:before="189"/>
        <w:ind w:left="436"/>
        <w:rPr>
          <w:i/>
        </w:rPr>
      </w:pPr>
      <w:r>
        <w:rPr>
          <w:i/>
          <w:w w:val="105"/>
        </w:rPr>
        <w:t xml:space="preserve"># </w:t>
      </w:r>
      <w:r>
        <w:rPr>
          <w:i/>
          <w:spacing w:val="13"/>
          <w:w w:val="105"/>
        </w:rPr>
        <w:t xml:space="preserve"> </w:t>
      </w:r>
      <w:r>
        <w:rPr>
          <w:i/>
          <w:spacing w:val="11"/>
          <w:w w:val="105"/>
        </w:rPr>
        <w:t>CLC</w:t>
      </w:r>
    </w:p>
    <w:p w14:paraId="19FA093D" w14:textId="77777777" w:rsidR="006F1C89" w:rsidRDefault="006F1C89">
      <w:pPr>
        <w:spacing w:before="9"/>
        <w:rPr>
          <w:i/>
          <w:sz w:val="19"/>
        </w:rPr>
      </w:pPr>
    </w:p>
    <w:p w14:paraId="28411BAA" w14:textId="77777777" w:rsidR="006F1C89" w:rsidRDefault="005D3991">
      <w:pPr>
        <w:pStyle w:val="BodyText"/>
        <w:ind w:left="444"/>
      </w:pP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spacing w:val="30"/>
          <w:w w:val="164"/>
        </w:rPr>
        <w:t>␣</w:t>
      </w:r>
      <w:r>
        <w:rPr>
          <w:spacing w:val="19"/>
          <w:w w:val="102"/>
        </w:rPr>
        <w:t>s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30"/>
          <w:w w:val="139"/>
        </w:rPr>
        <w:t>t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64CF0C91" w14:textId="77777777" w:rsidR="006F1C89" w:rsidRDefault="006F1C89">
      <w:pPr>
        <w:pStyle w:val="BodyText"/>
        <w:spacing w:before="4"/>
        <w:rPr>
          <w:sz w:val="13"/>
        </w:rPr>
      </w:pPr>
    </w:p>
    <w:p w14:paraId="7621FF46" w14:textId="77777777" w:rsidR="006F1C89" w:rsidRDefault="005D3991">
      <w:pPr>
        <w:pStyle w:val="BodyText"/>
        <w:spacing w:before="1" w:line="384" w:lineRule="auto"/>
        <w:ind w:left="444" w:right="5847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114B1027" w14:textId="77777777" w:rsidR="006F1C89" w:rsidRDefault="006F1C89">
      <w:pPr>
        <w:pStyle w:val="BodyText"/>
      </w:pPr>
    </w:p>
    <w:p w14:paraId="07B7550E" w14:textId="77777777" w:rsidR="006F1C89" w:rsidRDefault="006F1C89">
      <w:pPr>
        <w:pStyle w:val="BodyText"/>
        <w:spacing w:before="6"/>
        <w:rPr>
          <w:sz w:val="13"/>
        </w:rPr>
      </w:pPr>
    </w:p>
    <w:p w14:paraId="1F46A5FF" w14:textId="77777777" w:rsidR="006F1C89" w:rsidRDefault="005D3991">
      <w:pPr>
        <w:pStyle w:val="BodyText"/>
        <w:ind w:left="44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94"/>
        </w:rPr>
        <w:t>a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{</w:t>
      </w:r>
    </w:p>
    <w:p w14:paraId="745AEC0B" w14:textId="77777777" w:rsidR="006F1C89" w:rsidRDefault="006F1C89">
      <w:pPr>
        <w:pStyle w:val="BodyText"/>
        <w:spacing w:before="4"/>
        <w:rPr>
          <w:sz w:val="13"/>
        </w:rPr>
      </w:pPr>
    </w:p>
    <w:p w14:paraId="5F1E5BFA" w14:textId="77777777" w:rsidR="006F1C89" w:rsidRDefault="005D3991">
      <w:pPr>
        <w:pStyle w:val="BodyText"/>
        <w:ind w:left="719"/>
      </w:pPr>
      <w:r>
        <w:rPr>
          <w:spacing w:val="19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3"/>
        </w:rPr>
        <w:t xml:space="preserve"> </w:t>
      </w:r>
      <w:r>
        <w:rPr>
          <w:spacing w:val="26"/>
          <w:w w:val="94"/>
        </w:rPr>
        <w:t>a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7"/>
        </w:rPr>
        <w:t xml:space="preserve"> 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ABB7AEF" w14:textId="77777777" w:rsidR="006F1C89" w:rsidRDefault="006F1C89">
      <w:pPr>
        <w:pStyle w:val="BodyText"/>
        <w:spacing w:before="14"/>
        <w:rPr>
          <w:sz w:val="30"/>
        </w:rPr>
      </w:pPr>
    </w:p>
    <w:p w14:paraId="7567F8FD" w14:textId="77777777" w:rsidR="006F1C89" w:rsidRDefault="005D3991">
      <w:pPr>
        <w:pStyle w:val="BodyText"/>
        <w:ind w:left="715"/>
      </w:pP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82"/>
        </w:rPr>
        <w:t>1</w:t>
      </w:r>
    </w:p>
    <w:p w14:paraId="30C7FDC5" w14:textId="77777777" w:rsidR="006F1C89" w:rsidRDefault="006F1C89">
      <w:pPr>
        <w:pStyle w:val="BodyText"/>
        <w:spacing w:before="6"/>
        <w:rPr>
          <w:sz w:val="16"/>
        </w:rPr>
      </w:pPr>
    </w:p>
    <w:p w14:paraId="035F2BC9" w14:textId="77777777" w:rsidR="006F1C89" w:rsidRDefault="005D3991">
      <w:pPr>
        <w:pStyle w:val="BodyText"/>
        <w:spacing w:line="192" w:lineRule="auto"/>
        <w:ind w:left="1118" w:right="300" w:hanging="399"/>
      </w:pP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19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70"/>
        </w:rPr>
        <w:t>N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39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751F80DA" w14:textId="77777777" w:rsidR="006F1C89" w:rsidRDefault="005D3991">
      <w:pPr>
        <w:pStyle w:val="BodyText"/>
        <w:tabs>
          <w:tab w:val="left" w:pos="5797"/>
        </w:tabs>
        <w:spacing w:line="257" w:lineRule="exact"/>
        <w:ind w:left="720"/>
        <w:rPr>
          <w:rFonts w:ascii="Calibri"/>
          <w:i/>
        </w:rPr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ab/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  <w:i/>
          <w:spacing w:val="19"/>
          <w:w w:val="89"/>
        </w:rPr>
        <w:t>A</w:t>
      </w:r>
      <w:r>
        <w:rPr>
          <w:rFonts w:ascii="Calibri"/>
          <w:i/>
          <w:spacing w:val="19"/>
          <w:w w:val="84"/>
        </w:rPr>
        <w:t>D</w:t>
      </w:r>
      <w:r>
        <w:rPr>
          <w:rFonts w:ascii="Calibri"/>
          <w:i/>
          <w:spacing w:val="19"/>
          <w:w w:val="81"/>
        </w:rPr>
        <w:t>U</w:t>
      </w:r>
      <w:r>
        <w:rPr>
          <w:rFonts w:ascii="Calibri"/>
          <w:i/>
          <w:spacing w:val="19"/>
          <w:w w:val="123"/>
        </w:rPr>
        <w:t>L</w:t>
      </w:r>
      <w:r>
        <w:rPr>
          <w:rFonts w:ascii="Calibri"/>
          <w:i/>
          <w:spacing w:val="19"/>
          <w:w w:val="106"/>
        </w:rPr>
        <w:t>T</w:t>
      </w:r>
      <w:r>
        <w:rPr>
          <w:rFonts w:ascii="Calibri"/>
          <w:i/>
          <w:w w:val="115"/>
        </w:rPr>
        <w:t>S</w:t>
      </w:r>
    </w:p>
    <w:p w14:paraId="549F2C4C" w14:textId="77777777" w:rsidR="006F1C89" w:rsidRDefault="005D3991">
      <w:pPr>
        <w:pStyle w:val="BodyText"/>
        <w:spacing w:line="305" w:lineRule="exact"/>
        <w:ind w:left="720"/>
        <w:rPr>
          <w:rFonts w:ascii="Calibri"/>
          <w:i/>
        </w:rPr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  <w:i/>
          <w:spacing w:val="20"/>
          <w:w w:val="163"/>
        </w:rPr>
        <w:t>J</w:t>
      </w:r>
      <w:r>
        <w:rPr>
          <w:rFonts w:ascii="Calibri"/>
          <w:i/>
          <w:spacing w:val="20"/>
          <w:w w:val="81"/>
        </w:rPr>
        <w:t>U</w:t>
      </w:r>
      <w:r>
        <w:rPr>
          <w:rFonts w:ascii="Calibri"/>
          <w:i/>
          <w:spacing w:val="20"/>
          <w:w w:val="91"/>
        </w:rPr>
        <w:t>V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spacing w:val="20"/>
          <w:w w:val="80"/>
        </w:rPr>
        <w:t>N</w:t>
      </w:r>
      <w:r>
        <w:rPr>
          <w:rFonts w:ascii="Calibri"/>
          <w:i/>
          <w:spacing w:val="20"/>
          <w:w w:val="206"/>
        </w:rPr>
        <w:t>I</w:t>
      </w:r>
      <w:r>
        <w:rPr>
          <w:rFonts w:ascii="Calibri"/>
          <w:i/>
          <w:spacing w:val="20"/>
          <w:w w:val="123"/>
        </w:rPr>
        <w:t>L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w w:val="115"/>
        </w:rPr>
        <w:t>S</w:t>
      </w:r>
    </w:p>
    <w:p w14:paraId="7973383F" w14:textId="77777777" w:rsidR="006F1C89" w:rsidRDefault="006F1C89">
      <w:pPr>
        <w:spacing w:before="9"/>
        <w:rPr>
          <w:i/>
          <w:sz w:val="16"/>
        </w:rPr>
      </w:pPr>
    </w:p>
    <w:p w14:paraId="5441C484" w14:textId="77777777" w:rsidR="006F1C89" w:rsidRDefault="005D3991">
      <w:pPr>
        <w:pStyle w:val="BodyText"/>
        <w:spacing w:line="384" w:lineRule="auto"/>
        <w:ind w:left="717" w:right="6531" w:firstLine="3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2"/>
        </w:rPr>
        <w:t>b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7A1CF110" w14:textId="77777777" w:rsidR="006F1C89" w:rsidRDefault="005D3991">
      <w:pPr>
        <w:pStyle w:val="BodyText"/>
        <w:spacing w:before="2"/>
        <w:ind w:left="99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9"/>
        </w:rPr>
        <w:t>k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4358EF58" w14:textId="77777777" w:rsidR="006F1C89" w:rsidRDefault="006F1C89">
      <w:pPr>
        <w:pStyle w:val="BodyText"/>
      </w:pPr>
    </w:p>
    <w:p w14:paraId="45E2D89D" w14:textId="77777777" w:rsidR="006F1C89" w:rsidRDefault="005D3991">
      <w:pPr>
        <w:pStyle w:val="BodyText"/>
        <w:spacing w:before="185" w:line="192" w:lineRule="auto"/>
        <w:ind w:left="1668" w:right="358" w:hanging="398"/>
      </w:pP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9"/>
        </w:rPr>
        <w:t xml:space="preserve"> </w:t>
      </w:r>
      <w:r>
        <w:rPr>
          <w:spacing w:val="21"/>
          <w:w w:val="127"/>
        </w:rPr>
        <w:t>r</w:t>
      </w:r>
      <w:r>
        <w:rPr>
          <w:spacing w:val="22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2"/>
          <w:w w:val="84"/>
        </w:rPr>
        <w:t>o</w:t>
      </w:r>
      <w:r>
        <w:rPr>
          <w:spacing w:val="21"/>
          <w:w w:val="83"/>
        </w:rPr>
        <w:t>u</w:t>
      </w:r>
      <w:r>
        <w:rPr>
          <w:spacing w:val="22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2"/>
          <w:w w:val="55"/>
        </w:rPr>
        <w:t>m</w:t>
      </w:r>
      <w:r>
        <w:rPr>
          <w:spacing w:val="21"/>
          <w:w w:val="82"/>
        </w:rPr>
        <w:t>p</w:t>
      </w:r>
      <w:r>
        <w:rPr>
          <w:spacing w:val="22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84"/>
        </w:rPr>
        <w:t>o</w:t>
      </w:r>
      <w:r>
        <w:rPr>
          <w:w w:val="83"/>
        </w:rPr>
        <w:t>n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rPr>
          <w:spacing w:val="-37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19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spacing w:val="19"/>
          <w:w w:val="94"/>
        </w:rPr>
        <w:t>P</w:t>
      </w:r>
      <w:r>
        <w:rPr>
          <w:w w:val="75"/>
        </w:rPr>
        <w:t>A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75"/>
        </w:rPr>
        <w:t>A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spacing w:val="19"/>
          <w:w w:val="94"/>
        </w:rPr>
        <w:t>P</w:t>
      </w:r>
      <w:r>
        <w:rPr>
          <w:w w:val="167"/>
        </w:rPr>
        <w:t>J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167"/>
        </w:rPr>
        <w:t>J</w:t>
      </w:r>
      <w:proofErr w:type="spellEnd"/>
      <w:r>
        <w:rPr>
          <w:spacing w:val="-26"/>
        </w:rPr>
        <w:t xml:space="preserve"> </w:t>
      </w:r>
      <w:r>
        <w:rPr>
          <w:w w:val="164"/>
        </w:rPr>
        <w:t xml:space="preserve">,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2"/>
        </w:rPr>
        <w:t>b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89"/>
        </w:rPr>
        <w:t>k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))</w:t>
      </w:r>
      <w:r>
        <w:rPr>
          <w:w w:val="164"/>
        </w:rPr>
        <w:t>,</w:t>
      </w:r>
    </w:p>
    <w:p w14:paraId="2A9CCA1D" w14:textId="77777777" w:rsidR="006F1C89" w:rsidRDefault="005D3991">
      <w:pPr>
        <w:pStyle w:val="BodyText"/>
        <w:spacing w:before="2" w:line="192" w:lineRule="auto"/>
        <w:ind w:left="6614" w:right="222" w:hanging="397"/>
      </w:pP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20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38"/>
        </w:rPr>
        <w:t xml:space="preserve"> </w:t>
      </w:r>
      <w:r>
        <w:rPr>
          <w:w w:val="65"/>
        </w:rPr>
        <w:t xml:space="preserve">=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spacing w:val="31"/>
          <w:w w:val="127"/>
        </w:rPr>
        <w:t>r</w:t>
      </w:r>
      <w:proofErr w:type="spellEnd"/>
      <w:r>
        <w:rPr>
          <w:w w:val="65"/>
        </w:rPr>
        <w:t>=</w:t>
      </w:r>
      <w:r>
        <w:rPr>
          <w:spacing w:val="-42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 xml:space="preserve">.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 xml:space="preserve">,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9"/>
        </w:rPr>
        <w:t>k</w:t>
      </w:r>
      <w:r>
        <w:rPr>
          <w:w w:val="75"/>
        </w:rPr>
        <w:t>A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102"/>
        </w:rPr>
        <w:t>s</w:t>
      </w:r>
      <w:proofErr w:type="spellEnd"/>
    </w:p>
    <w:p w14:paraId="5C029486" w14:textId="77777777" w:rsidR="006F1C89" w:rsidRDefault="005D3991">
      <w:pPr>
        <w:pStyle w:val="BodyText"/>
        <w:spacing w:before="2" w:line="192" w:lineRule="auto"/>
        <w:ind w:left="6219" w:right="1580" w:firstLine="526"/>
      </w:pP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 xml:space="preserve">,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6A08B849" w14:textId="77777777" w:rsidR="006F1C89" w:rsidRDefault="006F1C89">
      <w:pPr>
        <w:spacing w:line="192" w:lineRule="auto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6B92C007" w14:textId="77777777" w:rsidR="006F1C89" w:rsidRDefault="006F1C89">
      <w:pPr>
        <w:pStyle w:val="BodyText"/>
        <w:spacing w:before="11"/>
        <w:rPr>
          <w:sz w:val="7"/>
        </w:rPr>
      </w:pPr>
    </w:p>
    <w:p w14:paraId="77DDC1E1" w14:textId="77777777" w:rsidR="006F1C89" w:rsidRDefault="005D3991">
      <w:pPr>
        <w:spacing w:before="54" w:line="254" w:lineRule="exact"/>
        <w:ind w:left="1261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19"/>
          <w:w w:val="113"/>
        </w:rPr>
        <w:t>F</w:t>
      </w:r>
      <w:r>
        <w:rPr>
          <w:i/>
          <w:spacing w:val="19"/>
          <w:w w:val="226"/>
        </w:rPr>
        <w:t>il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29"/>
        </w:rPr>
        <w:t>"</w:t>
      </w:r>
      <w:r>
        <w:rPr>
          <w:i/>
          <w:spacing w:val="-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129"/>
        </w:rPr>
        <w:t>"</w:t>
      </w:r>
    </w:p>
    <w:p w14:paraId="1163BFF7" w14:textId="77777777" w:rsidR="006F1C89" w:rsidRDefault="005D3991">
      <w:pPr>
        <w:pStyle w:val="BodyText"/>
        <w:spacing w:line="323" w:lineRule="exact"/>
        <w:ind w:left="1269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)</w:t>
      </w:r>
    </w:p>
    <w:p w14:paraId="3AC81782" w14:textId="77777777" w:rsidR="006F1C89" w:rsidRDefault="006F1C89">
      <w:pPr>
        <w:pStyle w:val="BodyText"/>
        <w:spacing w:before="5"/>
        <w:rPr>
          <w:sz w:val="15"/>
        </w:rPr>
      </w:pPr>
    </w:p>
    <w:p w14:paraId="293AB995" w14:textId="77777777" w:rsidR="006F1C89" w:rsidRDefault="005D3991">
      <w:pPr>
        <w:ind w:left="12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84"/>
        </w:rPr>
        <w:t>D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4CEE5D6C" w14:textId="77777777" w:rsidR="006F1C89" w:rsidRDefault="006F1C89">
      <w:pPr>
        <w:rPr>
          <w:i/>
          <w:sz w:val="18"/>
        </w:rPr>
      </w:pPr>
    </w:p>
    <w:p w14:paraId="6F82DF55" w14:textId="77777777" w:rsidR="006F1C89" w:rsidRDefault="005D3991">
      <w:pPr>
        <w:pStyle w:val="BodyText"/>
        <w:spacing w:before="22" w:line="305" w:lineRule="exact"/>
        <w:ind w:left="1270"/>
      </w:pP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18"/>
          <w:w w:val="160"/>
        </w:rPr>
        <w:t>[</w:t>
      </w:r>
      <w:r>
        <w:rPr>
          <w:spacing w:val="26"/>
          <w:w w:val="82"/>
        </w:rPr>
        <w:t>b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9"/>
        </w:rPr>
        <w:t>k</w:t>
      </w:r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0ABEBDB0" w14:textId="77777777" w:rsidR="006F1C89" w:rsidRDefault="005D3991">
      <w:pPr>
        <w:pStyle w:val="BodyText"/>
        <w:spacing w:before="15" w:line="192" w:lineRule="auto"/>
        <w:ind w:left="1666" w:hanging="398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2"/>
        </w:rPr>
        <w:t>b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527FBB83" w14:textId="77777777" w:rsidR="006F1C89" w:rsidRDefault="005D3991">
      <w:pPr>
        <w:pStyle w:val="BodyText"/>
        <w:spacing w:before="1" w:line="192" w:lineRule="auto"/>
        <w:ind w:left="1666" w:right="212" w:hanging="398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proofErr w:type="spellStart"/>
      <w:r>
        <w:rPr>
          <w:spacing w:val="17"/>
          <w:w w:val="167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9"/>
        </w:rPr>
        <w:t>k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55"/>
        </w:rPr>
        <w:t>m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094981BC" w14:textId="77777777" w:rsidR="006F1C89" w:rsidRDefault="005D3991">
      <w:pPr>
        <w:pStyle w:val="BodyText"/>
        <w:spacing w:line="257" w:lineRule="exact"/>
        <w:ind w:left="1269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9"/>
        </w:rPr>
        <w:t xml:space="preserve"> </w:t>
      </w:r>
      <w:r>
        <w:rPr>
          <w:spacing w:val="15"/>
          <w:w w:val="180"/>
        </w:rPr>
        <w:t>I</w:t>
      </w:r>
      <w:r>
        <w:rPr>
          <w:w w:val="69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1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11"/>
          <w:w w:val="180"/>
        </w:rPr>
        <w:t>i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</w:p>
    <w:p w14:paraId="6402C769" w14:textId="77777777" w:rsidR="006F1C89" w:rsidRDefault="005D3991">
      <w:pPr>
        <w:pStyle w:val="BodyText"/>
        <w:spacing w:line="271" w:lineRule="exact"/>
        <w:ind w:left="1659"/>
      </w:pPr>
      <w:r>
        <w:rPr>
          <w:spacing w:val="14"/>
          <w:w w:val="160"/>
        </w:rPr>
        <w:t>)))</w:t>
      </w:r>
    </w:p>
    <w:p w14:paraId="59A8F73C" w14:textId="77777777" w:rsidR="006F1C89" w:rsidRDefault="005D3991">
      <w:pPr>
        <w:pStyle w:val="BodyText"/>
        <w:spacing w:before="15" w:line="192" w:lineRule="auto"/>
        <w:ind w:left="1265" w:right="347" w:firstLine="5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83"/>
        </w:rPr>
        <w:t>n</w:t>
      </w:r>
      <w:r>
        <w:rPr>
          <w:spacing w:val="15"/>
          <w:w w:val="84"/>
        </w:rPr>
        <w:t>o</w:t>
      </w:r>
      <w:r>
        <w:rPr>
          <w:spacing w:val="15"/>
          <w:w w:val="127"/>
        </w:rPr>
        <w:t>r</w:t>
      </w:r>
      <w:r>
        <w:rPr>
          <w:w w:val="55"/>
        </w:rPr>
        <w:t>m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</w:p>
    <w:p w14:paraId="4221AECF" w14:textId="77777777" w:rsidR="006F1C89" w:rsidRDefault="005D3991">
      <w:pPr>
        <w:pStyle w:val="BodyText"/>
        <w:spacing w:line="291" w:lineRule="exact"/>
        <w:ind w:left="986"/>
      </w:pPr>
      <w:r>
        <w:rPr>
          <w:w w:val="160"/>
        </w:rPr>
        <w:t>}</w:t>
      </w:r>
    </w:p>
    <w:p w14:paraId="213C1843" w14:textId="77777777" w:rsidR="006F1C89" w:rsidRDefault="006F1C89">
      <w:pPr>
        <w:pStyle w:val="BodyText"/>
        <w:spacing w:before="12"/>
        <w:rPr>
          <w:sz w:val="11"/>
        </w:rPr>
      </w:pPr>
    </w:p>
    <w:p w14:paraId="197B8CBF" w14:textId="77777777" w:rsidR="006F1C89" w:rsidRDefault="005D3991">
      <w:pPr>
        <w:pStyle w:val="BodyText"/>
        <w:spacing w:before="23" w:line="305" w:lineRule="exact"/>
        <w:ind w:left="711"/>
      </w:pPr>
      <w:r>
        <w:rPr>
          <w:w w:val="160"/>
        </w:rPr>
        <w:t>}</w:t>
      </w:r>
    </w:p>
    <w:p w14:paraId="33D33D06" w14:textId="77777777" w:rsidR="006F1C89" w:rsidRDefault="005D3991">
      <w:pPr>
        <w:pStyle w:val="BodyText"/>
        <w:spacing w:before="14" w:line="192" w:lineRule="auto"/>
        <w:ind w:left="719" w:right="3099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94"/>
        </w:rPr>
        <w:t>a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 xml:space="preserve">m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94"/>
        </w:rPr>
        <w:t>a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</w:p>
    <w:p w14:paraId="49D8ED84" w14:textId="77777777" w:rsidR="006F1C89" w:rsidRDefault="005D3991">
      <w:pPr>
        <w:pStyle w:val="BodyText"/>
        <w:spacing w:line="291" w:lineRule="exact"/>
        <w:ind w:left="436"/>
      </w:pPr>
      <w:r>
        <w:rPr>
          <w:w w:val="160"/>
        </w:rPr>
        <w:t>}</w:t>
      </w:r>
    </w:p>
    <w:p w14:paraId="221CAEBB" w14:textId="77777777" w:rsidR="006F1C89" w:rsidRDefault="006F1C89">
      <w:pPr>
        <w:pStyle w:val="BodyText"/>
        <w:spacing w:before="13"/>
        <w:rPr>
          <w:sz w:val="11"/>
        </w:rPr>
      </w:pPr>
    </w:p>
    <w:p w14:paraId="4168043D" w14:textId="77777777" w:rsidR="006F1C89" w:rsidRDefault="005D3991">
      <w:pPr>
        <w:spacing w:before="54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2"/>
        </w:rPr>
        <w:t>1</w:t>
      </w:r>
      <w:r>
        <w:rPr>
          <w:i/>
          <w:w w:val="102"/>
        </w:rPr>
        <w:t>0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</w:p>
    <w:p w14:paraId="4E777CDD" w14:textId="77777777" w:rsidR="006F1C89" w:rsidRDefault="006F1C89">
      <w:pPr>
        <w:spacing w:before="5"/>
        <w:rPr>
          <w:i/>
        </w:rPr>
      </w:pPr>
    </w:p>
    <w:p w14:paraId="58FE08EB" w14:textId="77777777" w:rsidR="006F1C89" w:rsidRDefault="005D3991">
      <w:pPr>
        <w:spacing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b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li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1"/>
        </w:rPr>
        <w:t xml:space="preserve"> </w:t>
      </w:r>
      <w:r>
        <w:rPr>
          <w:i/>
          <w:w w:val="102"/>
        </w:rPr>
        <w:t>3</w:t>
      </w:r>
      <w:r>
        <w:rPr>
          <w:i/>
          <w:spacing w:val="-27"/>
        </w:rPr>
        <w:t xml:space="preserve"> </w:t>
      </w:r>
      <w:r>
        <w:rPr>
          <w:i/>
          <w:w w:val="84"/>
        </w:rPr>
        <w:t>D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a</w:t>
      </w:r>
      <w:r>
        <w:rPr>
          <w:i/>
          <w:w w:val="116"/>
        </w:rPr>
        <w:t>y</w:t>
      </w:r>
    </w:p>
    <w:p w14:paraId="24A90906" w14:textId="77777777" w:rsidR="006F1C89" w:rsidRDefault="005D3991">
      <w:pPr>
        <w:pStyle w:val="BodyText"/>
        <w:spacing w:before="34" w:line="192" w:lineRule="auto"/>
        <w:ind w:left="843" w:hanging="400"/>
      </w:pP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3"/>
        </w:rPr>
        <w:t>un</w:t>
      </w:r>
      <w:r>
        <w:rPr>
          <w:spacing w:val="19"/>
          <w:w w:val="180"/>
        </w:rPr>
        <w:t>li</w:t>
      </w:r>
      <w:r>
        <w:rPr>
          <w:spacing w:val="19"/>
          <w:w w:val="102"/>
        </w:rPr>
        <w:t>s</w:t>
      </w:r>
      <w:r>
        <w:rPr>
          <w:spacing w:val="30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2"/>
        </w:rPr>
        <w:t xml:space="preserve"> </w:t>
      </w:r>
      <w:r>
        <w:rPr>
          <w:spacing w:val="19"/>
          <w:w w:val="160"/>
        </w:rPr>
        <w:t>[[</w:t>
      </w:r>
      <w:r>
        <w:rPr>
          <w:w w:val="82"/>
        </w:rPr>
        <w:t>1</w:t>
      </w:r>
      <w:r>
        <w:rPr>
          <w:spacing w:val="-50"/>
        </w:rPr>
        <w:t xml:space="preserve"> </w:t>
      </w:r>
      <w:r>
        <w:rPr>
          <w:spacing w:val="19"/>
          <w:w w:val="160"/>
        </w:rPr>
        <w:t>]]</w:t>
      </w:r>
      <w:r>
        <w:rPr>
          <w:w w:val="160"/>
        </w:rPr>
        <w:t>)</w:t>
      </w:r>
      <w:r>
        <w:rPr>
          <w:spacing w:val="-3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19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03CBE301" w14:textId="77777777" w:rsidR="006F1C89" w:rsidRDefault="006F1C89">
      <w:pPr>
        <w:pStyle w:val="BodyText"/>
      </w:pPr>
    </w:p>
    <w:p w14:paraId="3FD05D34" w14:textId="77777777" w:rsidR="006F1C89" w:rsidRDefault="005D3991">
      <w:pPr>
        <w:spacing w:before="188" w:line="242" w:lineRule="auto"/>
        <w:ind w:left="840" w:right="212" w:hanging="405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anda</w:t>
      </w:r>
      <w:r>
        <w:rPr>
          <w:i/>
          <w:spacing w:val="20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71"/>
        </w:rPr>
        <w:t>(</w:t>
      </w:r>
      <w:r>
        <w:rPr>
          <w:i/>
          <w:spacing w:val="-19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33"/>
        </w:rPr>
        <w:t>s</w:t>
      </w:r>
      <w:r>
        <w:rPr>
          <w:i/>
          <w:w w:val="133"/>
        </w:rPr>
        <w:t xml:space="preserve">s </w:t>
      </w:r>
      <w:r>
        <w:rPr>
          <w:i/>
          <w:spacing w:val="11"/>
          <w:w w:val="130"/>
        </w:rPr>
        <w:t>the</w:t>
      </w:r>
      <w:r>
        <w:rPr>
          <w:i/>
          <w:spacing w:val="33"/>
          <w:w w:val="130"/>
        </w:rPr>
        <w:t xml:space="preserve"> </w:t>
      </w:r>
      <w:r>
        <w:rPr>
          <w:i/>
          <w:spacing w:val="16"/>
          <w:w w:val="160"/>
        </w:rPr>
        <w:t>list)</w:t>
      </w:r>
    </w:p>
    <w:p w14:paraId="37946470" w14:textId="77777777" w:rsidR="006F1C89" w:rsidRDefault="005D3991">
      <w:pPr>
        <w:pStyle w:val="BodyText"/>
        <w:spacing w:before="16" w:line="192" w:lineRule="auto"/>
        <w:ind w:left="444" w:right="1999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82"/>
        </w:rPr>
        <w:t>p</w:t>
      </w:r>
      <w:r>
        <w:rPr>
          <w:spacing w:val="19"/>
          <w:w w:val="82"/>
        </w:rPr>
        <w:t>p</w:t>
      </w:r>
      <w:r>
        <w:rPr>
          <w:spacing w:val="18"/>
          <w:w w:val="180"/>
        </w:rPr>
        <w:t>l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82"/>
        </w:rPr>
        <w:t>2</w:t>
      </w:r>
      <w:r>
        <w:rPr>
          <w:spacing w:val="30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82"/>
        </w:rPr>
        <w:t>2</w:t>
      </w:r>
      <w:r>
        <w:rPr>
          <w:spacing w:val="30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proofErr w:type="spellEnd"/>
      <w:r>
        <w:rPr>
          <w:w w:val="160"/>
        </w:rPr>
        <w:t>)</w:t>
      </w:r>
    </w:p>
    <w:p w14:paraId="52DE00A4" w14:textId="77777777" w:rsidR="006F1C89" w:rsidRDefault="006F1C89">
      <w:pPr>
        <w:pStyle w:val="BodyText"/>
      </w:pPr>
    </w:p>
    <w:p w14:paraId="29CB7942" w14:textId="77777777" w:rsidR="006F1C89" w:rsidRDefault="006F1C89">
      <w:pPr>
        <w:pStyle w:val="BodyText"/>
        <w:spacing w:before="15"/>
        <w:rPr>
          <w:sz w:val="30"/>
        </w:rPr>
      </w:pPr>
    </w:p>
    <w:p w14:paraId="7DF79F1B" w14:textId="77777777" w:rsidR="006F1C89" w:rsidRDefault="005D3991">
      <w:pPr>
        <w:pStyle w:val="BodyText"/>
        <w:spacing w:line="192" w:lineRule="auto"/>
        <w:ind w:left="839" w:right="487" w:hanging="397"/>
        <w:jc w:val="both"/>
      </w:pPr>
      <w:r>
        <w:rPr>
          <w:spacing w:val="17"/>
          <w:w w:val="171"/>
        </w:rPr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38"/>
        </w:rPr>
        <w:t xml:space="preserve"> </w:t>
      </w:r>
      <w:r>
        <w:rPr>
          <w:spacing w:val="15"/>
          <w:w w:val="164"/>
        </w:rPr>
        <w:t>: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93"/>
        </w:rPr>
        <w:t>e</w:t>
      </w:r>
      <w:r>
        <w:rPr>
          <w:spacing w:val="19"/>
          <w:w w:val="84"/>
        </w:rPr>
        <w:t>x</w:t>
      </w:r>
      <w:r>
        <w:rPr>
          <w:spacing w:val="19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31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83"/>
        </w:rPr>
        <w:t>n</w:t>
      </w:r>
      <w:r>
        <w:rPr>
          <w:spacing w:val="15"/>
          <w:w w:val="84"/>
        </w:rPr>
        <w:t>o</w:t>
      </w:r>
      <w:r>
        <w:rPr>
          <w:spacing w:val="15"/>
          <w:w w:val="127"/>
        </w:rPr>
        <w:t>r</w:t>
      </w:r>
      <w:r>
        <w:rPr>
          <w:w w:val="55"/>
        </w:rPr>
        <w:t>m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83"/>
        </w:rPr>
        <w:t>n</w:t>
      </w:r>
      <w:r>
        <w:rPr>
          <w:spacing w:val="15"/>
          <w:w w:val="84"/>
        </w:rPr>
        <w:t>o</w:t>
      </w:r>
      <w:r>
        <w:rPr>
          <w:spacing w:val="15"/>
          <w:w w:val="127"/>
        </w:rPr>
        <w:t>r</w:t>
      </w:r>
      <w:r>
        <w:rPr>
          <w:w w:val="55"/>
        </w:rPr>
        <w:t>m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 xml:space="preserve">. </w:t>
      </w:r>
      <w:r>
        <w:rPr>
          <w:spacing w:val="15"/>
          <w:w w:val="83"/>
        </w:rPr>
        <w:t>n</w:t>
      </w:r>
      <w:r>
        <w:rPr>
          <w:spacing w:val="15"/>
          <w:w w:val="84"/>
        </w:rPr>
        <w:t>o</w:t>
      </w:r>
      <w:r>
        <w:rPr>
          <w:spacing w:val="15"/>
          <w:w w:val="127"/>
        </w:rPr>
        <w:t>r</w:t>
      </w:r>
      <w:r>
        <w:rPr>
          <w:w w:val="55"/>
        </w:rPr>
        <w:t>m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83"/>
        </w:rPr>
        <w:t>n</w:t>
      </w:r>
      <w:r>
        <w:rPr>
          <w:spacing w:val="15"/>
          <w:w w:val="84"/>
        </w:rPr>
        <w:t>o</w:t>
      </w:r>
      <w:r>
        <w:rPr>
          <w:spacing w:val="15"/>
          <w:w w:val="127"/>
        </w:rPr>
        <w:t>r</w:t>
      </w:r>
      <w:r>
        <w:rPr>
          <w:w w:val="55"/>
        </w:rPr>
        <w:t>m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83"/>
        </w:rPr>
        <w:t>n</w:t>
      </w:r>
      <w:r>
        <w:rPr>
          <w:spacing w:val="15"/>
          <w:w w:val="84"/>
        </w:rPr>
        <w:t>o</w:t>
      </w:r>
      <w:r>
        <w:rPr>
          <w:spacing w:val="15"/>
          <w:w w:val="127"/>
        </w:rPr>
        <w:t>r</w:t>
      </w:r>
      <w:r>
        <w:rPr>
          <w:w w:val="55"/>
        </w:rPr>
        <w:t>m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 xml:space="preserve">.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F9FCF9D" w14:textId="77777777" w:rsidR="006F1C89" w:rsidRDefault="005D3991">
      <w:pPr>
        <w:pStyle w:val="BodyText"/>
        <w:spacing w:before="2" w:line="192" w:lineRule="auto"/>
        <w:ind w:left="569" w:right="501" w:hanging="409"/>
      </w:pPr>
      <w:r>
        <w:rPr>
          <w:spacing w:val="22"/>
          <w:w w:val="160"/>
        </w:rPr>
        <w:t>}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     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r>
        <w:rPr>
          <w:spacing w:val="-1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49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r>
        <w:rPr>
          <w:spacing w:val="-17"/>
        </w:rPr>
        <w:t xml:space="preserve"> </w:t>
      </w:r>
      <w:r>
        <w:rPr>
          <w:w w:val="164"/>
        </w:rPr>
        <w:t>,</w:t>
      </w:r>
    </w:p>
    <w:p w14:paraId="50EC76CD" w14:textId="77777777" w:rsidR="006F1C89" w:rsidRDefault="005D3991">
      <w:pPr>
        <w:pStyle w:val="BodyText"/>
        <w:spacing w:before="1" w:line="192" w:lineRule="auto"/>
        <w:ind w:left="2491" w:right="212" w:hanging="400"/>
      </w:pP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167"/>
        </w:rPr>
        <w:t>J</w:t>
      </w:r>
      <w:r>
        <w:rPr>
          <w:spacing w:val="-36"/>
        </w:rPr>
        <w:t xml:space="preserve"> </w:t>
      </w:r>
      <w:r>
        <w:rPr>
          <w:w w:val="164"/>
        </w:rPr>
        <w:t xml:space="preserve">,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spacing w:val="15"/>
          <w:w w:val="83"/>
        </w:rPr>
        <w:t>n</w:t>
      </w:r>
      <w:r>
        <w:rPr>
          <w:spacing w:val="15"/>
          <w:w w:val="180"/>
        </w:rPr>
        <w:t>i</w:t>
      </w:r>
      <w:r>
        <w:rPr>
          <w:w w:val="94"/>
        </w:rPr>
        <w:t>P</w:t>
      </w:r>
      <w:proofErr w:type="spellEnd"/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75"/>
        </w:rPr>
        <w:t>A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167"/>
        </w:rPr>
        <w:t>J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 xml:space="preserve">,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spacing w:val="18"/>
          <w:w w:val="83"/>
        </w:rPr>
        <w:t>h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l</w:t>
      </w:r>
      <w:r>
        <w:rPr>
          <w:w w:val="82"/>
        </w:rPr>
        <w:t>d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55"/>
        </w:rPr>
        <w:t>m</w:t>
      </w:r>
      <w:r>
        <w:rPr>
          <w:spacing w:val="16"/>
          <w:w w:val="94"/>
        </w:rPr>
        <w:t>a</w:t>
      </w:r>
      <w:r>
        <w:rPr>
          <w:spacing w:val="16"/>
          <w:w w:val="84"/>
        </w:rPr>
        <w:t>x</w:t>
      </w:r>
      <w:r>
        <w:rPr>
          <w:spacing w:val="16"/>
          <w:w w:val="82"/>
        </w:rPr>
        <w:t>T</w:t>
      </w:r>
      <w:r>
        <w:rPr>
          <w:w w:val="127"/>
        </w:rPr>
        <w:t>r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9"/>
          <w:w w:val="180"/>
        </w:rPr>
        <w:t>i</w:t>
      </w:r>
      <w:r>
        <w:rPr>
          <w:w w:val="83"/>
        </w:rPr>
        <w:t>n</w:t>
      </w:r>
      <w:r>
        <w:rPr>
          <w:spacing w:val="-51"/>
        </w:rPr>
        <w:t xml:space="preserve"> </w:t>
      </w:r>
      <w:r>
        <w:rPr>
          <w:spacing w:val="19"/>
          <w:w w:val="82"/>
        </w:rPr>
        <w:t>T</w:t>
      </w:r>
      <w:r>
        <w:rPr>
          <w:spacing w:val="30"/>
          <w:w w:val="127"/>
        </w:rPr>
        <w:t>r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A967C3A" w14:textId="77777777" w:rsidR="006F1C89" w:rsidRDefault="006F1C89">
      <w:pPr>
        <w:spacing w:line="192" w:lineRule="auto"/>
        <w:sectPr w:rsidR="006F1C89">
          <w:pgSz w:w="12240" w:h="15840"/>
          <w:pgMar w:top="1500" w:right="740" w:bottom="400" w:left="700" w:header="0" w:footer="216" w:gutter="0"/>
          <w:cols w:space="720"/>
        </w:sectPr>
      </w:pPr>
    </w:p>
    <w:p w14:paraId="1A288A2D" w14:textId="77777777" w:rsidR="006F1C89" w:rsidRDefault="005D3991">
      <w:pPr>
        <w:spacing w:before="40"/>
        <w:ind w:left="161"/>
        <w:rPr>
          <w:i/>
        </w:rPr>
      </w:pPr>
      <w:r>
        <w:rPr>
          <w:i/>
          <w:w w:val="105"/>
        </w:rPr>
        <w:lastRenderedPageBreak/>
        <w:t>#</w:t>
      </w:r>
      <w:r>
        <w:rPr>
          <w:i/>
          <w:spacing w:val="49"/>
          <w:w w:val="105"/>
        </w:rPr>
        <w:t xml:space="preserve"> </w:t>
      </w:r>
      <w:r>
        <w:rPr>
          <w:i/>
          <w:spacing w:val="15"/>
          <w:w w:val="105"/>
        </w:rPr>
        <w:t>Skewed</w:t>
      </w:r>
    </w:p>
    <w:p w14:paraId="2049904E" w14:textId="77777777" w:rsidR="006F1C89" w:rsidRDefault="006F1C89">
      <w:pPr>
        <w:rPr>
          <w:i/>
        </w:rPr>
      </w:pPr>
    </w:p>
    <w:p w14:paraId="4131BD67" w14:textId="77777777" w:rsidR="006F1C89" w:rsidRDefault="006F1C89">
      <w:pPr>
        <w:rPr>
          <w:i/>
          <w:sz w:val="20"/>
        </w:rPr>
      </w:pPr>
    </w:p>
    <w:p w14:paraId="2C3BF3AF" w14:textId="77777777" w:rsidR="006F1C89" w:rsidRDefault="005D3991">
      <w:pPr>
        <w:pStyle w:val="BodyText"/>
        <w:spacing w:line="384" w:lineRule="auto"/>
        <w:ind w:left="442" w:right="8174" w:hanging="275"/>
      </w:pPr>
      <w:r>
        <w:rPr>
          <w:spacing w:val="17"/>
          <w:w w:val="171"/>
        </w:rPr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38"/>
        </w:rPr>
        <w:t xml:space="preserve"> </w:t>
      </w:r>
      <w:r>
        <w:rPr>
          <w:spacing w:val="15"/>
          <w:w w:val="164"/>
        </w:rPr>
        <w:t>: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71"/>
        </w:rPr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-14"/>
          <w:w w:val="160"/>
        </w:rPr>
        <w:t>{</w:t>
      </w:r>
      <w:r>
        <w:rPr>
          <w:w w:val="160"/>
        </w:rPr>
        <w:t xml:space="preserve"> </w:t>
      </w:r>
      <w:r>
        <w:rPr>
          <w:spacing w:val="11"/>
          <w:w w:val="105"/>
        </w:rPr>
        <w:t>rep</w:t>
      </w:r>
      <w:r>
        <w:rPr>
          <w:spacing w:val="80"/>
          <w:w w:val="105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w w:val="105"/>
        </w:rPr>
        <w:t>10</w:t>
      </w:r>
    </w:p>
    <w:p w14:paraId="13003D32" w14:textId="77777777" w:rsidR="006F1C89" w:rsidRDefault="005D3991">
      <w:pPr>
        <w:pStyle w:val="BodyText"/>
        <w:spacing w:before="2"/>
        <w:ind w:left="444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ng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0B38589F" w14:textId="77777777" w:rsidR="006F1C89" w:rsidRDefault="006F1C89">
      <w:pPr>
        <w:pStyle w:val="BodyText"/>
        <w:spacing w:before="6"/>
        <w:rPr>
          <w:sz w:val="16"/>
        </w:rPr>
      </w:pPr>
    </w:p>
    <w:p w14:paraId="0BAC7ABF" w14:textId="77777777" w:rsidR="006F1C89" w:rsidRDefault="005D3991">
      <w:pPr>
        <w:pStyle w:val="BodyText"/>
        <w:spacing w:line="192" w:lineRule="auto"/>
        <w:ind w:left="843" w:hanging="400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70"/>
        </w:rPr>
        <w:t>N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72EDA097" w14:textId="77777777" w:rsidR="006F1C89" w:rsidRDefault="005D3991">
      <w:pPr>
        <w:pStyle w:val="BodyText"/>
        <w:tabs>
          <w:tab w:val="left" w:pos="6347"/>
        </w:tabs>
        <w:spacing w:line="257" w:lineRule="exact"/>
        <w:ind w:left="445"/>
        <w:rPr>
          <w:rFonts w:ascii="Calibri"/>
          <w:i/>
        </w:rPr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ab/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  <w:i/>
          <w:spacing w:val="19"/>
          <w:w w:val="89"/>
        </w:rPr>
        <w:t>A</w:t>
      </w:r>
      <w:r>
        <w:rPr>
          <w:rFonts w:ascii="Calibri"/>
          <w:i/>
          <w:spacing w:val="19"/>
          <w:w w:val="84"/>
        </w:rPr>
        <w:t>D</w:t>
      </w:r>
      <w:r>
        <w:rPr>
          <w:rFonts w:ascii="Calibri"/>
          <w:i/>
          <w:spacing w:val="19"/>
          <w:w w:val="81"/>
        </w:rPr>
        <w:t>U</w:t>
      </w:r>
      <w:r>
        <w:rPr>
          <w:rFonts w:ascii="Calibri"/>
          <w:i/>
          <w:spacing w:val="19"/>
          <w:w w:val="123"/>
        </w:rPr>
        <w:t>L</w:t>
      </w:r>
      <w:r>
        <w:rPr>
          <w:rFonts w:ascii="Calibri"/>
          <w:i/>
          <w:spacing w:val="19"/>
          <w:w w:val="106"/>
        </w:rPr>
        <w:t>T</w:t>
      </w:r>
      <w:r>
        <w:rPr>
          <w:rFonts w:ascii="Calibri"/>
          <w:i/>
          <w:w w:val="115"/>
        </w:rPr>
        <w:t>S</w:t>
      </w:r>
    </w:p>
    <w:p w14:paraId="2136AB55" w14:textId="77777777" w:rsidR="006F1C89" w:rsidRDefault="005D3991">
      <w:pPr>
        <w:pStyle w:val="BodyText"/>
        <w:spacing w:line="305" w:lineRule="exact"/>
        <w:ind w:left="445"/>
        <w:rPr>
          <w:rFonts w:ascii="Calibri"/>
          <w:i/>
        </w:rPr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  <w:i/>
          <w:spacing w:val="20"/>
          <w:w w:val="163"/>
        </w:rPr>
        <w:t>J</w:t>
      </w:r>
      <w:r>
        <w:rPr>
          <w:rFonts w:ascii="Calibri"/>
          <w:i/>
          <w:spacing w:val="20"/>
          <w:w w:val="81"/>
        </w:rPr>
        <w:t>U</w:t>
      </w:r>
      <w:r>
        <w:rPr>
          <w:rFonts w:ascii="Calibri"/>
          <w:i/>
          <w:spacing w:val="20"/>
          <w:w w:val="91"/>
        </w:rPr>
        <w:t>V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spacing w:val="20"/>
          <w:w w:val="80"/>
        </w:rPr>
        <w:t>N</w:t>
      </w:r>
      <w:r>
        <w:rPr>
          <w:rFonts w:ascii="Calibri"/>
          <w:i/>
          <w:spacing w:val="20"/>
          <w:w w:val="206"/>
        </w:rPr>
        <w:t>I</w:t>
      </w:r>
      <w:r>
        <w:rPr>
          <w:rFonts w:ascii="Calibri"/>
          <w:i/>
          <w:spacing w:val="20"/>
          <w:w w:val="123"/>
        </w:rPr>
        <w:t>L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w w:val="115"/>
        </w:rPr>
        <w:t>S</w:t>
      </w:r>
    </w:p>
    <w:p w14:paraId="495793B3" w14:textId="77777777" w:rsidR="006F1C89" w:rsidRDefault="006F1C89">
      <w:pPr>
        <w:rPr>
          <w:i/>
        </w:rPr>
      </w:pPr>
    </w:p>
    <w:p w14:paraId="3FCA203B" w14:textId="77777777" w:rsidR="006F1C89" w:rsidRDefault="006F1C89">
      <w:pPr>
        <w:rPr>
          <w:i/>
        </w:rPr>
      </w:pPr>
    </w:p>
    <w:p w14:paraId="484347FB" w14:textId="77777777" w:rsidR="006F1C89" w:rsidRDefault="006F1C89">
      <w:pPr>
        <w:spacing w:before="9"/>
        <w:rPr>
          <w:i/>
          <w:sz w:val="19"/>
        </w:rPr>
      </w:pPr>
    </w:p>
    <w:p w14:paraId="582D4C23" w14:textId="77777777" w:rsidR="006F1C89" w:rsidRDefault="005D3991">
      <w:pPr>
        <w:ind w:left="436"/>
        <w:rPr>
          <w:i/>
        </w:rPr>
      </w:pPr>
      <w:r>
        <w:rPr>
          <w:i/>
          <w:w w:val="110"/>
        </w:rPr>
        <w:t xml:space="preserve"># </w:t>
      </w:r>
      <w:r>
        <w:rPr>
          <w:i/>
          <w:spacing w:val="2"/>
          <w:w w:val="110"/>
        </w:rPr>
        <w:t xml:space="preserve"> </w:t>
      </w:r>
      <w:r>
        <w:rPr>
          <w:i/>
          <w:spacing w:val="11"/>
          <w:w w:val="110"/>
        </w:rPr>
        <w:t>SLC</w:t>
      </w:r>
    </w:p>
    <w:p w14:paraId="5CCEC064" w14:textId="77777777" w:rsidR="006F1C89" w:rsidRDefault="006F1C89">
      <w:pPr>
        <w:spacing w:before="9"/>
        <w:rPr>
          <w:i/>
          <w:sz w:val="23"/>
        </w:rPr>
      </w:pPr>
    </w:p>
    <w:p w14:paraId="02B7A8D4" w14:textId="77777777" w:rsidR="006F1C89" w:rsidRDefault="005D3991">
      <w:pPr>
        <w:pStyle w:val="BodyText"/>
        <w:spacing w:line="192" w:lineRule="auto"/>
        <w:ind w:left="444" w:right="5847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5AD48117" w14:textId="77777777" w:rsidR="006F1C89" w:rsidRDefault="006F1C89">
      <w:pPr>
        <w:pStyle w:val="BodyText"/>
        <w:spacing w:before="3"/>
        <w:rPr>
          <w:sz w:val="32"/>
        </w:rPr>
      </w:pPr>
    </w:p>
    <w:p w14:paraId="2569326A" w14:textId="77777777" w:rsidR="006F1C89" w:rsidRDefault="005D3991">
      <w:pPr>
        <w:pStyle w:val="BodyText"/>
        <w:spacing w:line="384" w:lineRule="auto"/>
        <w:ind w:left="715" w:right="8047" w:hanging="273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27"/>
        </w:rPr>
        <w:t>r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spacing w:val="-12"/>
          <w:w w:val="160"/>
        </w:rPr>
        <w:t>{</w:t>
      </w:r>
      <w:r>
        <w:rPr>
          <w:w w:val="160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82"/>
        </w:rPr>
        <w:t>1</w:t>
      </w:r>
    </w:p>
    <w:p w14:paraId="4FBFDBEE" w14:textId="77777777" w:rsidR="006F1C89" w:rsidRDefault="005D3991">
      <w:pPr>
        <w:pStyle w:val="BodyText"/>
        <w:spacing w:before="2"/>
        <w:ind w:left="719"/>
      </w:pPr>
      <w:r>
        <w:rPr>
          <w:spacing w:val="19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3"/>
        </w:rPr>
        <w:t xml:space="preserve"> </w:t>
      </w:r>
      <w:r>
        <w:rPr>
          <w:spacing w:val="26"/>
          <w:w w:val="127"/>
        </w:rPr>
        <w:t>r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7"/>
        </w:rPr>
        <w:t xml:space="preserve"> 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0E6527FC" w14:textId="77777777" w:rsidR="006F1C89" w:rsidRDefault="006F1C89">
      <w:pPr>
        <w:pStyle w:val="BodyText"/>
        <w:spacing w:before="6"/>
        <w:rPr>
          <w:sz w:val="16"/>
        </w:rPr>
      </w:pPr>
    </w:p>
    <w:p w14:paraId="59BB9EF3" w14:textId="77777777" w:rsidR="006F1C89" w:rsidRDefault="005D3991">
      <w:pPr>
        <w:pStyle w:val="BodyText"/>
        <w:spacing w:line="192" w:lineRule="auto"/>
        <w:ind w:left="720" w:right="5982" w:hanging="1"/>
      </w:pP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1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0DCDB728" w14:textId="77777777" w:rsidR="006F1C89" w:rsidRDefault="006F1C89">
      <w:pPr>
        <w:pStyle w:val="BodyText"/>
        <w:spacing w:before="9"/>
        <w:rPr>
          <w:sz w:val="14"/>
        </w:rPr>
      </w:pPr>
    </w:p>
    <w:p w14:paraId="27F83C12" w14:textId="77777777" w:rsidR="006F1C89" w:rsidRDefault="005D3991">
      <w:pPr>
        <w:pStyle w:val="BodyText"/>
        <w:ind w:left="71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79253D67" w14:textId="77777777" w:rsidR="006F1C89" w:rsidRDefault="006F1C89">
      <w:pPr>
        <w:pStyle w:val="BodyText"/>
      </w:pPr>
    </w:p>
    <w:p w14:paraId="24B18178" w14:textId="77777777" w:rsidR="006F1C89" w:rsidRDefault="005D3991">
      <w:pPr>
        <w:pStyle w:val="BodyText"/>
        <w:spacing w:before="185" w:line="192" w:lineRule="auto"/>
        <w:ind w:left="1385" w:right="212" w:hanging="390"/>
      </w:pP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9"/>
        </w:rPr>
        <w:t xml:space="preserve"> </w:t>
      </w:r>
      <w:r>
        <w:rPr>
          <w:spacing w:val="21"/>
          <w:w w:val="127"/>
        </w:rPr>
        <w:t>r</w:t>
      </w:r>
      <w:r>
        <w:rPr>
          <w:spacing w:val="22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2"/>
          <w:w w:val="84"/>
        </w:rPr>
        <w:t>o</w:t>
      </w:r>
      <w:r>
        <w:rPr>
          <w:spacing w:val="21"/>
          <w:w w:val="83"/>
        </w:rPr>
        <w:t>u</w:t>
      </w:r>
      <w:r>
        <w:rPr>
          <w:spacing w:val="22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2"/>
          <w:w w:val="55"/>
        </w:rPr>
        <w:t>m</w:t>
      </w:r>
      <w:r>
        <w:rPr>
          <w:spacing w:val="21"/>
          <w:w w:val="82"/>
        </w:rPr>
        <w:t>p</w:t>
      </w:r>
      <w:r>
        <w:rPr>
          <w:spacing w:val="22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84"/>
        </w:rPr>
        <w:t>o</w:t>
      </w:r>
      <w:r>
        <w:rPr>
          <w:w w:val="83"/>
        </w:rPr>
        <w:t>n</w:t>
      </w:r>
      <w:r>
        <w:rPr>
          <w:spacing w:val="-48"/>
        </w:rPr>
        <w:t xml:space="preserve"> </w:t>
      </w:r>
      <w:r>
        <w:rPr>
          <w:spacing w:val="22"/>
          <w:w w:val="96"/>
        </w:rPr>
        <w:t>S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rPr>
          <w:spacing w:val="-37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</w:t>
      </w:r>
      <w:proofErr w:type="spellStart"/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180"/>
        </w:rPr>
        <w:t>i</w:t>
      </w:r>
      <w:r>
        <w:rPr>
          <w:w w:val="94"/>
        </w:rPr>
        <w:t>P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spacing w:val="15"/>
          <w:w w:val="83"/>
        </w:rPr>
        <w:t>n</w:t>
      </w:r>
      <w:r>
        <w:rPr>
          <w:spacing w:val="15"/>
          <w:w w:val="180"/>
        </w:rPr>
        <w:t>i</w:t>
      </w:r>
      <w:r>
        <w:rPr>
          <w:w w:val="94"/>
        </w:rPr>
        <w:t>P</w:t>
      </w:r>
      <w:proofErr w:type="spellEnd"/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 xml:space="preserve">[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))</w:t>
      </w:r>
      <w:r>
        <w:rPr>
          <w:w w:val="164"/>
        </w:rPr>
        <w:t>,</w:t>
      </w:r>
    </w:p>
    <w:p w14:paraId="48C0A58B" w14:textId="77777777" w:rsidR="006F1C89" w:rsidRDefault="005D3991">
      <w:pPr>
        <w:pStyle w:val="BodyText"/>
        <w:spacing w:line="258" w:lineRule="exact"/>
        <w:ind w:left="5943"/>
      </w:pP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20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41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</w:p>
    <w:p w14:paraId="219BB43E" w14:textId="77777777" w:rsidR="006F1C89" w:rsidRDefault="005D3991">
      <w:pPr>
        <w:pStyle w:val="BodyText"/>
        <w:spacing w:before="14" w:line="192" w:lineRule="auto"/>
        <w:ind w:left="6337" w:right="495" w:hanging="4"/>
      </w:pPr>
      <w:proofErr w:type="gramStart"/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spacing w:val="30"/>
          <w:w w:val="127"/>
        </w:rPr>
        <w:t>r</w:t>
      </w:r>
      <w:proofErr w:type="spellEnd"/>
      <w:proofErr w:type="gramEnd"/>
      <w:r>
        <w:rPr>
          <w:w w:val="65"/>
        </w:rPr>
        <w:t>=</w:t>
      </w:r>
      <w:r>
        <w:rPr>
          <w:spacing w:val="-42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39"/>
        </w:rPr>
        <w:t>t</w:t>
      </w:r>
      <w:r>
        <w:rPr>
          <w:spacing w:val="19"/>
          <w:w w:val="93"/>
        </w:rPr>
        <w:t>e</w:t>
      </w:r>
      <w:r>
        <w:rPr>
          <w:spacing w:val="18"/>
          <w:w w:val="82"/>
        </w:rPr>
        <w:t>p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9"/>
        </w:rPr>
        <w:t>k</w:t>
      </w:r>
      <w:r>
        <w:rPr>
          <w:w w:val="75"/>
        </w:rPr>
        <w:t>A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102"/>
        </w:rPr>
        <w:t>s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 xml:space="preserve">=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</w:p>
    <w:p w14:paraId="6D5E73D4" w14:textId="77777777" w:rsidR="006F1C89" w:rsidRDefault="005D3991">
      <w:pPr>
        <w:pStyle w:val="BodyText"/>
        <w:spacing w:line="292" w:lineRule="exact"/>
        <w:ind w:left="5944"/>
      </w:pP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5B8E8CE4" w14:textId="77777777" w:rsidR="006F1C89" w:rsidRDefault="006F1C89">
      <w:pPr>
        <w:pStyle w:val="BodyText"/>
      </w:pPr>
    </w:p>
    <w:p w14:paraId="06BFF0DB" w14:textId="77777777" w:rsidR="006F1C89" w:rsidRDefault="005D3991">
      <w:pPr>
        <w:spacing w:before="169"/>
        <w:ind w:left="986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19"/>
          <w:w w:val="113"/>
        </w:rPr>
        <w:t>F</w:t>
      </w:r>
      <w:r>
        <w:rPr>
          <w:i/>
          <w:spacing w:val="19"/>
          <w:w w:val="226"/>
        </w:rPr>
        <w:t>il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29"/>
        </w:rPr>
        <w:t>"</w:t>
      </w:r>
      <w:r>
        <w:rPr>
          <w:i/>
          <w:spacing w:val="-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129"/>
        </w:rPr>
        <w:t>"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da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0C87B5DD" w14:textId="77777777" w:rsidR="006F1C89" w:rsidRDefault="006F1C89">
      <w:pPr>
        <w:spacing w:before="9"/>
        <w:rPr>
          <w:i/>
          <w:sz w:val="23"/>
        </w:rPr>
      </w:pPr>
    </w:p>
    <w:p w14:paraId="4D588A85" w14:textId="77777777" w:rsidR="006F1C89" w:rsidRDefault="005D3991">
      <w:pPr>
        <w:pStyle w:val="BodyText"/>
        <w:spacing w:line="192" w:lineRule="auto"/>
        <w:ind w:left="994" w:right="1999" w:hanging="1"/>
      </w:pP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58C6E2BD" w14:textId="77777777" w:rsidR="006F1C89" w:rsidRDefault="006F1C89">
      <w:pPr>
        <w:pStyle w:val="BodyText"/>
        <w:spacing w:before="10"/>
        <w:rPr>
          <w:sz w:val="16"/>
        </w:rPr>
      </w:pPr>
    </w:p>
    <w:p w14:paraId="60F53F01" w14:textId="77777777" w:rsidR="006F1C89" w:rsidRDefault="005D3991">
      <w:pPr>
        <w:ind w:left="986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ndpo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01"/>
        </w:rPr>
        <w:t>da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3B7EFB1B" w14:textId="77777777" w:rsidR="006F1C89" w:rsidRDefault="006F1C89">
      <w:p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11740A50" w14:textId="77777777" w:rsidR="006F1C89" w:rsidRDefault="005D3991">
      <w:pPr>
        <w:pStyle w:val="BodyText"/>
        <w:spacing w:before="28" w:line="305" w:lineRule="exact"/>
        <w:ind w:left="994"/>
      </w:pPr>
      <w:r>
        <w:rPr>
          <w:spacing w:val="18"/>
          <w:w w:val="141"/>
        </w:rPr>
        <w:lastRenderedPageBreak/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9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9"/>
        </w:rPr>
        <w:t xml:space="preserve"> </w:t>
      </w:r>
      <w:r>
        <w:rPr>
          <w:spacing w:val="15"/>
          <w:w w:val="180"/>
        </w:rPr>
        <w:t>I</w:t>
      </w:r>
      <w:r>
        <w:rPr>
          <w:w w:val="69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11"/>
          <w:w w:val="180"/>
        </w:rPr>
        <w:t>i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55"/>
        </w:rPr>
        <w:t>m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BBC47D3" w14:textId="77777777" w:rsidR="006F1C89" w:rsidRDefault="005D3991">
      <w:pPr>
        <w:pStyle w:val="BodyText"/>
        <w:spacing w:line="305" w:lineRule="exact"/>
        <w:ind w:left="1385"/>
      </w:pPr>
      <w:r>
        <w:rPr>
          <w:w w:val="160"/>
        </w:rPr>
        <w:t>)</w:t>
      </w:r>
    </w:p>
    <w:p w14:paraId="711C3C4C" w14:textId="77777777" w:rsidR="006F1C89" w:rsidRDefault="006F1C89">
      <w:pPr>
        <w:pStyle w:val="BodyText"/>
        <w:spacing w:before="7"/>
        <w:rPr>
          <w:sz w:val="29"/>
        </w:rPr>
      </w:pPr>
    </w:p>
    <w:p w14:paraId="634216DC" w14:textId="77777777" w:rsidR="006F1C89" w:rsidRDefault="005D3991">
      <w:pPr>
        <w:pStyle w:val="BodyText"/>
        <w:spacing w:before="71" w:line="192" w:lineRule="auto"/>
        <w:ind w:left="990" w:right="3648" w:firstLine="5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 xml:space="preserve">w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</w:p>
    <w:p w14:paraId="7973DB72" w14:textId="77777777" w:rsidR="006F1C89" w:rsidRDefault="005D3991">
      <w:pPr>
        <w:pStyle w:val="BodyText"/>
        <w:spacing w:line="291" w:lineRule="exact"/>
        <w:ind w:left="711"/>
      </w:pPr>
      <w:r>
        <w:rPr>
          <w:w w:val="160"/>
        </w:rPr>
        <w:t>}</w:t>
      </w:r>
    </w:p>
    <w:p w14:paraId="6CB6A956" w14:textId="77777777" w:rsidR="006F1C89" w:rsidRDefault="006F1C89">
      <w:pPr>
        <w:pStyle w:val="BodyText"/>
        <w:spacing w:before="12"/>
        <w:rPr>
          <w:sz w:val="11"/>
        </w:rPr>
      </w:pPr>
    </w:p>
    <w:p w14:paraId="368B2B13" w14:textId="77777777" w:rsidR="006F1C89" w:rsidRDefault="005D3991">
      <w:pPr>
        <w:pStyle w:val="BodyText"/>
        <w:spacing w:before="71" w:line="192" w:lineRule="auto"/>
        <w:ind w:left="719" w:right="2274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27"/>
        </w:rPr>
        <w:t>r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 xml:space="preserve">w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27"/>
        </w:rPr>
        <w:t>r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</w:p>
    <w:p w14:paraId="140041DC" w14:textId="77777777" w:rsidR="006F1C89" w:rsidRDefault="005D3991">
      <w:pPr>
        <w:pStyle w:val="BodyText"/>
        <w:spacing w:line="291" w:lineRule="exact"/>
        <w:ind w:left="436"/>
      </w:pPr>
      <w:r>
        <w:rPr>
          <w:w w:val="160"/>
        </w:rPr>
        <w:t>}</w:t>
      </w:r>
    </w:p>
    <w:p w14:paraId="68EB531C" w14:textId="77777777" w:rsidR="006F1C89" w:rsidRDefault="006F1C89">
      <w:pPr>
        <w:pStyle w:val="BodyText"/>
        <w:spacing w:before="7"/>
        <w:rPr>
          <w:sz w:val="29"/>
        </w:rPr>
      </w:pPr>
    </w:p>
    <w:p w14:paraId="26E0503C" w14:textId="77777777" w:rsidR="006F1C89" w:rsidRDefault="005D3991">
      <w:pPr>
        <w:spacing w:before="54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proofErr w:type="spellStart"/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01"/>
        </w:rPr>
        <w:t>u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proofErr w:type="spellEnd"/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115"/>
        </w:rPr>
        <w:t>S</w:t>
      </w:r>
      <w:r>
        <w:rPr>
          <w:i/>
          <w:w w:val="84"/>
        </w:rPr>
        <w:t>D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2"/>
        </w:rPr>
        <w:t>1</w:t>
      </w:r>
      <w:r>
        <w:rPr>
          <w:i/>
          <w:w w:val="102"/>
        </w:rPr>
        <w:t>0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</w:p>
    <w:p w14:paraId="0672D954" w14:textId="77777777" w:rsidR="006F1C89" w:rsidRDefault="006F1C89">
      <w:pPr>
        <w:rPr>
          <w:i/>
        </w:rPr>
      </w:pPr>
    </w:p>
    <w:p w14:paraId="7F082296" w14:textId="77777777" w:rsidR="006F1C89" w:rsidRDefault="006F1C89">
      <w:pPr>
        <w:rPr>
          <w:i/>
        </w:rPr>
      </w:pPr>
    </w:p>
    <w:p w14:paraId="7623C1BC" w14:textId="77777777" w:rsidR="006F1C89" w:rsidRDefault="006F1C89">
      <w:pPr>
        <w:spacing w:before="1"/>
        <w:rPr>
          <w:i/>
          <w:sz w:val="24"/>
        </w:rPr>
      </w:pPr>
    </w:p>
    <w:p w14:paraId="54CC4334" w14:textId="77777777" w:rsidR="006F1C89" w:rsidRDefault="005D3991">
      <w:pPr>
        <w:pStyle w:val="BodyText"/>
        <w:spacing w:line="192" w:lineRule="auto"/>
        <w:ind w:left="842" w:hanging="399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3"/>
        </w:rPr>
        <w:t xml:space="preserve"> </w:t>
      </w:r>
      <w:r>
        <w:rPr>
          <w:spacing w:val="17"/>
          <w:w w:val="160"/>
        </w:rPr>
        <w:t>(</w:t>
      </w:r>
      <w:r>
        <w:rPr>
          <w:spacing w:val="17"/>
          <w:w w:val="82"/>
        </w:rPr>
        <w:t>1</w:t>
      </w:r>
      <w:r>
        <w:rPr>
          <w:w w:val="164"/>
        </w:rPr>
        <w:t>:</w:t>
      </w:r>
      <w:r>
        <w:rPr>
          <w:spacing w:val="-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9"/>
        </w:rPr>
        <w:t xml:space="preserve"> </w:t>
      </w:r>
      <w:r>
        <w:rPr>
          <w:w w:val="160"/>
        </w:rPr>
        <w:t xml:space="preserve">(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89"/>
        </w:rPr>
        <w:t>k</w:t>
      </w:r>
      <w:r>
        <w:rPr>
          <w:spacing w:val="15"/>
          <w:w w:val="93"/>
        </w:rPr>
        <w:t>e</w:t>
      </w:r>
      <w:r>
        <w:rPr>
          <w:w w:val="67"/>
        </w:rPr>
        <w:t>w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B3B101C" w14:textId="77777777" w:rsidR="006F1C89" w:rsidRDefault="006F1C89">
      <w:pPr>
        <w:pStyle w:val="BodyText"/>
        <w:spacing w:before="11"/>
        <w:rPr>
          <w:sz w:val="17"/>
        </w:rPr>
      </w:pPr>
    </w:p>
    <w:p w14:paraId="63E5E36D" w14:textId="77777777" w:rsidR="006F1C89" w:rsidRDefault="005D3991">
      <w:pPr>
        <w:pStyle w:val="BodyText"/>
        <w:spacing w:line="192" w:lineRule="auto"/>
        <w:ind w:left="843" w:hanging="400"/>
      </w:pP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3"/>
        </w:rPr>
        <w:t>un</w:t>
      </w:r>
      <w:r>
        <w:rPr>
          <w:spacing w:val="19"/>
          <w:w w:val="180"/>
        </w:rPr>
        <w:t>li</w:t>
      </w:r>
      <w:r>
        <w:rPr>
          <w:spacing w:val="19"/>
          <w:w w:val="102"/>
        </w:rPr>
        <w:t>s</w:t>
      </w:r>
      <w:r>
        <w:rPr>
          <w:spacing w:val="30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2"/>
        </w:rPr>
        <w:t xml:space="preserve"> </w:t>
      </w:r>
      <w:r>
        <w:rPr>
          <w:spacing w:val="19"/>
          <w:w w:val="160"/>
        </w:rPr>
        <w:t>[[</w:t>
      </w:r>
      <w:r>
        <w:rPr>
          <w:w w:val="82"/>
        </w:rPr>
        <w:t>1</w:t>
      </w:r>
      <w:r>
        <w:rPr>
          <w:spacing w:val="-50"/>
        </w:rPr>
        <w:t xml:space="preserve"> </w:t>
      </w:r>
      <w:r>
        <w:rPr>
          <w:spacing w:val="19"/>
          <w:w w:val="160"/>
        </w:rPr>
        <w:t>]]</w:t>
      </w:r>
      <w:r>
        <w:rPr>
          <w:w w:val="160"/>
        </w:rPr>
        <w:t>)</w:t>
      </w:r>
      <w:r>
        <w:rPr>
          <w:spacing w:val="-3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19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0552C3F6" w14:textId="77777777" w:rsidR="006F1C89" w:rsidRDefault="006F1C89">
      <w:pPr>
        <w:pStyle w:val="BodyText"/>
        <w:spacing w:before="11"/>
        <w:rPr>
          <w:sz w:val="17"/>
        </w:rPr>
      </w:pPr>
    </w:p>
    <w:p w14:paraId="53347567" w14:textId="77777777" w:rsidR="006F1C89" w:rsidRDefault="005D3991">
      <w:pPr>
        <w:pStyle w:val="BodyText"/>
        <w:spacing w:line="192" w:lineRule="auto"/>
        <w:ind w:left="843" w:hanging="400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3"/>
        </w:rPr>
        <w:t xml:space="preserve"> </w:t>
      </w:r>
      <w:r>
        <w:rPr>
          <w:spacing w:val="17"/>
          <w:w w:val="160"/>
        </w:rPr>
        <w:t>(</w:t>
      </w:r>
      <w:r>
        <w:rPr>
          <w:spacing w:val="17"/>
          <w:w w:val="82"/>
        </w:rPr>
        <w:t>1</w:t>
      </w:r>
      <w:r>
        <w:rPr>
          <w:w w:val="164"/>
        </w:rPr>
        <w:t>:</w:t>
      </w:r>
      <w:r>
        <w:rPr>
          <w:spacing w:val="-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)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89"/>
        </w:rPr>
        <w:t>k</w:t>
      </w:r>
      <w:r>
        <w:rPr>
          <w:spacing w:val="15"/>
          <w:w w:val="93"/>
        </w:rPr>
        <w:t>e</w:t>
      </w:r>
      <w:r>
        <w:rPr>
          <w:w w:val="67"/>
        </w:rPr>
        <w:t>w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E88E3BC" w14:textId="77777777" w:rsidR="006F1C89" w:rsidRDefault="006F1C89">
      <w:pPr>
        <w:pStyle w:val="BodyText"/>
      </w:pPr>
    </w:p>
    <w:p w14:paraId="04956BAE" w14:textId="77777777" w:rsidR="006F1C89" w:rsidRDefault="005D3991">
      <w:pPr>
        <w:spacing w:before="189"/>
        <w:ind w:left="436"/>
        <w:rPr>
          <w:i/>
        </w:rPr>
      </w:pPr>
      <w:r>
        <w:rPr>
          <w:i/>
          <w:w w:val="105"/>
        </w:rPr>
        <w:t xml:space="preserve"># </w:t>
      </w:r>
      <w:r>
        <w:rPr>
          <w:i/>
          <w:spacing w:val="13"/>
          <w:w w:val="105"/>
        </w:rPr>
        <w:t xml:space="preserve"> </w:t>
      </w:r>
      <w:r>
        <w:rPr>
          <w:i/>
          <w:spacing w:val="11"/>
          <w:w w:val="105"/>
        </w:rPr>
        <w:t>CLC</w:t>
      </w:r>
    </w:p>
    <w:p w14:paraId="7350B784" w14:textId="77777777" w:rsidR="006F1C89" w:rsidRDefault="006F1C89">
      <w:pPr>
        <w:spacing w:before="9"/>
        <w:rPr>
          <w:i/>
          <w:sz w:val="19"/>
        </w:rPr>
      </w:pPr>
    </w:p>
    <w:p w14:paraId="7A9D43D4" w14:textId="77777777" w:rsidR="006F1C89" w:rsidRDefault="005D3991">
      <w:pPr>
        <w:pStyle w:val="BodyText"/>
        <w:ind w:left="444"/>
      </w:pP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spacing w:val="30"/>
          <w:w w:val="164"/>
        </w:rPr>
        <w:t>␣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30"/>
          <w:w w:val="139"/>
        </w:rPr>
        <w:t>t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7E400609" w14:textId="77777777" w:rsidR="006F1C89" w:rsidRDefault="006F1C89">
      <w:pPr>
        <w:pStyle w:val="BodyText"/>
        <w:spacing w:before="4"/>
        <w:rPr>
          <w:sz w:val="13"/>
        </w:rPr>
      </w:pPr>
    </w:p>
    <w:p w14:paraId="7934885E" w14:textId="77777777" w:rsidR="006F1C89" w:rsidRDefault="005D3991">
      <w:pPr>
        <w:pStyle w:val="BodyText"/>
        <w:spacing w:before="1" w:line="384" w:lineRule="auto"/>
        <w:ind w:left="444" w:right="5847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6F607D26" w14:textId="77777777" w:rsidR="006F1C89" w:rsidRDefault="006F1C89">
      <w:pPr>
        <w:pStyle w:val="BodyText"/>
      </w:pPr>
    </w:p>
    <w:p w14:paraId="63AE1682" w14:textId="77777777" w:rsidR="006F1C89" w:rsidRDefault="006F1C89">
      <w:pPr>
        <w:pStyle w:val="BodyText"/>
        <w:spacing w:before="6"/>
        <w:rPr>
          <w:sz w:val="13"/>
        </w:rPr>
      </w:pPr>
    </w:p>
    <w:p w14:paraId="28A2753C" w14:textId="77777777" w:rsidR="006F1C89" w:rsidRDefault="005D3991">
      <w:pPr>
        <w:pStyle w:val="BodyText"/>
        <w:ind w:left="44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94"/>
        </w:rPr>
        <w:t>a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{</w:t>
      </w:r>
    </w:p>
    <w:p w14:paraId="7B7849DF" w14:textId="77777777" w:rsidR="006F1C89" w:rsidRDefault="006F1C89">
      <w:pPr>
        <w:pStyle w:val="BodyText"/>
        <w:spacing w:before="14"/>
        <w:rPr>
          <w:sz w:val="30"/>
        </w:rPr>
      </w:pPr>
    </w:p>
    <w:p w14:paraId="50B6F05D" w14:textId="77777777" w:rsidR="006F1C89" w:rsidRDefault="005D3991">
      <w:pPr>
        <w:pStyle w:val="BodyText"/>
        <w:spacing w:line="384" w:lineRule="auto"/>
        <w:ind w:left="715" w:right="5022" w:firstLine="3"/>
      </w:pPr>
      <w:r>
        <w:rPr>
          <w:spacing w:val="19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3"/>
        </w:rPr>
        <w:t xml:space="preserve"> </w:t>
      </w:r>
      <w:r>
        <w:rPr>
          <w:spacing w:val="26"/>
          <w:w w:val="94"/>
        </w:rPr>
        <w:t>a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7"/>
        </w:rPr>
        <w:t xml:space="preserve"> 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 xml:space="preserve">)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82"/>
        </w:rPr>
        <w:t>1</w:t>
      </w:r>
    </w:p>
    <w:p w14:paraId="152FFF79" w14:textId="77777777" w:rsidR="006F1C89" w:rsidRDefault="005D3991">
      <w:pPr>
        <w:pStyle w:val="BodyText"/>
        <w:spacing w:before="50" w:line="192" w:lineRule="auto"/>
        <w:ind w:left="1118" w:right="300" w:hanging="399"/>
      </w:pP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19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70"/>
        </w:rPr>
        <w:t>N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3"/>
          <w:w w:val="160"/>
        </w:rPr>
        <w:t>)</w:t>
      </w:r>
      <w:r>
        <w:rPr>
          <w:w w:val="160"/>
        </w:rPr>
        <w:t>)</w:t>
      </w:r>
    </w:p>
    <w:p w14:paraId="6D6876B5" w14:textId="77777777" w:rsidR="006F1C89" w:rsidRDefault="005D3991">
      <w:pPr>
        <w:pStyle w:val="BodyText"/>
        <w:tabs>
          <w:tab w:val="left" w:pos="5797"/>
        </w:tabs>
        <w:spacing w:line="257" w:lineRule="exact"/>
        <w:ind w:left="720"/>
        <w:rPr>
          <w:rFonts w:ascii="Calibri"/>
          <w:i/>
        </w:rPr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ab/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  <w:i/>
          <w:spacing w:val="19"/>
          <w:w w:val="89"/>
        </w:rPr>
        <w:t>A</w:t>
      </w:r>
      <w:r>
        <w:rPr>
          <w:rFonts w:ascii="Calibri"/>
          <w:i/>
          <w:spacing w:val="19"/>
          <w:w w:val="84"/>
        </w:rPr>
        <w:t>D</w:t>
      </w:r>
      <w:r>
        <w:rPr>
          <w:rFonts w:ascii="Calibri"/>
          <w:i/>
          <w:spacing w:val="19"/>
          <w:w w:val="81"/>
        </w:rPr>
        <w:t>U</w:t>
      </w:r>
      <w:r>
        <w:rPr>
          <w:rFonts w:ascii="Calibri"/>
          <w:i/>
          <w:spacing w:val="19"/>
          <w:w w:val="123"/>
        </w:rPr>
        <w:t>L</w:t>
      </w:r>
      <w:r>
        <w:rPr>
          <w:rFonts w:ascii="Calibri"/>
          <w:i/>
          <w:spacing w:val="19"/>
          <w:w w:val="106"/>
        </w:rPr>
        <w:t>T</w:t>
      </w:r>
      <w:r>
        <w:rPr>
          <w:rFonts w:ascii="Calibri"/>
          <w:i/>
          <w:w w:val="115"/>
        </w:rPr>
        <w:t>S</w:t>
      </w:r>
    </w:p>
    <w:p w14:paraId="5B9EEEF8" w14:textId="77777777" w:rsidR="006F1C89" w:rsidRDefault="005D3991">
      <w:pPr>
        <w:pStyle w:val="BodyText"/>
        <w:spacing w:line="305" w:lineRule="exact"/>
        <w:ind w:left="720"/>
        <w:rPr>
          <w:rFonts w:ascii="Calibri"/>
          <w:i/>
        </w:rPr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  <w:i/>
          <w:spacing w:val="20"/>
          <w:w w:val="163"/>
        </w:rPr>
        <w:t>J</w:t>
      </w:r>
      <w:r>
        <w:rPr>
          <w:rFonts w:ascii="Calibri"/>
          <w:i/>
          <w:spacing w:val="20"/>
          <w:w w:val="81"/>
        </w:rPr>
        <w:t>U</w:t>
      </w:r>
      <w:r>
        <w:rPr>
          <w:rFonts w:ascii="Calibri"/>
          <w:i/>
          <w:spacing w:val="20"/>
          <w:w w:val="91"/>
        </w:rPr>
        <w:t>V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spacing w:val="20"/>
          <w:w w:val="80"/>
        </w:rPr>
        <w:t>N</w:t>
      </w:r>
      <w:r>
        <w:rPr>
          <w:rFonts w:ascii="Calibri"/>
          <w:i/>
          <w:spacing w:val="20"/>
          <w:w w:val="206"/>
        </w:rPr>
        <w:t>I</w:t>
      </w:r>
      <w:r>
        <w:rPr>
          <w:rFonts w:ascii="Calibri"/>
          <w:i/>
          <w:spacing w:val="20"/>
          <w:w w:val="123"/>
        </w:rPr>
        <w:t>L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w w:val="115"/>
        </w:rPr>
        <w:t>S</w:t>
      </w:r>
    </w:p>
    <w:p w14:paraId="7B428B9D" w14:textId="77777777" w:rsidR="006F1C89" w:rsidRDefault="006F1C89">
      <w:pPr>
        <w:spacing w:before="9"/>
        <w:rPr>
          <w:i/>
          <w:sz w:val="16"/>
        </w:rPr>
      </w:pPr>
    </w:p>
    <w:p w14:paraId="42F2F8FA" w14:textId="77777777" w:rsidR="006F1C89" w:rsidRDefault="005D3991">
      <w:pPr>
        <w:pStyle w:val="BodyText"/>
        <w:spacing w:line="384" w:lineRule="auto"/>
        <w:ind w:left="717" w:right="6531" w:firstLine="3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2"/>
        </w:rPr>
        <w:t>b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7E465ADE" w14:textId="77777777" w:rsidR="006F1C89" w:rsidRDefault="006F1C89">
      <w:pPr>
        <w:spacing w:line="384" w:lineRule="auto"/>
        <w:sectPr w:rsidR="006F1C89">
          <w:pgSz w:w="12240" w:h="15840"/>
          <w:pgMar w:top="800" w:right="740" w:bottom="400" w:left="700" w:header="0" w:footer="216" w:gutter="0"/>
          <w:cols w:space="720"/>
        </w:sectPr>
      </w:pPr>
    </w:p>
    <w:p w14:paraId="6C1904DC" w14:textId="77777777" w:rsidR="006F1C89" w:rsidRDefault="005D3991">
      <w:pPr>
        <w:pStyle w:val="BodyText"/>
        <w:spacing w:line="337" w:lineRule="exact"/>
        <w:ind w:left="992"/>
      </w:pPr>
      <w:r>
        <w:rPr>
          <w:spacing w:val="17"/>
          <w:w w:val="141"/>
        </w:rPr>
        <w:lastRenderedPageBreak/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9"/>
        </w:rPr>
        <w:t>k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16DC62D6" w14:textId="77777777" w:rsidR="006F1C89" w:rsidRDefault="006F1C89">
      <w:pPr>
        <w:pStyle w:val="BodyText"/>
      </w:pPr>
    </w:p>
    <w:p w14:paraId="1FC86969" w14:textId="77777777" w:rsidR="006F1C89" w:rsidRDefault="005D3991">
      <w:pPr>
        <w:pStyle w:val="BodyText"/>
        <w:spacing w:before="185" w:line="192" w:lineRule="auto"/>
        <w:ind w:left="1668" w:right="358" w:hanging="398"/>
      </w:pP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9"/>
        </w:rPr>
        <w:t xml:space="preserve"> </w:t>
      </w:r>
      <w:r>
        <w:rPr>
          <w:spacing w:val="21"/>
          <w:w w:val="127"/>
        </w:rPr>
        <w:t>r</w:t>
      </w:r>
      <w:r>
        <w:rPr>
          <w:spacing w:val="22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2"/>
          <w:w w:val="84"/>
        </w:rPr>
        <w:t>o</w:t>
      </w:r>
      <w:r>
        <w:rPr>
          <w:spacing w:val="21"/>
          <w:w w:val="83"/>
        </w:rPr>
        <w:t>u</w:t>
      </w:r>
      <w:r>
        <w:rPr>
          <w:spacing w:val="22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2"/>
          <w:w w:val="55"/>
        </w:rPr>
        <w:t>m</w:t>
      </w:r>
      <w:r>
        <w:rPr>
          <w:spacing w:val="21"/>
          <w:w w:val="82"/>
        </w:rPr>
        <w:t>p</w:t>
      </w:r>
      <w:r>
        <w:rPr>
          <w:spacing w:val="22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2"/>
          <w:w w:val="180"/>
        </w:rPr>
        <w:t>i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84"/>
        </w:rPr>
        <w:t>o</w:t>
      </w:r>
      <w:r>
        <w:rPr>
          <w:w w:val="83"/>
        </w:rPr>
        <w:t>n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rPr>
          <w:spacing w:val="-37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19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spacing w:val="19"/>
          <w:w w:val="94"/>
        </w:rPr>
        <w:t>P</w:t>
      </w:r>
      <w:r>
        <w:rPr>
          <w:w w:val="75"/>
        </w:rPr>
        <w:t>A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75"/>
        </w:rPr>
        <w:t>A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180"/>
        </w:rPr>
        <w:t>i</w:t>
      </w:r>
      <w:r>
        <w:rPr>
          <w:spacing w:val="19"/>
          <w:w w:val="94"/>
        </w:rPr>
        <w:t>P</w:t>
      </w:r>
      <w:r>
        <w:rPr>
          <w:w w:val="167"/>
        </w:rPr>
        <w:t>J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167"/>
        </w:rPr>
        <w:t>J</w:t>
      </w:r>
      <w:proofErr w:type="spellEnd"/>
      <w:r>
        <w:rPr>
          <w:spacing w:val="-26"/>
        </w:rPr>
        <w:t xml:space="preserve"> </w:t>
      </w:r>
      <w:r>
        <w:rPr>
          <w:w w:val="164"/>
        </w:rPr>
        <w:t xml:space="preserve">,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2"/>
        </w:rPr>
        <w:t>b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89"/>
        </w:rPr>
        <w:t>k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))</w:t>
      </w:r>
      <w:r>
        <w:rPr>
          <w:w w:val="164"/>
        </w:rPr>
        <w:t>,</w:t>
      </w:r>
    </w:p>
    <w:p w14:paraId="6680A76D" w14:textId="77777777" w:rsidR="006F1C89" w:rsidRDefault="005D3991">
      <w:pPr>
        <w:pStyle w:val="BodyText"/>
        <w:spacing w:before="1" w:line="192" w:lineRule="auto"/>
        <w:ind w:left="6614" w:right="222" w:hanging="397"/>
      </w:pP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20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38"/>
        </w:rPr>
        <w:t xml:space="preserve"> </w:t>
      </w:r>
      <w:r>
        <w:rPr>
          <w:w w:val="65"/>
        </w:rPr>
        <w:t xml:space="preserve">=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spacing w:val="31"/>
          <w:w w:val="127"/>
        </w:rPr>
        <w:t>r</w:t>
      </w:r>
      <w:proofErr w:type="spellEnd"/>
      <w:r>
        <w:rPr>
          <w:w w:val="65"/>
        </w:rPr>
        <w:t>=</w:t>
      </w:r>
      <w:r>
        <w:rPr>
          <w:spacing w:val="-42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 xml:space="preserve">. </w:t>
      </w:r>
      <w:r>
        <w:rPr>
          <w:spacing w:val="19"/>
          <w:w w:val="102"/>
        </w:rPr>
        <w:t>s</w:t>
      </w:r>
      <w:r>
        <w:rPr>
          <w:spacing w:val="18"/>
          <w:w w:val="139"/>
        </w:rPr>
        <w:t>t</w:t>
      </w:r>
      <w:r>
        <w:rPr>
          <w:spacing w:val="19"/>
          <w:w w:val="93"/>
        </w:rPr>
        <w:t>e</w:t>
      </w:r>
      <w:r>
        <w:rPr>
          <w:spacing w:val="18"/>
          <w:w w:val="82"/>
        </w:rPr>
        <w:t>p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 xml:space="preserve">,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9"/>
        </w:rPr>
        <w:t>k</w:t>
      </w:r>
      <w:r>
        <w:rPr>
          <w:w w:val="75"/>
        </w:rPr>
        <w:t>A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102"/>
        </w:rPr>
        <w:t>s</w:t>
      </w:r>
      <w:proofErr w:type="spellEnd"/>
    </w:p>
    <w:p w14:paraId="70A3E8F8" w14:textId="77777777" w:rsidR="006F1C89" w:rsidRDefault="005D3991">
      <w:pPr>
        <w:pStyle w:val="BodyText"/>
        <w:spacing w:before="3" w:line="192" w:lineRule="auto"/>
        <w:ind w:left="6219" w:right="1580" w:firstLine="526"/>
      </w:pP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 xml:space="preserve">,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5B2D7345" w14:textId="77777777" w:rsidR="006F1C89" w:rsidRDefault="006F1C89">
      <w:pPr>
        <w:pStyle w:val="BodyText"/>
      </w:pPr>
    </w:p>
    <w:p w14:paraId="79ABFD99" w14:textId="77777777" w:rsidR="006F1C89" w:rsidRDefault="006F1C89">
      <w:pPr>
        <w:pStyle w:val="BodyText"/>
        <w:spacing w:before="13"/>
        <w:rPr>
          <w:sz w:val="29"/>
        </w:rPr>
      </w:pPr>
    </w:p>
    <w:p w14:paraId="562CC720" w14:textId="77777777" w:rsidR="006F1C89" w:rsidRDefault="005D3991">
      <w:pPr>
        <w:spacing w:line="254" w:lineRule="exact"/>
        <w:ind w:left="1261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19"/>
          <w:w w:val="113"/>
        </w:rPr>
        <w:t>F</w:t>
      </w:r>
      <w:r>
        <w:rPr>
          <w:i/>
          <w:spacing w:val="19"/>
          <w:w w:val="226"/>
        </w:rPr>
        <w:t>il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29"/>
        </w:rPr>
        <w:t>"</w:t>
      </w:r>
      <w:r>
        <w:rPr>
          <w:i/>
          <w:spacing w:val="-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129"/>
        </w:rPr>
        <w:t>"</w:t>
      </w:r>
    </w:p>
    <w:p w14:paraId="0EDFE9E0" w14:textId="77777777" w:rsidR="006F1C89" w:rsidRDefault="005D3991">
      <w:pPr>
        <w:pStyle w:val="BodyText"/>
        <w:spacing w:line="323" w:lineRule="exact"/>
        <w:ind w:left="1269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)</w:t>
      </w:r>
    </w:p>
    <w:p w14:paraId="3F1BE249" w14:textId="77777777" w:rsidR="006F1C89" w:rsidRDefault="006F1C89">
      <w:pPr>
        <w:pStyle w:val="BodyText"/>
        <w:spacing w:before="5"/>
        <w:rPr>
          <w:sz w:val="15"/>
        </w:rPr>
      </w:pPr>
    </w:p>
    <w:p w14:paraId="2BC4CEEE" w14:textId="77777777" w:rsidR="006F1C89" w:rsidRDefault="005D3991">
      <w:pPr>
        <w:spacing w:before="1"/>
        <w:ind w:left="12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84"/>
        </w:rPr>
        <w:t>D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38435415" w14:textId="77777777" w:rsidR="006F1C89" w:rsidRDefault="006F1C89">
      <w:pPr>
        <w:spacing w:before="11"/>
        <w:rPr>
          <w:i/>
          <w:sz w:val="17"/>
        </w:rPr>
      </w:pPr>
    </w:p>
    <w:p w14:paraId="09FD7862" w14:textId="77777777" w:rsidR="006F1C89" w:rsidRDefault="005D3991">
      <w:pPr>
        <w:pStyle w:val="BodyText"/>
        <w:spacing w:before="23" w:line="305" w:lineRule="exact"/>
        <w:ind w:left="1270"/>
      </w:pP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18"/>
          <w:w w:val="160"/>
        </w:rPr>
        <w:t>[</w:t>
      </w:r>
      <w:r>
        <w:rPr>
          <w:spacing w:val="26"/>
          <w:w w:val="82"/>
        </w:rPr>
        <w:t>b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9"/>
        </w:rPr>
        <w:t>k</w:t>
      </w:r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5BFFF768" w14:textId="77777777" w:rsidR="006F1C89" w:rsidRDefault="005D3991">
      <w:pPr>
        <w:pStyle w:val="BodyText"/>
        <w:spacing w:before="14" w:line="192" w:lineRule="auto"/>
        <w:ind w:left="1666" w:hanging="398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2"/>
        </w:rPr>
        <w:t>b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13"/>
          <w:w w:val="105"/>
        </w:rPr>
        <w:t>data</w:t>
      </w:r>
      <w:r>
        <w:rPr>
          <w:spacing w:val="-45"/>
          <w:w w:val="105"/>
        </w:rPr>
        <w:t xml:space="preserve"> </w:t>
      </w:r>
      <w:r>
        <w:rPr>
          <w:w w:val="140"/>
        </w:rPr>
        <w:t>.</w:t>
      </w:r>
      <w:r>
        <w:rPr>
          <w:spacing w:val="-70"/>
          <w:w w:val="140"/>
        </w:rPr>
        <w:t xml:space="preserve"> </w:t>
      </w:r>
      <w:r>
        <w:rPr>
          <w:spacing w:val="11"/>
          <w:w w:val="105"/>
        </w:rPr>
        <w:t>CLC</w:t>
      </w:r>
      <w:r>
        <w:rPr>
          <w:spacing w:val="-45"/>
          <w:w w:val="105"/>
        </w:rPr>
        <w:t xml:space="preserve"> </w:t>
      </w:r>
      <w:r>
        <w:rPr>
          <w:w w:val="140"/>
        </w:rPr>
        <w:t>.</w:t>
      </w:r>
      <w:r>
        <w:rPr>
          <w:spacing w:val="-69"/>
          <w:w w:val="140"/>
        </w:rPr>
        <w:t xml:space="preserve"> </w:t>
      </w:r>
      <w:r>
        <w:rPr>
          <w:spacing w:val="13"/>
          <w:w w:val="105"/>
        </w:rPr>
        <w:t>skew</w:t>
      </w:r>
      <w:r>
        <w:rPr>
          <w:spacing w:val="-44"/>
          <w:w w:val="105"/>
        </w:rPr>
        <w:t xml:space="preserve"> </w:t>
      </w:r>
      <w:r>
        <w:rPr>
          <w:spacing w:val="14"/>
          <w:w w:val="140"/>
        </w:rPr>
        <w:t>)))</w:t>
      </w:r>
    </w:p>
    <w:p w14:paraId="05C32647" w14:textId="77777777" w:rsidR="006F1C89" w:rsidRDefault="005D3991">
      <w:pPr>
        <w:pStyle w:val="BodyText"/>
        <w:spacing w:before="2" w:line="192" w:lineRule="auto"/>
        <w:ind w:left="1666" w:right="212" w:hanging="398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proofErr w:type="spellStart"/>
      <w:r>
        <w:rPr>
          <w:spacing w:val="17"/>
          <w:w w:val="167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9"/>
        </w:rPr>
        <w:t>k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55"/>
        </w:rPr>
        <w:t>m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13"/>
          <w:w w:val="105"/>
        </w:rPr>
        <w:t>data</w:t>
      </w:r>
      <w:r>
        <w:rPr>
          <w:spacing w:val="-45"/>
          <w:w w:val="105"/>
        </w:rPr>
        <w:t xml:space="preserve"> </w:t>
      </w:r>
      <w:r>
        <w:rPr>
          <w:w w:val="140"/>
        </w:rPr>
        <w:t>.</w:t>
      </w:r>
      <w:r>
        <w:rPr>
          <w:spacing w:val="-70"/>
          <w:w w:val="140"/>
        </w:rPr>
        <w:t xml:space="preserve"> </w:t>
      </w:r>
      <w:r>
        <w:rPr>
          <w:spacing w:val="11"/>
          <w:w w:val="105"/>
        </w:rPr>
        <w:t>CLC</w:t>
      </w:r>
      <w:r>
        <w:rPr>
          <w:spacing w:val="-45"/>
          <w:w w:val="105"/>
        </w:rPr>
        <w:t xml:space="preserve"> </w:t>
      </w:r>
      <w:r>
        <w:rPr>
          <w:w w:val="140"/>
        </w:rPr>
        <w:t>.</w:t>
      </w:r>
      <w:r>
        <w:rPr>
          <w:spacing w:val="-69"/>
          <w:w w:val="140"/>
        </w:rPr>
        <w:t xml:space="preserve"> </w:t>
      </w:r>
      <w:r>
        <w:rPr>
          <w:spacing w:val="13"/>
          <w:w w:val="105"/>
        </w:rPr>
        <w:t>skew</w:t>
      </w:r>
      <w:r>
        <w:rPr>
          <w:spacing w:val="-44"/>
          <w:w w:val="105"/>
        </w:rPr>
        <w:t xml:space="preserve"> </w:t>
      </w:r>
      <w:r>
        <w:rPr>
          <w:spacing w:val="14"/>
          <w:w w:val="140"/>
        </w:rPr>
        <w:t>)))</w:t>
      </w:r>
    </w:p>
    <w:p w14:paraId="2AA02EF0" w14:textId="77777777" w:rsidR="006F1C89" w:rsidRDefault="005D3991">
      <w:pPr>
        <w:pStyle w:val="BodyText"/>
        <w:spacing w:line="257" w:lineRule="exact"/>
        <w:ind w:left="1269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9"/>
        </w:rPr>
        <w:t xml:space="preserve"> </w:t>
      </w:r>
      <w:r>
        <w:rPr>
          <w:spacing w:val="15"/>
          <w:w w:val="180"/>
        </w:rPr>
        <w:t>I</w:t>
      </w:r>
      <w:r>
        <w:rPr>
          <w:w w:val="69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1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11"/>
          <w:w w:val="180"/>
        </w:rPr>
        <w:t>i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</w:p>
    <w:p w14:paraId="5E35690E" w14:textId="77777777" w:rsidR="006F1C89" w:rsidRDefault="005D3991">
      <w:pPr>
        <w:pStyle w:val="BodyText"/>
        <w:spacing w:line="271" w:lineRule="exact"/>
        <w:ind w:left="1659"/>
      </w:pPr>
      <w:r>
        <w:rPr>
          <w:spacing w:val="14"/>
          <w:w w:val="160"/>
        </w:rPr>
        <w:t>)))</w:t>
      </w:r>
    </w:p>
    <w:p w14:paraId="420C1CF2" w14:textId="77777777" w:rsidR="006F1C89" w:rsidRDefault="005D3991">
      <w:pPr>
        <w:pStyle w:val="BodyText"/>
        <w:spacing w:before="14" w:line="192" w:lineRule="auto"/>
        <w:ind w:left="1265" w:right="347" w:firstLine="5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89"/>
        </w:rPr>
        <w:t>k</w:t>
      </w:r>
      <w:r>
        <w:rPr>
          <w:spacing w:val="15"/>
          <w:w w:val="93"/>
        </w:rPr>
        <w:t>e</w:t>
      </w:r>
      <w:r>
        <w:rPr>
          <w:w w:val="67"/>
        </w:rPr>
        <w:t>w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0"/>
        </w:rPr>
        <w:t xml:space="preserve">)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</w:p>
    <w:p w14:paraId="65BF481A" w14:textId="77777777" w:rsidR="006F1C89" w:rsidRDefault="005D3991">
      <w:pPr>
        <w:pStyle w:val="BodyText"/>
        <w:spacing w:line="291" w:lineRule="exact"/>
        <w:ind w:left="986"/>
      </w:pPr>
      <w:r>
        <w:rPr>
          <w:w w:val="160"/>
        </w:rPr>
        <w:t>}</w:t>
      </w:r>
    </w:p>
    <w:p w14:paraId="763E05A1" w14:textId="77777777" w:rsidR="006F1C89" w:rsidRDefault="006F1C89">
      <w:pPr>
        <w:pStyle w:val="BodyText"/>
        <w:spacing w:before="13"/>
        <w:rPr>
          <w:sz w:val="11"/>
        </w:rPr>
      </w:pPr>
    </w:p>
    <w:p w14:paraId="446AD8D1" w14:textId="77777777" w:rsidR="006F1C89" w:rsidRDefault="005D3991">
      <w:pPr>
        <w:pStyle w:val="BodyText"/>
        <w:spacing w:before="22" w:line="305" w:lineRule="exact"/>
        <w:ind w:left="711"/>
      </w:pPr>
      <w:r>
        <w:rPr>
          <w:w w:val="160"/>
        </w:rPr>
        <w:t>}</w:t>
      </w:r>
    </w:p>
    <w:p w14:paraId="520C8FFC" w14:textId="77777777" w:rsidR="006F1C89" w:rsidRDefault="005D3991">
      <w:pPr>
        <w:pStyle w:val="BodyText"/>
        <w:spacing w:before="15" w:line="192" w:lineRule="auto"/>
        <w:ind w:left="719" w:right="3099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94"/>
        </w:rPr>
        <w:t>a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 xml:space="preserve">w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94"/>
        </w:rPr>
        <w:t>a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</w:p>
    <w:p w14:paraId="46FC8A04" w14:textId="77777777" w:rsidR="006F1C89" w:rsidRDefault="005D3991">
      <w:pPr>
        <w:pStyle w:val="BodyText"/>
        <w:spacing w:line="291" w:lineRule="exact"/>
        <w:ind w:left="436"/>
      </w:pPr>
      <w:r>
        <w:rPr>
          <w:w w:val="160"/>
        </w:rPr>
        <w:t>}</w:t>
      </w:r>
    </w:p>
    <w:p w14:paraId="6147A2A1" w14:textId="77777777" w:rsidR="006F1C89" w:rsidRDefault="006F1C89">
      <w:pPr>
        <w:pStyle w:val="BodyText"/>
        <w:spacing w:before="12"/>
        <w:rPr>
          <w:sz w:val="11"/>
        </w:rPr>
      </w:pPr>
    </w:p>
    <w:p w14:paraId="1436D8E7" w14:textId="77777777" w:rsidR="006F1C89" w:rsidRDefault="005D3991">
      <w:pPr>
        <w:spacing w:before="55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2"/>
        </w:rPr>
        <w:t>1</w:t>
      </w:r>
      <w:r>
        <w:rPr>
          <w:i/>
          <w:w w:val="102"/>
        </w:rPr>
        <w:t>0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</w:p>
    <w:p w14:paraId="172BC44D" w14:textId="77777777" w:rsidR="006F1C89" w:rsidRDefault="006F1C89">
      <w:pPr>
        <w:spacing w:before="4"/>
        <w:rPr>
          <w:i/>
        </w:rPr>
      </w:pPr>
    </w:p>
    <w:p w14:paraId="05168229" w14:textId="77777777" w:rsidR="006F1C89" w:rsidRDefault="005D3991">
      <w:pPr>
        <w:spacing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b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li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1"/>
        </w:rPr>
        <w:t xml:space="preserve"> </w:t>
      </w:r>
      <w:r>
        <w:rPr>
          <w:i/>
          <w:w w:val="102"/>
        </w:rPr>
        <w:t>3</w:t>
      </w:r>
      <w:r>
        <w:rPr>
          <w:i/>
          <w:spacing w:val="-27"/>
        </w:rPr>
        <w:t xml:space="preserve"> </w:t>
      </w:r>
      <w:r>
        <w:rPr>
          <w:i/>
          <w:w w:val="84"/>
        </w:rPr>
        <w:t>D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a</w:t>
      </w:r>
      <w:r>
        <w:rPr>
          <w:i/>
          <w:w w:val="116"/>
        </w:rPr>
        <w:t>y</w:t>
      </w:r>
    </w:p>
    <w:p w14:paraId="4B8C1D9C" w14:textId="77777777" w:rsidR="006F1C89" w:rsidRDefault="005D3991">
      <w:pPr>
        <w:pStyle w:val="BodyText"/>
        <w:spacing w:before="34" w:line="192" w:lineRule="auto"/>
        <w:ind w:left="843" w:hanging="400"/>
      </w:pP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3"/>
        </w:rPr>
        <w:t>un</w:t>
      </w:r>
      <w:r>
        <w:rPr>
          <w:spacing w:val="19"/>
          <w:w w:val="180"/>
        </w:rPr>
        <w:t>li</w:t>
      </w:r>
      <w:r>
        <w:rPr>
          <w:spacing w:val="19"/>
          <w:w w:val="102"/>
        </w:rPr>
        <w:t>s</w:t>
      </w:r>
      <w:r>
        <w:rPr>
          <w:spacing w:val="30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d</w:t>
      </w:r>
      <w:r>
        <w:rPr>
          <w:spacing w:val="17"/>
          <w:w w:val="180"/>
        </w:rPr>
        <w:t>i</w:t>
      </w:r>
      <w:r>
        <w:rPr>
          <w:w w:val="55"/>
        </w:rPr>
        <w:t>m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2"/>
        </w:rPr>
        <w:t xml:space="preserve"> </w:t>
      </w:r>
      <w:r>
        <w:rPr>
          <w:spacing w:val="19"/>
          <w:w w:val="160"/>
        </w:rPr>
        <w:t>[[</w:t>
      </w:r>
      <w:r>
        <w:rPr>
          <w:w w:val="82"/>
        </w:rPr>
        <w:t>1</w:t>
      </w:r>
      <w:r>
        <w:rPr>
          <w:spacing w:val="-50"/>
        </w:rPr>
        <w:t xml:space="preserve"> </w:t>
      </w:r>
      <w:r>
        <w:rPr>
          <w:spacing w:val="19"/>
          <w:w w:val="160"/>
        </w:rPr>
        <w:t>]]</w:t>
      </w:r>
      <w:r>
        <w:rPr>
          <w:w w:val="160"/>
        </w:rPr>
        <w:t>)</w:t>
      </w:r>
      <w:r>
        <w:rPr>
          <w:spacing w:val="-3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19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5958C4C9" w14:textId="77777777" w:rsidR="006F1C89" w:rsidRDefault="006F1C89">
      <w:pPr>
        <w:pStyle w:val="BodyText"/>
      </w:pPr>
    </w:p>
    <w:p w14:paraId="3D822810" w14:textId="77777777" w:rsidR="006F1C89" w:rsidRDefault="005D3991">
      <w:pPr>
        <w:spacing w:before="189" w:line="242" w:lineRule="auto"/>
        <w:ind w:left="840" w:right="212" w:hanging="405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anda</w:t>
      </w:r>
      <w:r>
        <w:rPr>
          <w:i/>
          <w:spacing w:val="20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71"/>
        </w:rPr>
        <w:t>(</w:t>
      </w:r>
      <w:r>
        <w:rPr>
          <w:i/>
          <w:spacing w:val="-19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33"/>
        </w:rPr>
        <w:t>s</w:t>
      </w:r>
      <w:r>
        <w:rPr>
          <w:i/>
          <w:w w:val="133"/>
        </w:rPr>
        <w:t xml:space="preserve">s </w:t>
      </w:r>
      <w:r>
        <w:rPr>
          <w:i/>
          <w:spacing w:val="11"/>
          <w:w w:val="130"/>
        </w:rPr>
        <w:t>the</w:t>
      </w:r>
      <w:r>
        <w:rPr>
          <w:i/>
          <w:spacing w:val="33"/>
          <w:w w:val="130"/>
        </w:rPr>
        <w:t xml:space="preserve"> </w:t>
      </w:r>
      <w:r>
        <w:rPr>
          <w:i/>
          <w:spacing w:val="16"/>
          <w:w w:val="160"/>
        </w:rPr>
        <w:t>list)</w:t>
      </w:r>
    </w:p>
    <w:p w14:paraId="4547CDDF" w14:textId="77777777" w:rsidR="006F1C89" w:rsidRDefault="005D3991">
      <w:pPr>
        <w:pStyle w:val="BodyText"/>
        <w:spacing w:before="15" w:line="192" w:lineRule="auto"/>
        <w:ind w:left="444" w:right="1999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82"/>
        </w:rPr>
        <w:t>p</w:t>
      </w:r>
      <w:r>
        <w:rPr>
          <w:spacing w:val="19"/>
          <w:w w:val="82"/>
        </w:rPr>
        <w:t>p</w:t>
      </w:r>
      <w:r>
        <w:rPr>
          <w:spacing w:val="18"/>
          <w:w w:val="180"/>
        </w:rPr>
        <w:t>l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82"/>
        </w:rPr>
        <w:t>2</w:t>
      </w:r>
      <w:r>
        <w:rPr>
          <w:spacing w:val="30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82"/>
        </w:rPr>
        <w:t>2</w:t>
      </w:r>
      <w:r>
        <w:rPr>
          <w:spacing w:val="30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proofErr w:type="spellEnd"/>
      <w:r>
        <w:rPr>
          <w:w w:val="160"/>
        </w:rPr>
        <w:t>)</w:t>
      </w:r>
    </w:p>
    <w:p w14:paraId="6EB1B89A" w14:textId="77777777" w:rsidR="006F1C89" w:rsidRDefault="006F1C89">
      <w:pPr>
        <w:spacing w:line="192" w:lineRule="auto"/>
        <w:sectPr w:rsidR="006F1C89">
          <w:pgSz w:w="12240" w:h="15840"/>
          <w:pgMar w:top="1100" w:right="740" w:bottom="400" w:left="700" w:header="0" w:footer="216" w:gutter="0"/>
          <w:cols w:space="720"/>
        </w:sectPr>
      </w:pPr>
    </w:p>
    <w:p w14:paraId="3303EEEC" w14:textId="77777777" w:rsidR="006F1C89" w:rsidRDefault="005D3991">
      <w:pPr>
        <w:pStyle w:val="BodyText"/>
        <w:spacing w:before="56" w:line="192" w:lineRule="auto"/>
        <w:ind w:left="839" w:right="487" w:hanging="397"/>
        <w:jc w:val="both"/>
      </w:pPr>
      <w:r>
        <w:rPr>
          <w:spacing w:val="17"/>
          <w:w w:val="171"/>
        </w:rPr>
        <w:lastRenderedPageBreak/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38"/>
        </w:rPr>
        <w:t xml:space="preserve"> </w:t>
      </w:r>
      <w:r>
        <w:rPr>
          <w:spacing w:val="15"/>
          <w:w w:val="164"/>
        </w:rPr>
        <w:t>: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93"/>
        </w:rPr>
        <w:t>e</w:t>
      </w:r>
      <w:r>
        <w:rPr>
          <w:spacing w:val="19"/>
          <w:w w:val="84"/>
        </w:rPr>
        <w:t>x</w:t>
      </w:r>
      <w:r>
        <w:rPr>
          <w:spacing w:val="19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31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89"/>
        </w:rPr>
        <w:t>k</w:t>
      </w:r>
      <w:r>
        <w:rPr>
          <w:spacing w:val="15"/>
          <w:w w:val="93"/>
        </w:rPr>
        <w:t>e</w:t>
      </w:r>
      <w:r>
        <w:rPr>
          <w:w w:val="67"/>
        </w:rPr>
        <w:t>w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89"/>
        </w:rPr>
        <w:t>k</w:t>
      </w:r>
      <w:r>
        <w:rPr>
          <w:spacing w:val="15"/>
          <w:w w:val="93"/>
        </w:rPr>
        <w:t>e</w:t>
      </w:r>
      <w:r>
        <w:rPr>
          <w:w w:val="67"/>
        </w:rPr>
        <w:t>w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 xml:space="preserve">. </w:t>
      </w:r>
      <w:r>
        <w:rPr>
          <w:spacing w:val="15"/>
          <w:w w:val="102"/>
        </w:rPr>
        <w:t>s</w:t>
      </w:r>
      <w:r>
        <w:rPr>
          <w:spacing w:val="15"/>
          <w:w w:val="89"/>
        </w:rPr>
        <w:t>k</w:t>
      </w:r>
      <w:r>
        <w:rPr>
          <w:spacing w:val="15"/>
          <w:w w:val="93"/>
        </w:rPr>
        <w:t>e</w:t>
      </w:r>
      <w:r>
        <w:rPr>
          <w:w w:val="67"/>
        </w:rPr>
        <w:t>w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89"/>
        </w:rPr>
        <w:t>k</w:t>
      </w:r>
      <w:r>
        <w:rPr>
          <w:spacing w:val="15"/>
          <w:w w:val="93"/>
        </w:rPr>
        <w:t>e</w:t>
      </w:r>
      <w:r>
        <w:rPr>
          <w:w w:val="67"/>
        </w:rPr>
        <w:t>w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89"/>
        </w:rPr>
        <w:t>k</w:t>
      </w:r>
      <w:r>
        <w:rPr>
          <w:spacing w:val="15"/>
          <w:w w:val="93"/>
        </w:rPr>
        <w:t>e</w:t>
      </w:r>
      <w:r>
        <w:rPr>
          <w:w w:val="67"/>
        </w:rPr>
        <w:t>w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 xml:space="preserve">. </w:t>
      </w:r>
      <w:r>
        <w:rPr>
          <w:spacing w:val="13"/>
          <w:w w:val="105"/>
        </w:rPr>
        <w:t>skew</w:t>
      </w:r>
      <w:r>
        <w:rPr>
          <w:spacing w:val="-44"/>
          <w:w w:val="105"/>
        </w:rPr>
        <w:t xml:space="preserve"> </w:t>
      </w:r>
      <w:r>
        <w:rPr>
          <w:spacing w:val="11"/>
          <w:w w:val="140"/>
        </w:rPr>
        <w:t>))</w:t>
      </w:r>
    </w:p>
    <w:p w14:paraId="38F19AB1" w14:textId="77777777" w:rsidR="006F1C89" w:rsidRDefault="005D3991">
      <w:pPr>
        <w:pStyle w:val="BodyText"/>
        <w:spacing w:before="2" w:line="192" w:lineRule="auto"/>
        <w:ind w:left="569" w:right="501" w:hanging="409"/>
      </w:pPr>
      <w:r>
        <w:rPr>
          <w:spacing w:val="22"/>
          <w:w w:val="160"/>
        </w:rPr>
        <w:t>}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      </w:t>
      </w:r>
      <w:r>
        <w:rPr>
          <w:spacing w:val="20"/>
          <w:w w:val="127"/>
        </w:rPr>
        <w:t>r</w:t>
      </w:r>
      <w:r>
        <w:rPr>
          <w:spacing w:val="21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1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r>
        <w:rPr>
          <w:spacing w:val="-1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</w:t>
      </w:r>
      <w:r>
        <w:rPr>
          <w:spacing w:val="20"/>
          <w:w w:val="127"/>
        </w:rPr>
        <w:t>r</w:t>
      </w:r>
      <w:r>
        <w:rPr>
          <w:spacing w:val="21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1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49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r>
        <w:rPr>
          <w:spacing w:val="-17"/>
        </w:rPr>
        <w:t xml:space="preserve"> </w:t>
      </w:r>
      <w:r>
        <w:rPr>
          <w:w w:val="164"/>
        </w:rPr>
        <w:t>,</w:t>
      </w:r>
    </w:p>
    <w:p w14:paraId="27C852AB" w14:textId="77777777" w:rsidR="006F1C89" w:rsidRDefault="005D3991">
      <w:pPr>
        <w:pStyle w:val="BodyText"/>
        <w:spacing w:before="1" w:line="192" w:lineRule="auto"/>
        <w:ind w:left="2491" w:right="212" w:hanging="400"/>
      </w:pP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167"/>
        </w:rPr>
        <w:t>J</w:t>
      </w:r>
      <w:r>
        <w:rPr>
          <w:spacing w:val="-36"/>
        </w:rPr>
        <w:t xml:space="preserve"> </w:t>
      </w:r>
      <w:r>
        <w:rPr>
          <w:w w:val="164"/>
        </w:rPr>
        <w:t xml:space="preserve">,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spacing w:val="15"/>
          <w:w w:val="83"/>
        </w:rPr>
        <w:t>n</w:t>
      </w:r>
      <w:r>
        <w:rPr>
          <w:spacing w:val="15"/>
          <w:w w:val="180"/>
        </w:rPr>
        <w:t>i</w:t>
      </w:r>
      <w:r>
        <w:rPr>
          <w:w w:val="94"/>
        </w:rPr>
        <w:t>P</w:t>
      </w:r>
      <w:proofErr w:type="spellEnd"/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75"/>
        </w:rPr>
        <w:t>A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167"/>
        </w:rPr>
        <w:t>J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 xml:space="preserve">,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spacing w:val="18"/>
          <w:w w:val="83"/>
        </w:rPr>
        <w:t>h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l</w:t>
      </w:r>
      <w:r>
        <w:rPr>
          <w:w w:val="82"/>
        </w:rPr>
        <w:t>d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55"/>
        </w:rPr>
        <w:t>m</w:t>
      </w:r>
      <w:r>
        <w:rPr>
          <w:spacing w:val="16"/>
          <w:w w:val="94"/>
        </w:rPr>
        <w:t>a</w:t>
      </w:r>
      <w:r>
        <w:rPr>
          <w:spacing w:val="16"/>
          <w:w w:val="84"/>
        </w:rPr>
        <w:t>x</w:t>
      </w:r>
      <w:r>
        <w:rPr>
          <w:spacing w:val="16"/>
          <w:w w:val="82"/>
        </w:rPr>
        <w:t>T</w:t>
      </w:r>
      <w:r>
        <w:rPr>
          <w:w w:val="127"/>
        </w:rPr>
        <w:t>r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9"/>
          <w:w w:val="180"/>
        </w:rPr>
        <w:t>i</w:t>
      </w:r>
      <w:r>
        <w:rPr>
          <w:w w:val="83"/>
        </w:rPr>
        <w:t>n</w:t>
      </w:r>
      <w:r>
        <w:rPr>
          <w:spacing w:val="-51"/>
        </w:rPr>
        <w:t xml:space="preserve"> </w:t>
      </w:r>
      <w:r>
        <w:rPr>
          <w:spacing w:val="19"/>
          <w:w w:val="82"/>
        </w:rPr>
        <w:t>T</w:t>
      </w:r>
      <w:r>
        <w:rPr>
          <w:spacing w:val="30"/>
          <w:w w:val="127"/>
        </w:rPr>
        <w:t>r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B181FD8" w14:textId="77777777" w:rsidR="006F1C89" w:rsidRDefault="006F1C89">
      <w:pPr>
        <w:pStyle w:val="BodyText"/>
      </w:pPr>
    </w:p>
    <w:p w14:paraId="778A845F" w14:textId="77777777" w:rsidR="006F1C89" w:rsidRDefault="005D3991">
      <w:pPr>
        <w:spacing w:before="190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5"/>
        </w:rPr>
        <w:t>B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oda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80"/>
        </w:rPr>
        <w:t>N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</w:p>
    <w:p w14:paraId="180527BA" w14:textId="77777777" w:rsidR="006F1C89" w:rsidRDefault="006F1C89">
      <w:pPr>
        <w:spacing w:before="9"/>
        <w:rPr>
          <w:i/>
          <w:sz w:val="19"/>
        </w:rPr>
      </w:pPr>
    </w:p>
    <w:p w14:paraId="18D1BDC0" w14:textId="77777777" w:rsidR="006F1C89" w:rsidRDefault="005D3991">
      <w:pPr>
        <w:pStyle w:val="BodyText"/>
        <w:spacing w:line="384" w:lineRule="auto"/>
        <w:ind w:left="442" w:right="8047" w:hanging="275"/>
      </w:pPr>
      <w:r>
        <w:rPr>
          <w:spacing w:val="17"/>
          <w:w w:val="171"/>
        </w:rPr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38"/>
        </w:rPr>
        <w:t xml:space="preserve"> </w:t>
      </w:r>
      <w:r>
        <w:rPr>
          <w:spacing w:val="15"/>
          <w:w w:val="164"/>
        </w:rPr>
        <w:t>: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71"/>
        </w:rPr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-11"/>
          <w:w w:val="160"/>
        </w:rPr>
        <w:t>{</w:t>
      </w:r>
      <w:r>
        <w:rPr>
          <w:w w:val="160"/>
        </w:rPr>
        <w:t xml:space="preserve"> </w:t>
      </w:r>
      <w:r>
        <w:rPr>
          <w:spacing w:val="11"/>
        </w:rPr>
        <w:t>rep</w:t>
      </w:r>
      <w:r>
        <w:rPr>
          <w:spacing w:val="13"/>
        </w:rPr>
        <w:t xml:space="preserve"> </w:t>
      </w:r>
      <w:r>
        <w:t>&lt;-</w:t>
      </w:r>
      <w:r>
        <w:rPr>
          <w:spacing w:val="10"/>
        </w:rPr>
        <w:t xml:space="preserve"> </w:t>
      </w:r>
      <w:r>
        <w:t>3</w:t>
      </w:r>
    </w:p>
    <w:p w14:paraId="4169248C" w14:textId="77777777" w:rsidR="006F1C89" w:rsidRDefault="005D3991">
      <w:pPr>
        <w:pStyle w:val="BodyText"/>
        <w:spacing w:before="2"/>
        <w:ind w:left="444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ng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79ABF8BB" w14:textId="77777777" w:rsidR="006F1C89" w:rsidRDefault="006F1C89">
      <w:pPr>
        <w:pStyle w:val="BodyText"/>
        <w:spacing w:before="7"/>
        <w:rPr>
          <w:sz w:val="16"/>
        </w:rPr>
      </w:pPr>
    </w:p>
    <w:p w14:paraId="55721106" w14:textId="77777777" w:rsidR="006F1C89" w:rsidRDefault="005D3991">
      <w:pPr>
        <w:pStyle w:val="BodyText"/>
        <w:spacing w:line="192" w:lineRule="auto"/>
        <w:ind w:left="980" w:hanging="537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70"/>
        </w:rPr>
        <w:t>N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403ED06" w14:textId="77777777" w:rsidR="006F1C89" w:rsidRDefault="005D3991">
      <w:pPr>
        <w:pStyle w:val="BodyText"/>
        <w:tabs>
          <w:tab w:val="left" w:pos="6622"/>
        </w:tabs>
        <w:spacing w:line="257" w:lineRule="exact"/>
        <w:ind w:left="445"/>
        <w:rPr>
          <w:rFonts w:ascii="Calibri"/>
          <w:i/>
        </w:rPr>
      </w:pPr>
      <w:proofErr w:type="spellStart"/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ab/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  <w:i/>
          <w:spacing w:val="19"/>
          <w:w w:val="89"/>
        </w:rPr>
        <w:t>A</w:t>
      </w:r>
      <w:r>
        <w:rPr>
          <w:rFonts w:ascii="Calibri"/>
          <w:i/>
          <w:spacing w:val="19"/>
          <w:w w:val="84"/>
        </w:rPr>
        <w:t>D</w:t>
      </w:r>
      <w:r>
        <w:rPr>
          <w:rFonts w:ascii="Calibri"/>
          <w:i/>
          <w:spacing w:val="19"/>
          <w:w w:val="81"/>
        </w:rPr>
        <w:t>U</w:t>
      </w:r>
      <w:r>
        <w:rPr>
          <w:rFonts w:ascii="Calibri"/>
          <w:i/>
          <w:spacing w:val="19"/>
          <w:w w:val="123"/>
        </w:rPr>
        <w:t>L</w:t>
      </w:r>
      <w:r>
        <w:rPr>
          <w:rFonts w:ascii="Calibri"/>
          <w:i/>
          <w:spacing w:val="19"/>
          <w:w w:val="106"/>
        </w:rPr>
        <w:t>T</w:t>
      </w:r>
      <w:r>
        <w:rPr>
          <w:rFonts w:ascii="Calibri"/>
          <w:i/>
          <w:w w:val="115"/>
        </w:rPr>
        <w:t>S</w:t>
      </w:r>
    </w:p>
    <w:p w14:paraId="75A8AA7C" w14:textId="77777777" w:rsidR="006F1C89" w:rsidRDefault="005D3991">
      <w:pPr>
        <w:pStyle w:val="BodyText"/>
        <w:spacing w:line="305" w:lineRule="exact"/>
        <w:ind w:left="445"/>
        <w:rPr>
          <w:rFonts w:ascii="Calibri"/>
          <w:i/>
        </w:rPr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  <w:i/>
          <w:spacing w:val="20"/>
          <w:w w:val="163"/>
        </w:rPr>
        <w:t>J</w:t>
      </w:r>
      <w:r>
        <w:rPr>
          <w:rFonts w:ascii="Calibri"/>
          <w:i/>
          <w:spacing w:val="20"/>
          <w:w w:val="81"/>
        </w:rPr>
        <w:t>U</w:t>
      </w:r>
      <w:r>
        <w:rPr>
          <w:rFonts w:ascii="Calibri"/>
          <w:i/>
          <w:spacing w:val="20"/>
          <w:w w:val="91"/>
        </w:rPr>
        <w:t>V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spacing w:val="20"/>
          <w:w w:val="80"/>
        </w:rPr>
        <w:t>N</w:t>
      </w:r>
      <w:r>
        <w:rPr>
          <w:rFonts w:ascii="Calibri"/>
          <w:i/>
          <w:spacing w:val="20"/>
          <w:w w:val="206"/>
        </w:rPr>
        <w:t>I</w:t>
      </w:r>
      <w:r>
        <w:rPr>
          <w:rFonts w:ascii="Calibri"/>
          <w:i/>
          <w:spacing w:val="20"/>
          <w:w w:val="123"/>
        </w:rPr>
        <w:t>L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w w:val="115"/>
        </w:rPr>
        <w:t>S</w:t>
      </w:r>
    </w:p>
    <w:p w14:paraId="62A156CC" w14:textId="77777777" w:rsidR="006F1C89" w:rsidRDefault="006F1C89">
      <w:pPr>
        <w:rPr>
          <w:i/>
        </w:rPr>
      </w:pPr>
    </w:p>
    <w:p w14:paraId="628BC4C5" w14:textId="77777777" w:rsidR="006F1C89" w:rsidRDefault="006F1C89">
      <w:pPr>
        <w:rPr>
          <w:i/>
        </w:rPr>
      </w:pPr>
    </w:p>
    <w:p w14:paraId="2708B2A7" w14:textId="77777777" w:rsidR="006F1C89" w:rsidRDefault="006F1C89">
      <w:pPr>
        <w:spacing w:before="8"/>
        <w:rPr>
          <w:i/>
          <w:sz w:val="19"/>
        </w:rPr>
      </w:pPr>
    </w:p>
    <w:p w14:paraId="13BA7887" w14:textId="77777777" w:rsidR="006F1C89" w:rsidRDefault="005D3991">
      <w:pPr>
        <w:ind w:left="436"/>
        <w:rPr>
          <w:i/>
        </w:rPr>
      </w:pPr>
      <w:r>
        <w:rPr>
          <w:i/>
          <w:w w:val="110"/>
        </w:rPr>
        <w:t xml:space="preserve"># </w:t>
      </w:r>
      <w:r>
        <w:rPr>
          <w:i/>
          <w:spacing w:val="2"/>
          <w:w w:val="110"/>
        </w:rPr>
        <w:t xml:space="preserve"> </w:t>
      </w:r>
      <w:r>
        <w:rPr>
          <w:i/>
          <w:spacing w:val="11"/>
          <w:w w:val="110"/>
        </w:rPr>
        <w:t>SLC</w:t>
      </w:r>
    </w:p>
    <w:p w14:paraId="73AE8DEF" w14:textId="77777777" w:rsidR="006F1C89" w:rsidRDefault="006F1C89">
      <w:pPr>
        <w:spacing w:before="9"/>
        <w:rPr>
          <w:i/>
          <w:sz w:val="23"/>
        </w:rPr>
      </w:pPr>
    </w:p>
    <w:p w14:paraId="0A880130" w14:textId="77777777" w:rsidR="006F1C89" w:rsidRDefault="005D3991">
      <w:pPr>
        <w:pStyle w:val="BodyText"/>
        <w:spacing w:line="192" w:lineRule="auto"/>
        <w:ind w:left="444" w:right="5574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1EA24F8D" w14:textId="77777777" w:rsidR="006F1C89" w:rsidRDefault="006F1C89">
      <w:pPr>
        <w:pStyle w:val="BodyText"/>
        <w:spacing w:before="9"/>
        <w:rPr>
          <w:sz w:val="14"/>
        </w:rPr>
      </w:pPr>
    </w:p>
    <w:p w14:paraId="53D2A824" w14:textId="77777777" w:rsidR="006F1C89" w:rsidRDefault="005D3991">
      <w:pPr>
        <w:pStyle w:val="BodyText"/>
        <w:ind w:left="44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27"/>
        </w:rPr>
        <w:t>r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{</w:t>
      </w:r>
    </w:p>
    <w:p w14:paraId="538957B3" w14:textId="77777777" w:rsidR="006F1C89" w:rsidRDefault="006F1C89">
      <w:pPr>
        <w:pStyle w:val="BodyText"/>
        <w:spacing w:before="14"/>
        <w:rPr>
          <w:sz w:val="30"/>
        </w:rPr>
      </w:pPr>
    </w:p>
    <w:p w14:paraId="56F65A13" w14:textId="77777777" w:rsidR="006F1C89" w:rsidRDefault="005D3991">
      <w:pPr>
        <w:pStyle w:val="BodyText"/>
        <w:ind w:left="715"/>
      </w:pP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82"/>
        </w:rPr>
        <w:t>1</w:t>
      </w:r>
    </w:p>
    <w:p w14:paraId="43EA61E5" w14:textId="77777777" w:rsidR="006F1C89" w:rsidRDefault="006F1C89">
      <w:pPr>
        <w:pStyle w:val="BodyText"/>
        <w:spacing w:before="4"/>
        <w:rPr>
          <w:sz w:val="13"/>
        </w:rPr>
      </w:pPr>
    </w:p>
    <w:p w14:paraId="11BA639D" w14:textId="77777777" w:rsidR="006F1C89" w:rsidRDefault="005D3991">
      <w:pPr>
        <w:pStyle w:val="BodyText"/>
        <w:ind w:left="719"/>
      </w:pPr>
      <w:r>
        <w:rPr>
          <w:spacing w:val="19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3"/>
        </w:rPr>
        <w:t xml:space="preserve"> </w:t>
      </w:r>
      <w:r>
        <w:rPr>
          <w:spacing w:val="26"/>
          <w:w w:val="127"/>
        </w:rPr>
        <w:t>r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7"/>
        </w:rPr>
        <w:t xml:space="preserve"> 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68C3436" w14:textId="77777777" w:rsidR="006F1C89" w:rsidRDefault="006F1C89">
      <w:pPr>
        <w:pStyle w:val="BodyText"/>
        <w:spacing w:before="6"/>
        <w:rPr>
          <w:sz w:val="16"/>
        </w:rPr>
      </w:pPr>
    </w:p>
    <w:p w14:paraId="3BBBBB9B" w14:textId="77777777" w:rsidR="006F1C89" w:rsidRDefault="005D3991">
      <w:pPr>
        <w:pStyle w:val="BodyText"/>
        <w:spacing w:line="192" w:lineRule="auto"/>
        <w:ind w:left="720" w:right="5710" w:hanging="1"/>
      </w:pP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1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2C1907CB" w14:textId="77777777" w:rsidR="006F1C89" w:rsidRDefault="006F1C89">
      <w:pPr>
        <w:pStyle w:val="BodyText"/>
        <w:spacing w:before="9"/>
        <w:rPr>
          <w:sz w:val="14"/>
        </w:rPr>
      </w:pPr>
    </w:p>
    <w:p w14:paraId="574CD275" w14:textId="77777777" w:rsidR="006F1C89" w:rsidRDefault="005D3991">
      <w:pPr>
        <w:pStyle w:val="BodyText"/>
        <w:ind w:left="71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3932B8EE" w14:textId="77777777" w:rsidR="006F1C89" w:rsidRDefault="006F1C89">
      <w:pPr>
        <w:pStyle w:val="BodyText"/>
      </w:pPr>
    </w:p>
    <w:p w14:paraId="69ED67E9" w14:textId="77777777" w:rsidR="006F1C89" w:rsidRDefault="005D3991">
      <w:pPr>
        <w:pStyle w:val="BodyText"/>
        <w:spacing w:before="185" w:line="192" w:lineRule="auto"/>
        <w:ind w:left="1391" w:right="212" w:hanging="397"/>
      </w:pP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9"/>
        </w:rPr>
        <w:t xml:space="preserve"> </w:t>
      </w:r>
      <w:r>
        <w:rPr>
          <w:spacing w:val="21"/>
          <w:w w:val="127"/>
        </w:rPr>
        <w:t>r</w:t>
      </w:r>
      <w:r>
        <w:rPr>
          <w:spacing w:val="22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2"/>
          <w:w w:val="84"/>
        </w:rPr>
        <w:t>o</w:t>
      </w:r>
      <w:r>
        <w:rPr>
          <w:spacing w:val="21"/>
          <w:w w:val="83"/>
        </w:rPr>
        <w:t>u</w:t>
      </w:r>
      <w:r>
        <w:rPr>
          <w:spacing w:val="22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2"/>
          <w:w w:val="55"/>
        </w:rPr>
        <w:t>m</w:t>
      </w:r>
      <w:r>
        <w:rPr>
          <w:spacing w:val="21"/>
          <w:w w:val="82"/>
        </w:rPr>
        <w:t>p</w:t>
      </w:r>
      <w:r>
        <w:rPr>
          <w:spacing w:val="22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84"/>
        </w:rPr>
        <w:t>o</w:t>
      </w:r>
      <w:r>
        <w:rPr>
          <w:w w:val="83"/>
        </w:rPr>
        <w:t>n</w:t>
      </w:r>
      <w:r>
        <w:rPr>
          <w:spacing w:val="-48"/>
        </w:rPr>
        <w:t xml:space="preserve"> </w:t>
      </w:r>
      <w:r>
        <w:rPr>
          <w:spacing w:val="22"/>
          <w:w w:val="96"/>
        </w:rPr>
        <w:t>S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rPr>
          <w:spacing w:val="-37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</w:t>
      </w:r>
      <w:proofErr w:type="spellStart"/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180"/>
        </w:rPr>
        <w:t>i</w:t>
      </w:r>
      <w:r>
        <w:rPr>
          <w:w w:val="94"/>
        </w:rPr>
        <w:t>P</w:t>
      </w:r>
      <w:proofErr w:type="spellEnd"/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spacing w:val="15"/>
          <w:w w:val="83"/>
        </w:rPr>
        <w:t>n</w:t>
      </w:r>
      <w:r>
        <w:rPr>
          <w:spacing w:val="15"/>
          <w:w w:val="180"/>
        </w:rPr>
        <w:t>i</w:t>
      </w:r>
      <w:r>
        <w:rPr>
          <w:w w:val="94"/>
        </w:rPr>
        <w:t>P</w:t>
      </w:r>
      <w:proofErr w:type="spellEnd"/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7"/>
        </w:rPr>
        <w:t>F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82"/>
        </w:rPr>
        <w:t>q</w:t>
      </w:r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38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19"/>
          <w:w w:val="72"/>
        </w:rPr>
        <w:t>G</w:t>
      </w:r>
      <w:r>
        <w:rPr>
          <w:spacing w:val="19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 xml:space="preserve">(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180"/>
        </w:rPr>
        <w:t>i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))</w:t>
      </w:r>
      <w:r>
        <w:rPr>
          <w:w w:val="164"/>
        </w:rPr>
        <w:t>,</w:t>
      </w:r>
    </w:p>
    <w:p w14:paraId="53B85399" w14:textId="77777777" w:rsidR="006F1C89" w:rsidRDefault="005D3991">
      <w:pPr>
        <w:pStyle w:val="BodyText"/>
        <w:spacing w:line="258" w:lineRule="exact"/>
        <w:ind w:left="5943"/>
      </w:pP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19"/>
          <w:w w:val="96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19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38"/>
        </w:rPr>
        <w:t xml:space="preserve"> </w:t>
      </w:r>
      <w:r>
        <w:rPr>
          <w:w w:val="65"/>
        </w:rPr>
        <w:t>=</w:t>
      </w:r>
      <w:r>
        <w:rPr>
          <w:spacing w:val="-41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</w:p>
    <w:p w14:paraId="616BFB62" w14:textId="77777777" w:rsidR="006F1C89" w:rsidRDefault="005D3991">
      <w:pPr>
        <w:pStyle w:val="BodyText"/>
        <w:spacing w:before="14" w:line="192" w:lineRule="auto"/>
        <w:ind w:left="6337" w:right="495" w:hanging="4"/>
      </w:pPr>
      <w:proofErr w:type="gramStart"/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spacing w:val="30"/>
          <w:w w:val="127"/>
        </w:rPr>
        <w:t>r</w:t>
      </w:r>
      <w:proofErr w:type="spellEnd"/>
      <w:proofErr w:type="gramEnd"/>
      <w:r>
        <w:rPr>
          <w:w w:val="65"/>
        </w:rPr>
        <w:t>=</w:t>
      </w:r>
      <w:r>
        <w:rPr>
          <w:spacing w:val="-42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39"/>
        </w:rPr>
        <w:t>t</w:t>
      </w:r>
      <w:r>
        <w:rPr>
          <w:spacing w:val="19"/>
          <w:w w:val="93"/>
        </w:rPr>
        <w:t>e</w:t>
      </w:r>
      <w:r>
        <w:rPr>
          <w:spacing w:val="18"/>
          <w:w w:val="82"/>
        </w:rPr>
        <w:t>p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9"/>
        </w:rPr>
        <w:t>k</w:t>
      </w:r>
      <w:r>
        <w:rPr>
          <w:w w:val="75"/>
        </w:rPr>
        <w:t>A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102"/>
        </w:rPr>
        <w:t>s</w:t>
      </w:r>
      <w:proofErr w:type="spellEnd"/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 xml:space="preserve">=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</w:p>
    <w:p w14:paraId="0697C089" w14:textId="77777777" w:rsidR="006F1C89" w:rsidRDefault="006F1C89">
      <w:pPr>
        <w:spacing w:line="192" w:lineRule="auto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06C20AC2" w14:textId="77777777" w:rsidR="006F1C89" w:rsidRDefault="005D3991">
      <w:pPr>
        <w:pStyle w:val="BodyText"/>
        <w:spacing w:before="8"/>
        <w:ind w:left="5944"/>
      </w:pPr>
      <w:r>
        <w:rPr>
          <w:spacing w:val="20"/>
          <w:w w:val="139"/>
        </w:rPr>
        <w:lastRenderedPageBreak/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5D2376C9" w14:textId="77777777" w:rsidR="006F1C89" w:rsidRDefault="006F1C89">
      <w:pPr>
        <w:pStyle w:val="BodyText"/>
        <w:spacing w:before="15"/>
        <w:rPr>
          <w:sz w:val="32"/>
        </w:rPr>
      </w:pPr>
    </w:p>
    <w:p w14:paraId="3490F3B5" w14:textId="77777777" w:rsidR="006F1C89" w:rsidRDefault="005D3991">
      <w:pPr>
        <w:ind w:left="986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19"/>
          <w:w w:val="113"/>
        </w:rPr>
        <w:t>F</w:t>
      </w:r>
      <w:r>
        <w:rPr>
          <w:i/>
          <w:spacing w:val="19"/>
          <w:w w:val="226"/>
        </w:rPr>
        <w:t>il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29"/>
        </w:rPr>
        <w:t>"</w:t>
      </w:r>
      <w:r>
        <w:rPr>
          <w:i/>
          <w:spacing w:val="-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129"/>
        </w:rPr>
        <w:t>"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da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37E235CE" w14:textId="77777777" w:rsidR="006F1C89" w:rsidRDefault="006F1C89">
      <w:pPr>
        <w:spacing w:before="9"/>
        <w:rPr>
          <w:i/>
          <w:sz w:val="23"/>
        </w:rPr>
      </w:pPr>
    </w:p>
    <w:p w14:paraId="7C36EB83" w14:textId="77777777" w:rsidR="006F1C89" w:rsidRDefault="005D3991">
      <w:pPr>
        <w:pStyle w:val="BodyText"/>
        <w:spacing w:line="192" w:lineRule="auto"/>
        <w:ind w:left="994" w:right="1724" w:hanging="1"/>
      </w:pP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8"/>
        </w:rPr>
        <w:t xml:space="preserve"> </w:t>
      </w:r>
      <w:r>
        <w:rPr>
          <w:w w:val="160"/>
        </w:rPr>
        <w:t xml:space="preserve">) </w:t>
      </w: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1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)</w:t>
      </w:r>
    </w:p>
    <w:p w14:paraId="61F5EBF6" w14:textId="77777777" w:rsidR="006F1C89" w:rsidRDefault="006F1C89">
      <w:pPr>
        <w:pStyle w:val="BodyText"/>
        <w:spacing w:before="10"/>
        <w:rPr>
          <w:sz w:val="16"/>
        </w:rPr>
      </w:pPr>
    </w:p>
    <w:p w14:paraId="326A2172" w14:textId="77777777" w:rsidR="006F1C89" w:rsidRDefault="005D3991">
      <w:pPr>
        <w:spacing w:line="254" w:lineRule="exact"/>
        <w:ind w:left="986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ndpo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01"/>
        </w:rPr>
        <w:t>da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2C91ED87" w14:textId="77777777" w:rsidR="006F1C89" w:rsidRDefault="005D3991">
      <w:pPr>
        <w:pStyle w:val="BodyText"/>
        <w:spacing w:before="33" w:line="192" w:lineRule="auto"/>
        <w:ind w:left="1393" w:right="212" w:hanging="400"/>
      </w:pP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9"/>
        </w:rPr>
        <w:t xml:space="preserve"> </w:t>
      </w:r>
      <w:r>
        <w:rPr>
          <w:spacing w:val="15"/>
          <w:w w:val="180"/>
        </w:rPr>
        <w:t>I</w:t>
      </w:r>
      <w:r>
        <w:rPr>
          <w:w w:val="69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1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11"/>
          <w:w w:val="180"/>
        </w:rPr>
        <w:t>i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 xml:space="preserve">.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75522915" w14:textId="77777777" w:rsidR="006F1C89" w:rsidRDefault="006F1C89">
      <w:pPr>
        <w:pStyle w:val="BodyText"/>
        <w:rPr>
          <w:sz w:val="20"/>
        </w:rPr>
      </w:pPr>
    </w:p>
    <w:p w14:paraId="6BFF110C" w14:textId="77777777" w:rsidR="006F1C89" w:rsidRDefault="006F1C89">
      <w:pPr>
        <w:pStyle w:val="BodyText"/>
        <w:spacing w:before="5"/>
        <w:rPr>
          <w:sz w:val="15"/>
        </w:rPr>
      </w:pPr>
    </w:p>
    <w:p w14:paraId="333DF478" w14:textId="77777777" w:rsidR="006F1C89" w:rsidRDefault="005D3991">
      <w:pPr>
        <w:pStyle w:val="BodyText"/>
        <w:spacing w:before="1" w:line="192" w:lineRule="auto"/>
        <w:ind w:left="990" w:right="3099" w:firstLine="5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proofErr w:type="spellStart"/>
      <w:r>
        <w:rPr>
          <w:spacing w:val="26"/>
          <w:w w:val="180"/>
        </w:rPr>
        <w:t>i</w:t>
      </w:r>
      <w:proofErr w:type="spellEnd"/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w w:val="55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</w:p>
    <w:p w14:paraId="6AD863DA" w14:textId="77777777" w:rsidR="006F1C89" w:rsidRDefault="005D3991">
      <w:pPr>
        <w:pStyle w:val="BodyText"/>
        <w:spacing w:line="291" w:lineRule="exact"/>
        <w:ind w:left="711"/>
      </w:pPr>
      <w:r>
        <w:rPr>
          <w:w w:val="160"/>
        </w:rPr>
        <w:t>}</w:t>
      </w:r>
    </w:p>
    <w:p w14:paraId="0A7B8E3F" w14:textId="77777777" w:rsidR="006F1C89" w:rsidRDefault="006F1C89">
      <w:pPr>
        <w:pStyle w:val="BodyText"/>
        <w:spacing w:before="12"/>
        <w:rPr>
          <w:sz w:val="11"/>
        </w:rPr>
      </w:pPr>
    </w:p>
    <w:p w14:paraId="410CB7AA" w14:textId="77777777" w:rsidR="006F1C89" w:rsidRDefault="005D3991">
      <w:pPr>
        <w:pStyle w:val="BodyText"/>
        <w:spacing w:before="71" w:line="192" w:lineRule="auto"/>
        <w:ind w:left="719" w:right="1999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27"/>
        </w:rPr>
        <w:t>r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w w:val="55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27"/>
        </w:rPr>
        <w:t>r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</w:p>
    <w:p w14:paraId="1FEED81D" w14:textId="77777777" w:rsidR="006F1C89" w:rsidRDefault="005D3991">
      <w:pPr>
        <w:pStyle w:val="BodyText"/>
        <w:spacing w:line="291" w:lineRule="exact"/>
        <w:ind w:left="436"/>
      </w:pPr>
      <w:r>
        <w:rPr>
          <w:w w:val="160"/>
        </w:rPr>
        <w:t>}</w:t>
      </w:r>
    </w:p>
    <w:p w14:paraId="28E5A4D5" w14:textId="77777777" w:rsidR="006F1C89" w:rsidRDefault="006F1C89">
      <w:pPr>
        <w:pStyle w:val="BodyText"/>
        <w:spacing w:before="7"/>
        <w:rPr>
          <w:sz w:val="29"/>
        </w:rPr>
      </w:pPr>
    </w:p>
    <w:p w14:paraId="0CF1401F" w14:textId="77777777" w:rsidR="006F1C89" w:rsidRDefault="005D3991">
      <w:pPr>
        <w:spacing w:before="54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proofErr w:type="spellStart"/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01"/>
        </w:rPr>
        <w:t>u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proofErr w:type="spellEnd"/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115"/>
        </w:rPr>
        <w:t>S</w:t>
      </w:r>
      <w:r>
        <w:rPr>
          <w:i/>
          <w:w w:val="84"/>
        </w:rPr>
        <w:t>D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2"/>
        </w:rPr>
        <w:t>1</w:t>
      </w:r>
      <w:r>
        <w:rPr>
          <w:i/>
          <w:w w:val="102"/>
        </w:rPr>
        <w:t>0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</w:p>
    <w:p w14:paraId="1E359658" w14:textId="77777777" w:rsidR="006F1C89" w:rsidRDefault="006F1C89">
      <w:pPr>
        <w:rPr>
          <w:i/>
        </w:rPr>
      </w:pPr>
    </w:p>
    <w:p w14:paraId="08D56079" w14:textId="77777777" w:rsidR="006F1C89" w:rsidRDefault="006F1C89">
      <w:pPr>
        <w:rPr>
          <w:i/>
        </w:rPr>
      </w:pPr>
    </w:p>
    <w:p w14:paraId="7CE2C5C4" w14:textId="77777777" w:rsidR="006F1C89" w:rsidRDefault="006F1C89">
      <w:pPr>
        <w:spacing w:before="1"/>
        <w:rPr>
          <w:i/>
          <w:sz w:val="24"/>
        </w:rPr>
      </w:pPr>
    </w:p>
    <w:p w14:paraId="22C9D8CE" w14:textId="77777777" w:rsidR="006F1C89" w:rsidRDefault="005D3991">
      <w:pPr>
        <w:pStyle w:val="BodyText"/>
        <w:spacing w:before="1" w:line="192" w:lineRule="auto"/>
        <w:ind w:left="842" w:hanging="399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3"/>
        </w:rPr>
        <w:t xml:space="preserve"> </w:t>
      </w:r>
      <w:r>
        <w:rPr>
          <w:spacing w:val="17"/>
          <w:w w:val="160"/>
        </w:rPr>
        <w:t>(</w:t>
      </w:r>
      <w:r>
        <w:rPr>
          <w:spacing w:val="17"/>
          <w:w w:val="82"/>
        </w:rPr>
        <w:t>1</w:t>
      </w:r>
      <w:r>
        <w:rPr>
          <w:w w:val="164"/>
        </w:rPr>
        <w:t>:</w:t>
      </w:r>
      <w:r>
        <w:rPr>
          <w:spacing w:val="-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9"/>
        </w:rPr>
        <w:t xml:space="preserve"> </w:t>
      </w:r>
      <w:r>
        <w:rPr>
          <w:w w:val="160"/>
        </w:rPr>
        <w:t xml:space="preserve">(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82"/>
        </w:rPr>
        <w:t>b</w:t>
      </w:r>
      <w:r>
        <w:rPr>
          <w:spacing w:val="17"/>
          <w:w w:val="180"/>
        </w:rPr>
        <w:t>i</w:t>
      </w:r>
      <w:r>
        <w:rPr>
          <w:spacing w:val="17"/>
          <w:w w:val="83"/>
        </w:rPr>
        <w:t>n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48F2031" w14:textId="77777777" w:rsidR="006F1C89" w:rsidRDefault="006F1C89">
      <w:pPr>
        <w:pStyle w:val="BodyText"/>
        <w:spacing w:before="10"/>
        <w:rPr>
          <w:sz w:val="17"/>
        </w:rPr>
      </w:pPr>
    </w:p>
    <w:p w14:paraId="71D2CAF8" w14:textId="77777777" w:rsidR="006F1C89" w:rsidRDefault="005D3991">
      <w:pPr>
        <w:pStyle w:val="BodyText"/>
        <w:spacing w:line="192" w:lineRule="auto"/>
        <w:ind w:left="842" w:right="212" w:hanging="399"/>
      </w:pP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3"/>
        </w:rPr>
        <w:t>un</w:t>
      </w:r>
      <w:r>
        <w:rPr>
          <w:spacing w:val="19"/>
          <w:w w:val="180"/>
        </w:rPr>
        <w:t>li</w:t>
      </w:r>
      <w:r>
        <w:rPr>
          <w:spacing w:val="19"/>
          <w:w w:val="102"/>
        </w:rPr>
        <w:t>s</w:t>
      </w:r>
      <w:r>
        <w:rPr>
          <w:spacing w:val="30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 w:rsidRPr="00F94015">
        <w:rPr>
          <w:spacing w:val="17"/>
          <w:w w:val="96"/>
          <w:lang w:val="sv-SE"/>
          <w:rPrChange w:id="220" w:author="Izabel Eriksson Reuterborg" w:date="2024-07-29T05:31:00Z" w16du:dateUtc="2024-07-29T03:31:00Z">
            <w:rPr>
              <w:spacing w:val="17"/>
              <w:w w:val="96"/>
            </w:rPr>
          </w:rPrChange>
        </w:rPr>
        <w:t>S</w:t>
      </w:r>
      <w:r w:rsidRPr="00F94015">
        <w:rPr>
          <w:spacing w:val="17"/>
          <w:w w:val="97"/>
          <w:lang w:val="sv-SE"/>
          <w:rPrChange w:id="221" w:author="Izabel Eriksson Reuterborg" w:date="2024-07-29T05:31:00Z" w16du:dateUtc="2024-07-29T03:31:00Z">
            <w:rPr>
              <w:spacing w:val="17"/>
              <w:w w:val="97"/>
            </w:rPr>
          </w:rPrChange>
        </w:rPr>
        <w:t>L</w:t>
      </w:r>
      <w:r w:rsidRPr="00F94015">
        <w:rPr>
          <w:w w:val="75"/>
          <w:lang w:val="sv-SE"/>
          <w:rPrChange w:id="222" w:author="Izabel Eriksson Reuterborg" w:date="2024-07-29T05:31:00Z" w16du:dateUtc="2024-07-29T03:31:00Z">
            <w:rPr>
              <w:w w:val="75"/>
            </w:rPr>
          </w:rPrChange>
        </w:rPr>
        <w:t>C</w:t>
      </w:r>
      <w:r w:rsidRPr="00F94015">
        <w:rPr>
          <w:spacing w:val="-42"/>
          <w:lang w:val="sv-SE"/>
          <w:rPrChange w:id="223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 w:rsidRPr="00F94015">
        <w:rPr>
          <w:w w:val="164"/>
          <w:lang w:val="sv-SE"/>
          <w:rPrChange w:id="224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39"/>
          <w:lang w:val="sv-SE"/>
          <w:rPrChange w:id="225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proofErr w:type="spellStart"/>
      <w:r w:rsidRPr="00F94015">
        <w:rPr>
          <w:spacing w:val="19"/>
          <w:w w:val="82"/>
          <w:lang w:val="sv-SE"/>
          <w:rPrChange w:id="226" w:author="Izabel Eriksson Reuterborg" w:date="2024-07-29T05:31:00Z" w16du:dateUtc="2024-07-29T03:31:00Z">
            <w:rPr>
              <w:spacing w:val="19"/>
              <w:w w:val="82"/>
            </w:rPr>
          </w:rPrChange>
        </w:rPr>
        <w:t>b</w:t>
      </w:r>
      <w:r w:rsidRPr="00F94015">
        <w:rPr>
          <w:spacing w:val="19"/>
          <w:w w:val="180"/>
          <w:lang w:val="sv-SE"/>
          <w:rPrChange w:id="227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9"/>
          <w:w w:val="83"/>
          <w:lang w:val="sv-SE"/>
          <w:rPrChange w:id="228" w:author="Izabel Eriksson Reuterborg" w:date="2024-07-29T05:31:00Z" w16du:dateUtc="2024-07-29T03:31:00Z">
            <w:rPr>
              <w:spacing w:val="19"/>
              <w:w w:val="83"/>
            </w:rPr>
          </w:rPrChange>
        </w:rPr>
        <w:t>n</w:t>
      </w:r>
      <w:r w:rsidRPr="00F94015">
        <w:rPr>
          <w:spacing w:val="19"/>
          <w:w w:val="84"/>
          <w:lang w:val="sv-SE"/>
          <w:rPrChange w:id="229" w:author="Izabel Eriksson Reuterborg" w:date="2024-07-29T05:31:00Z" w16du:dateUtc="2024-07-29T03:31:00Z">
            <w:rPr>
              <w:spacing w:val="19"/>
              <w:w w:val="84"/>
            </w:rPr>
          </w:rPrChange>
        </w:rPr>
        <w:t>o</w:t>
      </w:r>
      <w:r w:rsidRPr="00F94015">
        <w:rPr>
          <w:spacing w:val="19"/>
          <w:w w:val="127"/>
          <w:lang w:val="sv-SE"/>
          <w:rPrChange w:id="230" w:author="Izabel Eriksson Reuterborg" w:date="2024-07-29T05:31:00Z" w16du:dateUtc="2024-07-29T03:31:00Z">
            <w:rPr>
              <w:spacing w:val="19"/>
              <w:w w:val="127"/>
            </w:rPr>
          </w:rPrChange>
        </w:rPr>
        <w:t>r</w:t>
      </w:r>
      <w:r w:rsidRPr="00F94015">
        <w:rPr>
          <w:w w:val="55"/>
          <w:lang w:val="sv-SE"/>
          <w:rPrChange w:id="231" w:author="Izabel Eriksson Reuterborg" w:date="2024-07-29T05:31:00Z" w16du:dateUtc="2024-07-29T03:31:00Z">
            <w:rPr>
              <w:w w:val="55"/>
            </w:rPr>
          </w:rPrChange>
        </w:rPr>
        <w:t>m</w:t>
      </w:r>
      <w:proofErr w:type="spellEnd"/>
      <w:r w:rsidRPr="00F94015">
        <w:rPr>
          <w:spacing w:val="-39"/>
          <w:lang w:val="sv-SE"/>
          <w:rPrChange w:id="232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spacing w:val="26"/>
          <w:w w:val="160"/>
          <w:lang w:val="sv-SE"/>
          <w:rPrChange w:id="233" w:author="Izabel Eriksson Reuterborg" w:date="2024-07-29T05:31:00Z" w16du:dateUtc="2024-07-29T03:31:00Z">
            <w:rPr>
              <w:spacing w:val="26"/>
              <w:w w:val="160"/>
            </w:rPr>
          </w:rPrChange>
        </w:rPr>
        <w:t>)</w:t>
      </w:r>
      <w:r w:rsidRPr="00F94015">
        <w:rPr>
          <w:w w:val="164"/>
          <w:lang w:val="sv-SE"/>
          <w:rPrChange w:id="234" w:author="Izabel Eriksson Reuterborg" w:date="2024-07-29T05:31:00Z" w16du:dateUtc="2024-07-29T03:31:00Z">
            <w:rPr>
              <w:w w:val="164"/>
            </w:rPr>
          </w:rPrChange>
        </w:rPr>
        <w:t>,</w:t>
      </w:r>
      <w:r w:rsidRPr="00F94015">
        <w:rPr>
          <w:lang w:val="sv-SE"/>
          <w:rPrChange w:id="235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2"/>
          <w:lang w:val="sv-SE"/>
          <w:rPrChange w:id="236" w:author="Izabel Eriksson Reuterborg" w:date="2024-07-29T05:31:00Z" w16du:dateUtc="2024-07-29T03:31:00Z">
            <w:rPr>
              <w:spacing w:val="22"/>
            </w:rPr>
          </w:rPrChange>
        </w:rPr>
        <w:t xml:space="preserve"> </w:t>
      </w:r>
      <w:proofErr w:type="spellStart"/>
      <w:proofErr w:type="gramStart"/>
      <w:r w:rsidRPr="00F94015">
        <w:rPr>
          <w:spacing w:val="17"/>
          <w:w w:val="82"/>
          <w:lang w:val="sv-SE"/>
          <w:rPrChange w:id="237" w:author="Izabel Eriksson Reuterborg" w:date="2024-07-29T05:31:00Z" w16du:dateUtc="2024-07-29T03:31:00Z">
            <w:rPr>
              <w:spacing w:val="17"/>
              <w:w w:val="82"/>
            </w:rPr>
          </w:rPrChange>
        </w:rPr>
        <w:t>d</w:t>
      </w:r>
      <w:r w:rsidRPr="00F94015">
        <w:rPr>
          <w:spacing w:val="17"/>
          <w:w w:val="180"/>
          <w:lang w:val="sv-SE"/>
          <w:rPrChange w:id="238" w:author="Izabel Eriksson Reuterborg" w:date="2024-07-29T05:31:00Z" w16du:dateUtc="2024-07-29T03:31:00Z">
            <w:rPr>
              <w:spacing w:val="17"/>
              <w:w w:val="180"/>
            </w:rPr>
          </w:rPrChange>
        </w:rPr>
        <w:t>i</w:t>
      </w:r>
      <w:r w:rsidRPr="00F94015">
        <w:rPr>
          <w:w w:val="55"/>
          <w:lang w:val="sv-SE"/>
          <w:rPrChange w:id="239" w:author="Izabel Eriksson Reuterborg" w:date="2024-07-29T05:31:00Z" w16du:dateUtc="2024-07-29T03:31:00Z">
            <w:rPr>
              <w:w w:val="55"/>
            </w:rPr>
          </w:rPrChange>
        </w:rPr>
        <w:t>m</w:t>
      </w:r>
      <w:proofErr w:type="spellEnd"/>
      <w:r w:rsidRPr="00F94015">
        <w:rPr>
          <w:lang w:val="sv-SE"/>
          <w:rPrChange w:id="240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6"/>
          <w:lang w:val="sv-SE"/>
          <w:rPrChange w:id="241" w:author="Izabel Eriksson Reuterborg" w:date="2024-07-29T05:31:00Z" w16du:dateUtc="2024-07-29T03:31:00Z">
            <w:rPr>
              <w:spacing w:val="26"/>
            </w:rPr>
          </w:rPrChange>
        </w:rPr>
        <w:t xml:space="preserve"> </w:t>
      </w:r>
      <w:r w:rsidRPr="00F94015">
        <w:rPr>
          <w:w w:val="65"/>
          <w:lang w:val="sv-SE"/>
          <w:rPrChange w:id="242" w:author="Izabel Eriksson Reuterborg" w:date="2024-07-29T05:31:00Z" w16du:dateUtc="2024-07-29T03:31:00Z">
            <w:rPr>
              <w:w w:val="65"/>
            </w:rPr>
          </w:rPrChange>
        </w:rPr>
        <w:t>=</w:t>
      </w:r>
      <w:proofErr w:type="gramEnd"/>
      <w:r w:rsidRPr="00F94015">
        <w:rPr>
          <w:lang w:val="sv-SE"/>
          <w:rPrChange w:id="243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1"/>
          <w:lang w:val="sv-SE"/>
          <w:rPrChange w:id="244" w:author="Izabel Eriksson Reuterborg" w:date="2024-07-29T05:31:00Z" w16du:dateUtc="2024-07-29T03:31:00Z">
            <w:rPr>
              <w:spacing w:val="21"/>
            </w:rPr>
          </w:rPrChange>
        </w:rPr>
        <w:t xml:space="preserve"> </w:t>
      </w:r>
      <w:r w:rsidRPr="00F94015">
        <w:rPr>
          <w:spacing w:val="22"/>
          <w:w w:val="101"/>
          <w:lang w:val="sv-SE"/>
          <w:rPrChange w:id="245" w:author="Izabel Eriksson Reuterborg" w:date="2024-07-29T05:31:00Z" w16du:dateUtc="2024-07-29T03:31:00Z">
            <w:rPr>
              <w:spacing w:val="22"/>
              <w:w w:val="101"/>
            </w:rPr>
          </w:rPrChange>
        </w:rPr>
        <w:t>c</w:t>
      </w:r>
      <w:r w:rsidRPr="00F94015">
        <w:rPr>
          <w:w w:val="160"/>
          <w:lang w:val="sv-SE"/>
          <w:rPrChange w:id="246" w:author="Izabel Eriksson Reuterborg" w:date="2024-07-29T05:31:00Z" w16du:dateUtc="2024-07-29T03:31:00Z">
            <w:rPr>
              <w:w w:val="160"/>
            </w:rPr>
          </w:rPrChange>
        </w:rPr>
        <w:t>(</w:t>
      </w:r>
      <w:r w:rsidRPr="00F94015">
        <w:rPr>
          <w:spacing w:val="-42"/>
          <w:lang w:val="sv-SE"/>
          <w:rPrChange w:id="247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proofErr w:type="spellStart"/>
      <w:r w:rsidRPr="00F94015">
        <w:rPr>
          <w:spacing w:val="17"/>
          <w:w w:val="82"/>
          <w:lang w:val="sv-SE"/>
          <w:rPrChange w:id="248" w:author="Izabel Eriksson Reuterborg" w:date="2024-07-29T05:31:00Z" w16du:dateUtc="2024-07-29T03:31:00Z">
            <w:rPr>
              <w:spacing w:val="17"/>
              <w:w w:val="82"/>
            </w:rPr>
          </w:rPrChange>
        </w:rPr>
        <w:t>d</w:t>
      </w:r>
      <w:r w:rsidRPr="00F94015">
        <w:rPr>
          <w:spacing w:val="17"/>
          <w:w w:val="180"/>
          <w:lang w:val="sv-SE"/>
          <w:rPrChange w:id="249" w:author="Izabel Eriksson Reuterborg" w:date="2024-07-29T05:31:00Z" w16du:dateUtc="2024-07-29T03:31:00Z">
            <w:rPr>
              <w:spacing w:val="17"/>
              <w:w w:val="180"/>
            </w:rPr>
          </w:rPrChange>
        </w:rPr>
        <w:t>i</w:t>
      </w:r>
      <w:r w:rsidRPr="00F94015">
        <w:rPr>
          <w:w w:val="55"/>
          <w:lang w:val="sv-SE"/>
          <w:rPrChange w:id="250" w:author="Izabel Eriksson Reuterborg" w:date="2024-07-29T05:31:00Z" w16du:dateUtc="2024-07-29T03:31:00Z">
            <w:rPr>
              <w:w w:val="55"/>
            </w:rPr>
          </w:rPrChange>
        </w:rPr>
        <w:t>m</w:t>
      </w:r>
      <w:proofErr w:type="spellEnd"/>
      <w:r w:rsidRPr="00F94015">
        <w:rPr>
          <w:spacing w:val="-42"/>
          <w:lang w:val="sv-SE"/>
          <w:rPrChange w:id="251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 w:rsidRPr="00F94015">
        <w:rPr>
          <w:w w:val="160"/>
          <w:lang w:val="sv-SE"/>
          <w:rPrChange w:id="252" w:author="Izabel Eriksson Reuterborg" w:date="2024-07-29T05:31:00Z" w16du:dateUtc="2024-07-29T03:31:00Z">
            <w:rPr>
              <w:w w:val="160"/>
            </w:rPr>
          </w:rPrChange>
        </w:rPr>
        <w:t xml:space="preserve">( </w:t>
      </w:r>
      <w:r w:rsidRPr="00F94015">
        <w:rPr>
          <w:spacing w:val="19"/>
          <w:w w:val="82"/>
          <w:lang w:val="sv-SE"/>
          <w:rPrChange w:id="253" w:author="Izabel Eriksson Reuterborg" w:date="2024-07-29T05:31:00Z" w16du:dateUtc="2024-07-29T03:31:00Z">
            <w:rPr>
              <w:spacing w:val="19"/>
              <w:w w:val="82"/>
            </w:rPr>
          </w:rPrChange>
        </w:rPr>
        <w:t>T</w:t>
      </w:r>
      <w:r w:rsidRPr="00F94015">
        <w:rPr>
          <w:spacing w:val="18"/>
          <w:w w:val="84"/>
          <w:lang w:val="sv-SE"/>
          <w:rPrChange w:id="254" w:author="Izabel Eriksson Reuterborg" w:date="2024-07-29T05:31:00Z" w16du:dateUtc="2024-07-29T03:31:00Z">
            <w:rPr>
              <w:spacing w:val="18"/>
              <w:w w:val="84"/>
            </w:rPr>
          </w:rPrChange>
        </w:rPr>
        <w:t>o</w:t>
      </w:r>
      <w:r w:rsidRPr="00F94015">
        <w:rPr>
          <w:spacing w:val="19"/>
          <w:w w:val="139"/>
          <w:lang w:val="sv-SE"/>
          <w:rPrChange w:id="255" w:author="Izabel Eriksson Reuterborg" w:date="2024-07-29T05:31:00Z" w16du:dateUtc="2024-07-29T03:31:00Z">
            <w:rPr>
              <w:spacing w:val="19"/>
              <w:w w:val="139"/>
            </w:rPr>
          </w:rPrChange>
        </w:rPr>
        <w:t>t</w:t>
      </w:r>
      <w:r w:rsidRPr="00F94015">
        <w:rPr>
          <w:spacing w:val="18"/>
          <w:w w:val="94"/>
          <w:lang w:val="sv-SE"/>
          <w:rPrChange w:id="256" w:author="Izabel Eriksson Reuterborg" w:date="2024-07-29T05:31:00Z" w16du:dateUtc="2024-07-29T03:31:00Z">
            <w:rPr>
              <w:spacing w:val="18"/>
              <w:w w:val="94"/>
            </w:rPr>
          </w:rPrChange>
        </w:rPr>
        <w:t>a</w:t>
      </w:r>
      <w:r w:rsidRPr="00F94015">
        <w:rPr>
          <w:spacing w:val="30"/>
          <w:w w:val="180"/>
          <w:lang w:val="sv-SE"/>
          <w:rPrChange w:id="257" w:author="Izabel Eriksson Reuterborg" w:date="2024-07-29T05:31:00Z" w16du:dateUtc="2024-07-29T03:31:00Z">
            <w:rPr>
              <w:spacing w:val="30"/>
              <w:w w:val="180"/>
            </w:rPr>
          </w:rPrChange>
        </w:rPr>
        <w:t>l</w:t>
      </w:r>
      <w:r w:rsidRPr="00F94015">
        <w:rPr>
          <w:w w:val="164"/>
          <w:lang w:val="sv-SE"/>
          <w:rPrChange w:id="258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39"/>
          <w:lang w:val="sv-SE"/>
          <w:rPrChange w:id="259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spacing w:val="20"/>
          <w:w w:val="102"/>
          <w:lang w:val="sv-SE"/>
          <w:rPrChange w:id="260" w:author="Izabel Eriksson Reuterborg" w:date="2024-07-29T05:31:00Z" w16du:dateUtc="2024-07-29T03:31:00Z">
            <w:rPr>
              <w:spacing w:val="20"/>
              <w:w w:val="102"/>
            </w:rPr>
          </w:rPrChange>
        </w:rPr>
        <w:t>s</w:t>
      </w:r>
      <w:r w:rsidRPr="00F94015">
        <w:rPr>
          <w:spacing w:val="20"/>
          <w:w w:val="82"/>
          <w:lang w:val="sv-SE"/>
          <w:rPrChange w:id="261" w:author="Izabel Eriksson Reuterborg" w:date="2024-07-29T05:31:00Z" w16du:dateUtc="2024-07-29T03:31:00Z">
            <w:rPr>
              <w:spacing w:val="20"/>
              <w:w w:val="82"/>
            </w:rPr>
          </w:rPrChange>
        </w:rPr>
        <w:t>p</w:t>
      </w:r>
      <w:r w:rsidRPr="00F94015">
        <w:rPr>
          <w:spacing w:val="20"/>
          <w:w w:val="93"/>
          <w:lang w:val="sv-SE"/>
          <w:rPrChange w:id="262" w:author="Izabel Eriksson Reuterborg" w:date="2024-07-29T05:31:00Z" w16du:dateUtc="2024-07-29T03:31:00Z">
            <w:rPr>
              <w:spacing w:val="20"/>
              <w:w w:val="93"/>
            </w:rPr>
          </w:rPrChange>
        </w:rPr>
        <w:t>e</w:t>
      </w:r>
      <w:r w:rsidRPr="00F94015">
        <w:rPr>
          <w:spacing w:val="20"/>
          <w:w w:val="101"/>
          <w:lang w:val="sv-SE"/>
          <w:rPrChange w:id="263" w:author="Izabel Eriksson Reuterborg" w:date="2024-07-29T05:31:00Z" w16du:dateUtc="2024-07-29T03:31:00Z">
            <w:rPr>
              <w:spacing w:val="20"/>
              <w:w w:val="101"/>
            </w:rPr>
          </w:rPrChange>
        </w:rPr>
        <w:t>c</w:t>
      </w:r>
      <w:r w:rsidRPr="00F94015">
        <w:rPr>
          <w:spacing w:val="20"/>
          <w:w w:val="180"/>
          <w:lang w:val="sv-SE"/>
          <w:rPrChange w:id="264" w:author="Izabel Eriksson Reuterborg" w:date="2024-07-29T05:31:00Z" w16du:dateUtc="2024-07-29T03:31:00Z">
            <w:rPr>
              <w:spacing w:val="20"/>
              <w:w w:val="180"/>
            </w:rPr>
          </w:rPrChange>
        </w:rPr>
        <w:t>i</w:t>
      </w:r>
      <w:r w:rsidRPr="00F94015">
        <w:rPr>
          <w:spacing w:val="20"/>
          <w:w w:val="93"/>
          <w:lang w:val="sv-SE"/>
          <w:rPrChange w:id="265" w:author="Izabel Eriksson Reuterborg" w:date="2024-07-29T05:31:00Z" w16du:dateUtc="2024-07-29T03:31:00Z">
            <w:rPr>
              <w:spacing w:val="20"/>
              <w:w w:val="93"/>
            </w:rPr>
          </w:rPrChange>
        </w:rPr>
        <w:t>e</w:t>
      </w:r>
      <w:r w:rsidRPr="00F94015">
        <w:rPr>
          <w:w w:val="102"/>
          <w:lang w:val="sv-SE"/>
          <w:rPrChange w:id="266" w:author="Izabel Eriksson Reuterborg" w:date="2024-07-29T05:31:00Z" w16du:dateUtc="2024-07-29T03:31:00Z">
            <w:rPr>
              <w:w w:val="102"/>
            </w:rPr>
          </w:rPrChange>
        </w:rPr>
        <w:t>s</w:t>
      </w:r>
      <w:r w:rsidRPr="00F94015">
        <w:rPr>
          <w:spacing w:val="-39"/>
          <w:lang w:val="sv-SE"/>
          <w:rPrChange w:id="267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w w:val="164"/>
          <w:lang w:val="sv-SE"/>
          <w:rPrChange w:id="268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42"/>
          <w:lang w:val="sv-SE"/>
          <w:rPrChange w:id="269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1"/>
        </w:rPr>
        <w:t xml:space="preserve"> </w:t>
      </w:r>
      <w:r>
        <w:rPr>
          <w:spacing w:val="19"/>
          <w:w w:val="160"/>
        </w:rPr>
        <w:t>[[</w:t>
      </w:r>
      <w:r>
        <w:rPr>
          <w:w w:val="82"/>
        </w:rPr>
        <w:t>1</w:t>
      </w:r>
      <w:r>
        <w:rPr>
          <w:spacing w:val="-50"/>
        </w:rPr>
        <w:t xml:space="preserve"> </w:t>
      </w:r>
      <w:r>
        <w:rPr>
          <w:spacing w:val="19"/>
          <w:w w:val="160"/>
        </w:rPr>
        <w:t>]]</w:t>
      </w:r>
      <w:r>
        <w:rPr>
          <w:w w:val="160"/>
        </w:rPr>
        <w:t>)</w:t>
      </w:r>
      <w:r>
        <w:rPr>
          <w:spacing w:val="-3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3EC17DC3" w14:textId="77777777" w:rsidR="006F1C89" w:rsidRDefault="006F1C89">
      <w:pPr>
        <w:pStyle w:val="BodyText"/>
        <w:spacing w:before="9"/>
        <w:rPr>
          <w:sz w:val="14"/>
        </w:rPr>
      </w:pPr>
    </w:p>
    <w:p w14:paraId="20026A73" w14:textId="77777777" w:rsidR="006F1C89" w:rsidRDefault="005D3991">
      <w:pPr>
        <w:pStyle w:val="BodyText"/>
        <w:spacing w:line="305" w:lineRule="exact"/>
        <w:ind w:left="444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3"/>
        </w:rPr>
        <w:t xml:space="preserve"> </w:t>
      </w:r>
      <w:r>
        <w:rPr>
          <w:spacing w:val="17"/>
          <w:w w:val="160"/>
        </w:rPr>
        <w:t>(</w:t>
      </w:r>
      <w:r>
        <w:rPr>
          <w:spacing w:val="17"/>
          <w:w w:val="82"/>
        </w:rPr>
        <w:t>1</w:t>
      </w:r>
      <w:r>
        <w:rPr>
          <w:w w:val="164"/>
        </w:rPr>
        <w:t>:</w:t>
      </w:r>
      <w:r>
        <w:rPr>
          <w:spacing w:val="-33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proofErr w:type="spellStart"/>
      <w:r>
        <w:rPr>
          <w:spacing w:val="22"/>
          <w:w w:val="180"/>
        </w:rPr>
        <w:t>i</w:t>
      </w:r>
      <w:proofErr w:type="spellEnd"/>
      <w:r>
        <w:rPr>
          <w:w w:val="160"/>
        </w:rPr>
        <w:t>)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proofErr w:type="spellEnd"/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102"/>
        </w:rPr>
        <w:t>s</w:t>
      </w:r>
      <w:r>
        <w:rPr>
          <w:spacing w:val="19"/>
          <w:w w:val="94"/>
        </w:rPr>
        <w:t>a</w:t>
      </w:r>
      <w:r>
        <w:rPr>
          <w:spacing w:val="19"/>
          <w:w w:val="82"/>
        </w:rPr>
        <w:t>pp</w:t>
      </w:r>
      <w:r>
        <w:rPr>
          <w:spacing w:val="19"/>
          <w:w w:val="180"/>
        </w:rPr>
        <w:t>l</w:t>
      </w:r>
      <w:r>
        <w:rPr>
          <w:w w:val="99"/>
        </w:rPr>
        <w:t>y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w w:val="180"/>
        </w:rPr>
        <w:t>l</w:t>
      </w:r>
    </w:p>
    <w:p w14:paraId="17BA71A1" w14:textId="77777777" w:rsidR="006F1C89" w:rsidRDefault="005D3991">
      <w:pPr>
        <w:pStyle w:val="BodyText"/>
        <w:spacing w:line="305" w:lineRule="exact"/>
        <w:ind w:left="835"/>
      </w:pP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82"/>
        </w:rPr>
        <w:t>b</w:t>
      </w:r>
      <w:r>
        <w:rPr>
          <w:spacing w:val="17"/>
          <w:w w:val="180"/>
        </w:rPr>
        <w:t>i</w:t>
      </w:r>
      <w:r>
        <w:rPr>
          <w:spacing w:val="17"/>
          <w:w w:val="83"/>
        </w:rPr>
        <w:t>n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41"/>
        </w:rPr>
        <w:t>f</w:t>
      </w:r>
      <w:r>
        <w:rPr>
          <w:spacing w:val="20"/>
          <w:w w:val="83"/>
        </w:rPr>
        <w:t>un</w:t>
      </w:r>
      <w:r>
        <w:rPr>
          <w:spacing w:val="20"/>
          <w:w w:val="101"/>
        </w:rPr>
        <w:t>c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4"/>
        </w:rPr>
        <w:t>x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spacing w:val="26"/>
          <w:w w:val="160"/>
        </w:rPr>
        <w:t>)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6A5FBA3" w14:textId="77777777" w:rsidR="006F1C89" w:rsidRDefault="006F1C89">
      <w:pPr>
        <w:pStyle w:val="BodyText"/>
      </w:pPr>
    </w:p>
    <w:p w14:paraId="08B3875E" w14:textId="77777777" w:rsidR="006F1C89" w:rsidRDefault="005D3991">
      <w:pPr>
        <w:spacing w:before="169"/>
        <w:ind w:left="436"/>
        <w:rPr>
          <w:i/>
        </w:rPr>
      </w:pPr>
      <w:r>
        <w:rPr>
          <w:i/>
          <w:w w:val="105"/>
        </w:rPr>
        <w:t xml:space="preserve"># </w:t>
      </w:r>
      <w:r>
        <w:rPr>
          <w:i/>
          <w:spacing w:val="13"/>
          <w:w w:val="105"/>
        </w:rPr>
        <w:t xml:space="preserve"> </w:t>
      </w:r>
      <w:r>
        <w:rPr>
          <w:i/>
          <w:spacing w:val="11"/>
          <w:w w:val="105"/>
        </w:rPr>
        <w:t>CLC</w:t>
      </w:r>
    </w:p>
    <w:p w14:paraId="6A5CCAE2" w14:textId="77777777" w:rsidR="006F1C89" w:rsidRDefault="006F1C89">
      <w:pPr>
        <w:spacing w:before="9"/>
        <w:rPr>
          <w:i/>
          <w:sz w:val="19"/>
        </w:rPr>
      </w:pPr>
    </w:p>
    <w:p w14:paraId="04E0209D" w14:textId="77777777" w:rsidR="006F1C89" w:rsidRDefault="005D3991">
      <w:pPr>
        <w:pStyle w:val="BodyText"/>
        <w:ind w:left="444"/>
      </w:pP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2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spacing w:val="30"/>
          <w:w w:val="164"/>
        </w:rPr>
        <w:t>␣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30"/>
          <w:w w:val="139"/>
        </w:rPr>
        <w:t>t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254FD8B7" w14:textId="77777777" w:rsidR="006F1C89" w:rsidRDefault="006F1C89">
      <w:pPr>
        <w:pStyle w:val="BodyText"/>
        <w:spacing w:before="4"/>
        <w:rPr>
          <w:sz w:val="13"/>
        </w:rPr>
      </w:pPr>
    </w:p>
    <w:p w14:paraId="0339A85F" w14:textId="77777777" w:rsidR="006F1C89" w:rsidRDefault="005D3991">
      <w:pPr>
        <w:pStyle w:val="BodyText"/>
        <w:spacing w:before="1" w:line="384" w:lineRule="auto"/>
        <w:ind w:left="444" w:right="5574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55FCE75A" w14:textId="77777777" w:rsidR="006F1C89" w:rsidRDefault="006F1C89">
      <w:pPr>
        <w:pStyle w:val="BodyText"/>
        <w:spacing w:before="11"/>
        <w:rPr>
          <w:sz w:val="17"/>
        </w:rPr>
      </w:pPr>
    </w:p>
    <w:p w14:paraId="6244534B" w14:textId="77777777" w:rsidR="006F1C89" w:rsidRDefault="005D3991">
      <w:pPr>
        <w:pStyle w:val="BodyText"/>
        <w:spacing w:line="305" w:lineRule="exact"/>
        <w:ind w:left="44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94"/>
        </w:rPr>
        <w:t>a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8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{</w:t>
      </w:r>
    </w:p>
    <w:p w14:paraId="723C4ECB" w14:textId="77777777" w:rsidR="006F1C89" w:rsidRDefault="005D3991">
      <w:pPr>
        <w:pStyle w:val="BodyText"/>
        <w:spacing w:line="305" w:lineRule="exact"/>
        <w:ind w:left="719"/>
      </w:pPr>
      <w:r>
        <w:rPr>
          <w:spacing w:val="19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w w:val="93"/>
        </w:rPr>
        <w:t>e</w:t>
      </w:r>
      <w:r>
        <w:rPr>
          <w:spacing w:val="-50"/>
        </w:rPr>
        <w:t xml:space="preserve"> </w:t>
      </w:r>
      <w:r>
        <w:rPr>
          <w:w w:val="82"/>
        </w:rPr>
        <w:t>0</w:t>
      </w:r>
      <w:r>
        <w:rPr>
          <w:spacing w:val="-39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spacing w:val="22"/>
          <w:w w:val="164"/>
        </w:rPr>
        <w:t>␣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3"/>
        </w:rPr>
        <w:t xml:space="preserve"> </w:t>
      </w:r>
      <w:r>
        <w:rPr>
          <w:spacing w:val="26"/>
          <w:w w:val="94"/>
        </w:rPr>
        <w:t>a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7"/>
        </w:rPr>
        <w:t xml:space="preserve"> 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27"/>
        </w:rPr>
        <w:t>r</w:t>
      </w:r>
      <w:r>
        <w:rPr>
          <w:spacing w:val="20"/>
          <w:w w:val="139"/>
        </w:rPr>
        <w:t>t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0EA7A6D4" w14:textId="77777777" w:rsidR="006F1C89" w:rsidRDefault="006F1C89">
      <w:pPr>
        <w:pStyle w:val="BodyText"/>
        <w:spacing w:before="4"/>
        <w:rPr>
          <w:sz w:val="13"/>
        </w:rPr>
      </w:pPr>
    </w:p>
    <w:p w14:paraId="50B7C7D7" w14:textId="77777777" w:rsidR="006F1C89" w:rsidRDefault="005D3991">
      <w:pPr>
        <w:pStyle w:val="BodyText"/>
        <w:spacing w:before="1"/>
        <w:ind w:left="715"/>
      </w:pP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82"/>
        </w:rPr>
        <w:t>1</w:t>
      </w:r>
    </w:p>
    <w:p w14:paraId="357A5F1E" w14:textId="77777777" w:rsidR="006F1C89" w:rsidRDefault="006F1C89">
      <w:pPr>
        <w:pStyle w:val="BodyText"/>
        <w:spacing w:before="6"/>
        <w:rPr>
          <w:sz w:val="16"/>
        </w:rPr>
      </w:pPr>
    </w:p>
    <w:p w14:paraId="329FDDD6" w14:textId="77777777" w:rsidR="006F1C89" w:rsidRDefault="005D3991">
      <w:pPr>
        <w:pStyle w:val="BodyText"/>
        <w:spacing w:line="192" w:lineRule="auto"/>
        <w:ind w:left="1118" w:right="212" w:hanging="399"/>
      </w:pP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19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70"/>
        </w:rPr>
        <w:t>N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w w:val="180"/>
        </w:rPr>
        <w:t>l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3"/>
          <w:w w:val="160"/>
        </w:rPr>
        <w:t>)</w:t>
      </w:r>
      <w:r>
        <w:rPr>
          <w:w w:val="160"/>
        </w:rPr>
        <w:t>)</w:t>
      </w:r>
    </w:p>
    <w:p w14:paraId="3A0E2FB6" w14:textId="77777777" w:rsidR="006F1C89" w:rsidRDefault="006F1C89">
      <w:pPr>
        <w:spacing w:line="192" w:lineRule="auto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4D493235" w14:textId="77777777" w:rsidR="006F1C89" w:rsidRDefault="005D3991">
      <w:pPr>
        <w:pStyle w:val="BodyText"/>
        <w:tabs>
          <w:tab w:val="left" w:pos="6072"/>
        </w:tabs>
        <w:spacing w:before="8" w:line="305" w:lineRule="exact"/>
        <w:ind w:left="720"/>
        <w:rPr>
          <w:rFonts w:ascii="Calibri"/>
          <w:i/>
        </w:rPr>
      </w:pPr>
      <w:proofErr w:type="spellStart"/>
      <w:r>
        <w:rPr>
          <w:spacing w:val="20"/>
          <w:w w:val="127"/>
        </w:rPr>
        <w:lastRenderedPageBreak/>
        <w:t>r</w:t>
      </w:r>
      <w:r>
        <w:rPr>
          <w:spacing w:val="20"/>
          <w:w w:val="84"/>
        </w:rPr>
        <w:t>o</w:t>
      </w:r>
      <w:r>
        <w:rPr>
          <w:spacing w:val="20"/>
          <w:w w:val="67"/>
        </w:rPr>
        <w:t>w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ab/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  <w:i/>
          <w:spacing w:val="19"/>
          <w:w w:val="89"/>
        </w:rPr>
        <w:t>A</w:t>
      </w:r>
      <w:r>
        <w:rPr>
          <w:rFonts w:ascii="Calibri"/>
          <w:i/>
          <w:spacing w:val="19"/>
          <w:w w:val="84"/>
        </w:rPr>
        <w:t>D</w:t>
      </w:r>
      <w:r>
        <w:rPr>
          <w:rFonts w:ascii="Calibri"/>
          <w:i/>
          <w:spacing w:val="19"/>
          <w:w w:val="81"/>
        </w:rPr>
        <w:t>U</w:t>
      </w:r>
      <w:r>
        <w:rPr>
          <w:rFonts w:ascii="Calibri"/>
          <w:i/>
          <w:spacing w:val="19"/>
          <w:w w:val="123"/>
        </w:rPr>
        <w:t>L</w:t>
      </w:r>
      <w:r>
        <w:rPr>
          <w:rFonts w:ascii="Calibri"/>
          <w:i/>
          <w:spacing w:val="19"/>
          <w:w w:val="106"/>
        </w:rPr>
        <w:t>T</w:t>
      </w:r>
      <w:r>
        <w:rPr>
          <w:rFonts w:ascii="Calibri"/>
          <w:i/>
          <w:w w:val="115"/>
        </w:rPr>
        <w:t>S</w:t>
      </w:r>
    </w:p>
    <w:p w14:paraId="0C17F3F9" w14:textId="77777777" w:rsidR="006F1C89" w:rsidRDefault="005D3991">
      <w:pPr>
        <w:pStyle w:val="BodyText"/>
        <w:spacing w:line="305" w:lineRule="exact"/>
        <w:ind w:left="720"/>
        <w:rPr>
          <w:rFonts w:ascii="Calibri"/>
          <w:i/>
        </w:rPr>
      </w:pPr>
      <w:proofErr w:type="spellStart"/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spacing w:val="20"/>
          <w:w w:val="83"/>
        </w:rPr>
        <w:t>n</w:t>
      </w:r>
      <w:r>
        <w:rPr>
          <w:spacing w:val="20"/>
          <w:w w:val="94"/>
        </w:rPr>
        <w:t>a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19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rFonts w:ascii="Calibri"/>
          <w:i/>
          <w:w w:val="104"/>
        </w:rPr>
        <w:t>#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  <w:i/>
          <w:spacing w:val="20"/>
          <w:w w:val="163"/>
        </w:rPr>
        <w:t>J</w:t>
      </w:r>
      <w:r>
        <w:rPr>
          <w:rFonts w:ascii="Calibri"/>
          <w:i/>
          <w:spacing w:val="20"/>
          <w:w w:val="81"/>
        </w:rPr>
        <w:t>U</w:t>
      </w:r>
      <w:r>
        <w:rPr>
          <w:rFonts w:ascii="Calibri"/>
          <w:i/>
          <w:spacing w:val="20"/>
          <w:w w:val="91"/>
        </w:rPr>
        <w:t>V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spacing w:val="20"/>
          <w:w w:val="80"/>
        </w:rPr>
        <w:t>N</w:t>
      </w:r>
      <w:r>
        <w:rPr>
          <w:rFonts w:ascii="Calibri"/>
          <w:i/>
          <w:spacing w:val="20"/>
          <w:w w:val="206"/>
        </w:rPr>
        <w:t>I</w:t>
      </w:r>
      <w:r>
        <w:rPr>
          <w:rFonts w:ascii="Calibri"/>
          <w:i/>
          <w:spacing w:val="20"/>
          <w:w w:val="123"/>
        </w:rPr>
        <w:t>L</w:t>
      </w:r>
      <w:r>
        <w:rPr>
          <w:rFonts w:ascii="Calibri"/>
          <w:i/>
          <w:spacing w:val="20"/>
          <w:w w:val="106"/>
        </w:rPr>
        <w:t>E</w:t>
      </w:r>
      <w:r>
        <w:rPr>
          <w:rFonts w:ascii="Calibri"/>
          <w:i/>
          <w:w w:val="115"/>
        </w:rPr>
        <w:t>S</w:t>
      </w:r>
    </w:p>
    <w:p w14:paraId="0DF74D55" w14:textId="77777777" w:rsidR="006F1C89" w:rsidRDefault="006F1C89">
      <w:pPr>
        <w:spacing w:before="8"/>
        <w:rPr>
          <w:i/>
          <w:sz w:val="16"/>
        </w:rPr>
      </w:pPr>
    </w:p>
    <w:p w14:paraId="635E805B" w14:textId="77777777" w:rsidR="006F1C89" w:rsidRDefault="005D3991">
      <w:pPr>
        <w:pStyle w:val="BodyText"/>
        <w:spacing w:before="1" w:line="384" w:lineRule="auto"/>
        <w:ind w:left="717" w:right="6531" w:firstLine="3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6"/>
          <w:w w:val="101"/>
        </w:rPr>
        <w:t>c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2"/>
        </w:rPr>
        <w:t>b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3B6F1207" w14:textId="77777777" w:rsidR="006F1C89" w:rsidRDefault="005D3991">
      <w:pPr>
        <w:pStyle w:val="BodyText"/>
        <w:spacing w:before="2"/>
        <w:ind w:left="992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9"/>
        </w:rPr>
        <w:t>k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2F1370C2" w14:textId="77777777" w:rsidR="006F1C89" w:rsidRDefault="006F1C89">
      <w:pPr>
        <w:pStyle w:val="BodyText"/>
        <w:spacing w:before="13"/>
        <w:rPr>
          <w:sz w:val="30"/>
        </w:rPr>
      </w:pPr>
    </w:p>
    <w:p w14:paraId="17D990A1" w14:textId="77777777" w:rsidR="006F1C89" w:rsidRDefault="005D3991">
      <w:pPr>
        <w:pStyle w:val="BodyText"/>
        <w:spacing w:before="1" w:line="305" w:lineRule="exact"/>
        <w:ind w:left="1270"/>
      </w:pP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9"/>
        </w:rPr>
        <w:t xml:space="preserve"> </w:t>
      </w:r>
      <w:r>
        <w:rPr>
          <w:spacing w:val="21"/>
          <w:w w:val="127"/>
        </w:rPr>
        <w:t>r</w:t>
      </w:r>
      <w:r>
        <w:rPr>
          <w:spacing w:val="22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2"/>
          <w:w w:val="84"/>
        </w:rPr>
        <w:t>o</w:t>
      </w:r>
      <w:r>
        <w:rPr>
          <w:spacing w:val="21"/>
          <w:w w:val="83"/>
        </w:rPr>
        <w:t>u</w:t>
      </w:r>
      <w:r>
        <w:rPr>
          <w:spacing w:val="22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2"/>
          <w:w w:val="55"/>
        </w:rPr>
        <w:t>m</w:t>
      </w:r>
      <w:r>
        <w:rPr>
          <w:spacing w:val="21"/>
          <w:w w:val="82"/>
        </w:rPr>
        <w:t>p</w:t>
      </w:r>
      <w:r>
        <w:rPr>
          <w:spacing w:val="22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2"/>
          <w:w w:val="180"/>
        </w:rPr>
        <w:t>i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2"/>
          <w:w w:val="84"/>
        </w:rPr>
        <w:t>o</w:t>
      </w:r>
      <w:r>
        <w:rPr>
          <w:w w:val="83"/>
        </w:rPr>
        <w:t>n</w:t>
      </w:r>
      <w:r>
        <w:rPr>
          <w:spacing w:val="-48"/>
        </w:rPr>
        <w:t xml:space="preserve"> </w:t>
      </w:r>
      <w:r>
        <w:rPr>
          <w:spacing w:val="22"/>
          <w:w w:val="75"/>
        </w:rPr>
        <w:t>C</w:t>
      </w:r>
      <w:r>
        <w:rPr>
          <w:spacing w:val="21"/>
          <w:w w:val="97"/>
        </w:rPr>
        <w:t>L</w:t>
      </w:r>
      <w:r>
        <w:rPr>
          <w:w w:val="75"/>
        </w:rPr>
        <w:t>C</w:t>
      </w:r>
      <w:r>
        <w:rPr>
          <w:spacing w:val="-37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50"/>
        </w:rPr>
        <w:t xml:space="preserve"> </w:t>
      </w:r>
      <w:r>
        <w:rPr>
          <w:spacing w:val="20"/>
          <w:w w:val="94"/>
        </w:rPr>
        <w:t>P</w:t>
      </w:r>
      <w:r>
        <w:rPr>
          <w:spacing w:val="20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39"/>
        </w:rPr>
        <w:t xml:space="preserve"> </w:t>
      </w:r>
      <w:r>
        <w:rPr>
          <w:w w:val="65"/>
        </w:rPr>
        <w:t>=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</w:p>
    <w:p w14:paraId="108E3547" w14:textId="77777777" w:rsidR="006F1C89" w:rsidRPr="00F94015" w:rsidRDefault="005D3991">
      <w:pPr>
        <w:pStyle w:val="BodyText"/>
        <w:spacing w:before="14" w:line="192" w:lineRule="auto"/>
        <w:ind w:left="1805" w:hanging="146"/>
        <w:rPr>
          <w:lang w:val="sv-SE"/>
          <w:rPrChange w:id="270" w:author="Izabel Eriksson Reuterborg" w:date="2024-07-29T05:31:00Z" w16du:dateUtc="2024-07-29T03:31:00Z">
            <w:rPr/>
          </w:rPrChange>
        </w:rPr>
      </w:pPr>
      <w:r w:rsidRPr="00F94015">
        <w:rPr>
          <w:w w:val="164"/>
          <w:lang w:val="sv-SE"/>
          <w:rPrChange w:id="271" w:author="Izabel Eriksson Reuterborg" w:date="2024-07-29T05:31:00Z" w16du:dateUtc="2024-07-29T03:31:00Z">
            <w:rPr>
              <w:w w:val="164"/>
            </w:rPr>
          </w:rPrChange>
        </w:rPr>
        <w:t>,</w:t>
      </w:r>
      <w:r w:rsidRPr="00F94015">
        <w:rPr>
          <w:lang w:val="sv-SE"/>
          <w:rPrChange w:id="272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9"/>
          <w:lang w:val="sv-SE"/>
          <w:rPrChange w:id="273" w:author="Izabel Eriksson Reuterborg" w:date="2024-07-29T05:31:00Z" w16du:dateUtc="2024-07-29T03:31:00Z">
            <w:rPr>
              <w:spacing w:val="29"/>
            </w:rPr>
          </w:rPrChange>
        </w:rPr>
        <w:t xml:space="preserve"> </w:t>
      </w:r>
      <w:r w:rsidRPr="00F94015">
        <w:rPr>
          <w:spacing w:val="20"/>
          <w:w w:val="127"/>
          <w:lang w:val="sv-SE"/>
          <w:rPrChange w:id="274" w:author="Izabel Eriksson Reuterborg" w:date="2024-07-29T05:31:00Z" w16du:dateUtc="2024-07-29T03:31:00Z">
            <w:rPr>
              <w:spacing w:val="20"/>
              <w:w w:val="127"/>
            </w:rPr>
          </w:rPrChange>
        </w:rPr>
        <w:t>r</w:t>
      </w:r>
      <w:r w:rsidRPr="00F94015">
        <w:rPr>
          <w:spacing w:val="20"/>
          <w:w w:val="93"/>
          <w:lang w:val="sv-SE"/>
          <w:rPrChange w:id="275" w:author="Izabel Eriksson Reuterborg" w:date="2024-07-29T05:31:00Z" w16du:dateUtc="2024-07-29T03:31:00Z">
            <w:rPr>
              <w:spacing w:val="20"/>
              <w:w w:val="93"/>
            </w:rPr>
          </w:rPrChange>
        </w:rPr>
        <w:t>e</w:t>
      </w:r>
      <w:r w:rsidRPr="00F94015">
        <w:rPr>
          <w:w w:val="102"/>
          <w:lang w:val="sv-SE"/>
          <w:rPrChange w:id="276" w:author="Izabel Eriksson Reuterborg" w:date="2024-07-29T05:31:00Z" w16du:dateUtc="2024-07-29T03:31:00Z">
            <w:rPr>
              <w:w w:val="102"/>
            </w:rPr>
          </w:rPrChange>
        </w:rPr>
        <w:t>s</w:t>
      </w:r>
      <w:r w:rsidRPr="00F94015">
        <w:rPr>
          <w:spacing w:val="-50"/>
          <w:lang w:val="sv-SE"/>
          <w:rPrChange w:id="277" w:author="Izabel Eriksson Reuterborg" w:date="2024-07-29T05:31:00Z" w16du:dateUtc="2024-07-29T03:31:00Z">
            <w:rPr>
              <w:spacing w:val="-50"/>
            </w:rPr>
          </w:rPrChange>
        </w:rPr>
        <w:t xml:space="preserve"> </w:t>
      </w:r>
      <w:proofErr w:type="spellStart"/>
      <w:r w:rsidRPr="00F94015">
        <w:rPr>
          <w:spacing w:val="20"/>
          <w:w w:val="97"/>
          <w:lang w:val="sv-SE"/>
          <w:rPrChange w:id="278" w:author="Izabel Eriksson Reuterborg" w:date="2024-07-29T05:31:00Z" w16du:dateUtc="2024-07-29T03:31:00Z">
            <w:rPr>
              <w:spacing w:val="20"/>
              <w:w w:val="97"/>
            </w:rPr>
          </w:rPrChange>
        </w:rPr>
        <w:t>F</w:t>
      </w:r>
      <w:r w:rsidRPr="00F94015">
        <w:rPr>
          <w:spacing w:val="20"/>
          <w:w w:val="127"/>
          <w:lang w:val="sv-SE"/>
          <w:rPrChange w:id="279" w:author="Izabel Eriksson Reuterborg" w:date="2024-07-29T05:31:00Z" w16du:dateUtc="2024-07-29T03:31:00Z">
            <w:rPr>
              <w:spacing w:val="20"/>
              <w:w w:val="127"/>
            </w:rPr>
          </w:rPrChange>
        </w:rPr>
        <w:t>r</w:t>
      </w:r>
      <w:r w:rsidRPr="00F94015">
        <w:rPr>
          <w:spacing w:val="20"/>
          <w:w w:val="93"/>
          <w:lang w:val="sv-SE"/>
          <w:rPrChange w:id="280" w:author="Izabel Eriksson Reuterborg" w:date="2024-07-29T05:31:00Z" w16du:dateUtc="2024-07-29T03:31:00Z">
            <w:rPr>
              <w:spacing w:val="20"/>
              <w:w w:val="93"/>
            </w:rPr>
          </w:rPrChange>
        </w:rPr>
        <w:t>e</w:t>
      </w:r>
      <w:r w:rsidRPr="00F94015">
        <w:rPr>
          <w:w w:val="82"/>
          <w:lang w:val="sv-SE"/>
          <w:rPrChange w:id="281" w:author="Izabel Eriksson Reuterborg" w:date="2024-07-29T05:31:00Z" w16du:dateUtc="2024-07-29T03:31:00Z">
            <w:rPr>
              <w:w w:val="82"/>
            </w:rPr>
          </w:rPrChange>
        </w:rPr>
        <w:t>q</w:t>
      </w:r>
      <w:proofErr w:type="spellEnd"/>
      <w:r w:rsidRPr="00F94015">
        <w:rPr>
          <w:spacing w:val="-39"/>
          <w:lang w:val="sv-SE"/>
          <w:rPrChange w:id="282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w w:val="65"/>
          <w:lang w:val="sv-SE"/>
          <w:rPrChange w:id="283" w:author="Izabel Eriksson Reuterborg" w:date="2024-07-29T05:31:00Z" w16du:dateUtc="2024-07-29T03:31:00Z">
            <w:rPr>
              <w:w w:val="65"/>
            </w:rPr>
          </w:rPrChange>
        </w:rPr>
        <w:t>=</w:t>
      </w:r>
      <w:r w:rsidRPr="00F94015">
        <w:rPr>
          <w:spacing w:val="-37"/>
          <w:lang w:val="sv-SE"/>
          <w:rPrChange w:id="284" w:author="Izabel Eriksson Reuterborg" w:date="2024-07-29T05:31:00Z" w16du:dateUtc="2024-07-29T03:31:00Z">
            <w:rPr>
              <w:spacing w:val="-37"/>
            </w:rPr>
          </w:rPrChange>
        </w:rPr>
        <w:t xml:space="preserve"> </w:t>
      </w:r>
      <w:r w:rsidRPr="00F94015">
        <w:rPr>
          <w:spacing w:val="21"/>
          <w:w w:val="127"/>
          <w:lang w:val="sv-SE"/>
          <w:rPrChange w:id="285" w:author="Izabel Eriksson Reuterborg" w:date="2024-07-29T05:31:00Z" w16du:dateUtc="2024-07-29T03:31:00Z">
            <w:rPr>
              <w:spacing w:val="21"/>
              <w:w w:val="127"/>
            </w:rPr>
          </w:rPrChange>
        </w:rPr>
        <w:t>r</w:t>
      </w:r>
      <w:r w:rsidRPr="00F94015">
        <w:rPr>
          <w:spacing w:val="21"/>
          <w:w w:val="93"/>
          <w:lang w:val="sv-SE"/>
          <w:rPrChange w:id="286" w:author="Izabel Eriksson Reuterborg" w:date="2024-07-29T05:31:00Z" w16du:dateUtc="2024-07-29T03:31:00Z">
            <w:rPr>
              <w:spacing w:val="21"/>
              <w:w w:val="93"/>
            </w:rPr>
          </w:rPrChange>
        </w:rPr>
        <w:t>e</w:t>
      </w:r>
      <w:r w:rsidRPr="00F94015">
        <w:rPr>
          <w:w w:val="102"/>
          <w:lang w:val="sv-SE"/>
          <w:rPrChange w:id="287" w:author="Izabel Eriksson Reuterborg" w:date="2024-07-29T05:31:00Z" w16du:dateUtc="2024-07-29T03:31:00Z">
            <w:rPr>
              <w:w w:val="102"/>
            </w:rPr>
          </w:rPrChange>
        </w:rPr>
        <w:t>s</w:t>
      </w:r>
      <w:r w:rsidRPr="00F94015">
        <w:rPr>
          <w:spacing w:val="-49"/>
          <w:lang w:val="sv-SE"/>
          <w:rPrChange w:id="288" w:author="Izabel Eriksson Reuterborg" w:date="2024-07-29T05:31:00Z" w16du:dateUtc="2024-07-29T03:31:00Z">
            <w:rPr>
              <w:spacing w:val="-49"/>
            </w:rPr>
          </w:rPrChange>
        </w:rPr>
        <w:t xml:space="preserve"> </w:t>
      </w:r>
      <w:proofErr w:type="spellStart"/>
      <w:r w:rsidRPr="00F94015">
        <w:rPr>
          <w:spacing w:val="21"/>
          <w:w w:val="97"/>
          <w:lang w:val="sv-SE"/>
          <w:rPrChange w:id="289" w:author="Izabel Eriksson Reuterborg" w:date="2024-07-29T05:31:00Z" w16du:dateUtc="2024-07-29T03:31:00Z">
            <w:rPr>
              <w:spacing w:val="21"/>
              <w:w w:val="97"/>
            </w:rPr>
          </w:rPrChange>
        </w:rPr>
        <w:t>F</w:t>
      </w:r>
      <w:r w:rsidRPr="00F94015">
        <w:rPr>
          <w:spacing w:val="21"/>
          <w:w w:val="127"/>
          <w:lang w:val="sv-SE"/>
          <w:rPrChange w:id="290" w:author="Izabel Eriksson Reuterborg" w:date="2024-07-29T05:31:00Z" w16du:dateUtc="2024-07-29T03:31:00Z">
            <w:rPr>
              <w:spacing w:val="21"/>
              <w:w w:val="127"/>
            </w:rPr>
          </w:rPrChange>
        </w:rPr>
        <w:t>r</w:t>
      </w:r>
      <w:r w:rsidRPr="00F94015">
        <w:rPr>
          <w:spacing w:val="21"/>
          <w:w w:val="93"/>
          <w:lang w:val="sv-SE"/>
          <w:rPrChange w:id="291" w:author="Izabel Eriksson Reuterborg" w:date="2024-07-29T05:31:00Z" w16du:dateUtc="2024-07-29T03:31:00Z">
            <w:rPr>
              <w:spacing w:val="21"/>
              <w:w w:val="93"/>
            </w:rPr>
          </w:rPrChange>
        </w:rPr>
        <w:t>e</w:t>
      </w:r>
      <w:r w:rsidRPr="00F94015">
        <w:rPr>
          <w:w w:val="82"/>
          <w:lang w:val="sv-SE"/>
          <w:rPrChange w:id="292" w:author="Izabel Eriksson Reuterborg" w:date="2024-07-29T05:31:00Z" w16du:dateUtc="2024-07-29T03:31:00Z">
            <w:rPr>
              <w:w w:val="82"/>
            </w:rPr>
          </w:rPrChange>
        </w:rPr>
        <w:t>q</w:t>
      </w:r>
      <w:proofErr w:type="spellEnd"/>
      <w:r w:rsidRPr="00F94015">
        <w:rPr>
          <w:spacing w:val="-49"/>
          <w:lang w:val="sv-SE"/>
          <w:rPrChange w:id="293" w:author="Izabel Eriksson Reuterborg" w:date="2024-07-29T05:31:00Z" w16du:dateUtc="2024-07-29T03:31:00Z">
            <w:rPr>
              <w:spacing w:val="-49"/>
            </w:rPr>
          </w:rPrChange>
        </w:rPr>
        <w:t xml:space="preserve"> </w:t>
      </w:r>
      <w:r w:rsidRPr="00F94015">
        <w:rPr>
          <w:spacing w:val="21"/>
          <w:w w:val="60"/>
          <w:lang w:val="sv-SE"/>
          <w:rPrChange w:id="294" w:author="Izabel Eriksson Reuterborg" w:date="2024-07-29T05:31:00Z" w16du:dateUtc="2024-07-29T03:31:00Z">
            <w:rPr>
              <w:spacing w:val="21"/>
              <w:w w:val="60"/>
            </w:rPr>
          </w:rPrChange>
        </w:rPr>
        <w:t>M</w:t>
      </w:r>
      <w:r w:rsidRPr="00F94015">
        <w:rPr>
          <w:spacing w:val="21"/>
          <w:w w:val="94"/>
          <w:lang w:val="sv-SE"/>
          <w:rPrChange w:id="295" w:author="Izabel Eriksson Reuterborg" w:date="2024-07-29T05:31:00Z" w16du:dateUtc="2024-07-29T03:31:00Z">
            <w:rPr>
              <w:spacing w:val="21"/>
              <w:w w:val="94"/>
            </w:rPr>
          </w:rPrChange>
        </w:rPr>
        <w:t>a</w:t>
      </w:r>
      <w:r w:rsidRPr="00F94015">
        <w:rPr>
          <w:spacing w:val="21"/>
          <w:w w:val="139"/>
          <w:lang w:val="sv-SE"/>
          <w:rPrChange w:id="296" w:author="Izabel Eriksson Reuterborg" w:date="2024-07-29T05:31:00Z" w16du:dateUtc="2024-07-29T03:31:00Z">
            <w:rPr>
              <w:spacing w:val="21"/>
              <w:w w:val="139"/>
            </w:rPr>
          </w:rPrChange>
        </w:rPr>
        <w:t>t</w:t>
      </w:r>
      <w:r w:rsidRPr="00F94015">
        <w:rPr>
          <w:spacing w:val="21"/>
          <w:w w:val="127"/>
          <w:lang w:val="sv-SE"/>
          <w:rPrChange w:id="297" w:author="Izabel Eriksson Reuterborg" w:date="2024-07-29T05:31:00Z" w16du:dateUtc="2024-07-29T03:31:00Z">
            <w:rPr>
              <w:spacing w:val="21"/>
              <w:w w:val="127"/>
            </w:rPr>
          </w:rPrChange>
        </w:rPr>
        <w:t>r</w:t>
      </w:r>
      <w:r w:rsidRPr="00F94015">
        <w:rPr>
          <w:spacing w:val="21"/>
          <w:w w:val="180"/>
          <w:lang w:val="sv-SE"/>
          <w:rPrChange w:id="298" w:author="Izabel Eriksson Reuterborg" w:date="2024-07-29T05:31:00Z" w16du:dateUtc="2024-07-29T03:31:00Z">
            <w:rPr>
              <w:spacing w:val="21"/>
              <w:w w:val="180"/>
            </w:rPr>
          </w:rPrChange>
        </w:rPr>
        <w:t>i</w:t>
      </w:r>
      <w:r w:rsidRPr="00F94015">
        <w:rPr>
          <w:w w:val="84"/>
          <w:lang w:val="sv-SE"/>
          <w:rPrChange w:id="299" w:author="Izabel Eriksson Reuterborg" w:date="2024-07-29T05:31:00Z" w16du:dateUtc="2024-07-29T03:31:00Z">
            <w:rPr>
              <w:w w:val="84"/>
            </w:rPr>
          </w:rPrChange>
        </w:rPr>
        <w:t>x</w:t>
      </w:r>
      <w:r w:rsidRPr="00F94015">
        <w:rPr>
          <w:spacing w:val="-37"/>
          <w:lang w:val="sv-SE"/>
          <w:rPrChange w:id="300" w:author="Izabel Eriksson Reuterborg" w:date="2024-07-29T05:31:00Z" w16du:dateUtc="2024-07-29T03:31:00Z">
            <w:rPr>
              <w:spacing w:val="-37"/>
            </w:rPr>
          </w:rPrChange>
        </w:rPr>
        <w:t xml:space="preserve"> </w:t>
      </w:r>
      <w:r w:rsidRPr="00F94015">
        <w:rPr>
          <w:w w:val="164"/>
          <w:lang w:val="sv-SE"/>
          <w:rPrChange w:id="301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39"/>
          <w:lang w:val="sv-SE"/>
          <w:rPrChange w:id="302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proofErr w:type="spellStart"/>
      <w:r w:rsidRPr="00F94015">
        <w:rPr>
          <w:spacing w:val="19"/>
          <w:w w:val="82"/>
          <w:lang w:val="sv-SE"/>
          <w:rPrChange w:id="303" w:author="Izabel Eriksson Reuterborg" w:date="2024-07-29T05:31:00Z" w16du:dateUtc="2024-07-29T03:31:00Z">
            <w:rPr>
              <w:spacing w:val="19"/>
              <w:w w:val="82"/>
            </w:rPr>
          </w:rPrChange>
        </w:rPr>
        <w:t>b</w:t>
      </w:r>
      <w:r w:rsidRPr="00F94015">
        <w:rPr>
          <w:spacing w:val="19"/>
          <w:w w:val="180"/>
          <w:lang w:val="sv-SE"/>
          <w:rPrChange w:id="304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9"/>
          <w:w w:val="83"/>
          <w:lang w:val="sv-SE"/>
          <w:rPrChange w:id="305" w:author="Izabel Eriksson Reuterborg" w:date="2024-07-29T05:31:00Z" w16du:dateUtc="2024-07-29T03:31:00Z">
            <w:rPr>
              <w:spacing w:val="19"/>
              <w:w w:val="83"/>
            </w:rPr>
          </w:rPrChange>
        </w:rPr>
        <w:t>n</w:t>
      </w:r>
      <w:r w:rsidRPr="00F94015">
        <w:rPr>
          <w:spacing w:val="19"/>
          <w:w w:val="84"/>
          <w:lang w:val="sv-SE"/>
          <w:rPrChange w:id="306" w:author="Izabel Eriksson Reuterborg" w:date="2024-07-29T05:31:00Z" w16du:dateUtc="2024-07-29T03:31:00Z">
            <w:rPr>
              <w:spacing w:val="19"/>
              <w:w w:val="84"/>
            </w:rPr>
          </w:rPrChange>
        </w:rPr>
        <w:t>o</w:t>
      </w:r>
      <w:r w:rsidRPr="00F94015">
        <w:rPr>
          <w:spacing w:val="19"/>
          <w:w w:val="127"/>
          <w:lang w:val="sv-SE"/>
          <w:rPrChange w:id="307" w:author="Izabel Eriksson Reuterborg" w:date="2024-07-29T05:31:00Z" w16du:dateUtc="2024-07-29T03:31:00Z">
            <w:rPr>
              <w:spacing w:val="19"/>
              <w:w w:val="127"/>
            </w:rPr>
          </w:rPrChange>
        </w:rPr>
        <w:t>r</w:t>
      </w:r>
      <w:r w:rsidRPr="00F94015">
        <w:rPr>
          <w:w w:val="55"/>
          <w:lang w:val="sv-SE"/>
          <w:rPrChange w:id="308" w:author="Izabel Eriksson Reuterborg" w:date="2024-07-29T05:31:00Z" w16du:dateUtc="2024-07-29T03:31:00Z">
            <w:rPr>
              <w:w w:val="55"/>
            </w:rPr>
          </w:rPrChange>
        </w:rPr>
        <w:t>m</w:t>
      </w:r>
      <w:proofErr w:type="spellEnd"/>
      <w:r w:rsidRPr="00F94015">
        <w:rPr>
          <w:spacing w:val="-39"/>
          <w:lang w:val="sv-SE"/>
          <w:rPrChange w:id="309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w w:val="164"/>
          <w:lang w:val="sv-SE"/>
          <w:rPrChange w:id="310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45"/>
          <w:lang w:val="sv-SE"/>
          <w:rPrChange w:id="311" w:author="Izabel Eriksson Reuterborg" w:date="2024-07-29T05:31:00Z" w16du:dateUtc="2024-07-29T03:31:00Z">
            <w:rPr>
              <w:spacing w:val="-45"/>
            </w:rPr>
          </w:rPrChange>
        </w:rPr>
        <w:t xml:space="preserve"> </w:t>
      </w:r>
      <w:proofErr w:type="spellStart"/>
      <w:r w:rsidRPr="00F94015">
        <w:rPr>
          <w:spacing w:val="13"/>
          <w:w w:val="101"/>
          <w:lang w:val="sv-SE"/>
          <w:rPrChange w:id="312" w:author="Izabel Eriksson Reuterborg" w:date="2024-07-29T05:31:00Z" w16du:dateUtc="2024-07-29T03:31:00Z">
            <w:rPr>
              <w:spacing w:val="13"/>
              <w:w w:val="101"/>
            </w:rPr>
          </w:rPrChange>
        </w:rPr>
        <w:t>c</w:t>
      </w:r>
      <w:r w:rsidRPr="00F94015">
        <w:rPr>
          <w:spacing w:val="13"/>
          <w:w w:val="180"/>
          <w:lang w:val="sv-SE"/>
          <w:rPrChange w:id="313" w:author="Izabel Eriksson Reuterborg" w:date="2024-07-29T05:31:00Z" w16du:dateUtc="2024-07-29T03:31:00Z">
            <w:rPr>
              <w:spacing w:val="13"/>
              <w:w w:val="180"/>
            </w:rPr>
          </w:rPrChange>
        </w:rPr>
        <w:t>l</w:t>
      </w:r>
      <w:r w:rsidRPr="00F94015">
        <w:rPr>
          <w:w w:val="101"/>
          <w:lang w:val="sv-SE"/>
          <w:rPrChange w:id="314" w:author="Izabel Eriksson Reuterborg" w:date="2024-07-29T05:31:00Z" w16du:dateUtc="2024-07-29T03:31:00Z">
            <w:rPr>
              <w:w w:val="101"/>
            </w:rPr>
          </w:rPrChange>
        </w:rPr>
        <w:t>c</w:t>
      </w:r>
      <w:proofErr w:type="spellEnd"/>
      <w:r w:rsidRPr="00F94015">
        <w:rPr>
          <w:spacing w:val="-31"/>
          <w:lang w:val="sv-SE"/>
          <w:rPrChange w:id="315" w:author="Izabel Eriksson Reuterborg" w:date="2024-07-29T05:31:00Z" w16du:dateUtc="2024-07-29T03:31:00Z">
            <w:rPr>
              <w:spacing w:val="-31"/>
            </w:rPr>
          </w:rPrChange>
        </w:rPr>
        <w:t xml:space="preserve"> </w:t>
      </w:r>
      <w:r w:rsidRPr="00F94015">
        <w:rPr>
          <w:w w:val="164"/>
          <w:lang w:val="sv-SE"/>
          <w:rPrChange w:id="316" w:author="Izabel Eriksson Reuterborg" w:date="2024-07-29T05:31:00Z" w16du:dateUtc="2024-07-29T03:31:00Z">
            <w:rPr>
              <w:w w:val="164"/>
            </w:rPr>
          </w:rPrChange>
        </w:rPr>
        <w:t>,</w:t>
      </w:r>
      <w:r w:rsidRPr="00F94015">
        <w:rPr>
          <w:lang w:val="sv-SE"/>
          <w:rPrChange w:id="317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8"/>
          <w:lang w:val="sv-SE"/>
          <w:rPrChange w:id="318" w:author="Izabel Eriksson Reuterborg" w:date="2024-07-29T05:31:00Z" w16du:dateUtc="2024-07-29T03:31:00Z">
            <w:rPr>
              <w:spacing w:val="28"/>
            </w:rPr>
          </w:rPrChange>
        </w:rPr>
        <w:t xml:space="preserve"> </w:t>
      </w:r>
      <w:proofErr w:type="spellStart"/>
      <w:proofErr w:type="gramStart"/>
      <w:r w:rsidRPr="00F94015">
        <w:rPr>
          <w:spacing w:val="19"/>
          <w:w w:val="180"/>
          <w:lang w:val="sv-SE"/>
          <w:rPrChange w:id="319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320" w:author="Izabel Eriksson Reuterborg" w:date="2024-07-29T05:31:00Z" w16du:dateUtc="2024-07-29T03:31:00Z">
            <w:rPr>
              <w:spacing w:val="18"/>
              <w:w w:val="83"/>
            </w:rPr>
          </w:rPrChange>
        </w:rPr>
        <w:t>n</w:t>
      </w:r>
      <w:r w:rsidRPr="00F94015">
        <w:rPr>
          <w:spacing w:val="19"/>
          <w:w w:val="180"/>
          <w:lang w:val="sv-SE"/>
          <w:rPrChange w:id="321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94"/>
          <w:lang w:val="sv-SE"/>
          <w:rPrChange w:id="322" w:author="Izabel Eriksson Reuterborg" w:date="2024-07-29T05:31:00Z" w16du:dateUtc="2024-07-29T03:31:00Z">
            <w:rPr>
              <w:spacing w:val="18"/>
              <w:w w:val="94"/>
            </w:rPr>
          </w:rPrChange>
        </w:rPr>
        <w:t>P</w:t>
      </w:r>
      <w:r w:rsidRPr="00F94015">
        <w:rPr>
          <w:w w:val="75"/>
          <w:lang w:val="sv-SE"/>
          <w:rPrChange w:id="323" w:author="Izabel Eriksson Reuterborg" w:date="2024-07-29T05:31:00Z" w16du:dateUtc="2024-07-29T03:31:00Z">
            <w:rPr>
              <w:w w:val="75"/>
            </w:rPr>
          </w:rPrChange>
        </w:rPr>
        <w:t>A</w:t>
      </w:r>
      <w:proofErr w:type="spellEnd"/>
      <w:r w:rsidRPr="00F94015">
        <w:rPr>
          <w:lang w:val="sv-SE"/>
          <w:rPrChange w:id="324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8"/>
          <w:lang w:val="sv-SE"/>
          <w:rPrChange w:id="325" w:author="Izabel Eriksson Reuterborg" w:date="2024-07-29T05:31:00Z" w16du:dateUtc="2024-07-29T03:31:00Z">
            <w:rPr>
              <w:spacing w:val="28"/>
            </w:rPr>
          </w:rPrChange>
        </w:rPr>
        <w:t xml:space="preserve"> </w:t>
      </w:r>
      <w:r w:rsidRPr="00F94015">
        <w:rPr>
          <w:w w:val="65"/>
          <w:lang w:val="sv-SE"/>
          <w:rPrChange w:id="326" w:author="Izabel Eriksson Reuterborg" w:date="2024-07-29T05:31:00Z" w16du:dateUtc="2024-07-29T03:31:00Z">
            <w:rPr>
              <w:w w:val="65"/>
            </w:rPr>
          </w:rPrChange>
        </w:rPr>
        <w:t>=</w:t>
      </w:r>
      <w:proofErr w:type="gramEnd"/>
      <w:r w:rsidRPr="00F94015">
        <w:rPr>
          <w:lang w:val="sv-SE"/>
          <w:rPrChange w:id="327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6"/>
          <w:lang w:val="sv-SE"/>
          <w:rPrChange w:id="328" w:author="Izabel Eriksson Reuterborg" w:date="2024-07-29T05:31:00Z" w16du:dateUtc="2024-07-29T03:31:00Z">
            <w:rPr>
              <w:spacing w:val="26"/>
            </w:rPr>
          </w:rPrChange>
        </w:rPr>
        <w:t xml:space="preserve"> </w:t>
      </w:r>
      <w:proofErr w:type="spellStart"/>
      <w:r w:rsidRPr="00F94015">
        <w:rPr>
          <w:spacing w:val="16"/>
          <w:w w:val="180"/>
          <w:lang w:val="sv-SE"/>
          <w:rPrChange w:id="329" w:author="Izabel Eriksson Reuterborg" w:date="2024-07-29T05:31:00Z" w16du:dateUtc="2024-07-29T03:31:00Z">
            <w:rPr>
              <w:spacing w:val="16"/>
              <w:w w:val="180"/>
            </w:rPr>
          </w:rPrChange>
        </w:rPr>
        <w:t>i</w:t>
      </w:r>
      <w:r w:rsidRPr="00F94015">
        <w:rPr>
          <w:spacing w:val="16"/>
          <w:w w:val="83"/>
          <w:lang w:val="sv-SE"/>
          <w:rPrChange w:id="330" w:author="Izabel Eriksson Reuterborg" w:date="2024-07-29T05:31:00Z" w16du:dateUtc="2024-07-29T03:31:00Z">
            <w:rPr>
              <w:spacing w:val="16"/>
              <w:w w:val="83"/>
            </w:rPr>
          </w:rPrChange>
        </w:rPr>
        <w:t>n</w:t>
      </w:r>
      <w:r w:rsidRPr="00F94015">
        <w:rPr>
          <w:spacing w:val="16"/>
          <w:w w:val="180"/>
          <w:lang w:val="sv-SE"/>
          <w:rPrChange w:id="331" w:author="Izabel Eriksson Reuterborg" w:date="2024-07-29T05:31:00Z" w16du:dateUtc="2024-07-29T03:31:00Z">
            <w:rPr>
              <w:spacing w:val="16"/>
              <w:w w:val="180"/>
            </w:rPr>
          </w:rPrChange>
        </w:rPr>
        <w:t>i</w:t>
      </w:r>
      <w:r w:rsidRPr="00F94015">
        <w:rPr>
          <w:spacing w:val="16"/>
          <w:w w:val="94"/>
          <w:lang w:val="sv-SE"/>
          <w:rPrChange w:id="332" w:author="Izabel Eriksson Reuterborg" w:date="2024-07-29T05:31:00Z" w16du:dateUtc="2024-07-29T03:31:00Z">
            <w:rPr>
              <w:spacing w:val="16"/>
              <w:w w:val="94"/>
            </w:rPr>
          </w:rPrChange>
        </w:rPr>
        <w:t>P</w:t>
      </w:r>
      <w:r w:rsidRPr="00F94015">
        <w:rPr>
          <w:w w:val="75"/>
          <w:lang w:val="sv-SE"/>
          <w:rPrChange w:id="333" w:author="Izabel Eriksson Reuterborg" w:date="2024-07-29T05:31:00Z" w16du:dateUtc="2024-07-29T03:31:00Z">
            <w:rPr>
              <w:w w:val="75"/>
            </w:rPr>
          </w:rPrChange>
        </w:rPr>
        <w:t>A</w:t>
      </w:r>
      <w:proofErr w:type="spellEnd"/>
      <w:r w:rsidRPr="00F94015">
        <w:rPr>
          <w:spacing w:val="-26"/>
          <w:lang w:val="sv-SE"/>
          <w:rPrChange w:id="334" w:author="Izabel Eriksson Reuterborg" w:date="2024-07-29T05:31:00Z" w16du:dateUtc="2024-07-29T03:31:00Z">
            <w:rPr>
              <w:spacing w:val="-26"/>
            </w:rPr>
          </w:rPrChange>
        </w:rPr>
        <w:t xml:space="preserve"> </w:t>
      </w:r>
      <w:r w:rsidRPr="00F94015">
        <w:rPr>
          <w:w w:val="164"/>
          <w:lang w:val="sv-SE"/>
          <w:rPrChange w:id="335" w:author="Izabel Eriksson Reuterborg" w:date="2024-07-29T05:31:00Z" w16du:dateUtc="2024-07-29T03:31:00Z">
            <w:rPr>
              <w:w w:val="164"/>
            </w:rPr>
          </w:rPrChange>
        </w:rPr>
        <w:t>,</w:t>
      </w:r>
      <w:r w:rsidRPr="00F94015">
        <w:rPr>
          <w:lang w:val="sv-SE"/>
          <w:rPrChange w:id="336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8"/>
          <w:lang w:val="sv-SE"/>
          <w:rPrChange w:id="337" w:author="Izabel Eriksson Reuterborg" w:date="2024-07-29T05:31:00Z" w16du:dateUtc="2024-07-29T03:31:00Z">
            <w:rPr>
              <w:spacing w:val="28"/>
            </w:rPr>
          </w:rPrChange>
        </w:rPr>
        <w:t xml:space="preserve"> </w:t>
      </w:r>
      <w:proofErr w:type="spellStart"/>
      <w:r w:rsidRPr="00F94015">
        <w:rPr>
          <w:spacing w:val="19"/>
          <w:w w:val="180"/>
          <w:lang w:val="sv-SE"/>
          <w:rPrChange w:id="338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339" w:author="Izabel Eriksson Reuterborg" w:date="2024-07-29T05:31:00Z" w16du:dateUtc="2024-07-29T03:31:00Z">
            <w:rPr>
              <w:spacing w:val="18"/>
              <w:w w:val="83"/>
            </w:rPr>
          </w:rPrChange>
        </w:rPr>
        <w:t>n</w:t>
      </w:r>
      <w:r w:rsidRPr="00F94015">
        <w:rPr>
          <w:spacing w:val="19"/>
          <w:w w:val="180"/>
          <w:lang w:val="sv-SE"/>
          <w:rPrChange w:id="340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94"/>
          <w:lang w:val="sv-SE"/>
          <w:rPrChange w:id="341" w:author="Izabel Eriksson Reuterborg" w:date="2024-07-29T05:31:00Z" w16du:dateUtc="2024-07-29T03:31:00Z">
            <w:rPr>
              <w:spacing w:val="18"/>
              <w:w w:val="94"/>
            </w:rPr>
          </w:rPrChange>
        </w:rPr>
        <w:t>P</w:t>
      </w:r>
      <w:r w:rsidRPr="00F94015">
        <w:rPr>
          <w:w w:val="167"/>
          <w:lang w:val="sv-SE"/>
          <w:rPrChange w:id="342" w:author="Izabel Eriksson Reuterborg" w:date="2024-07-29T05:31:00Z" w16du:dateUtc="2024-07-29T03:31:00Z">
            <w:rPr>
              <w:w w:val="167"/>
            </w:rPr>
          </w:rPrChange>
        </w:rPr>
        <w:t>J</w:t>
      </w:r>
      <w:proofErr w:type="spellEnd"/>
      <w:r w:rsidRPr="00F94015">
        <w:rPr>
          <w:lang w:val="sv-SE"/>
          <w:rPrChange w:id="343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8"/>
          <w:lang w:val="sv-SE"/>
          <w:rPrChange w:id="344" w:author="Izabel Eriksson Reuterborg" w:date="2024-07-29T05:31:00Z" w16du:dateUtc="2024-07-29T03:31:00Z">
            <w:rPr>
              <w:spacing w:val="28"/>
            </w:rPr>
          </w:rPrChange>
        </w:rPr>
        <w:t xml:space="preserve"> </w:t>
      </w:r>
      <w:r w:rsidRPr="00F94015">
        <w:rPr>
          <w:w w:val="65"/>
          <w:lang w:val="sv-SE"/>
          <w:rPrChange w:id="345" w:author="Izabel Eriksson Reuterborg" w:date="2024-07-29T05:31:00Z" w16du:dateUtc="2024-07-29T03:31:00Z">
            <w:rPr>
              <w:w w:val="65"/>
            </w:rPr>
          </w:rPrChange>
        </w:rPr>
        <w:t>=</w:t>
      </w:r>
      <w:r w:rsidRPr="00F94015">
        <w:rPr>
          <w:lang w:val="sv-SE"/>
          <w:rPrChange w:id="346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6"/>
          <w:lang w:val="sv-SE"/>
          <w:rPrChange w:id="347" w:author="Izabel Eriksson Reuterborg" w:date="2024-07-29T05:31:00Z" w16du:dateUtc="2024-07-29T03:31:00Z">
            <w:rPr>
              <w:spacing w:val="26"/>
            </w:rPr>
          </w:rPrChange>
        </w:rPr>
        <w:t xml:space="preserve"> </w:t>
      </w:r>
      <w:proofErr w:type="spellStart"/>
      <w:r w:rsidRPr="00F94015">
        <w:rPr>
          <w:spacing w:val="16"/>
          <w:w w:val="180"/>
          <w:lang w:val="sv-SE"/>
          <w:rPrChange w:id="348" w:author="Izabel Eriksson Reuterborg" w:date="2024-07-29T05:31:00Z" w16du:dateUtc="2024-07-29T03:31:00Z">
            <w:rPr>
              <w:spacing w:val="16"/>
              <w:w w:val="180"/>
            </w:rPr>
          </w:rPrChange>
        </w:rPr>
        <w:t>i</w:t>
      </w:r>
      <w:r w:rsidRPr="00F94015">
        <w:rPr>
          <w:spacing w:val="16"/>
          <w:w w:val="83"/>
          <w:lang w:val="sv-SE"/>
          <w:rPrChange w:id="349" w:author="Izabel Eriksson Reuterborg" w:date="2024-07-29T05:31:00Z" w16du:dateUtc="2024-07-29T03:31:00Z">
            <w:rPr>
              <w:spacing w:val="16"/>
              <w:w w:val="83"/>
            </w:rPr>
          </w:rPrChange>
        </w:rPr>
        <w:t>n</w:t>
      </w:r>
      <w:r w:rsidRPr="00F94015">
        <w:rPr>
          <w:spacing w:val="16"/>
          <w:w w:val="180"/>
          <w:lang w:val="sv-SE"/>
          <w:rPrChange w:id="350" w:author="Izabel Eriksson Reuterborg" w:date="2024-07-29T05:31:00Z" w16du:dateUtc="2024-07-29T03:31:00Z">
            <w:rPr>
              <w:spacing w:val="16"/>
              <w:w w:val="180"/>
            </w:rPr>
          </w:rPrChange>
        </w:rPr>
        <w:t>i</w:t>
      </w:r>
      <w:r w:rsidRPr="00F94015">
        <w:rPr>
          <w:spacing w:val="16"/>
          <w:w w:val="94"/>
          <w:lang w:val="sv-SE"/>
          <w:rPrChange w:id="351" w:author="Izabel Eriksson Reuterborg" w:date="2024-07-29T05:31:00Z" w16du:dateUtc="2024-07-29T03:31:00Z">
            <w:rPr>
              <w:spacing w:val="16"/>
              <w:w w:val="94"/>
            </w:rPr>
          </w:rPrChange>
        </w:rPr>
        <w:t>P</w:t>
      </w:r>
      <w:r w:rsidRPr="00F94015">
        <w:rPr>
          <w:w w:val="167"/>
          <w:lang w:val="sv-SE"/>
          <w:rPrChange w:id="352" w:author="Izabel Eriksson Reuterborg" w:date="2024-07-29T05:31:00Z" w16du:dateUtc="2024-07-29T03:31:00Z">
            <w:rPr>
              <w:w w:val="167"/>
            </w:rPr>
          </w:rPrChange>
        </w:rPr>
        <w:t>J</w:t>
      </w:r>
      <w:proofErr w:type="spellEnd"/>
      <w:r w:rsidRPr="00F94015">
        <w:rPr>
          <w:spacing w:val="-26"/>
          <w:lang w:val="sv-SE"/>
          <w:rPrChange w:id="353" w:author="Izabel Eriksson Reuterborg" w:date="2024-07-29T05:31:00Z" w16du:dateUtc="2024-07-29T03:31:00Z">
            <w:rPr>
              <w:spacing w:val="-26"/>
            </w:rPr>
          </w:rPrChange>
        </w:rPr>
        <w:t xml:space="preserve"> </w:t>
      </w:r>
      <w:r w:rsidRPr="00F94015">
        <w:rPr>
          <w:w w:val="164"/>
          <w:lang w:val="sv-SE"/>
          <w:rPrChange w:id="354" w:author="Izabel Eriksson Reuterborg" w:date="2024-07-29T05:31:00Z" w16du:dateUtc="2024-07-29T03:31:00Z">
            <w:rPr>
              <w:w w:val="164"/>
            </w:rPr>
          </w:rPrChange>
        </w:rPr>
        <w:t xml:space="preserve">, </w:t>
      </w:r>
      <w:r w:rsidRPr="00F94015">
        <w:rPr>
          <w:spacing w:val="19"/>
          <w:w w:val="127"/>
          <w:lang w:val="sv-SE"/>
          <w:rPrChange w:id="355" w:author="Izabel Eriksson Reuterborg" w:date="2024-07-29T05:31:00Z" w16du:dateUtc="2024-07-29T03:31:00Z">
            <w:rPr>
              <w:spacing w:val="19"/>
              <w:w w:val="127"/>
            </w:rPr>
          </w:rPrChange>
        </w:rPr>
        <w:t>r</w:t>
      </w:r>
      <w:r w:rsidRPr="00F94015">
        <w:rPr>
          <w:spacing w:val="19"/>
          <w:w w:val="93"/>
          <w:lang w:val="sv-SE"/>
          <w:rPrChange w:id="356" w:author="Izabel Eriksson Reuterborg" w:date="2024-07-29T05:31:00Z" w16du:dateUtc="2024-07-29T03:31:00Z">
            <w:rPr>
              <w:spacing w:val="19"/>
              <w:w w:val="93"/>
            </w:rPr>
          </w:rPrChange>
        </w:rPr>
        <w:t>e</w:t>
      </w:r>
      <w:r w:rsidRPr="00F94015">
        <w:rPr>
          <w:w w:val="102"/>
          <w:lang w:val="sv-SE"/>
          <w:rPrChange w:id="357" w:author="Izabel Eriksson Reuterborg" w:date="2024-07-29T05:31:00Z" w16du:dateUtc="2024-07-29T03:31:00Z">
            <w:rPr>
              <w:w w:val="102"/>
            </w:rPr>
          </w:rPrChange>
        </w:rPr>
        <w:t>s</w:t>
      </w:r>
      <w:r w:rsidRPr="00F94015">
        <w:rPr>
          <w:spacing w:val="-50"/>
          <w:lang w:val="sv-SE"/>
          <w:rPrChange w:id="358" w:author="Izabel Eriksson Reuterborg" w:date="2024-07-29T05:31:00Z" w16du:dateUtc="2024-07-29T03:31:00Z">
            <w:rPr>
              <w:spacing w:val="-50"/>
            </w:rPr>
          </w:rPrChange>
        </w:rPr>
        <w:t xml:space="preserve"> </w:t>
      </w:r>
      <w:r w:rsidRPr="00F94015">
        <w:rPr>
          <w:spacing w:val="19"/>
          <w:w w:val="72"/>
          <w:lang w:val="sv-SE"/>
          <w:rPrChange w:id="359" w:author="Izabel Eriksson Reuterborg" w:date="2024-07-29T05:31:00Z" w16du:dateUtc="2024-07-29T03:31:00Z">
            <w:rPr>
              <w:spacing w:val="19"/>
              <w:w w:val="72"/>
            </w:rPr>
          </w:rPrChange>
        </w:rPr>
        <w:t>G</w:t>
      </w:r>
      <w:r w:rsidRPr="00F94015">
        <w:rPr>
          <w:spacing w:val="19"/>
          <w:w w:val="93"/>
          <w:lang w:val="sv-SE"/>
          <w:rPrChange w:id="360" w:author="Izabel Eriksson Reuterborg" w:date="2024-07-29T05:31:00Z" w16du:dateUtc="2024-07-29T03:31:00Z">
            <w:rPr>
              <w:spacing w:val="19"/>
              <w:w w:val="93"/>
            </w:rPr>
          </w:rPrChange>
        </w:rPr>
        <w:t>e</w:t>
      </w:r>
      <w:r w:rsidRPr="00F94015">
        <w:rPr>
          <w:w w:val="83"/>
          <w:lang w:val="sv-SE"/>
          <w:rPrChange w:id="361" w:author="Izabel Eriksson Reuterborg" w:date="2024-07-29T05:31:00Z" w16du:dateUtc="2024-07-29T03:31:00Z">
            <w:rPr>
              <w:w w:val="83"/>
            </w:rPr>
          </w:rPrChange>
        </w:rPr>
        <w:t>n</w:t>
      </w:r>
      <w:r w:rsidRPr="00F94015">
        <w:rPr>
          <w:spacing w:val="-39"/>
          <w:lang w:val="sv-SE"/>
          <w:rPrChange w:id="362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w w:val="65"/>
          <w:lang w:val="sv-SE"/>
          <w:rPrChange w:id="363" w:author="Izabel Eriksson Reuterborg" w:date="2024-07-29T05:31:00Z" w16du:dateUtc="2024-07-29T03:31:00Z">
            <w:rPr>
              <w:w w:val="65"/>
            </w:rPr>
          </w:rPrChange>
        </w:rPr>
        <w:t>=</w:t>
      </w:r>
      <w:r w:rsidRPr="00F94015">
        <w:rPr>
          <w:spacing w:val="-39"/>
          <w:lang w:val="sv-SE"/>
          <w:rPrChange w:id="364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spacing w:val="19"/>
          <w:w w:val="55"/>
          <w:lang w:val="sv-SE"/>
          <w:rPrChange w:id="365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spacing w:val="19"/>
          <w:w w:val="94"/>
          <w:lang w:val="sv-SE"/>
          <w:rPrChange w:id="366" w:author="Izabel Eriksson Reuterborg" w:date="2024-07-29T05:31:00Z" w16du:dateUtc="2024-07-29T03:31:00Z">
            <w:rPr>
              <w:spacing w:val="19"/>
              <w:w w:val="94"/>
            </w:rPr>
          </w:rPrChange>
        </w:rPr>
        <w:t>a</w:t>
      </w:r>
      <w:r w:rsidRPr="00F94015">
        <w:rPr>
          <w:spacing w:val="19"/>
          <w:w w:val="139"/>
          <w:lang w:val="sv-SE"/>
          <w:rPrChange w:id="367" w:author="Izabel Eriksson Reuterborg" w:date="2024-07-29T05:31:00Z" w16du:dateUtc="2024-07-29T03:31:00Z">
            <w:rPr>
              <w:spacing w:val="19"/>
              <w:w w:val="139"/>
            </w:rPr>
          </w:rPrChange>
        </w:rPr>
        <w:t>t</w:t>
      </w:r>
      <w:r w:rsidRPr="00F94015">
        <w:rPr>
          <w:spacing w:val="19"/>
          <w:w w:val="127"/>
          <w:lang w:val="sv-SE"/>
          <w:rPrChange w:id="368" w:author="Izabel Eriksson Reuterborg" w:date="2024-07-29T05:31:00Z" w16du:dateUtc="2024-07-29T03:31:00Z">
            <w:rPr>
              <w:spacing w:val="19"/>
              <w:w w:val="127"/>
            </w:rPr>
          </w:rPrChange>
        </w:rPr>
        <w:t>r</w:t>
      </w:r>
      <w:r w:rsidRPr="00F94015">
        <w:rPr>
          <w:spacing w:val="19"/>
          <w:w w:val="180"/>
          <w:lang w:val="sv-SE"/>
          <w:rPrChange w:id="369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w w:val="84"/>
          <w:lang w:val="sv-SE"/>
          <w:rPrChange w:id="370" w:author="Izabel Eriksson Reuterborg" w:date="2024-07-29T05:31:00Z" w16du:dateUtc="2024-07-29T03:31:00Z">
            <w:rPr>
              <w:w w:val="84"/>
            </w:rPr>
          </w:rPrChange>
        </w:rPr>
        <w:t>x</w:t>
      </w:r>
      <w:r w:rsidRPr="00F94015">
        <w:rPr>
          <w:spacing w:val="-39"/>
          <w:lang w:val="sv-SE"/>
          <w:rPrChange w:id="371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w w:val="160"/>
          <w:lang w:val="sv-SE"/>
          <w:rPrChange w:id="372" w:author="Izabel Eriksson Reuterborg" w:date="2024-07-29T05:31:00Z" w16du:dateUtc="2024-07-29T03:31:00Z">
            <w:rPr>
              <w:w w:val="160"/>
            </w:rPr>
          </w:rPrChange>
        </w:rPr>
        <w:t>(</w:t>
      </w:r>
      <w:r w:rsidRPr="00F94015">
        <w:rPr>
          <w:spacing w:val="-47"/>
          <w:lang w:val="sv-SE"/>
          <w:rPrChange w:id="373" w:author="Izabel Eriksson Reuterborg" w:date="2024-07-29T05:31:00Z" w16du:dateUtc="2024-07-29T03:31:00Z">
            <w:rPr>
              <w:spacing w:val="-47"/>
            </w:rPr>
          </w:rPrChange>
        </w:rPr>
        <w:t xml:space="preserve"> </w:t>
      </w:r>
      <w:r w:rsidRPr="00F94015">
        <w:rPr>
          <w:spacing w:val="22"/>
          <w:w w:val="101"/>
          <w:lang w:val="sv-SE"/>
          <w:rPrChange w:id="374" w:author="Izabel Eriksson Reuterborg" w:date="2024-07-29T05:31:00Z" w16du:dateUtc="2024-07-29T03:31:00Z">
            <w:rPr>
              <w:spacing w:val="22"/>
              <w:w w:val="101"/>
            </w:rPr>
          </w:rPrChange>
        </w:rPr>
        <w:t>c</w:t>
      </w:r>
      <w:r w:rsidRPr="00F94015">
        <w:rPr>
          <w:w w:val="160"/>
          <w:lang w:val="sv-SE"/>
          <w:rPrChange w:id="375" w:author="Izabel Eriksson Reuterborg" w:date="2024-07-29T05:31:00Z" w16du:dateUtc="2024-07-29T03:31:00Z">
            <w:rPr>
              <w:w w:val="160"/>
            </w:rPr>
          </w:rPrChange>
        </w:rPr>
        <w:t>(</w:t>
      </w:r>
      <w:r w:rsidRPr="00F94015">
        <w:rPr>
          <w:spacing w:val="-40"/>
          <w:lang w:val="sv-SE"/>
          <w:rPrChange w:id="376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spacing w:val="18"/>
          <w:w w:val="102"/>
          <w:lang w:val="sv-SE"/>
          <w:rPrChange w:id="377" w:author="Izabel Eriksson Reuterborg" w:date="2024-07-29T05:31:00Z" w16du:dateUtc="2024-07-29T03:31:00Z">
            <w:rPr>
              <w:spacing w:val="18"/>
              <w:w w:val="102"/>
            </w:rPr>
          </w:rPrChange>
        </w:rPr>
        <w:t>s</w:t>
      </w:r>
      <w:r w:rsidRPr="00F94015">
        <w:rPr>
          <w:spacing w:val="19"/>
          <w:w w:val="180"/>
          <w:lang w:val="sv-SE"/>
          <w:rPrChange w:id="378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379" w:author="Izabel Eriksson Reuterborg" w:date="2024-07-29T05:31:00Z" w16du:dateUtc="2024-07-29T03:31:00Z">
            <w:rPr>
              <w:spacing w:val="18"/>
              <w:w w:val="83"/>
            </w:rPr>
          </w:rPrChange>
        </w:rPr>
        <w:t>g</w:t>
      </w:r>
      <w:r w:rsidRPr="00F94015">
        <w:rPr>
          <w:spacing w:val="19"/>
          <w:w w:val="55"/>
          <w:lang w:val="sv-SE"/>
          <w:rPrChange w:id="380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w w:val="94"/>
          <w:lang w:val="sv-SE"/>
          <w:rPrChange w:id="381" w:author="Izabel Eriksson Reuterborg" w:date="2024-07-29T05:31:00Z" w16du:dateUtc="2024-07-29T03:31:00Z">
            <w:rPr>
              <w:w w:val="94"/>
            </w:rPr>
          </w:rPrChange>
        </w:rPr>
        <w:t>a</w:t>
      </w:r>
      <w:r w:rsidRPr="00F94015">
        <w:rPr>
          <w:spacing w:val="-40"/>
          <w:lang w:val="sv-SE"/>
          <w:rPrChange w:id="382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w w:val="160"/>
          <w:lang w:val="sv-SE"/>
          <w:rPrChange w:id="383" w:author="Izabel Eriksson Reuterborg" w:date="2024-07-29T05:31:00Z" w16du:dateUtc="2024-07-29T03:31:00Z">
            <w:rPr>
              <w:w w:val="160"/>
            </w:rPr>
          </w:rPrChange>
        </w:rPr>
        <w:t>[</w:t>
      </w:r>
      <w:r w:rsidRPr="00F94015">
        <w:rPr>
          <w:spacing w:val="-47"/>
          <w:lang w:val="sv-SE"/>
          <w:rPrChange w:id="384" w:author="Izabel Eriksson Reuterborg" w:date="2024-07-29T05:31:00Z" w16du:dateUtc="2024-07-29T03:31:00Z">
            <w:rPr>
              <w:spacing w:val="-47"/>
            </w:rPr>
          </w:rPrChange>
        </w:rPr>
        <w:t xml:space="preserve"> </w:t>
      </w:r>
      <w:r w:rsidRPr="00F94015">
        <w:rPr>
          <w:spacing w:val="22"/>
          <w:w w:val="82"/>
          <w:lang w:val="sv-SE"/>
          <w:rPrChange w:id="385" w:author="Izabel Eriksson Reuterborg" w:date="2024-07-29T05:31:00Z" w16du:dateUtc="2024-07-29T03:31:00Z">
            <w:rPr>
              <w:spacing w:val="22"/>
              <w:w w:val="82"/>
            </w:rPr>
          </w:rPrChange>
        </w:rPr>
        <w:t>b</w:t>
      </w:r>
      <w:r w:rsidRPr="00F94015">
        <w:rPr>
          <w:spacing w:val="22"/>
          <w:w w:val="160"/>
          <w:lang w:val="sv-SE"/>
          <w:rPrChange w:id="386" w:author="Izabel Eriksson Reuterborg" w:date="2024-07-29T05:31:00Z" w16du:dateUtc="2024-07-29T03:31:00Z">
            <w:rPr>
              <w:spacing w:val="22"/>
              <w:w w:val="160"/>
            </w:rPr>
          </w:rPrChange>
        </w:rPr>
        <w:t>]</w:t>
      </w:r>
      <w:r w:rsidRPr="00F94015">
        <w:rPr>
          <w:w w:val="164"/>
          <w:lang w:val="sv-SE"/>
          <w:rPrChange w:id="387" w:author="Izabel Eriksson Reuterborg" w:date="2024-07-29T05:31:00Z" w16du:dateUtc="2024-07-29T03:31:00Z">
            <w:rPr>
              <w:w w:val="164"/>
            </w:rPr>
          </w:rPrChange>
        </w:rPr>
        <w:t>,</w:t>
      </w:r>
      <w:r w:rsidRPr="00F94015">
        <w:rPr>
          <w:spacing w:val="-40"/>
          <w:lang w:val="sv-SE"/>
          <w:rPrChange w:id="388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spacing w:val="18"/>
          <w:w w:val="102"/>
          <w:lang w:val="sv-SE"/>
          <w:rPrChange w:id="389" w:author="Izabel Eriksson Reuterborg" w:date="2024-07-29T05:31:00Z" w16du:dateUtc="2024-07-29T03:31:00Z">
            <w:rPr>
              <w:spacing w:val="18"/>
              <w:w w:val="102"/>
            </w:rPr>
          </w:rPrChange>
        </w:rPr>
        <w:t>s</w:t>
      </w:r>
      <w:r w:rsidRPr="00F94015">
        <w:rPr>
          <w:spacing w:val="19"/>
          <w:w w:val="180"/>
          <w:lang w:val="sv-SE"/>
          <w:rPrChange w:id="390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391" w:author="Izabel Eriksson Reuterborg" w:date="2024-07-29T05:31:00Z" w16du:dateUtc="2024-07-29T03:31:00Z">
            <w:rPr>
              <w:spacing w:val="18"/>
              <w:w w:val="83"/>
            </w:rPr>
          </w:rPrChange>
        </w:rPr>
        <w:t>g</w:t>
      </w:r>
      <w:r w:rsidRPr="00F94015">
        <w:rPr>
          <w:spacing w:val="19"/>
          <w:w w:val="55"/>
          <w:lang w:val="sv-SE"/>
          <w:rPrChange w:id="392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w w:val="94"/>
          <w:lang w:val="sv-SE"/>
          <w:rPrChange w:id="393" w:author="Izabel Eriksson Reuterborg" w:date="2024-07-29T05:31:00Z" w16du:dateUtc="2024-07-29T03:31:00Z">
            <w:rPr>
              <w:w w:val="94"/>
            </w:rPr>
          </w:rPrChange>
        </w:rPr>
        <w:t>a</w:t>
      </w:r>
      <w:r w:rsidRPr="00F94015">
        <w:rPr>
          <w:spacing w:val="-40"/>
          <w:lang w:val="sv-SE"/>
          <w:rPrChange w:id="394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w w:val="160"/>
          <w:lang w:val="sv-SE"/>
          <w:rPrChange w:id="395" w:author="Izabel Eriksson Reuterborg" w:date="2024-07-29T05:31:00Z" w16du:dateUtc="2024-07-29T03:31:00Z">
            <w:rPr>
              <w:w w:val="160"/>
            </w:rPr>
          </w:rPrChange>
        </w:rPr>
        <w:t>[</w:t>
      </w:r>
      <w:r w:rsidRPr="00F94015">
        <w:rPr>
          <w:spacing w:val="-47"/>
          <w:lang w:val="sv-SE"/>
          <w:rPrChange w:id="396" w:author="Izabel Eriksson Reuterborg" w:date="2024-07-29T05:31:00Z" w16du:dateUtc="2024-07-29T03:31:00Z">
            <w:rPr>
              <w:spacing w:val="-47"/>
            </w:rPr>
          </w:rPrChange>
        </w:rPr>
        <w:t xml:space="preserve"> </w:t>
      </w:r>
      <w:r w:rsidRPr="00F94015">
        <w:rPr>
          <w:spacing w:val="26"/>
          <w:w w:val="89"/>
          <w:lang w:val="sv-SE"/>
          <w:rPrChange w:id="397" w:author="Izabel Eriksson Reuterborg" w:date="2024-07-29T05:31:00Z" w16du:dateUtc="2024-07-29T03:31:00Z">
            <w:rPr>
              <w:spacing w:val="26"/>
              <w:w w:val="89"/>
            </w:rPr>
          </w:rPrChange>
        </w:rPr>
        <w:t>k</w:t>
      </w:r>
      <w:r w:rsidRPr="00F94015">
        <w:rPr>
          <w:spacing w:val="15"/>
          <w:w w:val="160"/>
          <w:lang w:val="sv-SE"/>
          <w:rPrChange w:id="398" w:author="Izabel Eriksson Reuterborg" w:date="2024-07-29T05:31:00Z" w16du:dateUtc="2024-07-29T03:31:00Z">
            <w:rPr>
              <w:spacing w:val="15"/>
              <w:w w:val="160"/>
            </w:rPr>
          </w:rPrChange>
        </w:rPr>
        <w:t>]</w:t>
      </w:r>
      <w:r w:rsidRPr="00F94015">
        <w:rPr>
          <w:spacing w:val="26"/>
          <w:w w:val="160"/>
          <w:lang w:val="sv-SE"/>
          <w:rPrChange w:id="399" w:author="Izabel Eriksson Reuterborg" w:date="2024-07-29T05:31:00Z" w16du:dateUtc="2024-07-29T03:31:00Z">
            <w:rPr>
              <w:spacing w:val="26"/>
              <w:w w:val="160"/>
            </w:rPr>
          </w:rPrChange>
        </w:rPr>
        <w:t>))</w:t>
      </w:r>
      <w:r w:rsidRPr="00F94015">
        <w:rPr>
          <w:w w:val="164"/>
          <w:lang w:val="sv-SE"/>
          <w:rPrChange w:id="400" w:author="Izabel Eriksson Reuterborg" w:date="2024-07-29T05:31:00Z" w16du:dateUtc="2024-07-29T03:31:00Z">
            <w:rPr>
              <w:w w:val="164"/>
            </w:rPr>
          </w:rPrChange>
        </w:rPr>
        <w:t>,</w:t>
      </w:r>
    </w:p>
    <w:p w14:paraId="3A9E8E87" w14:textId="77777777" w:rsidR="006F1C89" w:rsidRDefault="005D3991">
      <w:pPr>
        <w:pStyle w:val="BodyText"/>
        <w:spacing w:before="1" w:line="192" w:lineRule="auto"/>
        <w:ind w:left="6614" w:right="222" w:hanging="397"/>
      </w:pP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w w:val="82"/>
        </w:rPr>
        <w:t>p</w:t>
      </w:r>
      <w:r>
        <w:rPr>
          <w:spacing w:val="-50"/>
        </w:rPr>
        <w:t xml:space="preserve"> </w:t>
      </w:r>
      <w:r>
        <w:rPr>
          <w:spacing w:val="20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20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55"/>
        </w:rPr>
        <w:t>m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P</w:t>
      </w:r>
      <w:r>
        <w:rPr>
          <w:spacing w:val="19"/>
          <w:w w:val="127"/>
        </w:rPr>
        <w:t>r</w:t>
      </w:r>
      <w:r>
        <w:rPr>
          <w:spacing w:val="20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38"/>
        </w:rPr>
        <w:t xml:space="preserve"> </w:t>
      </w:r>
      <w:r>
        <w:rPr>
          <w:w w:val="65"/>
        </w:rPr>
        <w:t xml:space="preserve">=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55"/>
        </w:rPr>
        <w:t>m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79"/>
        </w:rPr>
        <w:t>V</w:t>
      </w:r>
      <w:r>
        <w:rPr>
          <w:spacing w:val="19"/>
          <w:w w:val="94"/>
        </w:rPr>
        <w:t>a</w:t>
      </w:r>
      <w:r>
        <w:rPr>
          <w:spacing w:val="31"/>
          <w:w w:val="127"/>
        </w:rPr>
        <w:t>r</w:t>
      </w:r>
      <w:proofErr w:type="spellEnd"/>
      <w:r>
        <w:rPr>
          <w:w w:val="65"/>
        </w:rPr>
        <w:t>=</w:t>
      </w:r>
      <w:r>
        <w:rPr>
          <w:spacing w:val="-42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 xml:space="preserve">. </w:t>
      </w:r>
      <w:r>
        <w:rPr>
          <w:spacing w:val="18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w w:val="55"/>
        </w:rPr>
        <w:t>m</w:t>
      </w:r>
      <w:proofErr w:type="spellEnd"/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 xml:space="preserve">, </w:t>
      </w:r>
      <w:r>
        <w:rPr>
          <w:spacing w:val="18"/>
          <w:w w:val="141"/>
        </w:rPr>
        <w:t>f</w:t>
      </w:r>
      <w:r>
        <w:rPr>
          <w:spacing w:val="18"/>
          <w:w w:val="55"/>
        </w:rPr>
        <w:t>m</w:t>
      </w:r>
      <w:r>
        <w:rPr>
          <w:spacing w:val="18"/>
          <w:w w:val="94"/>
        </w:rPr>
        <w:t>a</w:t>
      </w: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9"/>
        </w:rPr>
        <w:t>k</w:t>
      </w:r>
      <w:r>
        <w:rPr>
          <w:w w:val="75"/>
        </w:rPr>
        <w:t>A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20"/>
          <w:w w:val="83"/>
        </w:rPr>
        <w:t>n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h</w:t>
      </w:r>
      <w:r>
        <w:rPr>
          <w:w w:val="102"/>
        </w:rPr>
        <w:t>s</w:t>
      </w:r>
      <w:proofErr w:type="spellEnd"/>
    </w:p>
    <w:p w14:paraId="6FCEB18C" w14:textId="77777777" w:rsidR="006F1C89" w:rsidRDefault="005D3991">
      <w:pPr>
        <w:pStyle w:val="BodyText"/>
        <w:spacing w:before="3" w:line="192" w:lineRule="auto"/>
        <w:ind w:left="6219" w:right="1580" w:firstLine="526"/>
      </w:pP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 xml:space="preserve">,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h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h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0"/>
        </w:rPr>
        <w:t>)</w:t>
      </w:r>
    </w:p>
    <w:p w14:paraId="677E4643" w14:textId="77777777" w:rsidR="006F1C89" w:rsidRDefault="006F1C89">
      <w:pPr>
        <w:pStyle w:val="BodyText"/>
      </w:pPr>
    </w:p>
    <w:p w14:paraId="725A62A9" w14:textId="77777777" w:rsidR="006F1C89" w:rsidRDefault="006F1C89">
      <w:pPr>
        <w:pStyle w:val="BodyText"/>
        <w:spacing w:before="13"/>
        <w:rPr>
          <w:sz w:val="29"/>
        </w:rPr>
      </w:pPr>
    </w:p>
    <w:p w14:paraId="1087E3EF" w14:textId="77777777" w:rsidR="006F1C89" w:rsidRDefault="005D3991">
      <w:pPr>
        <w:spacing w:before="1" w:line="254" w:lineRule="exact"/>
        <w:ind w:left="1261"/>
        <w:rPr>
          <w:i/>
        </w:rPr>
      </w:pPr>
      <w:r>
        <w:rPr>
          <w:i/>
          <w:w w:val="104"/>
        </w:rPr>
        <w:t>#</w:t>
      </w:r>
      <w:r>
        <w:rPr>
          <w:i/>
          <w:spacing w:val="-19"/>
        </w:rPr>
        <w:t xml:space="preserve"> </w:t>
      </w:r>
      <w:r>
        <w:rPr>
          <w:i/>
          <w:spacing w:val="19"/>
          <w:w w:val="113"/>
        </w:rPr>
        <w:t>F</w:t>
      </w:r>
      <w:r>
        <w:rPr>
          <w:i/>
          <w:spacing w:val="19"/>
          <w:w w:val="226"/>
        </w:rPr>
        <w:t>il</w:t>
      </w:r>
      <w:r>
        <w:rPr>
          <w:i/>
          <w:spacing w:val="19"/>
          <w:w w:val="155"/>
        </w:rPr>
        <w:t>t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ou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226"/>
        </w:rPr>
        <w:t>il</w:t>
      </w:r>
      <w:r>
        <w:rPr>
          <w:i/>
          <w:spacing w:val="20"/>
          <w:w w:val="101"/>
        </w:rPr>
        <w:t>a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29"/>
        </w:rPr>
        <w:t>"</w:t>
      </w:r>
      <w:r>
        <w:rPr>
          <w:i/>
          <w:spacing w:val="-19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spacing w:val="31"/>
          <w:w w:val="133"/>
        </w:rPr>
        <w:t>s</w:t>
      </w:r>
      <w:r>
        <w:rPr>
          <w:i/>
          <w:w w:val="129"/>
        </w:rPr>
        <w:t>"</w:t>
      </w:r>
    </w:p>
    <w:p w14:paraId="48400916" w14:textId="77777777" w:rsidR="006F1C89" w:rsidRDefault="005D3991">
      <w:pPr>
        <w:pStyle w:val="BodyText"/>
        <w:spacing w:line="323" w:lineRule="exact"/>
        <w:ind w:left="1269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83"/>
        </w:rPr>
        <w:t>g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82"/>
        </w:rPr>
        <w:t>p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19"/>
          <w:w w:val="139"/>
        </w:rPr>
        <w:t>t</w:t>
      </w:r>
      <w:r>
        <w:rPr>
          <w:spacing w:val="19"/>
          <w:w w:val="82"/>
        </w:rPr>
        <w:t>p</w:t>
      </w:r>
      <w:r>
        <w:rPr>
          <w:spacing w:val="19"/>
          <w:w w:val="83"/>
        </w:rPr>
        <w:t>u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82"/>
        </w:rPr>
        <w:t>p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proofErr w:type="spellEnd"/>
      <w:r>
        <w:rPr>
          <w:spacing w:val="-38"/>
        </w:rPr>
        <w:t xml:space="preserve"> </w:t>
      </w:r>
      <w:r>
        <w:rPr>
          <w:w w:val="160"/>
        </w:rPr>
        <w:t>)</w:t>
      </w:r>
    </w:p>
    <w:p w14:paraId="5BA972D9" w14:textId="77777777" w:rsidR="006F1C89" w:rsidRDefault="006F1C89">
      <w:pPr>
        <w:pStyle w:val="BodyText"/>
        <w:spacing w:before="5"/>
        <w:rPr>
          <w:sz w:val="15"/>
        </w:rPr>
      </w:pPr>
    </w:p>
    <w:p w14:paraId="0EA7D137" w14:textId="77777777" w:rsidR="006F1C89" w:rsidRDefault="005D3991">
      <w:pPr>
        <w:ind w:left="12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226"/>
        </w:rPr>
        <w:t>ll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84"/>
        </w:rPr>
        <w:t>D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a</w:t>
      </w:r>
    </w:p>
    <w:p w14:paraId="5711F169" w14:textId="77777777" w:rsidR="006F1C89" w:rsidRDefault="006F1C89">
      <w:pPr>
        <w:spacing w:before="11"/>
        <w:rPr>
          <w:i/>
          <w:sz w:val="17"/>
        </w:rPr>
      </w:pPr>
    </w:p>
    <w:p w14:paraId="66673F74" w14:textId="77777777" w:rsidR="006F1C89" w:rsidRDefault="005D3991">
      <w:pPr>
        <w:pStyle w:val="BodyText"/>
        <w:spacing w:before="23" w:line="305" w:lineRule="exact"/>
        <w:ind w:left="1270"/>
      </w:pP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18"/>
          <w:w w:val="160"/>
        </w:rPr>
        <w:t>[</w:t>
      </w:r>
      <w:r>
        <w:rPr>
          <w:spacing w:val="26"/>
          <w:w w:val="82"/>
        </w:rPr>
        <w:t>b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89"/>
        </w:rPr>
        <w:t>k</w:t>
      </w:r>
      <w:r>
        <w:rPr>
          <w:w w:val="160"/>
        </w:rPr>
        <w:t>]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)</w:t>
      </w:r>
    </w:p>
    <w:p w14:paraId="21FA3E14" w14:textId="77777777" w:rsidR="006F1C89" w:rsidRDefault="005D3991">
      <w:pPr>
        <w:pStyle w:val="BodyText"/>
        <w:spacing w:before="15" w:line="192" w:lineRule="auto"/>
        <w:ind w:left="1667" w:right="212" w:hanging="399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2"/>
        </w:rPr>
        <w:t>b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 xml:space="preserve">(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182C3F30" w14:textId="77777777" w:rsidR="006F1C89" w:rsidRDefault="005D3991">
      <w:pPr>
        <w:pStyle w:val="BodyText"/>
        <w:spacing w:before="1" w:line="192" w:lineRule="auto"/>
        <w:ind w:left="1666" w:hanging="398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proofErr w:type="spellStart"/>
      <w:r>
        <w:rPr>
          <w:spacing w:val="17"/>
          <w:w w:val="167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89"/>
        </w:rPr>
        <w:t>k</w:t>
      </w:r>
      <w:r>
        <w:rPr>
          <w:spacing w:val="22"/>
          <w:w w:val="160"/>
        </w:rPr>
        <w:t>]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55"/>
        </w:rPr>
        <w:t>m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7480D792" w14:textId="77777777" w:rsidR="006F1C89" w:rsidRDefault="005D3991">
      <w:pPr>
        <w:pStyle w:val="BodyText"/>
        <w:spacing w:before="1" w:line="192" w:lineRule="auto"/>
        <w:ind w:left="1668" w:hanging="400"/>
      </w:pP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9"/>
        </w:rPr>
        <w:t xml:space="preserve"> </w:t>
      </w:r>
      <w:r>
        <w:rPr>
          <w:spacing w:val="15"/>
          <w:w w:val="180"/>
        </w:rPr>
        <w:t>I</w:t>
      </w:r>
      <w:r>
        <w:rPr>
          <w:w w:val="69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11"/>
          <w:w w:val="180"/>
        </w:rPr>
        <w:t>i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55"/>
        </w:rPr>
        <w:t>m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 xml:space="preserve">.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0DDAF2A7" w14:textId="77777777" w:rsidR="006F1C89" w:rsidRDefault="005D3991">
      <w:pPr>
        <w:pStyle w:val="BodyText"/>
        <w:spacing w:before="1" w:line="192" w:lineRule="auto"/>
        <w:ind w:left="1668" w:hanging="398"/>
      </w:pP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9"/>
          <w:w w:val="127"/>
        </w:rPr>
        <w:t>r</w:t>
      </w:r>
      <w:r>
        <w:rPr>
          <w:spacing w:val="18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82"/>
        </w:rPr>
        <w:t>b</w:t>
      </w:r>
      <w:r>
        <w:rPr>
          <w:spacing w:val="17"/>
          <w:w w:val="180"/>
        </w:rPr>
        <w:t>i</w:t>
      </w:r>
      <w:r>
        <w:rPr>
          <w:spacing w:val="17"/>
          <w:w w:val="83"/>
        </w:rPr>
        <w:t>n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 xml:space="preserve">.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)</w:t>
      </w:r>
    </w:p>
    <w:p w14:paraId="239BB8D3" w14:textId="77777777" w:rsidR="006F1C89" w:rsidRDefault="005D3991">
      <w:pPr>
        <w:pStyle w:val="BodyText"/>
        <w:spacing w:line="257" w:lineRule="exact"/>
        <w:ind w:left="1265"/>
      </w:pP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180"/>
        </w:rPr>
        <w:t>i</w:t>
      </w:r>
      <w:r>
        <w:rPr>
          <w:w w:val="82"/>
        </w:rPr>
        <w:t>d</w:t>
      </w:r>
      <w:r>
        <w:t xml:space="preserve"> </w:t>
      </w:r>
      <w:r>
        <w:rPr>
          <w:spacing w:val="25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1</w:t>
      </w:r>
    </w:p>
    <w:p w14:paraId="280E4D6C" w14:textId="77777777" w:rsidR="006F1C89" w:rsidRDefault="005D3991">
      <w:pPr>
        <w:pStyle w:val="BodyText"/>
        <w:spacing w:line="305" w:lineRule="exact"/>
        <w:ind w:left="986"/>
      </w:pPr>
      <w:r>
        <w:rPr>
          <w:w w:val="160"/>
        </w:rPr>
        <w:t>}</w:t>
      </w:r>
    </w:p>
    <w:p w14:paraId="47BCE8BF" w14:textId="77777777" w:rsidR="006F1C89" w:rsidRDefault="006F1C89">
      <w:pPr>
        <w:pStyle w:val="BodyText"/>
        <w:spacing w:before="12"/>
        <w:rPr>
          <w:sz w:val="11"/>
        </w:rPr>
      </w:pPr>
    </w:p>
    <w:p w14:paraId="3539D04A" w14:textId="77777777" w:rsidR="006F1C89" w:rsidRDefault="005D3991">
      <w:pPr>
        <w:pStyle w:val="BodyText"/>
        <w:spacing w:before="23" w:line="305" w:lineRule="exact"/>
        <w:ind w:left="711"/>
      </w:pPr>
      <w:r>
        <w:rPr>
          <w:w w:val="160"/>
        </w:rPr>
        <w:t>}</w:t>
      </w:r>
    </w:p>
    <w:p w14:paraId="05F865C0" w14:textId="77777777" w:rsidR="006F1C89" w:rsidRDefault="005D3991">
      <w:pPr>
        <w:pStyle w:val="BodyText"/>
        <w:spacing w:before="14" w:line="192" w:lineRule="auto"/>
        <w:ind w:left="719" w:right="2359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94"/>
        </w:rPr>
        <w:t>a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w w:val="55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94"/>
        </w:rPr>
        <w:t>a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</w:p>
    <w:p w14:paraId="25643970" w14:textId="77777777" w:rsidR="006F1C89" w:rsidRDefault="005D3991">
      <w:pPr>
        <w:pStyle w:val="BodyText"/>
        <w:spacing w:line="291" w:lineRule="exact"/>
        <w:ind w:left="436"/>
      </w:pPr>
      <w:r>
        <w:rPr>
          <w:w w:val="160"/>
        </w:rPr>
        <w:t>}</w:t>
      </w:r>
    </w:p>
    <w:p w14:paraId="10FC4A7E" w14:textId="77777777" w:rsidR="006F1C89" w:rsidRDefault="006F1C89">
      <w:pPr>
        <w:pStyle w:val="BodyText"/>
        <w:spacing w:before="13"/>
        <w:rPr>
          <w:sz w:val="11"/>
        </w:rPr>
      </w:pPr>
    </w:p>
    <w:p w14:paraId="39C27E38" w14:textId="77777777" w:rsidR="006F1C89" w:rsidRDefault="005D3991">
      <w:pPr>
        <w:spacing w:before="54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1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1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102"/>
        </w:rPr>
        <w:t>1</w:t>
      </w:r>
      <w:r>
        <w:rPr>
          <w:i/>
          <w:w w:val="102"/>
        </w:rPr>
        <w:t>0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</w:p>
    <w:p w14:paraId="7570F7E4" w14:textId="77777777" w:rsidR="006F1C89" w:rsidRDefault="006F1C89">
      <w:pPr>
        <w:spacing w:before="5"/>
        <w:rPr>
          <w:i/>
        </w:rPr>
      </w:pPr>
    </w:p>
    <w:p w14:paraId="09E2E5F6" w14:textId="77777777" w:rsidR="006F1C89" w:rsidRDefault="005D3991">
      <w:pPr>
        <w:spacing w:line="254" w:lineRule="exact"/>
        <w:ind w:left="436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b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226"/>
        </w:rPr>
        <w:t>li</w:t>
      </w:r>
      <w:r>
        <w:rPr>
          <w:i/>
          <w:spacing w:val="18"/>
          <w:w w:val="133"/>
        </w:rPr>
        <w:t>s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01"/>
        </w:rPr>
        <w:t>n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1"/>
        </w:rPr>
        <w:t xml:space="preserve"> </w:t>
      </w:r>
      <w:r>
        <w:rPr>
          <w:i/>
          <w:w w:val="102"/>
        </w:rPr>
        <w:t>3</w:t>
      </w:r>
      <w:r>
        <w:rPr>
          <w:i/>
          <w:spacing w:val="-27"/>
        </w:rPr>
        <w:t xml:space="preserve"> </w:t>
      </w:r>
      <w:r>
        <w:rPr>
          <w:i/>
          <w:w w:val="84"/>
        </w:rPr>
        <w:t>D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a</w:t>
      </w:r>
      <w:r>
        <w:rPr>
          <w:i/>
          <w:w w:val="116"/>
        </w:rPr>
        <w:t>y</w:t>
      </w:r>
    </w:p>
    <w:p w14:paraId="609CB2DB" w14:textId="77777777" w:rsidR="006F1C89" w:rsidRDefault="005D3991">
      <w:pPr>
        <w:pStyle w:val="BodyText"/>
        <w:spacing w:before="33" w:line="192" w:lineRule="auto"/>
        <w:ind w:left="842" w:right="212" w:hanging="399"/>
      </w:pP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94"/>
        </w:rPr>
        <w:t>a</w:t>
      </w:r>
      <w:r>
        <w:rPr>
          <w:spacing w:val="19"/>
          <w:w w:val="127"/>
        </w:rPr>
        <w:t>r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3"/>
        </w:rPr>
        <w:t>un</w:t>
      </w:r>
      <w:r>
        <w:rPr>
          <w:spacing w:val="19"/>
          <w:w w:val="180"/>
        </w:rPr>
        <w:t>li</w:t>
      </w:r>
      <w:r>
        <w:rPr>
          <w:spacing w:val="19"/>
          <w:w w:val="102"/>
        </w:rPr>
        <w:t>s</w:t>
      </w:r>
      <w:r>
        <w:rPr>
          <w:spacing w:val="30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 w:rsidRPr="00F94015">
        <w:rPr>
          <w:spacing w:val="17"/>
          <w:w w:val="75"/>
          <w:lang w:val="sv-SE"/>
          <w:rPrChange w:id="401" w:author="Izabel Eriksson Reuterborg" w:date="2024-07-29T05:31:00Z" w16du:dateUtc="2024-07-29T03:31:00Z">
            <w:rPr>
              <w:spacing w:val="17"/>
              <w:w w:val="75"/>
            </w:rPr>
          </w:rPrChange>
        </w:rPr>
        <w:t>C</w:t>
      </w:r>
      <w:r w:rsidRPr="00F94015">
        <w:rPr>
          <w:spacing w:val="17"/>
          <w:w w:val="97"/>
          <w:lang w:val="sv-SE"/>
          <w:rPrChange w:id="402" w:author="Izabel Eriksson Reuterborg" w:date="2024-07-29T05:31:00Z" w16du:dateUtc="2024-07-29T03:31:00Z">
            <w:rPr>
              <w:spacing w:val="17"/>
              <w:w w:val="97"/>
            </w:rPr>
          </w:rPrChange>
        </w:rPr>
        <w:t>L</w:t>
      </w:r>
      <w:r w:rsidRPr="00F94015">
        <w:rPr>
          <w:w w:val="75"/>
          <w:lang w:val="sv-SE"/>
          <w:rPrChange w:id="403" w:author="Izabel Eriksson Reuterborg" w:date="2024-07-29T05:31:00Z" w16du:dateUtc="2024-07-29T03:31:00Z">
            <w:rPr>
              <w:w w:val="75"/>
            </w:rPr>
          </w:rPrChange>
        </w:rPr>
        <w:t>C</w:t>
      </w:r>
      <w:r w:rsidRPr="00F94015">
        <w:rPr>
          <w:spacing w:val="-42"/>
          <w:lang w:val="sv-SE"/>
          <w:rPrChange w:id="404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 w:rsidRPr="00F94015">
        <w:rPr>
          <w:w w:val="164"/>
          <w:lang w:val="sv-SE"/>
          <w:rPrChange w:id="405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39"/>
          <w:lang w:val="sv-SE"/>
          <w:rPrChange w:id="406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proofErr w:type="spellStart"/>
      <w:r w:rsidRPr="00F94015">
        <w:rPr>
          <w:spacing w:val="19"/>
          <w:w w:val="82"/>
          <w:lang w:val="sv-SE"/>
          <w:rPrChange w:id="407" w:author="Izabel Eriksson Reuterborg" w:date="2024-07-29T05:31:00Z" w16du:dateUtc="2024-07-29T03:31:00Z">
            <w:rPr>
              <w:spacing w:val="19"/>
              <w:w w:val="82"/>
            </w:rPr>
          </w:rPrChange>
        </w:rPr>
        <w:t>b</w:t>
      </w:r>
      <w:r w:rsidRPr="00F94015">
        <w:rPr>
          <w:spacing w:val="19"/>
          <w:w w:val="180"/>
          <w:lang w:val="sv-SE"/>
          <w:rPrChange w:id="408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9"/>
          <w:w w:val="83"/>
          <w:lang w:val="sv-SE"/>
          <w:rPrChange w:id="409" w:author="Izabel Eriksson Reuterborg" w:date="2024-07-29T05:31:00Z" w16du:dateUtc="2024-07-29T03:31:00Z">
            <w:rPr>
              <w:spacing w:val="19"/>
              <w:w w:val="83"/>
            </w:rPr>
          </w:rPrChange>
        </w:rPr>
        <w:t>n</w:t>
      </w:r>
      <w:r w:rsidRPr="00F94015">
        <w:rPr>
          <w:spacing w:val="19"/>
          <w:w w:val="84"/>
          <w:lang w:val="sv-SE"/>
          <w:rPrChange w:id="410" w:author="Izabel Eriksson Reuterborg" w:date="2024-07-29T05:31:00Z" w16du:dateUtc="2024-07-29T03:31:00Z">
            <w:rPr>
              <w:spacing w:val="19"/>
              <w:w w:val="84"/>
            </w:rPr>
          </w:rPrChange>
        </w:rPr>
        <w:t>o</w:t>
      </w:r>
      <w:r w:rsidRPr="00F94015">
        <w:rPr>
          <w:spacing w:val="19"/>
          <w:w w:val="127"/>
          <w:lang w:val="sv-SE"/>
          <w:rPrChange w:id="411" w:author="Izabel Eriksson Reuterborg" w:date="2024-07-29T05:31:00Z" w16du:dateUtc="2024-07-29T03:31:00Z">
            <w:rPr>
              <w:spacing w:val="19"/>
              <w:w w:val="127"/>
            </w:rPr>
          </w:rPrChange>
        </w:rPr>
        <w:t>r</w:t>
      </w:r>
      <w:r w:rsidRPr="00F94015">
        <w:rPr>
          <w:w w:val="55"/>
          <w:lang w:val="sv-SE"/>
          <w:rPrChange w:id="412" w:author="Izabel Eriksson Reuterborg" w:date="2024-07-29T05:31:00Z" w16du:dateUtc="2024-07-29T03:31:00Z">
            <w:rPr>
              <w:w w:val="55"/>
            </w:rPr>
          </w:rPrChange>
        </w:rPr>
        <w:t>m</w:t>
      </w:r>
      <w:proofErr w:type="spellEnd"/>
      <w:r w:rsidRPr="00F94015">
        <w:rPr>
          <w:spacing w:val="-39"/>
          <w:lang w:val="sv-SE"/>
          <w:rPrChange w:id="413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spacing w:val="26"/>
          <w:w w:val="160"/>
          <w:lang w:val="sv-SE"/>
          <w:rPrChange w:id="414" w:author="Izabel Eriksson Reuterborg" w:date="2024-07-29T05:31:00Z" w16du:dateUtc="2024-07-29T03:31:00Z">
            <w:rPr>
              <w:spacing w:val="26"/>
              <w:w w:val="160"/>
            </w:rPr>
          </w:rPrChange>
        </w:rPr>
        <w:t>)</w:t>
      </w:r>
      <w:r w:rsidRPr="00F94015">
        <w:rPr>
          <w:w w:val="164"/>
          <w:lang w:val="sv-SE"/>
          <w:rPrChange w:id="415" w:author="Izabel Eriksson Reuterborg" w:date="2024-07-29T05:31:00Z" w16du:dateUtc="2024-07-29T03:31:00Z">
            <w:rPr>
              <w:w w:val="164"/>
            </w:rPr>
          </w:rPrChange>
        </w:rPr>
        <w:t>,</w:t>
      </w:r>
      <w:r w:rsidRPr="00F94015">
        <w:rPr>
          <w:lang w:val="sv-SE"/>
          <w:rPrChange w:id="416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2"/>
          <w:lang w:val="sv-SE"/>
          <w:rPrChange w:id="417" w:author="Izabel Eriksson Reuterborg" w:date="2024-07-29T05:31:00Z" w16du:dateUtc="2024-07-29T03:31:00Z">
            <w:rPr>
              <w:spacing w:val="22"/>
            </w:rPr>
          </w:rPrChange>
        </w:rPr>
        <w:t xml:space="preserve"> </w:t>
      </w:r>
      <w:proofErr w:type="spellStart"/>
      <w:proofErr w:type="gramStart"/>
      <w:r w:rsidRPr="00F94015">
        <w:rPr>
          <w:spacing w:val="17"/>
          <w:w w:val="82"/>
          <w:lang w:val="sv-SE"/>
          <w:rPrChange w:id="418" w:author="Izabel Eriksson Reuterborg" w:date="2024-07-29T05:31:00Z" w16du:dateUtc="2024-07-29T03:31:00Z">
            <w:rPr>
              <w:spacing w:val="17"/>
              <w:w w:val="82"/>
            </w:rPr>
          </w:rPrChange>
        </w:rPr>
        <w:t>d</w:t>
      </w:r>
      <w:r w:rsidRPr="00F94015">
        <w:rPr>
          <w:spacing w:val="17"/>
          <w:w w:val="180"/>
          <w:lang w:val="sv-SE"/>
          <w:rPrChange w:id="419" w:author="Izabel Eriksson Reuterborg" w:date="2024-07-29T05:31:00Z" w16du:dateUtc="2024-07-29T03:31:00Z">
            <w:rPr>
              <w:spacing w:val="17"/>
              <w:w w:val="180"/>
            </w:rPr>
          </w:rPrChange>
        </w:rPr>
        <w:t>i</w:t>
      </w:r>
      <w:r w:rsidRPr="00F94015">
        <w:rPr>
          <w:w w:val="55"/>
          <w:lang w:val="sv-SE"/>
          <w:rPrChange w:id="420" w:author="Izabel Eriksson Reuterborg" w:date="2024-07-29T05:31:00Z" w16du:dateUtc="2024-07-29T03:31:00Z">
            <w:rPr>
              <w:w w:val="55"/>
            </w:rPr>
          </w:rPrChange>
        </w:rPr>
        <w:t>m</w:t>
      </w:r>
      <w:proofErr w:type="spellEnd"/>
      <w:r w:rsidRPr="00F94015">
        <w:rPr>
          <w:lang w:val="sv-SE"/>
          <w:rPrChange w:id="421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6"/>
          <w:lang w:val="sv-SE"/>
          <w:rPrChange w:id="422" w:author="Izabel Eriksson Reuterborg" w:date="2024-07-29T05:31:00Z" w16du:dateUtc="2024-07-29T03:31:00Z">
            <w:rPr>
              <w:spacing w:val="26"/>
            </w:rPr>
          </w:rPrChange>
        </w:rPr>
        <w:t xml:space="preserve"> </w:t>
      </w:r>
      <w:r w:rsidRPr="00F94015">
        <w:rPr>
          <w:w w:val="65"/>
          <w:lang w:val="sv-SE"/>
          <w:rPrChange w:id="423" w:author="Izabel Eriksson Reuterborg" w:date="2024-07-29T05:31:00Z" w16du:dateUtc="2024-07-29T03:31:00Z">
            <w:rPr>
              <w:w w:val="65"/>
            </w:rPr>
          </w:rPrChange>
        </w:rPr>
        <w:t>=</w:t>
      </w:r>
      <w:proofErr w:type="gramEnd"/>
      <w:r w:rsidRPr="00F94015">
        <w:rPr>
          <w:lang w:val="sv-SE"/>
          <w:rPrChange w:id="424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1"/>
          <w:lang w:val="sv-SE"/>
          <w:rPrChange w:id="425" w:author="Izabel Eriksson Reuterborg" w:date="2024-07-29T05:31:00Z" w16du:dateUtc="2024-07-29T03:31:00Z">
            <w:rPr>
              <w:spacing w:val="21"/>
            </w:rPr>
          </w:rPrChange>
        </w:rPr>
        <w:t xml:space="preserve"> </w:t>
      </w:r>
      <w:r w:rsidRPr="00F94015">
        <w:rPr>
          <w:spacing w:val="22"/>
          <w:w w:val="101"/>
          <w:lang w:val="sv-SE"/>
          <w:rPrChange w:id="426" w:author="Izabel Eriksson Reuterborg" w:date="2024-07-29T05:31:00Z" w16du:dateUtc="2024-07-29T03:31:00Z">
            <w:rPr>
              <w:spacing w:val="22"/>
              <w:w w:val="101"/>
            </w:rPr>
          </w:rPrChange>
        </w:rPr>
        <w:t>c</w:t>
      </w:r>
      <w:r w:rsidRPr="00F94015">
        <w:rPr>
          <w:w w:val="160"/>
          <w:lang w:val="sv-SE"/>
          <w:rPrChange w:id="427" w:author="Izabel Eriksson Reuterborg" w:date="2024-07-29T05:31:00Z" w16du:dateUtc="2024-07-29T03:31:00Z">
            <w:rPr>
              <w:w w:val="160"/>
            </w:rPr>
          </w:rPrChange>
        </w:rPr>
        <w:t>(</w:t>
      </w:r>
      <w:r w:rsidRPr="00F94015">
        <w:rPr>
          <w:spacing w:val="-42"/>
          <w:lang w:val="sv-SE"/>
          <w:rPrChange w:id="428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proofErr w:type="spellStart"/>
      <w:r w:rsidRPr="00F94015">
        <w:rPr>
          <w:spacing w:val="17"/>
          <w:w w:val="82"/>
          <w:lang w:val="sv-SE"/>
          <w:rPrChange w:id="429" w:author="Izabel Eriksson Reuterborg" w:date="2024-07-29T05:31:00Z" w16du:dateUtc="2024-07-29T03:31:00Z">
            <w:rPr>
              <w:spacing w:val="17"/>
              <w:w w:val="82"/>
            </w:rPr>
          </w:rPrChange>
        </w:rPr>
        <w:t>d</w:t>
      </w:r>
      <w:r w:rsidRPr="00F94015">
        <w:rPr>
          <w:spacing w:val="17"/>
          <w:w w:val="180"/>
          <w:lang w:val="sv-SE"/>
          <w:rPrChange w:id="430" w:author="Izabel Eriksson Reuterborg" w:date="2024-07-29T05:31:00Z" w16du:dateUtc="2024-07-29T03:31:00Z">
            <w:rPr>
              <w:spacing w:val="17"/>
              <w:w w:val="180"/>
            </w:rPr>
          </w:rPrChange>
        </w:rPr>
        <w:t>i</w:t>
      </w:r>
      <w:r w:rsidRPr="00F94015">
        <w:rPr>
          <w:w w:val="55"/>
          <w:lang w:val="sv-SE"/>
          <w:rPrChange w:id="431" w:author="Izabel Eriksson Reuterborg" w:date="2024-07-29T05:31:00Z" w16du:dateUtc="2024-07-29T03:31:00Z">
            <w:rPr>
              <w:w w:val="55"/>
            </w:rPr>
          </w:rPrChange>
        </w:rPr>
        <w:t>m</w:t>
      </w:r>
      <w:proofErr w:type="spellEnd"/>
      <w:r w:rsidRPr="00F94015">
        <w:rPr>
          <w:spacing w:val="-42"/>
          <w:lang w:val="sv-SE"/>
          <w:rPrChange w:id="432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 w:rsidRPr="00F94015">
        <w:rPr>
          <w:w w:val="160"/>
          <w:lang w:val="sv-SE"/>
          <w:rPrChange w:id="433" w:author="Izabel Eriksson Reuterborg" w:date="2024-07-29T05:31:00Z" w16du:dateUtc="2024-07-29T03:31:00Z">
            <w:rPr>
              <w:w w:val="160"/>
            </w:rPr>
          </w:rPrChange>
        </w:rPr>
        <w:t xml:space="preserve">( </w:t>
      </w:r>
      <w:r w:rsidRPr="00F94015">
        <w:rPr>
          <w:spacing w:val="18"/>
          <w:w w:val="82"/>
          <w:lang w:val="sv-SE"/>
          <w:rPrChange w:id="434" w:author="Izabel Eriksson Reuterborg" w:date="2024-07-29T05:31:00Z" w16du:dateUtc="2024-07-29T03:31:00Z">
            <w:rPr>
              <w:spacing w:val="18"/>
              <w:w w:val="82"/>
            </w:rPr>
          </w:rPrChange>
        </w:rPr>
        <w:t>T</w:t>
      </w:r>
      <w:r w:rsidRPr="00F94015">
        <w:rPr>
          <w:spacing w:val="19"/>
          <w:w w:val="84"/>
          <w:lang w:val="sv-SE"/>
          <w:rPrChange w:id="435" w:author="Izabel Eriksson Reuterborg" w:date="2024-07-29T05:31:00Z" w16du:dateUtc="2024-07-29T03:31:00Z">
            <w:rPr>
              <w:spacing w:val="19"/>
              <w:w w:val="84"/>
            </w:rPr>
          </w:rPrChange>
        </w:rPr>
        <w:t>o</w:t>
      </w:r>
      <w:r w:rsidRPr="00F94015">
        <w:rPr>
          <w:spacing w:val="18"/>
          <w:w w:val="139"/>
          <w:lang w:val="sv-SE"/>
          <w:rPrChange w:id="436" w:author="Izabel Eriksson Reuterborg" w:date="2024-07-29T05:31:00Z" w16du:dateUtc="2024-07-29T03:31:00Z">
            <w:rPr>
              <w:spacing w:val="18"/>
              <w:w w:val="139"/>
            </w:rPr>
          </w:rPrChange>
        </w:rPr>
        <w:t>t</w:t>
      </w:r>
      <w:r w:rsidRPr="00F94015">
        <w:rPr>
          <w:spacing w:val="19"/>
          <w:w w:val="94"/>
          <w:lang w:val="sv-SE"/>
          <w:rPrChange w:id="437" w:author="Izabel Eriksson Reuterborg" w:date="2024-07-29T05:31:00Z" w16du:dateUtc="2024-07-29T03:31:00Z">
            <w:rPr>
              <w:spacing w:val="19"/>
              <w:w w:val="94"/>
            </w:rPr>
          </w:rPrChange>
        </w:rPr>
        <w:t>a</w:t>
      </w:r>
      <w:r w:rsidRPr="00F94015">
        <w:rPr>
          <w:spacing w:val="30"/>
          <w:w w:val="180"/>
          <w:lang w:val="sv-SE"/>
          <w:rPrChange w:id="438" w:author="Izabel Eriksson Reuterborg" w:date="2024-07-29T05:31:00Z" w16du:dateUtc="2024-07-29T03:31:00Z">
            <w:rPr>
              <w:spacing w:val="30"/>
              <w:w w:val="180"/>
            </w:rPr>
          </w:rPrChange>
        </w:rPr>
        <w:t>l</w:t>
      </w:r>
      <w:r w:rsidRPr="00F94015">
        <w:rPr>
          <w:w w:val="164"/>
          <w:lang w:val="sv-SE"/>
          <w:rPrChange w:id="439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39"/>
          <w:lang w:val="sv-SE"/>
          <w:rPrChange w:id="440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spacing w:val="20"/>
          <w:w w:val="102"/>
          <w:lang w:val="sv-SE"/>
          <w:rPrChange w:id="441" w:author="Izabel Eriksson Reuterborg" w:date="2024-07-29T05:31:00Z" w16du:dateUtc="2024-07-29T03:31:00Z">
            <w:rPr>
              <w:spacing w:val="20"/>
              <w:w w:val="102"/>
            </w:rPr>
          </w:rPrChange>
        </w:rPr>
        <w:t>s</w:t>
      </w:r>
      <w:r w:rsidRPr="00F94015">
        <w:rPr>
          <w:spacing w:val="20"/>
          <w:w w:val="82"/>
          <w:lang w:val="sv-SE"/>
          <w:rPrChange w:id="442" w:author="Izabel Eriksson Reuterborg" w:date="2024-07-29T05:31:00Z" w16du:dateUtc="2024-07-29T03:31:00Z">
            <w:rPr>
              <w:spacing w:val="20"/>
              <w:w w:val="82"/>
            </w:rPr>
          </w:rPrChange>
        </w:rPr>
        <w:t>p</w:t>
      </w:r>
      <w:r w:rsidRPr="00F94015">
        <w:rPr>
          <w:spacing w:val="20"/>
          <w:w w:val="93"/>
          <w:lang w:val="sv-SE"/>
          <w:rPrChange w:id="443" w:author="Izabel Eriksson Reuterborg" w:date="2024-07-29T05:31:00Z" w16du:dateUtc="2024-07-29T03:31:00Z">
            <w:rPr>
              <w:spacing w:val="20"/>
              <w:w w:val="93"/>
            </w:rPr>
          </w:rPrChange>
        </w:rPr>
        <w:t>e</w:t>
      </w:r>
      <w:r w:rsidRPr="00F94015">
        <w:rPr>
          <w:spacing w:val="20"/>
          <w:w w:val="101"/>
          <w:lang w:val="sv-SE"/>
          <w:rPrChange w:id="444" w:author="Izabel Eriksson Reuterborg" w:date="2024-07-29T05:31:00Z" w16du:dateUtc="2024-07-29T03:31:00Z">
            <w:rPr>
              <w:spacing w:val="20"/>
              <w:w w:val="101"/>
            </w:rPr>
          </w:rPrChange>
        </w:rPr>
        <w:t>c</w:t>
      </w:r>
      <w:r w:rsidRPr="00F94015">
        <w:rPr>
          <w:spacing w:val="20"/>
          <w:w w:val="180"/>
          <w:lang w:val="sv-SE"/>
          <w:rPrChange w:id="445" w:author="Izabel Eriksson Reuterborg" w:date="2024-07-29T05:31:00Z" w16du:dateUtc="2024-07-29T03:31:00Z">
            <w:rPr>
              <w:spacing w:val="20"/>
              <w:w w:val="180"/>
            </w:rPr>
          </w:rPrChange>
        </w:rPr>
        <w:t>i</w:t>
      </w:r>
      <w:r w:rsidRPr="00F94015">
        <w:rPr>
          <w:spacing w:val="20"/>
          <w:w w:val="93"/>
          <w:lang w:val="sv-SE"/>
          <w:rPrChange w:id="446" w:author="Izabel Eriksson Reuterborg" w:date="2024-07-29T05:31:00Z" w16du:dateUtc="2024-07-29T03:31:00Z">
            <w:rPr>
              <w:spacing w:val="20"/>
              <w:w w:val="93"/>
            </w:rPr>
          </w:rPrChange>
        </w:rPr>
        <w:t>e</w:t>
      </w:r>
      <w:r w:rsidRPr="00F94015">
        <w:rPr>
          <w:w w:val="102"/>
          <w:lang w:val="sv-SE"/>
          <w:rPrChange w:id="447" w:author="Izabel Eriksson Reuterborg" w:date="2024-07-29T05:31:00Z" w16du:dateUtc="2024-07-29T03:31:00Z">
            <w:rPr>
              <w:w w:val="102"/>
            </w:rPr>
          </w:rPrChange>
        </w:rPr>
        <w:t>s</w:t>
      </w:r>
      <w:r w:rsidRPr="00F94015">
        <w:rPr>
          <w:spacing w:val="-39"/>
          <w:lang w:val="sv-SE"/>
          <w:rPrChange w:id="448" w:author="Izabel Eriksson Reuterborg" w:date="2024-07-29T05:31:00Z" w16du:dateUtc="2024-07-29T03:31:00Z">
            <w:rPr>
              <w:spacing w:val="-39"/>
            </w:rPr>
          </w:rPrChange>
        </w:rPr>
        <w:t xml:space="preserve"> </w:t>
      </w:r>
      <w:r w:rsidRPr="00F94015">
        <w:rPr>
          <w:w w:val="164"/>
          <w:lang w:val="sv-SE"/>
          <w:rPrChange w:id="449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42"/>
          <w:lang w:val="sv-SE"/>
          <w:rPrChange w:id="450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1"/>
        </w:rPr>
        <w:t xml:space="preserve"> </w:t>
      </w:r>
      <w:r>
        <w:rPr>
          <w:spacing w:val="19"/>
          <w:w w:val="160"/>
        </w:rPr>
        <w:t>[[</w:t>
      </w:r>
      <w:r>
        <w:rPr>
          <w:w w:val="82"/>
        </w:rPr>
        <w:t>1</w:t>
      </w:r>
      <w:r>
        <w:rPr>
          <w:spacing w:val="-50"/>
        </w:rPr>
        <w:t xml:space="preserve"> </w:t>
      </w:r>
      <w:r>
        <w:rPr>
          <w:spacing w:val="19"/>
          <w:w w:val="160"/>
        </w:rPr>
        <w:t>]]</w:t>
      </w:r>
      <w:r>
        <w:rPr>
          <w:w w:val="160"/>
        </w:rPr>
        <w:t>)</w:t>
      </w:r>
      <w:r>
        <w:rPr>
          <w:spacing w:val="-35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)</w:t>
      </w:r>
    </w:p>
    <w:p w14:paraId="76866701" w14:textId="77777777" w:rsidR="006F1C89" w:rsidRDefault="006F1C89">
      <w:pPr>
        <w:spacing w:line="192" w:lineRule="auto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1D2A7D56" w14:textId="77777777" w:rsidR="006F1C89" w:rsidRDefault="005D3991">
      <w:pPr>
        <w:spacing w:before="40" w:line="242" w:lineRule="auto"/>
        <w:ind w:left="841" w:hanging="405"/>
        <w:rPr>
          <w:i/>
        </w:rPr>
      </w:pPr>
      <w:r>
        <w:rPr>
          <w:i/>
          <w:w w:val="104"/>
        </w:rPr>
        <w:lastRenderedPageBreak/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9"/>
        </w:rPr>
        <w:t>C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anda</w:t>
      </w:r>
      <w:r>
        <w:rPr>
          <w:i/>
          <w:spacing w:val="20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226"/>
        </w:rPr>
        <w:t>l</w:t>
      </w:r>
      <w:r>
        <w:rPr>
          <w:i/>
          <w:spacing w:val="19"/>
          <w:w w:val="101"/>
        </w:rPr>
        <w:t>o</w:t>
      </w:r>
      <w:r>
        <w:rPr>
          <w:i/>
          <w:spacing w:val="18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9"/>
          <w:w w:val="226"/>
        </w:rPr>
        <w:t>i</w:t>
      </w:r>
      <w:r>
        <w:rPr>
          <w:i/>
          <w:spacing w:val="18"/>
          <w:w w:val="151"/>
        </w:rPr>
        <w:t>r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w w:val="171"/>
        </w:rPr>
        <w:t>(</w:t>
      </w:r>
      <w:r>
        <w:rPr>
          <w:i/>
          <w:spacing w:val="-19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33"/>
        </w:rPr>
        <w:t>s</w:t>
      </w:r>
      <w:r>
        <w:rPr>
          <w:i/>
          <w:w w:val="133"/>
        </w:rPr>
        <w:t xml:space="preserve">s </w:t>
      </w:r>
      <w:r>
        <w:rPr>
          <w:i/>
          <w:spacing w:val="11"/>
          <w:w w:val="130"/>
        </w:rPr>
        <w:t>the</w:t>
      </w:r>
      <w:r>
        <w:rPr>
          <w:i/>
          <w:spacing w:val="33"/>
          <w:w w:val="130"/>
        </w:rPr>
        <w:t xml:space="preserve"> </w:t>
      </w:r>
      <w:r>
        <w:rPr>
          <w:i/>
          <w:spacing w:val="16"/>
          <w:w w:val="160"/>
        </w:rPr>
        <w:t>list)</w:t>
      </w:r>
    </w:p>
    <w:p w14:paraId="02171C58" w14:textId="77777777" w:rsidR="006F1C89" w:rsidRDefault="005D3991">
      <w:pPr>
        <w:pStyle w:val="BodyText"/>
        <w:spacing w:before="16" w:line="192" w:lineRule="auto"/>
        <w:ind w:left="444" w:right="1738"/>
      </w:pP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82"/>
        </w:rPr>
        <w:t>p</w:t>
      </w:r>
      <w:r>
        <w:rPr>
          <w:spacing w:val="19"/>
          <w:w w:val="82"/>
        </w:rPr>
        <w:t>p</w:t>
      </w:r>
      <w:r>
        <w:rPr>
          <w:spacing w:val="18"/>
          <w:w w:val="180"/>
        </w:rPr>
        <w:t>l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82"/>
        </w:rPr>
        <w:t>2</w:t>
      </w:r>
      <w:r>
        <w:rPr>
          <w:spacing w:val="30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 xml:space="preserve">)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82"/>
        </w:rPr>
        <w:t>p</w:t>
      </w:r>
      <w:r>
        <w:rPr>
          <w:spacing w:val="19"/>
          <w:w w:val="82"/>
        </w:rPr>
        <w:t>p</w:t>
      </w:r>
      <w:r>
        <w:rPr>
          <w:spacing w:val="18"/>
          <w:w w:val="180"/>
        </w:rPr>
        <w:t>l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94"/>
        </w:rPr>
        <w:t>a</w:t>
      </w:r>
      <w:r>
        <w:rPr>
          <w:spacing w:val="18"/>
          <w:w w:val="127"/>
        </w:rPr>
        <w:t>r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w w:val="99"/>
        </w:rPr>
        <w:t>y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1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5"/>
          <w:w w:val="82"/>
        </w:rPr>
        <w:t>2</w:t>
      </w:r>
      <w:r>
        <w:rPr>
          <w:spacing w:val="30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proofErr w:type="spellEnd"/>
      <w:r>
        <w:rPr>
          <w:w w:val="160"/>
        </w:rPr>
        <w:t>)</w:t>
      </w:r>
    </w:p>
    <w:p w14:paraId="4BA7161D" w14:textId="77777777" w:rsidR="006F1C89" w:rsidRDefault="006F1C89">
      <w:pPr>
        <w:pStyle w:val="BodyText"/>
      </w:pPr>
    </w:p>
    <w:p w14:paraId="64082E94" w14:textId="77777777" w:rsidR="006F1C89" w:rsidRDefault="006F1C89">
      <w:pPr>
        <w:pStyle w:val="BodyText"/>
        <w:spacing w:before="12"/>
        <w:rPr>
          <w:sz w:val="27"/>
        </w:rPr>
      </w:pPr>
    </w:p>
    <w:p w14:paraId="28EFBEA8" w14:textId="77777777" w:rsidR="006F1C89" w:rsidRDefault="005D3991">
      <w:pPr>
        <w:pStyle w:val="BodyText"/>
        <w:spacing w:before="1" w:line="305" w:lineRule="exact"/>
        <w:ind w:left="442"/>
      </w:pPr>
      <w:r>
        <w:rPr>
          <w:spacing w:val="17"/>
          <w:w w:val="171"/>
        </w:rPr>
        <w:t>j</w:t>
      </w:r>
      <w:r>
        <w:rPr>
          <w:spacing w:val="17"/>
          <w:w w:val="84"/>
        </w:rPr>
        <w:t>o</w:t>
      </w:r>
      <w:r>
        <w:rPr>
          <w:w w:val="82"/>
        </w:rPr>
        <w:t>b</w:t>
      </w:r>
      <w:r>
        <w:rPr>
          <w:spacing w:val="-38"/>
        </w:rPr>
        <w:t xml:space="preserve"> </w:t>
      </w:r>
      <w:r>
        <w:rPr>
          <w:spacing w:val="15"/>
          <w:w w:val="164"/>
        </w:rPr>
        <w:t>: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93"/>
        </w:rPr>
        <w:t>e</w:t>
      </w:r>
      <w:r>
        <w:rPr>
          <w:spacing w:val="19"/>
          <w:w w:val="84"/>
        </w:rPr>
        <w:t>x</w:t>
      </w:r>
      <w:r>
        <w:rPr>
          <w:spacing w:val="19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31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82"/>
        </w:rPr>
        <w:t>b</w:t>
      </w:r>
      <w:r>
        <w:rPr>
          <w:spacing w:val="17"/>
          <w:w w:val="180"/>
        </w:rPr>
        <w:t>i</w:t>
      </w:r>
      <w:r>
        <w:rPr>
          <w:spacing w:val="17"/>
          <w:w w:val="83"/>
        </w:rPr>
        <w:t>n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82"/>
        </w:rPr>
        <w:t>b</w:t>
      </w:r>
      <w:r>
        <w:rPr>
          <w:spacing w:val="17"/>
          <w:w w:val="180"/>
        </w:rPr>
        <w:t>i</w:t>
      </w:r>
      <w:r>
        <w:rPr>
          <w:spacing w:val="17"/>
          <w:w w:val="83"/>
        </w:rPr>
        <w:t>n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</w:p>
    <w:p w14:paraId="1071F32C" w14:textId="77777777" w:rsidR="006F1C89" w:rsidRDefault="005D3991">
      <w:pPr>
        <w:pStyle w:val="BodyText"/>
        <w:spacing w:before="14" w:line="192" w:lineRule="auto"/>
        <w:ind w:left="844" w:hanging="4"/>
      </w:pP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82"/>
        </w:rPr>
        <w:t>b</w:t>
      </w:r>
      <w:r>
        <w:rPr>
          <w:spacing w:val="17"/>
          <w:w w:val="180"/>
        </w:rPr>
        <w:t>i</w:t>
      </w:r>
      <w:r>
        <w:rPr>
          <w:spacing w:val="17"/>
          <w:w w:val="83"/>
        </w:rPr>
        <w:t>n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82"/>
        </w:rPr>
        <w:t>b</w:t>
      </w:r>
      <w:r>
        <w:rPr>
          <w:spacing w:val="17"/>
          <w:w w:val="180"/>
        </w:rPr>
        <w:t>i</w:t>
      </w:r>
      <w:r>
        <w:rPr>
          <w:spacing w:val="17"/>
          <w:w w:val="83"/>
        </w:rPr>
        <w:t>n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82"/>
        </w:rPr>
        <w:t>b</w:t>
      </w:r>
      <w:r>
        <w:rPr>
          <w:spacing w:val="17"/>
          <w:w w:val="180"/>
        </w:rPr>
        <w:t>i</w:t>
      </w:r>
      <w:r>
        <w:rPr>
          <w:spacing w:val="17"/>
          <w:w w:val="83"/>
        </w:rPr>
        <w:t>n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 xml:space="preserve">.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7E8AA50A" w14:textId="77777777" w:rsidR="006F1C89" w:rsidRDefault="005D3991">
      <w:pPr>
        <w:pStyle w:val="BodyText"/>
        <w:spacing w:before="1" w:line="192" w:lineRule="auto"/>
        <w:ind w:left="562" w:right="501" w:hanging="401"/>
      </w:pPr>
      <w:r>
        <w:rPr>
          <w:spacing w:val="22"/>
          <w:w w:val="160"/>
        </w:rPr>
        <w:t>}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139"/>
        </w:rPr>
        <w:t>t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37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4"/>
        </w:rPr>
        <w:t>P</w:t>
      </w:r>
      <w:r>
        <w:rPr>
          <w:spacing w:val="21"/>
          <w:w w:val="127"/>
        </w:rPr>
        <w:t>r</w:t>
      </w:r>
      <w:r>
        <w:rPr>
          <w:spacing w:val="21"/>
          <w:w w:val="84"/>
        </w:rPr>
        <w:t>o</w:t>
      </w:r>
      <w:r>
        <w:rPr>
          <w:w w:val="82"/>
        </w:rPr>
        <w:t>p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102"/>
        </w:rPr>
        <w:t>s</w:t>
      </w:r>
      <w:r>
        <w:rPr>
          <w:spacing w:val="-49"/>
        </w:rPr>
        <w:t xml:space="preserve"> </w:t>
      </w:r>
      <w:r>
        <w:rPr>
          <w:spacing w:val="21"/>
          <w:w w:val="97"/>
        </w:rPr>
        <w:t>F</w:t>
      </w:r>
      <w:r>
        <w:rPr>
          <w:spacing w:val="21"/>
          <w:w w:val="127"/>
        </w:rPr>
        <w:t>r</w:t>
      </w:r>
      <w:r>
        <w:rPr>
          <w:spacing w:val="21"/>
          <w:w w:val="93"/>
        </w:rPr>
        <w:t>e</w:t>
      </w:r>
      <w:r>
        <w:rPr>
          <w:w w:val="82"/>
        </w:rPr>
        <w:t>q</w:t>
      </w:r>
      <w:r>
        <w:rPr>
          <w:spacing w:val="-49"/>
        </w:rPr>
        <w:t xml:space="preserve"> </w:t>
      </w:r>
      <w:r>
        <w:rPr>
          <w:spacing w:val="21"/>
          <w:w w:val="60"/>
        </w:rPr>
        <w:t>M</w:t>
      </w:r>
      <w:r>
        <w:rPr>
          <w:spacing w:val="21"/>
          <w:w w:val="94"/>
        </w:rPr>
        <w:t>a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w w:val="84"/>
        </w:rPr>
        <w:t>x</w:t>
      </w:r>
      <w:r>
        <w:rPr>
          <w:spacing w:val="-37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 xml:space="preserve">,  </w:t>
      </w:r>
      <w:r>
        <w:rPr>
          <w:spacing w:val="20"/>
          <w:w w:val="127"/>
        </w:rPr>
        <w:t>r</w:t>
      </w:r>
      <w:r>
        <w:rPr>
          <w:spacing w:val="21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1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1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97"/>
        </w:rPr>
        <w:t>L</w:t>
      </w:r>
      <w:r>
        <w:rPr>
          <w:w w:val="75"/>
        </w:rPr>
        <w:t>C</w:t>
      </w:r>
      <w:r>
        <w:rPr>
          <w:spacing w:val="-1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5"/>
        </w:rPr>
        <w:t xml:space="preserve"> </w:t>
      </w:r>
      <w:proofErr w:type="spellStart"/>
      <w:r>
        <w:rPr>
          <w:spacing w:val="13"/>
          <w:w w:val="102"/>
        </w:rPr>
        <w:t>s</w:t>
      </w:r>
      <w:r>
        <w:rPr>
          <w:spacing w:val="13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proofErr w:type="spellStart"/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w w:val="82"/>
        </w:rPr>
        <w:t>q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 xml:space="preserve">. </w:t>
      </w:r>
      <w:proofErr w:type="spellStart"/>
      <w:r>
        <w:rPr>
          <w:w w:val="140"/>
        </w:rPr>
        <w:t>slc</w:t>
      </w:r>
      <w:proofErr w:type="spellEnd"/>
      <w:r>
        <w:rPr>
          <w:spacing w:val="-59"/>
          <w:w w:val="140"/>
        </w:rPr>
        <w:t xml:space="preserve"> </w:t>
      </w:r>
      <w:r>
        <w:rPr>
          <w:w w:val="140"/>
        </w:rPr>
        <w:t>,</w:t>
      </w:r>
    </w:p>
    <w:p w14:paraId="27EA6A78" w14:textId="77777777" w:rsidR="006F1C89" w:rsidRDefault="005D3991">
      <w:pPr>
        <w:pStyle w:val="BodyText"/>
        <w:spacing w:line="259" w:lineRule="exact"/>
        <w:ind w:left="2095"/>
      </w:pPr>
      <w:r>
        <w:rPr>
          <w:spacing w:val="20"/>
          <w:w w:val="127"/>
        </w:rPr>
        <w:t>r</w:t>
      </w:r>
      <w:r>
        <w:rPr>
          <w:spacing w:val="20"/>
          <w:w w:val="93"/>
        </w:rPr>
        <w:t>e</w:t>
      </w:r>
      <w:r>
        <w:rPr>
          <w:spacing w:val="21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1"/>
          <w:w w:val="101"/>
        </w:rPr>
        <w:t>c</w:t>
      </w:r>
      <w:r>
        <w:rPr>
          <w:w w:val="93"/>
        </w:rPr>
        <w:t>e</w:t>
      </w:r>
      <w:r>
        <w:rPr>
          <w:spacing w:val="-4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84"/>
        </w:rPr>
        <w:t>o</w:t>
      </w:r>
      <w:r>
        <w:rPr>
          <w:spacing w:val="21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21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49"/>
        </w:rPr>
        <w:t xml:space="preserve"> </w:t>
      </w:r>
      <w:r>
        <w:rPr>
          <w:spacing w:val="20"/>
          <w:w w:val="96"/>
        </w:rPr>
        <w:t>S</w:t>
      </w:r>
      <w:r>
        <w:rPr>
          <w:spacing w:val="20"/>
          <w:w w:val="97"/>
        </w:rPr>
        <w:t>L</w:t>
      </w:r>
      <w:r>
        <w:rPr>
          <w:w w:val="75"/>
        </w:rPr>
        <w:t>C</w:t>
      </w:r>
      <w:r>
        <w:rPr>
          <w:spacing w:val="-1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101"/>
        </w:rPr>
        <w:t>c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102"/>
        </w:rPr>
        <w:t>s</w:t>
      </w:r>
      <w:r>
        <w:rPr>
          <w:spacing w:val="17"/>
          <w:w w:val="180"/>
        </w:rPr>
        <w:t>l</w:t>
      </w:r>
      <w:r>
        <w:rPr>
          <w:w w:val="101"/>
        </w:rPr>
        <w:t>c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spacing w:val="17"/>
          <w:w w:val="83"/>
        </w:rPr>
        <w:t>u</w:t>
      </w:r>
      <w:r>
        <w:rPr>
          <w:spacing w:val="17"/>
          <w:w w:val="82"/>
        </w:rPr>
        <w:t>p</w:t>
      </w:r>
      <w:r>
        <w:rPr>
          <w:w w:val="102"/>
        </w:rPr>
        <w:t>s</w:t>
      </w:r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2"/>
        </w:rPr>
        <w:t>p</w:t>
      </w:r>
      <w:r>
        <w:rPr>
          <w:spacing w:val="17"/>
          <w:w w:val="84"/>
        </w:rPr>
        <w:t>o</w:t>
      </w:r>
      <w:r>
        <w:rPr>
          <w:spacing w:val="17"/>
          <w:w w:val="82"/>
        </w:rPr>
        <w:t>p</w:t>
      </w:r>
      <w:r>
        <w:rPr>
          <w:spacing w:val="17"/>
          <w:w w:val="96"/>
        </w:rPr>
        <w:t>S</w:t>
      </w:r>
      <w:r>
        <w:rPr>
          <w:spacing w:val="17"/>
          <w:w w:val="180"/>
        </w:rPr>
        <w:t>i</w:t>
      </w:r>
      <w:r>
        <w:rPr>
          <w:spacing w:val="17"/>
          <w:w w:val="90"/>
        </w:rPr>
        <w:t>z</w:t>
      </w:r>
      <w:r>
        <w:rPr>
          <w:w w:val="93"/>
        </w:rPr>
        <w:t>e</w:t>
      </w:r>
      <w:proofErr w:type="spellEnd"/>
    </w:p>
    <w:p w14:paraId="67033E8E" w14:textId="77777777" w:rsidR="006F1C89" w:rsidRDefault="005D3991">
      <w:pPr>
        <w:pStyle w:val="BodyText"/>
        <w:spacing w:before="14" w:line="192" w:lineRule="auto"/>
        <w:ind w:left="2489" w:right="347" w:hanging="5"/>
      </w:pPr>
      <w:proofErr w:type="gramStart"/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proofErr w:type="spellStart"/>
      <w:r>
        <w:rPr>
          <w:spacing w:val="11"/>
          <w:w w:val="180"/>
        </w:rPr>
        <w:t>i</w:t>
      </w:r>
      <w:r>
        <w:rPr>
          <w:w w:val="55"/>
        </w:rPr>
        <w:t>m</w:t>
      </w:r>
      <w:proofErr w:type="spellEnd"/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proofErr w:type="gramEnd"/>
      <w:r>
        <w:rPr>
          <w:spacing w:val="24"/>
        </w:rPr>
        <w:t xml:space="preserve"> </w:t>
      </w:r>
      <w:r>
        <w:rPr>
          <w:spacing w:val="15"/>
          <w:w w:val="141"/>
        </w:rPr>
        <w:t>f</w:t>
      </w:r>
      <w:r>
        <w:rPr>
          <w:spacing w:val="15"/>
          <w:w w:val="55"/>
        </w:rPr>
        <w:t>m</w:t>
      </w:r>
      <w:r>
        <w:rPr>
          <w:spacing w:val="15"/>
          <w:w w:val="94"/>
        </w:rPr>
        <w:t>a</w:t>
      </w:r>
      <w:r>
        <w:rPr>
          <w:w w:val="84"/>
        </w:rPr>
        <w:t>x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75"/>
        </w:rPr>
        <w:t>A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spacing w:val="11"/>
          <w:w w:val="89"/>
        </w:rPr>
        <w:t>k</w:t>
      </w:r>
      <w:r>
        <w:rPr>
          <w:w w:val="167"/>
        </w:rPr>
        <w:t>J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P</w:t>
      </w:r>
      <w:r>
        <w:rPr>
          <w:spacing w:val="17"/>
          <w:w w:val="127"/>
        </w:rPr>
        <w:t>r</w:t>
      </w:r>
      <w:r>
        <w:rPr>
          <w:spacing w:val="17"/>
          <w:w w:val="84"/>
        </w:rPr>
        <w:t>o</w:t>
      </w:r>
      <w:r>
        <w:rPr>
          <w:w w:val="82"/>
        </w:rPr>
        <w:t>b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55"/>
        </w:rPr>
        <w:t>m</w:t>
      </w:r>
      <w:r>
        <w:rPr>
          <w:spacing w:val="17"/>
          <w:w w:val="83"/>
        </w:rPr>
        <w:t>u</w:t>
      </w:r>
      <w:r>
        <w:rPr>
          <w:spacing w:val="17"/>
          <w:w w:val="139"/>
        </w:rPr>
        <w:t>t</w:t>
      </w:r>
      <w:r>
        <w:rPr>
          <w:spacing w:val="17"/>
          <w:w w:val="79"/>
        </w:rPr>
        <w:t>V</w:t>
      </w:r>
      <w:r>
        <w:rPr>
          <w:spacing w:val="17"/>
          <w:w w:val="94"/>
        </w:rPr>
        <w:t>a</w:t>
      </w:r>
      <w:r>
        <w:rPr>
          <w:w w:val="127"/>
        </w:rPr>
        <w:t>r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39"/>
        </w:rPr>
        <w:t>t</w:t>
      </w:r>
      <w:r>
        <w:rPr>
          <w:spacing w:val="16"/>
          <w:w w:val="93"/>
        </w:rPr>
        <w:t>e</w:t>
      </w:r>
      <w:r>
        <w:rPr>
          <w:spacing w:val="16"/>
          <w:w w:val="82"/>
        </w:rPr>
        <w:t>p</w:t>
      </w:r>
      <w:r>
        <w:rPr>
          <w:w w:val="102"/>
        </w:rPr>
        <w:t>s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5"/>
          <w:w w:val="180"/>
        </w:rPr>
        <w:t>i</w:t>
      </w:r>
      <w:r>
        <w:rPr>
          <w:spacing w:val="15"/>
          <w:w w:val="83"/>
        </w:rPr>
        <w:t>n</w:t>
      </w:r>
      <w:r>
        <w:rPr>
          <w:spacing w:val="15"/>
          <w:w w:val="180"/>
        </w:rPr>
        <w:t>i</w:t>
      </w:r>
      <w:r>
        <w:rPr>
          <w:w w:val="94"/>
        </w:rPr>
        <w:t>P</w:t>
      </w:r>
      <w:proofErr w:type="spellEnd"/>
      <w:r>
        <w:rPr>
          <w:spacing w:val="-28"/>
        </w:rPr>
        <w:t xml:space="preserve"> </w:t>
      </w:r>
      <w:r>
        <w:rPr>
          <w:w w:val="164"/>
        </w:rPr>
        <w:t xml:space="preserve">,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75"/>
        </w:rPr>
        <w:t>A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180"/>
        </w:rPr>
        <w:t>i</w:t>
      </w:r>
      <w:r>
        <w:rPr>
          <w:spacing w:val="16"/>
          <w:w w:val="83"/>
        </w:rPr>
        <w:t>n</w:t>
      </w:r>
      <w:r>
        <w:rPr>
          <w:spacing w:val="16"/>
          <w:w w:val="180"/>
        </w:rPr>
        <w:t>i</w:t>
      </w:r>
      <w:r>
        <w:rPr>
          <w:spacing w:val="16"/>
          <w:w w:val="94"/>
        </w:rPr>
        <w:t>P</w:t>
      </w:r>
      <w:r>
        <w:rPr>
          <w:w w:val="167"/>
        </w:rPr>
        <w:t>J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7"/>
          <w:w w:val="83"/>
        </w:rPr>
        <w:t>n</w:t>
      </w:r>
      <w:r>
        <w:rPr>
          <w:spacing w:val="17"/>
          <w:w w:val="55"/>
        </w:rPr>
        <w:t>m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spacing w:val="17"/>
          <w:w w:val="82"/>
        </w:rPr>
        <w:t>p</w:t>
      </w:r>
      <w:r>
        <w:rPr>
          <w:spacing w:val="17"/>
          <w:w w:val="83"/>
        </w:rPr>
        <w:t>h</w:t>
      </w:r>
      <w:r>
        <w:rPr>
          <w:w w:val="102"/>
        </w:rPr>
        <w:t>s</w:t>
      </w:r>
      <w:proofErr w:type="spellEnd"/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27"/>
        </w:rPr>
        <w:t>r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spacing w:val="18"/>
          <w:w w:val="83"/>
        </w:rPr>
        <w:t>h</w:t>
      </w:r>
      <w:r>
        <w:rPr>
          <w:spacing w:val="18"/>
          <w:w w:val="84"/>
        </w:rPr>
        <w:t>o</w:t>
      </w:r>
      <w:r>
        <w:rPr>
          <w:spacing w:val="18"/>
          <w:w w:val="180"/>
        </w:rPr>
        <w:t>l</w:t>
      </w:r>
      <w:r>
        <w:rPr>
          <w:w w:val="82"/>
        </w:rPr>
        <w:t>d</w:t>
      </w:r>
      <w:r>
        <w:rPr>
          <w:spacing w:val="-2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proofErr w:type="spellStart"/>
      <w:r>
        <w:rPr>
          <w:spacing w:val="16"/>
          <w:w w:val="55"/>
        </w:rPr>
        <w:t>m</w:t>
      </w:r>
      <w:r>
        <w:rPr>
          <w:spacing w:val="16"/>
          <w:w w:val="94"/>
        </w:rPr>
        <w:t>a</w:t>
      </w:r>
      <w:r>
        <w:rPr>
          <w:spacing w:val="16"/>
          <w:w w:val="84"/>
        </w:rPr>
        <w:t>x</w:t>
      </w:r>
      <w:r>
        <w:rPr>
          <w:spacing w:val="16"/>
          <w:w w:val="82"/>
        </w:rPr>
        <w:t>T</w:t>
      </w:r>
      <w:r>
        <w:rPr>
          <w:w w:val="127"/>
        </w:rPr>
        <w:t>r</w:t>
      </w:r>
      <w:proofErr w:type="spellEnd"/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55"/>
        </w:rPr>
        <w:t>m</w:t>
      </w:r>
      <w:r>
        <w:rPr>
          <w:spacing w:val="19"/>
          <w:w w:val="180"/>
        </w:rPr>
        <w:t>i</w:t>
      </w:r>
      <w:r>
        <w:rPr>
          <w:w w:val="83"/>
        </w:rPr>
        <w:t>n</w:t>
      </w:r>
      <w:r>
        <w:rPr>
          <w:spacing w:val="-51"/>
        </w:rPr>
        <w:t xml:space="preserve"> </w:t>
      </w:r>
      <w:r>
        <w:rPr>
          <w:spacing w:val="19"/>
          <w:w w:val="82"/>
        </w:rPr>
        <w:t>T</w:t>
      </w:r>
      <w:r>
        <w:rPr>
          <w:spacing w:val="30"/>
          <w:w w:val="127"/>
        </w:rPr>
        <w:t>r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0283B9F0" w14:textId="77777777" w:rsidR="006F1C89" w:rsidRDefault="006F1C89">
      <w:pPr>
        <w:pStyle w:val="BodyText"/>
      </w:pPr>
    </w:p>
    <w:p w14:paraId="1280D254" w14:textId="77777777" w:rsidR="006F1C89" w:rsidRDefault="006F1C89">
      <w:pPr>
        <w:pStyle w:val="BodyText"/>
        <w:spacing w:before="14"/>
        <w:rPr>
          <w:sz w:val="29"/>
        </w:rPr>
      </w:pPr>
    </w:p>
    <w:p w14:paraId="7311A573" w14:textId="77777777" w:rsidR="006F1C89" w:rsidRDefault="005D3991">
      <w:pPr>
        <w:ind w:left="161"/>
        <w:jc w:val="both"/>
        <w:rPr>
          <w:i/>
        </w:rPr>
      </w:pPr>
      <w:r>
        <w:rPr>
          <w:i/>
          <w:w w:val="135"/>
        </w:rPr>
        <w:t xml:space="preserve">#          </w:t>
      </w:r>
      <w:r>
        <w:rPr>
          <w:i/>
          <w:spacing w:val="15"/>
          <w:w w:val="135"/>
        </w:rPr>
        <w:t xml:space="preserve"> </w:t>
      </w:r>
      <w:r>
        <w:rPr>
          <w:i/>
          <w:spacing w:val="21"/>
          <w:w w:val="150"/>
        </w:rPr>
        <w:t>-------------------------------------------------</w:t>
      </w:r>
    </w:p>
    <w:p w14:paraId="070521D2" w14:textId="77777777" w:rsidR="006F1C89" w:rsidRDefault="006F1C89">
      <w:pPr>
        <w:spacing w:before="7"/>
        <w:rPr>
          <w:i/>
          <w:sz w:val="31"/>
        </w:rPr>
      </w:pPr>
    </w:p>
    <w:p w14:paraId="6AEF1E46" w14:textId="77777777" w:rsidR="006F1C89" w:rsidRDefault="005D3991">
      <w:pPr>
        <w:pStyle w:val="Heading2"/>
      </w:pPr>
      <w:r>
        <w:rPr>
          <w:w w:val="120"/>
        </w:rPr>
        <w:t>Plotting</w:t>
      </w:r>
      <w:r>
        <w:rPr>
          <w:spacing w:val="4"/>
          <w:w w:val="120"/>
        </w:rPr>
        <w:t xml:space="preserve"> </w:t>
      </w:r>
      <w:r>
        <w:rPr>
          <w:w w:val="120"/>
        </w:rPr>
        <w:t>example</w:t>
      </w:r>
    </w:p>
    <w:p w14:paraId="72694AFA" w14:textId="77777777" w:rsidR="006F1C89" w:rsidRDefault="005D3991">
      <w:pPr>
        <w:pStyle w:val="BodyText"/>
        <w:spacing w:before="138" w:line="242" w:lineRule="auto"/>
        <w:ind w:left="150" w:right="108"/>
        <w:jc w:val="both"/>
        <w:rPr>
          <w:rFonts w:ascii="Trebuchet MS" w:hAnsi="Trebuchet MS"/>
          <w:i/>
        </w:rPr>
      </w:pPr>
      <w:r>
        <w:rPr>
          <w:rFonts w:ascii="Calibri" w:hAnsi="Calibri"/>
          <w:w w:val="105"/>
        </w:rPr>
        <w:t xml:space="preserve">There are of course many ways to plot the data so feel free to use your own method. But this is how </w:t>
      </w:r>
      <w:r>
        <w:rPr>
          <w:rFonts w:ascii="Calibri" w:hAnsi="Calibri"/>
          <w:w w:val="125"/>
        </w:rPr>
        <w:t xml:space="preserve">I </w:t>
      </w:r>
      <w:r>
        <w:rPr>
          <w:rFonts w:ascii="Calibri" w:hAnsi="Calibri"/>
          <w:w w:val="105"/>
        </w:rPr>
        <w:t>produced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 graphs in the thesis.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The graphs produced by this is the mean number of species for all the different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 xml:space="preserve">combinations of </w:t>
      </w:r>
      <w:proofErr w:type="spellStart"/>
      <w:r>
        <w:rPr>
          <w:rFonts w:ascii="Trebuchet MS" w:hAnsi="Trebuchet MS"/>
          <w:i/>
          <w:w w:val="105"/>
        </w:rPr>
        <w:t>σ</w:t>
      </w:r>
      <w:r>
        <w:rPr>
          <w:rFonts w:ascii="Trebuchet MS" w:hAnsi="Trebuchet MS"/>
          <w:i/>
          <w:w w:val="105"/>
          <w:vertAlign w:val="subscript"/>
        </w:rPr>
        <w:t>s</w:t>
      </w:r>
      <w:proofErr w:type="spellEnd"/>
      <w:r>
        <w:rPr>
          <w:rFonts w:ascii="Trebuchet MS" w:hAnsi="Trebuchet MS"/>
          <w:i/>
          <w:w w:val="105"/>
        </w:rPr>
        <w:t xml:space="preserve"> </w:t>
      </w:r>
      <w:r>
        <w:rPr>
          <w:rFonts w:ascii="Calibri" w:hAnsi="Calibri"/>
          <w:w w:val="105"/>
        </w:rPr>
        <w:t>(figure 4 and 8) and graphs showing phenotypic endpoints for the complex communities for</w:t>
      </w:r>
      <w:r>
        <w:rPr>
          <w:rFonts w:ascii="Calibri" w:hAnsi="Calibri"/>
          <w:spacing w:val="1"/>
          <w:w w:val="105"/>
        </w:rPr>
        <w:t xml:space="preserve"> </w:t>
      </w:r>
      <w:r>
        <w:rPr>
          <w:rFonts w:ascii="Calibri" w:hAnsi="Calibri"/>
          <w:w w:val="105"/>
        </w:rPr>
        <w:t>all</w:t>
      </w:r>
      <w:r>
        <w:rPr>
          <w:rFonts w:ascii="Calibri" w:hAnsi="Calibri"/>
          <w:spacing w:val="20"/>
          <w:w w:val="105"/>
        </w:rPr>
        <w:t xml:space="preserve"> </w:t>
      </w:r>
      <w:proofErr w:type="spellStart"/>
      <w:r>
        <w:rPr>
          <w:rFonts w:ascii="Trebuchet MS" w:hAnsi="Trebuchet MS"/>
          <w:i/>
          <w:w w:val="105"/>
        </w:rPr>
        <w:t>σ</w:t>
      </w:r>
      <w:r>
        <w:rPr>
          <w:rFonts w:ascii="Trebuchet MS" w:hAnsi="Trebuchet MS"/>
          <w:i/>
          <w:w w:val="105"/>
          <w:vertAlign w:val="subscript"/>
        </w:rPr>
        <w:t>a</w:t>
      </w:r>
      <w:proofErr w:type="spellEnd"/>
      <w:r>
        <w:rPr>
          <w:rFonts w:ascii="Trebuchet MS" w:hAnsi="Trebuchet MS"/>
          <w:i/>
          <w:spacing w:val="2"/>
          <w:w w:val="105"/>
        </w:rPr>
        <w:t xml:space="preserve"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-2"/>
          <w:w w:val="125"/>
        </w:rPr>
        <w:t xml:space="preserve"> </w:t>
      </w:r>
      <w:proofErr w:type="spellStart"/>
      <w:r>
        <w:rPr>
          <w:rFonts w:ascii="Trebuchet MS" w:hAnsi="Trebuchet MS"/>
          <w:i/>
          <w:w w:val="105"/>
        </w:rPr>
        <w:t>σ</w:t>
      </w:r>
      <w:r>
        <w:rPr>
          <w:rFonts w:ascii="Trebuchet MS" w:hAnsi="Trebuchet MS"/>
          <w:i/>
          <w:w w:val="105"/>
          <w:vertAlign w:val="subscript"/>
        </w:rPr>
        <w:t>j</w:t>
      </w:r>
      <w:proofErr w:type="spellEnd"/>
    </w:p>
    <w:p w14:paraId="4C6E5A39" w14:textId="77777777" w:rsidR="006F1C89" w:rsidRDefault="005D3991">
      <w:pPr>
        <w:spacing w:before="98"/>
        <w:ind w:left="161"/>
        <w:jc w:val="both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5"/>
        </w:rPr>
        <w:t>tt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60"/>
        </w:rPr>
        <w:t>M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a</w:t>
      </w:r>
      <w:r>
        <w:rPr>
          <w:i/>
          <w:w w:val="101"/>
        </w:rPr>
        <w:t>n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01"/>
        </w:rPr>
        <w:t>nu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b</w:t>
      </w:r>
      <w:r>
        <w:rPr>
          <w:i/>
          <w:spacing w:val="19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5"/>
          <w:w w:val="101"/>
        </w:rPr>
        <w:t>o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20"/>
          <w:w w:val="115"/>
        </w:rPr>
        <w:t>S</w:t>
      </w:r>
      <w:r>
        <w:rPr>
          <w:i/>
          <w:spacing w:val="20"/>
          <w:w w:val="101"/>
        </w:rPr>
        <w:t>p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9"/>
        </w:rPr>
        <w:t>e</w:t>
      </w:r>
      <w:r>
        <w:rPr>
          <w:i/>
          <w:w w:val="133"/>
        </w:rPr>
        <w:t>s</w:t>
      </w:r>
    </w:p>
    <w:p w14:paraId="40880ADC" w14:textId="77777777" w:rsidR="006F1C89" w:rsidRDefault="005D3991">
      <w:pPr>
        <w:spacing w:before="3"/>
        <w:ind w:left="571"/>
        <w:rPr>
          <w:i/>
        </w:rPr>
      </w:pPr>
      <w:r>
        <w:rPr>
          <w:i/>
          <w:spacing w:val="21"/>
          <w:w w:val="170"/>
        </w:rPr>
        <w:t>----------------------------------------------</w:t>
      </w:r>
    </w:p>
    <w:p w14:paraId="3E155EB5" w14:textId="77777777" w:rsidR="006F1C89" w:rsidRDefault="006F1C89">
      <w:pPr>
        <w:spacing w:before="4"/>
        <w:rPr>
          <w:i/>
        </w:rPr>
      </w:pPr>
    </w:p>
    <w:p w14:paraId="54DF15DA" w14:textId="77777777" w:rsidR="006F1C89" w:rsidRDefault="005D3991">
      <w:pPr>
        <w:ind w:left="161"/>
        <w:jc w:val="both"/>
        <w:rPr>
          <w:i/>
        </w:rPr>
      </w:pPr>
      <w:r>
        <w:rPr>
          <w:i/>
          <w:w w:val="105"/>
        </w:rPr>
        <w:t xml:space="preserve"># </w:t>
      </w:r>
      <w:r>
        <w:rPr>
          <w:i/>
          <w:spacing w:val="21"/>
          <w:w w:val="105"/>
        </w:rPr>
        <w:t xml:space="preserve"> </w:t>
      </w:r>
      <w:r>
        <w:rPr>
          <w:i/>
          <w:spacing w:val="13"/>
          <w:w w:val="105"/>
        </w:rPr>
        <w:t>Even</w:t>
      </w:r>
    </w:p>
    <w:p w14:paraId="0D562CB5" w14:textId="77777777" w:rsidR="006F1C89" w:rsidRDefault="006F1C89">
      <w:pPr>
        <w:rPr>
          <w:i/>
        </w:rPr>
      </w:pPr>
    </w:p>
    <w:p w14:paraId="3DFDCD6F" w14:textId="77777777" w:rsidR="006F1C89" w:rsidRDefault="006F1C89">
      <w:pPr>
        <w:rPr>
          <w:i/>
          <w:sz w:val="24"/>
        </w:rPr>
      </w:pPr>
    </w:p>
    <w:p w14:paraId="4CBEDF35" w14:textId="77777777" w:rsidR="006F1C89" w:rsidRDefault="005D3991">
      <w:pPr>
        <w:pStyle w:val="BodyText"/>
        <w:spacing w:line="192" w:lineRule="auto"/>
        <w:ind w:left="169" w:right="3648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 xml:space="preserve">n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</w:p>
    <w:p w14:paraId="5185E3D2" w14:textId="77777777" w:rsidR="006F1C89" w:rsidRDefault="006F1C89">
      <w:pPr>
        <w:pStyle w:val="BodyText"/>
        <w:spacing w:before="10"/>
        <w:rPr>
          <w:sz w:val="17"/>
        </w:rPr>
      </w:pPr>
    </w:p>
    <w:p w14:paraId="1881DAE4" w14:textId="77777777" w:rsidR="006F1C89" w:rsidRDefault="005D3991">
      <w:pPr>
        <w:pStyle w:val="BodyText"/>
        <w:tabs>
          <w:tab w:val="left" w:pos="3192"/>
        </w:tabs>
        <w:spacing w:before="1" w:line="192" w:lineRule="auto"/>
        <w:ind w:left="169" w:right="4617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ab/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 xml:space="preserve">n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ab/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</w:p>
    <w:p w14:paraId="48B70A02" w14:textId="77777777" w:rsidR="006F1C89" w:rsidRDefault="005D3991">
      <w:pPr>
        <w:pStyle w:val="BodyText"/>
        <w:spacing w:before="223"/>
        <w:ind w:left="161"/>
      </w:pP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3107DCDF" w14:textId="77777777" w:rsidR="006F1C89" w:rsidRDefault="006F1C89">
      <w:pPr>
        <w:pStyle w:val="BodyText"/>
      </w:pPr>
    </w:p>
    <w:p w14:paraId="15B1314E" w14:textId="77777777" w:rsidR="006F1C89" w:rsidRDefault="006F1C89">
      <w:pPr>
        <w:pStyle w:val="BodyText"/>
        <w:spacing w:before="9"/>
        <w:rPr>
          <w:sz w:val="26"/>
        </w:rPr>
      </w:pPr>
    </w:p>
    <w:p w14:paraId="49BD2C17" w14:textId="77777777" w:rsidR="006F1C89" w:rsidRDefault="005D3991">
      <w:pPr>
        <w:pStyle w:val="BodyText"/>
        <w:spacing w:line="305" w:lineRule="exact"/>
        <w:ind w:left="165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</w:p>
    <w:p w14:paraId="79515561" w14:textId="77777777" w:rsidR="006F1C89" w:rsidRDefault="005D3991">
      <w:pPr>
        <w:pStyle w:val="BodyText"/>
        <w:spacing w:before="14" w:line="192" w:lineRule="auto"/>
        <w:ind w:left="440" w:right="4408" w:firstLine="5"/>
      </w:pP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9"/>
          <w:w w:val="160"/>
        </w:rPr>
        <w:t>(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8"/>
          <w:w w:val="160"/>
        </w:rPr>
        <w:t>(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r>
        <w:rPr>
          <w:spacing w:val="20"/>
          <w:w w:val="82"/>
        </w:rPr>
        <w:t>R</w:t>
      </w:r>
      <w:r>
        <w:rPr>
          <w:spacing w:val="20"/>
          <w:w w:val="180"/>
        </w:rPr>
        <w:t>i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hn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w w:val="102"/>
        </w:rPr>
        <w:t>s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40456113" w14:textId="77777777" w:rsidR="006F1C89" w:rsidRDefault="005D3991">
      <w:pPr>
        <w:pStyle w:val="BodyText"/>
        <w:spacing w:line="292" w:lineRule="exact"/>
        <w:ind w:left="444"/>
      </w:pP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0A9F30A" w14:textId="77777777" w:rsidR="006F1C89" w:rsidRDefault="005D3991">
      <w:pPr>
        <w:pStyle w:val="BodyText"/>
        <w:spacing w:line="272" w:lineRule="exact"/>
        <w:ind w:left="161"/>
      </w:pPr>
      <w:r>
        <w:rPr>
          <w:w w:val="160"/>
        </w:rPr>
        <w:t>)</w:t>
      </w:r>
    </w:p>
    <w:p w14:paraId="52DD9801" w14:textId="77777777" w:rsidR="006F1C89" w:rsidRDefault="006F1C89">
      <w:pPr>
        <w:pStyle w:val="BodyText"/>
        <w:spacing w:before="4"/>
        <w:rPr>
          <w:sz w:val="13"/>
        </w:rPr>
      </w:pPr>
    </w:p>
    <w:p w14:paraId="1A1D423F" w14:textId="77777777" w:rsidR="006F1C89" w:rsidRDefault="005D3991">
      <w:pPr>
        <w:pStyle w:val="BodyText"/>
        <w:ind w:left="165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</w:p>
    <w:p w14:paraId="6F83233B" w14:textId="77777777" w:rsidR="006F1C89" w:rsidRDefault="006F1C89">
      <w:p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14EB7F0E" w14:textId="77777777" w:rsidR="006F1C89" w:rsidRDefault="005D3991">
      <w:pPr>
        <w:pStyle w:val="BodyText"/>
        <w:spacing w:before="56" w:line="192" w:lineRule="auto"/>
        <w:ind w:left="444" w:right="7763" w:firstLine="1"/>
      </w:pPr>
      <w:r>
        <w:rPr>
          <w:spacing w:val="20"/>
          <w:w w:val="167"/>
        </w:rPr>
        <w:lastRenderedPageBreak/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 xml:space="preserve">,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</w:p>
    <w:p w14:paraId="2975EFDD" w14:textId="77777777" w:rsidR="006F1C89" w:rsidRDefault="005D3991">
      <w:pPr>
        <w:pStyle w:val="BodyText"/>
        <w:spacing w:before="1" w:line="192" w:lineRule="auto"/>
        <w:ind w:left="440" w:right="4408" w:firstLine="5"/>
      </w:pPr>
      <w:r>
        <w:rPr>
          <w:spacing w:val="20"/>
          <w:w w:val="82"/>
        </w:rPr>
        <w:t>R</w:t>
      </w:r>
      <w:r>
        <w:rPr>
          <w:spacing w:val="20"/>
          <w:w w:val="180"/>
        </w:rPr>
        <w:t>i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hn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w w:val="102"/>
        </w:rPr>
        <w:t>s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1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2C7FB878" w14:textId="77777777" w:rsidR="006F1C89" w:rsidRDefault="005D3991">
      <w:pPr>
        <w:pStyle w:val="BodyText"/>
        <w:spacing w:line="257" w:lineRule="exact"/>
        <w:ind w:left="444"/>
      </w:pP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AD49C80" w14:textId="77777777" w:rsidR="006F1C89" w:rsidRDefault="005D3991">
      <w:pPr>
        <w:pStyle w:val="BodyText"/>
        <w:spacing w:line="305" w:lineRule="exact"/>
        <w:ind w:left="161"/>
      </w:pPr>
      <w:r>
        <w:rPr>
          <w:w w:val="160"/>
        </w:rPr>
        <w:t>)</w:t>
      </w:r>
    </w:p>
    <w:p w14:paraId="0984AA3A" w14:textId="77777777" w:rsidR="006F1C89" w:rsidRDefault="006F1C89">
      <w:pPr>
        <w:pStyle w:val="BodyText"/>
        <w:rPr>
          <w:sz w:val="20"/>
        </w:rPr>
      </w:pPr>
    </w:p>
    <w:p w14:paraId="418330BD" w14:textId="77777777" w:rsidR="006F1C89" w:rsidRDefault="006F1C89">
      <w:pPr>
        <w:pStyle w:val="BodyText"/>
        <w:spacing w:before="2"/>
        <w:rPr>
          <w:sz w:val="27"/>
        </w:rPr>
      </w:pPr>
    </w:p>
    <w:p w14:paraId="60F188F1" w14:textId="77777777" w:rsidR="006F1C89" w:rsidRDefault="005D3991">
      <w:pPr>
        <w:pStyle w:val="BodyText"/>
        <w:spacing w:before="22" w:line="384" w:lineRule="auto"/>
        <w:ind w:left="169" w:right="5429" w:hanging="4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b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proofErr w:type="spellStart"/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proofErr w:type="spellEnd"/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0"/>
        </w:rPr>
        <w:t xml:space="preserve">)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30"/>
          <w:w w:val="127"/>
        </w:rPr>
        <w:t>r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139"/>
        </w:rPr>
        <w:t>tt</w:t>
      </w:r>
      <w:r>
        <w:rPr>
          <w:w w:val="93"/>
        </w:rPr>
        <w:t>e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D1F6DED" w14:textId="77777777" w:rsidR="006F1C89" w:rsidRDefault="005D3991">
      <w:pPr>
        <w:pStyle w:val="BodyText"/>
        <w:spacing w:before="50" w:line="192" w:lineRule="auto"/>
        <w:ind w:left="565" w:hanging="397"/>
      </w:pP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w w:val="139"/>
        </w:rPr>
        <w:t>t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3"/>
        </w:rPr>
        <w:t>gg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3"/>
        </w:rPr>
        <w:t xml:space="preserve"> </w:t>
      </w:r>
      <w:proofErr w:type="spellStart"/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proofErr w:type="spellEnd"/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8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93"/>
        </w:rPr>
        <w:t>e</w:t>
      </w:r>
      <w:r>
        <w:rPr>
          <w:w w:val="82"/>
        </w:rPr>
        <w:t>d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39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R</w:t>
      </w:r>
      <w:r>
        <w:rPr>
          <w:spacing w:val="18"/>
          <w:w w:val="180"/>
        </w:rPr>
        <w:t>i</w:t>
      </w:r>
      <w:r>
        <w:rPr>
          <w:spacing w:val="18"/>
          <w:w w:val="101"/>
        </w:rPr>
        <w:t>c</w:t>
      </w:r>
      <w:r>
        <w:rPr>
          <w:spacing w:val="18"/>
          <w:w w:val="83"/>
        </w:rPr>
        <w:t>hn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w w:val="102"/>
        </w:rPr>
        <w:t>s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6"/>
          <w:w w:val="75"/>
        </w:rPr>
        <w:t>C</w:t>
      </w:r>
      <w:r>
        <w:rPr>
          <w:spacing w:val="16"/>
          <w:w w:val="99"/>
        </w:rPr>
        <w:t>y</w:t>
      </w:r>
      <w:r>
        <w:rPr>
          <w:spacing w:val="16"/>
          <w:w w:val="101"/>
        </w:rPr>
        <w:t>c</w:t>
      </w:r>
      <w:r>
        <w:rPr>
          <w:spacing w:val="16"/>
          <w:w w:val="180"/>
        </w:rPr>
        <w:t>l</w:t>
      </w:r>
      <w:r>
        <w:rPr>
          <w:w w:val="93"/>
        </w:rPr>
        <w:t>e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39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9"/>
        </w:rPr>
        <w:t>k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1</w:t>
      </w:r>
      <w:r>
        <w:rPr>
          <w:spacing w:val="18"/>
          <w:w w:val="164"/>
        </w:rPr>
        <w:t>.</w:t>
      </w:r>
      <w:r>
        <w:rPr>
          <w:spacing w:val="18"/>
          <w:w w:val="82"/>
        </w:rPr>
        <w:t>7</w:t>
      </w:r>
      <w:r>
        <w:rPr>
          <w:spacing w:val="29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29C8F7EA" w14:textId="77777777" w:rsidR="006F1C89" w:rsidRDefault="005D3991">
      <w:pPr>
        <w:pStyle w:val="BodyText"/>
        <w:spacing w:before="1" w:line="192" w:lineRule="auto"/>
        <w:ind w:left="844" w:hanging="401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~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180"/>
        </w:rPr>
        <w:t>il</w:t>
      </w:r>
      <w:r>
        <w:rPr>
          <w:spacing w:val="19"/>
          <w:w w:val="139"/>
        </w:rPr>
        <w:t>t</w:t>
      </w:r>
      <w:r>
        <w:rPr>
          <w:spacing w:val="19"/>
          <w:w w:val="93"/>
        </w:rPr>
        <w:t>e</w:t>
      </w:r>
      <w:r>
        <w:rPr>
          <w:w w:val="127"/>
        </w:rPr>
        <w:t>r</w:t>
      </w:r>
      <w:r>
        <w:rPr>
          <w:spacing w:val="-35"/>
        </w:rPr>
        <w:t xml:space="preserve"> </w:t>
      </w:r>
      <w:r>
        <w:rPr>
          <w:spacing w:val="15"/>
          <w:w w:val="160"/>
        </w:rPr>
        <w:t>(</w:t>
      </w:r>
      <w:r>
        <w:rPr>
          <w:w w:val="164"/>
        </w:rPr>
        <w:t>.</w:t>
      </w:r>
      <w:r>
        <w:rPr>
          <w:spacing w:val="-4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rPr>
          <w:spacing w:val="-4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7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 xml:space="preserve">=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84"/>
        </w:rPr>
        <w:t>o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g</w:t>
      </w:r>
      <w:r>
        <w:rPr>
          <w:w w:val="93"/>
        </w:rPr>
        <w:t>e</w:t>
      </w:r>
      <w:r>
        <w:rPr>
          <w:spacing w:val="-32"/>
        </w:rPr>
        <w:t xml:space="preserve"> </w:t>
      </w:r>
      <w:r>
        <w:rPr>
          <w:spacing w:val="19"/>
          <w:w w:val="160"/>
        </w:rPr>
        <w:t>(</w:t>
      </w:r>
      <w:r>
        <w:rPr>
          <w:spacing w:val="18"/>
          <w:w w:val="82"/>
        </w:rPr>
        <w:t>0</w:t>
      </w:r>
      <w:r>
        <w:rPr>
          <w:spacing w:val="19"/>
          <w:w w:val="164"/>
        </w:rPr>
        <w:t>.</w:t>
      </w:r>
      <w:r>
        <w:rPr>
          <w:spacing w:val="18"/>
          <w:w w:val="82"/>
        </w:rPr>
        <w:t>2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8"/>
          <w:w w:val="101"/>
        </w:rPr>
        <w:t>c</w:t>
      </w:r>
      <w:r>
        <w:rPr>
          <w:w w:val="89"/>
        </w:rPr>
        <w:t>k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1DDB852E" w14:textId="77777777" w:rsidR="006F1C89" w:rsidRDefault="005D3991">
      <w:pPr>
        <w:pStyle w:val="BodyText"/>
        <w:spacing w:before="2" w:line="192" w:lineRule="auto"/>
        <w:ind w:left="844" w:hanging="401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~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180"/>
        </w:rPr>
        <w:t>il</w:t>
      </w:r>
      <w:r>
        <w:rPr>
          <w:spacing w:val="19"/>
          <w:w w:val="139"/>
        </w:rPr>
        <w:t>t</w:t>
      </w:r>
      <w:r>
        <w:rPr>
          <w:spacing w:val="19"/>
          <w:w w:val="93"/>
        </w:rPr>
        <w:t>e</w:t>
      </w:r>
      <w:r>
        <w:rPr>
          <w:w w:val="127"/>
        </w:rPr>
        <w:t>r</w:t>
      </w:r>
      <w:r>
        <w:rPr>
          <w:spacing w:val="-35"/>
        </w:rPr>
        <w:t xml:space="preserve"> </w:t>
      </w:r>
      <w:r>
        <w:rPr>
          <w:spacing w:val="15"/>
          <w:w w:val="160"/>
        </w:rPr>
        <w:t>(</w:t>
      </w:r>
      <w:r>
        <w:rPr>
          <w:w w:val="164"/>
        </w:rPr>
        <w:t>.</w:t>
      </w:r>
      <w:r>
        <w:rPr>
          <w:spacing w:val="-4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w w:val="84"/>
        </w:rPr>
        <w:t>x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rPr>
          <w:spacing w:val="-4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7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 xml:space="preserve">=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84"/>
        </w:rPr>
        <w:t>o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g</w:t>
      </w:r>
      <w:r>
        <w:rPr>
          <w:w w:val="93"/>
        </w:rPr>
        <w:t>e</w:t>
      </w:r>
      <w:r>
        <w:rPr>
          <w:spacing w:val="-32"/>
        </w:rPr>
        <w:t xml:space="preserve"> </w:t>
      </w:r>
      <w:r>
        <w:rPr>
          <w:spacing w:val="19"/>
          <w:w w:val="160"/>
        </w:rPr>
        <w:t>(</w:t>
      </w:r>
      <w:r>
        <w:rPr>
          <w:spacing w:val="18"/>
          <w:w w:val="82"/>
        </w:rPr>
        <w:t>0</w:t>
      </w:r>
      <w:r>
        <w:rPr>
          <w:spacing w:val="19"/>
          <w:w w:val="164"/>
        </w:rPr>
        <w:t>.</w:t>
      </w:r>
      <w:r>
        <w:rPr>
          <w:spacing w:val="18"/>
          <w:w w:val="82"/>
        </w:rPr>
        <w:t>2</w:t>
      </w:r>
      <w:r>
        <w:rPr>
          <w:spacing w:val="30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0990FFE5" w14:textId="77777777" w:rsidR="006F1C89" w:rsidRDefault="005D3991">
      <w:pPr>
        <w:tabs>
          <w:tab w:val="left" w:pos="4819"/>
          <w:tab w:val="left" w:pos="10195"/>
        </w:tabs>
        <w:spacing w:line="201" w:lineRule="auto"/>
        <w:ind w:left="842" w:right="487" w:hanging="406"/>
        <w:rPr>
          <w:i/>
        </w:rPr>
      </w:pPr>
      <w:r>
        <w:rPr>
          <w:i/>
          <w:w w:val="104"/>
        </w:rPr>
        <w:t>#</w:t>
      </w:r>
      <w:r>
        <w:rPr>
          <w:i/>
          <w:spacing w:val="-21"/>
        </w:rPr>
        <w:t xml:space="preserve"> </w:t>
      </w:r>
      <w:proofErr w:type="spellStart"/>
      <w:r>
        <w:rPr>
          <w:i/>
          <w:spacing w:val="18"/>
          <w:w w:val="101"/>
        </w:rPr>
        <w:t>g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o</w:t>
      </w:r>
      <w:r>
        <w:rPr>
          <w:i/>
          <w:w w:val="65"/>
        </w:rPr>
        <w:t>m</w:t>
      </w:r>
      <w:proofErr w:type="spellEnd"/>
      <w:r>
        <w:rPr>
          <w:i/>
          <w:spacing w:val="-20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38"/>
        </w:rPr>
        <w:t xml:space="preserve"> </w:t>
      </w:r>
      <w:proofErr w:type="spellStart"/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rr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ba</w:t>
      </w:r>
      <w:r>
        <w:rPr>
          <w:i/>
          <w:spacing w:val="31"/>
          <w:w w:val="151"/>
        </w:rPr>
        <w:t>r</w:t>
      </w:r>
      <w:proofErr w:type="spellEnd"/>
      <w:r>
        <w:rPr>
          <w:i/>
          <w:w w:val="171"/>
        </w:rPr>
        <w:t>(</w:t>
      </w:r>
      <w:r>
        <w:rPr>
          <w:i/>
          <w:spacing w:val="-22"/>
        </w:rPr>
        <w:t xml:space="preserve"> </w:t>
      </w:r>
      <w:proofErr w:type="spellStart"/>
      <w:r>
        <w:rPr>
          <w:i/>
          <w:spacing w:val="17"/>
          <w:w w:val="101"/>
        </w:rPr>
        <w:t>a</w:t>
      </w:r>
      <w:r>
        <w:rPr>
          <w:i/>
          <w:spacing w:val="17"/>
          <w:w w:val="109"/>
        </w:rPr>
        <w:t>e</w:t>
      </w:r>
      <w:r>
        <w:rPr>
          <w:i/>
          <w:spacing w:val="28"/>
          <w:w w:val="133"/>
        </w:rPr>
        <w:t>s</w:t>
      </w:r>
      <w:proofErr w:type="spellEnd"/>
      <w:r>
        <w:rPr>
          <w:i/>
          <w:w w:val="171"/>
        </w:rPr>
        <w:t>(</w:t>
      </w:r>
      <w:r>
        <w:rPr>
          <w:i/>
          <w:spacing w:val="-20"/>
        </w:rPr>
        <w:t xml:space="preserve"> </w:t>
      </w:r>
      <w:proofErr w:type="spellStart"/>
      <w:r>
        <w:rPr>
          <w:i/>
          <w:spacing w:val="18"/>
          <w:w w:val="116"/>
        </w:rPr>
        <w:t>y</w:t>
      </w:r>
      <w:r>
        <w:rPr>
          <w:i/>
          <w:spacing w:val="18"/>
          <w:w w:val="65"/>
        </w:rPr>
        <w:t>m</w:t>
      </w:r>
      <w:r>
        <w:rPr>
          <w:i/>
          <w:spacing w:val="18"/>
          <w:w w:val="226"/>
        </w:rPr>
        <w:t>i</w:t>
      </w:r>
      <w:r>
        <w:rPr>
          <w:i/>
          <w:spacing w:val="29"/>
          <w:w w:val="101"/>
        </w:rPr>
        <w:t>n</w:t>
      </w:r>
      <w:proofErr w:type="spellEnd"/>
      <w:r>
        <w:rPr>
          <w:i/>
          <w:spacing w:val="29"/>
          <w:w w:val="104"/>
        </w:rPr>
        <w:t>=</w:t>
      </w:r>
      <w:r>
        <w:rPr>
          <w:i/>
          <w:spacing w:val="18"/>
          <w:w w:val="95"/>
        </w:rPr>
        <w:t>R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25"/>
        </w:rPr>
        <w:t>c</w:t>
      </w:r>
      <w:r>
        <w:rPr>
          <w:i/>
          <w:spacing w:val="18"/>
          <w:w w:val="101"/>
        </w:rPr>
        <w:t>hn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33"/>
        </w:rPr>
        <w:t>s</w:t>
      </w:r>
      <w:r>
        <w:rPr>
          <w:i/>
          <w:w w:val="133"/>
        </w:rPr>
        <w:t>s</w:t>
      </w:r>
      <w:r>
        <w:rPr>
          <w:i/>
          <w:spacing w:val="-2"/>
        </w:rPr>
        <w:t xml:space="preserve"> </w:t>
      </w:r>
      <w:r>
        <w:rPr>
          <w:i/>
          <w:w w:val="170"/>
        </w:rPr>
        <w:t>-</w:t>
      </w:r>
      <w:r>
        <w:rPr>
          <w:i/>
          <w:spacing w:val="-27"/>
        </w:rPr>
        <w:t xml:space="preserve"> </w:t>
      </w:r>
      <w:proofErr w:type="spellStart"/>
      <w:r>
        <w:rPr>
          <w:i/>
          <w:spacing w:val="11"/>
          <w:w w:val="133"/>
        </w:rPr>
        <w:t>s</w:t>
      </w:r>
      <w:r>
        <w:rPr>
          <w:i/>
          <w:w w:val="101"/>
        </w:rPr>
        <w:t>d</w:t>
      </w:r>
      <w:proofErr w:type="spellEnd"/>
      <w:r>
        <w:rPr>
          <w:i/>
          <w:spacing w:val="-16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proofErr w:type="spellStart"/>
      <w:r>
        <w:rPr>
          <w:i/>
          <w:spacing w:val="18"/>
          <w:w w:val="116"/>
        </w:rPr>
        <w:t>y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1"/>
        </w:rPr>
        <w:t>a</w:t>
      </w:r>
      <w:r>
        <w:rPr>
          <w:i/>
          <w:spacing w:val="29"/>
          <w:w w:val="120"/>
        </w:rPr>
        <w:t>x</w:t>
      </w:r>
      <w:proofErr w:type="spellEnd"/>
      <w:r>
        <w:rPr>
          <w:i/>
          <w:spacing w:val="31"/>
          <w:w w:val="104"/>
        </w:rPr>
        <w:t>=</w:t>
      </w:r>
      <w:proofErr w:type="spellStart"/>
      <w:r>
        <w:rPr>
          <w:i/>
          <w:spacing w:val="20"/>
          <w:w w:val="95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hn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31"/>
          <w:w w:val="133"/>
        </w:rPr>
        <w:t>s</w:t>
      </w:r>
      <w:r>
        <w:rPr>
          <w:i/>
          <w:spacing w:val="26"/>
          <w:w w:val="104"/>
        </w:rPr>
        <w:t>+</w:t>
      </w:r>
      <w:r>
        <w:rPr>
          <w:i/>
          <w:spacing w:val="15"/>
          <w:w w:val="133"/>
        </w:rPr>
        <w:t>s</w:t>
      </w:r>
      <w:r>
        <w:rPr>
          <w:i/>
          <w:spacing w:val="26"/>
          <w:w w:val="101"/>
        </w:rPr>
        <w:t>d</w:t>
      </w:r>
      <w:proofErr w:type="spellEnd"/>
      <w:r>
        <w:rPr>
          <w:i/>
          <w:spacing w:val="26"/>
          <w:w w:val="171"/>
        </w:rPr>
        <w:t>)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  <w:spacing w:val="-12"/>
        </w:rPr>
        <w:t xml:space="preserve"> </w:t>
      </w:r>
      <w:r>
        <w:rPr>
          <w:i/>
          <w:spacing w:val="19"/>
          <w:w w:val="104"/>
        </w:rPr>
        <w:t>=</w:t>
      </w:r>
      <w:r>
        <w:rPr>
          <w:i/>
          <w:spacing w:val="18"/>
          <w:w w:val="206"/>
        </w:rPr>
        <w:t>.</w:t>
      </w:r>
      <w:r>
        <w:rPr>
          <w:i/>
          <w:spacing w:val="19"/>
          <w:w w:val="102"/>
        </w:rPr>
        <w:t>0</w:t>
      </w:r>
      <w:r>
        <w:rPr>
          <w:i/>
          <w:spacing w:val="18"/>
          <w:w w:val="102"/>
        </w:rPr>
        <w:t>5</w:t>
      </w:r>
      <w:r>
        <w:rPr>
          <w:i/>
          <w:w w:val="171"/>
        </w:rPr>
        <w:t>)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04"/>
        </w:rPr>
        <w:t>+</w:t>
      </w:r>
      <w:r>
        <w:rPr>
          <w:i/>
        </w:rPr>
        <w:tab/>
      </w:r>
      <w:r>
        <w:rPr>
          <w:i/>
          <w:spacing w:val="-17"/>
          <w:w w:val="104"/>
        </w:rPr>
        <w:t>#</w:t>
      </w:r>
      <w:r>
        <w:rPr>
          <w:i/>
          <w:w w:val="104"/>
        </w:rPr>
        <w:t xml:space="preserve"> </w:t>
      </w:r>
      <w:r>
        <w:rPr>
          <w:i/>
          <w:spacing w:val="20"/>
          <w:w w:val="101"/>
        </w:rPr>
        <w:t>po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spacing w:val="31"/>
          <w:w w:val="101"/>
        </w:rPr>
        <w:t>n</w:t>
      </w:r>
      <w:r>
        <w:rPr>
          <w:i/>
          <w:spacing w:val="31"/>
          <w:w w:val="104"/>
        </w:rPr>
        <w:t>=</w:t>
      </w:r>
      <w:r>
        <w:rPr>
          <w:i/>
          <w:spacing w:val="20"/>
          <w:w w:val="101"/>
        </w:rPr>
        <w:t>po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  <w:spacing w:val="-18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40"/>
        </w:rPr>
        <w:t xml:space="preserve"> 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g</w:t>
      </w:r>
      <w:r>
        <w:rPr>
          <w:i/>
          <w:w w:val="109"/>
        </w:rPr>
        <w:t>e</w:t>
      </w:r>
      <w:r>
        <w:rPr>
          <w:i/>
          <w:spacing w:val="-13"/>
        </w:rPr>
        <w:t xml:space="preserve"> </w:t>
      </w:r>
      <w:r>
        <w:rPr>
          <w:i/>
          <w:spacing w:val="18"/>
          <w:w w:val="171"/>
        </w:rPr>
        <w:t>(</w:t>
      </w:r>
      <w:proofErr w:type="gramStart"/>
      <w:r>
        <w:rPr>
          <w:i/>
          <w:spacing w:val="18"/>
          <w:w w:val="206"/>
        </w:rPr>
        <w:t>.</w:t>
      </w:r>
      <w:r>
        <w:rPr>
          <w:i/>
          <w:spacing w:val="18"/>
          <w:w w:val="102"/>
        </w:rPr>
        <w:t>9</w:t>
      </w:r>
      <w:r>
        <w:rPr>
          <w:i/>
          <w:w w:val="171"/>
        </w:rPr>
        <w:t>)</w:t>
      </w:r>
      <w:r>
        <w:rPr>
          <w:i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proofErr w:type="gramEnd"/>
      <w:r>
        <w:rPr>
          <w:i/>
          <w:spacing w:val="15"/>
        </w:rPr>
        <w:t xml:space="preserve"> </w:t>
      </w:r>
      <w:r>
        <w:rPr>
          <w:i/>
          <w:spacing w:val="15"/>
          <w:w w:val="206"/>
        </w:rPr>
        <w:t>I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16"/>
        </w:rPr>
        <w:t>y</w:t>
      </w:r>
      <w:r>
        <w:rPr>
          <w:i/>
          <w:spacing w:val="17"/>
          <w:w w:val="101"/>
        </w:rPr>
        <w:t>o</w:t>
      </w:r>
      <w:r>
        <w:rPr>
          <w:i/>
          <w:w w:val="101"/>
        </w:rPr>
        <w:t>u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33"/>
        </w:rPr>
        <w:t>s</w:t>
      </w:r>
      <w:r>
        <w:rPr>
          <w:i/>
          <w:w w:val="101"/>
        </w:rPr>
        <w:t>h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155"/>
        </w:rPr>
        <w:t>t</w:t>
      </w:r>
      <w:r>
        <w:rPr>
          <w:i/>
          <w:w w:val="101"/>
        </w:rPr>
        <w:t>o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7"/>
          <w:w w:val="101"/>
        </w:rPr>
        <w:t>ad</w:t>
      </w:r>
      <w:r>
        <w:rPr>
          <w:i/>
          <w:w w:val="101"/>
        </w:rPr>
        <w:t>d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9"/>
          <w:w w:val="109"/>
        </w:rPr>
        <w:t>e</w:t>
      </w:r>
      <w:r>
        <w:rPr>
          <w:i/>
          <w:spacing w:val="18"/>
          <w:w w:val="151"/>
        </w:rPr>
        <w:t>r</w:t>
      </w:r>
      <w:r>
        <w:rPr>
          <w:i/>
          <w:spacing w:val="19"/>
          <w:w w:val="151"/>
        </w:rPr>
        <w:t>r</w:t>
      </w:r>
      <w:r>
        <w:rPr>
          <w:i/>
          <w:spacing w:val="18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01"/>
        </w:rPr>
        <w:t>ba</w:t>
      </w:r>
      <w:r>
        <w:rPr>
          <w:i/>
          <w:spacing w:val="18"/>
          <w:w w:val="151"/>
        </w:rPr>
        <w:t>r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ud</w:t>
      </w:r>
      <w:r>
        <w:rPr>
          <w:i/>
          <w:w w:val="109"/>
        </w:rPr>
        <w:t xml:space="preserve">e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226"/>
        </w:rPr>
        <w:t>i</w:t>
      </w:r>
      <w:r>
        <w:rPr>
          <w:i/>
          <w:spacing w:val="29"/>
          <w:w w:val="133"/>
        </w:rPr>
        <w:t>s</w:t>
      </w:r>
      <w:r>
        <w:rPr>
          <w:i/>
          <w:w w:val="206"/>
        </w:rPr>
        <w:t>.</w:t>
      </w:r>
    </w:p>
    <w:p w14:paraId="1AB5A0ED" w14:textId="77777777" w:rsidR="006F1C89" w:rsidRDefault="005D3991">
      <w:pPr>
        <w:pStyle w:val="BodyText"/>
        <w:spacing w:before="20" w:line="192" w:lineRule="auto"/>
        <w:ind w:left="443" w:right="4893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99"/>
        </w:rPr>
        <w:t>y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82"/>
        </w:rPr>
        <w:t>30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+ </w:t>
      </w:r>
      <w:proofErr w:type="spellStart"/>
      <w:r>
        <w:rPr>
          <w:spacing w:val="18"/>
          <w:w w:val="84"/>
        </w:rPr>
        <w:t>x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w w:val="82"/>
        </w:rPr>
        <w:t>b</w:t>
      </w:r>
      <w:proofErr w:type="spellEnd"/>
      <w:r>
        <w:rPr>
          <w:spacing w:val="-40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2"/>
          <w:w w:val="164"/>
        </w:rPr>
        <w:t>␣</w:t>
      </w:r>
      <w:r>
        <w:rPr>
          <w:spacing w:val="20"/>
          <w:w w:val="72"/>
        </w:rPr>
        <w:t>G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li</w:t>
      </w:r>
      <w:r>
        <w:rPr>
          <w:spacing w:val="20"/>
          <w:w w:val="102"/>
        </w:rPr>
        <w:t>s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44EB686F" w14:textId="77777777" w:rsidR="006F1C89" w:rsidRDefault="005D3991">
      <w:pPr>
        <w:pStyle w:val="BodyText"/>
        <w:spacing w:line="257" w:lineRule="exact"/>
        <w:ind w:left="443"/>
      </w:pPr>
      <w:proofErr w:type="spellStart"/>
      <w:r>
        <w:rPr>
          <w:spacing w:val="18"/>
          <w:w w:val="99"/>
        </w:rPr>
        <w:t>y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w w:val="82"/>
        </w:rPr>
        <w:t>b</w:t>
      </w:r>
      <w:proofErr w:type="spellEnd"/>
      <w:r>
        <w:rPr>
          <w:spacing w:val="-40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19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161236FB" w14:textId="77777777" w:rsidR="006F1C89" w:rsidRDefault="005D3991">
      <w:pPr>
        <w:pStyle w:val="BodyText"/>
        <w:spacing w:before="15" w:line="192" w:lineRule="auto"/>
        <w:ind w:left="445" w:right="1188" w:hanging="2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82"/>
        </w:rPr>
        <w:t>b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w w:val="99"/>
        </w:rPr>
        <w:t>\</w:t>
      </w:r>
      <w:r>
        <w:rPr>
          <w:spacing w:val="-38"/>
        </w:rPr>
        <w:t xml:space="preserve"> </w:t>
      </w:r>
      <w:r>
        <w:rPr>
          <w:w w:val="83"/>
        </w:rPr>
        <w:t>n</w:t>
      </w:r>
      <w:r>
        <w:rPr>
          <w:spacing w:val="-49"/>
        </w:rPr>
        <w:t xml:space="preserve"> </w:t>
      </w:r>
      <w:proofErr w:type="spellStart"/>
      <w:r>
        <w:rPr>
          <w:spacing w:val="21"/>
          <w:w w:val="72"/>
        </w:rPr>
        <w:t>G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spacing w:val="21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li</w:t>
      </w:r>
      <w:r>
        <w:rPr>
          <w:spacing w:val="21"/>
          <w:w w:val="102"/>
        </w:rPr>
        <w:t>s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97"/>
        </w:rPr>
        <w:t>L</w:t>
      </w:r>
      <w:r>
        <w:rPr>
          <w:spacing w:val="18"/>
          <w:w w:val="180"/>
        </w:rPr>
        <w:t>i</w:t>
      </w:r>
      <w:r>
        <w:rPr>
          <w:spacing w:val="18"/>
          <w:w w:val="141"/>
        </w:rPr>
        <w:t>f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30"/>
          <w:w w:val="164"/>
        </w:rPr>
        <w:t>␣</w:t>
      </w:r>
      <w:r>
        <w:rPr>
          <w:spacing w:val="18"/>
          <w:w w:val="101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+ </w:t>
      </w:r>
      <w:proofErr w:type="spellStart"/>
      <w:r>
        <w:rPr>
          <w:spacing w:val="20"/>
          <w:w w:val="83"/>
        </w:rPr>
        <w:t>gg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20"/>
          <w:w w:val="180"/>
        </w:rPr>
        <w:t>l</w:t>
      </w:r>
      <w:r>
        <w:rPr>
          <w:w w:val="93"/>
        </w:rPr>
        <w:t>e</w:t>
      </w:r>
      <w:proofErr w:type="spellEnd"/>
      <w:r>
        <w:rPr>
          <w:spacing w:val="-38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96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31"/>
          <w:w w:val="164"/>
        </w:rPr>
        <w:t>␣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32"/>
          <w:w w:val="164"/>
        </w:rPr>
        <w:t>␣</w:t>
      </w:r>
      <w:r>
        <w:rPr>
          <w:spacing w:val="21"/>
          <w:w w:val="82"/>
        </w:rPr>
        <w:t>d</w:t>
      </w:r>
      <w:r>
        <w:rPr>
          <w:spacing w:val="21"/>
          <w:w w:val="180"/>
        </w:rPr>
        <w:t>i</w:t>
      </w:r>
      <w:r>
        <w:rPr>
          <w:spacing w:val="21"/>
          <w:w w:val="102"/>
        </w:rPr>
        <w:t>s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37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53D3E7B1" w14:textId="77777777" w:rsidR="006F1C89" w:rsidRDefault="005D3991">
      <w:pPr>
        <w:pStyle w:val="BodyText"/>
        <w:spacing w:before="1" w:line="192" w:lineRule="auto"/>
        <w:ind w:left="444" w:right="1999"/>
      </w:pP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</w:t>
      </w:r>
      <w:r>
        <w:rPr>
          <w:spacing w:val="20"/>
          <w:w w:val="55"/>
        </w:rPr>
        <w:t>m</w:t>
      </w:r>
      <w:r>
        <w:rPr>
          <w:spacing w:val="20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15</w:t>
      </w:r>
      <w:r>
        <w:rPr>
          <w:w w:val="160"/>
        </w:rPr>
        <w:t>)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 xml:space="preserve">+ </w:t>
      </w: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18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036C4719" w14:textId="77777777" w:rsidR="006F1C89" w:rsidRDefault="005D3991">
      <w:pPr>
        <w:pStyle w:val="BodyText"/>
        <w:spacing w:line="257" w:lineRule="exact"/>
        <w:ind w:left="444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nu</w:t>
      </w:r>
      <w:r>
        <w:rPr>
          <w:spacing w:val="19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3"/>
        </w:rPr>
        <w:t>u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01"/>
        </w:rPr>
        <w:t>c</w:t>
      </w:r>
      <w:r>
        <w:rPr>
          <w:spacing w:val="-42"/>
        </w:rPr>
        <w:t xml:space="preserve"> </w:t>
      </w:r>
      <w:r>
        <w:rPr>
          <w:spacing w:val="16"/>
          <w:w w:val="160"/>
        </w:rPr>
        <w:t>(</w:t>
      </w:r>
      <w:r>
        <w:rPr>
          <w:w w:val="82"/>
        </w:rPr>
        <w:t>1</w:t>
      </w:r>
      <w:r>
        <w:rPr>
          <w:spacing w:val="-37"/>
        </w:rPr>
        <w:t xml:space="preserve"> 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4</w:t>
      </w:r>
      <w:r>
        <w:rPr>
          <w:spacing w:val="27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6BF03CBB" w14:textId="77777777" w:rsidR="006F1C89" w:rsidRDefault="005D3991">
      <w:pPr>
        <w:pStyle w:val="BodyText"/>
        <w:spacing w:line="305" w:lineRule="exact"/>
        <w:ind w:left="444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nu</w:t>
      </w:r>
      <w:r>
        <w:rPr>
          <w:spacing w:val="19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3"/>
        </w:rPr>
        <w:t>u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30"/>
          <w:w w:val="127"/>
        </w:rPr>
        <w:t>r</w:t>
      </w:r>
      <w:r>
        <w:rPr>
          <w:w w:val="104"/>
        </w:rPr>
        <w:t>_</w:t>
      </w:r>
      <w:r>
        <w:rPr>
          <w:spacing w:val="-41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94"/>
        </w:rPr>
        <w:t>a</w:t>
      </w:r>
      <w:r>
        <w:rPr>
          <w:spacing w:val="17"/>
          <w:w w:val="180"/>
        </w:rPr>
        <w:t>l</w:t>
      </w:r>
      <w:r>
        <w:rPr>
          <w:spacing w:val="17"/>
          <w:w w:val="93"/>
        </w:rPr>
        <w:t>e</w:t>
      </w:r>
      <w:r>
        <w:rPr>
          <w:spacing w:val="17"/>
          <w:w w:val="139"/>
        </w:rPr>
        <w:t>tt</w:t>
      </w:r>
      <w:r>
        <w:rPr>
          <w:w w:val="93"/>
        </w:rPr>
        <w:t>e</w:t>
      </w:r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8"/>
          <w:w w:val="101"/>
        </w:rPr>
        <w:t>c</w:t>
      </w:r>
      <w:r>
        <w:rPr>
          <w:w w:val="89"/>
        </w:rPr>
        <w:t>k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7A56CA0A" w14:textId="77777777" w:rsidR="006F1C89" w:rsidRDefault="006F1C89">
      <w:pPr>
        <w:pStyle w:val="BodyText"/>
      </w:pPr>
    </w:p>
    <w:p w14:paraId="6E91E86D" w14:textId="77777777" w:rsidR="006F1C89" w:rsidRDefault="006F1C89">
      <w:pPr>
        <w:pStyle w:val="BodyText"/>
      </w:pPr>
    </w:p>
    <w:p w14:paraId="6E8E951B" w14:textId="77777777" w:rsidR="006F1C89" w:rsidRDefault="006F1C89">
      <w:pPr>
        <w:pStyle w:val="BodyText"/>
        <w:spacing w:before="2"/>
      </w:pPr>
    </w:p>
    <w:p w14:paraId="6EFB2238" w14:textId="77777777" w:rsidR="006F1C89" w:rsidRDefault="005D3991">
      <w:pPr>
        <w:pStyle w:val="BodyText"/>
        <w:spacing w:before="1"/>
        <w:ind w:left="168"/>
      </w:pP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w w:val="139"/>
        </w:rPr>
        <w:t>t</w:t>
      </w:r>
    </w:p>
    <w:p w14:paraId="335CB076" w14:textId="77777777" w:rsidR="006F1C89" w:rsidRDefault="006F1C89">
      <w:pPr>
        <w:pStyle w:val="BodyText"/>
        <w:spacing w:before="5"/>
        <w:rPr>
          <w:sz w:val="15"/>
        </w:rPr>
      </w:pPr>
    </w:p>
    <w:p w14:paraId="05EA6AEC" w14:textId="77777777" w:rsidR="006F1C89" w:rsidRDefault="005D3991">
      <w:pPr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80"/>
        </w:rPr>
        <w:t>N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</w:p>
    <w:p w14:paraId="0D14A13A" w14:textId="77777777" w:rsidR="006F1C89" w:rsidRDefault="006F1C89">
      <w:pPr>
        <w:spacing w:before="9"/>
        <w:rPr>
          <w:i/>
          <w:sz w:val="23"/>
        </w:rPr>
      </w:pPr>
    </w:p>
    <w:p w14:paraId="6B79D81A" w14:textId="77777777" w:rsidR="006F1C89" w:rsidRDefault="005D3991">
      <w:pPr>
        <w:pStyle w:val="BodyText"/>
        <w:spacing w:line="192" w:lineRule="auto"/>
        <w:ind w:left="169" w:right="3648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 xml:space="preserve">m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</w:p>
    <w:p w14:paraId="3C6459D4" w14:textId="77777777" w:rsidR="006F1C89" w:rsidRDefault="006F1C89">
      <w:pPr>
        <w:pStyle w:val="BodyText"/>
        <w:spacing w:before="11"/>
        <w:rPr>
          <w:sz w:val="17"/>
        </w:rPr>
      </w:pPr>
    </w:p>
    <w:p w14:paraId="70D6E192" w14:textId="77777777" w:rsidR="006F1C89" w:rsidRDefault="005D3991">
      <w:pPr>
        <w:pStyle w:val="BodyText"/>
        <w:tabs>
          <w:tab w:val="left" w:pos="3192"/>
        </w:tabs>
        <w:spacing w:line="192" w:lineRule="auto"/>
        <w:ind w:left="169" w:right="4617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ab/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 xml:space="preserve">m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ab/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</w:p>
    <w:p w14:paraId="7E9889C8" w14:textId="77777777" w:rsidR="006F1C89" w:rsidRDefault="005D3991">
      <w:pPr>
        <w:pStyle w:val="BodyText"/>
        <w:spacing w:before="224"/>
        <w:ind w:left="161"/>
      </w:pP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3CEAC5A7" w14:textId="77777777" w:rsidR="006F1C89" w:rsidRDefault="006F1C89">
      <w:pPr>
        <w:pStyle w:val="BodyText"/>
      </w:pPr>
    </w:p>
    <w:p w14:paraId="15AD6539" w14:textId="77777777" w:rsidR="006F1C89" w:rsidRDefault="006F1C89">
      <w:pPr>
        <w:pStyle w:val="BodyText"/>
        <w:spacing w:before="8"/>
        <w:rPr>
          <w:sz w:val="26"/>
        </w:rPr>
      </w:pPr>
    </w:p>
    <w:p w14:paraId="3810EF1C" w14:textId="77777777" w:rsidR="006F1C89" w:rsidRDefault="005D3991">
      <w:pPr>
        <w:pStyle w:val="BodyText"/>
        <w:spacing w:line="305" w:lineRule="exact"/>
        <w:ind w:left="165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</w:p>
    <w:p w14:paraId="7CB1CFDF" w14:textId="77777777" w:rsidR="006F1C89" w:rsidRDefault="005D3991">
      <w:pPr>
        <w:pStyle w:val="BodyText"/>
        <w:spacing w:before="15" w:line="192" w:lineRule="auto"/>
        <w:ind w:left="444" w:right="4136" w:firstLine="1"/>
      </w:pP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9"/>
          <w:w w:val="160"/>
        </w:rPr>
        <w:t>(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8"/>
          <w:w w:val="160"/>
        </w:rPr>
        <w:t>(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4C80A1E3" w14:textId="77777777" w:rsidR="006F1C89" w:rsidRDefault="006F1C89">
      <w:pPr>
        <w:spacing w:line="192" w:lineRule="auto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7DCF4F50" w14:textId="77777777" w:rsidR="006F1C89" w:rsidRDefault="005D3991">
      <w:pPr>
        <w:pStyle w:val="BodyText"/>
        <w:spacing w:before="56" w:line="192" w:lineRule="auto"/>
        <w:ind w:left="440" w:right="4408" w:firstLine="5"/>
      </w:pPr>
      <w:r>
        <w:rPr>
          <w:spacing w:val="20"/>
          <w:w w:val="82"/>
        </w:rPr>
        <w:lastRenderedPageBreak/>
        <w:t>R</w:t>
      </w:r>
      <w:r>
        <w:rPr>
          <w:spacing w:val="20"/>
          <w:w w:val="180"/>
        </w:rPr>
        <w:t>i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hn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w w:val="102"/>
        </w:rPr>
        <w:t>s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1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1522A5B4" w14:textId="77777777" w:rsidR="006F1C89" w:rsidRDefault="005D3991">
      <w:pPr>
        <w:pStyle w:val="BodyText"/>
        <w:spacing w:line="257" w:lineRule="exact"/>
        <w:ind w:left="444"/>
      </w:pP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D3BA4C2" w14:textId="77777777" w:rsidR="006F1C89" w:rsidRDefault="005D3991">
      <w:pPr>
        <w:pStyle w:val="BodyText"/>
        <w:spacing w:line="305" w:lineRule="exact"/>
        <w:ind w:left="161"/>
      </w:pPr>
      <w:r>
        <w:rPr>
          <w:w w:val="160"/>
        </w:rPr>
        <w:t>)</w:t>
      </w:r>
    </w:p>
    <w:p w14:paraId="242C936D" w14:textId="77777777" w:rsidR="006F1C89" w:rsidRDefault="006F1C89">
      <w:pPr>
        <w:pStyle w:val="BodyText"/>
        <w:spacing w:before="13"/>
        <w:rPr>
          <w:sz w:val="11"/>
        </w:rPr>
      </w:pPr>
    </w:p>
    <w:p w14:paraId="5D207445" w14:textId="77777777" w:rsidR="006F1C89" w:rsidRDefault="005D3991">
      <w:pPr>
        <w:pStyle w:val="BodyText"/>
        <w:spacing w:before="70" w:line="192" w:lineRule="auto"/>
        <w:ind w:left="444" w:right="7772" w:hanging="279"/>
        <w:jc w:val="both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 xml:space="preserve">(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 xml:space="preserve">,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</w:p>
    <w:p w14:paraId="41195355" w14:textId="77777777" w:rsidR="006F1C89" w:rsidRDefault="005D3991">
      <w:pPr>
        <w:pStyle w:val="BodyText"/>
        <w:spacing w:before="2" w:line="192" w:lineRule="auto"/>
        <w:ind w:left="440" w:right="4607" w:firstLine="5"/>
        <w:jc w:val="both"/>
      </w:pPr>
      <w:r>
        <w:rPr>
          <w:spacing w:val="20"/>
          <w:w w:val="82"/>
        </w:rPr>
        <w:t>R</w:t>
      </w:r>
      <w:r>
        <w:rPr>
          <w:spacing w:val="20"/>
          <w:w w:val="180"/>
        </w:rPr>
        <w:t>i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hn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w w:val="102"/>
        </w:rPr>
        <w:t>s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1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039EBCAC" w14:textId="77777777" w:rsidR="006F1C89" w:rsidRDefault="005D3991">
      <w:pPr>
        <w:pStyle w:val="BodyText"/>
        <w:spacing w:line="291" w:lineRule="exact"/>
        <w:ind w:left="444"/>
        <w:jc w:val="both"/>
      </w:pP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7BB8CF53" w14:textId="77777777" w:rsidR="006F1C89" w:rsidRDefault="005D3991">
      <w:pPr>
        <w:pStyle w:val="BodyText"/>
        <w:spacing w:line="271" w:lineRule="exact"/>
        <w:ind w:left="161"/>
      </w:pPr>
      <w:r>
        <w:rPr>
          <w:w w:val="160"/>
        </w:rPr>
        <w:t>)</w:t>
      </w:r>
    </w:p>
    <w:p w14:paraId="7BF68FDF" w14:textId="77777777" w:rsidR="006F1C89" w:rsidRDefault="006F1C89">
      <w:pPr>
        <w:pStyle w:val="BodyText"/>
      </w:pPr>
    </w:p>
    <w:p w14:paraId="3CFA4D6E" w14:textId="77777777" w:rsidR="006F1C89" w:rsidRDefault="006F1C89">
      <w:pPr>
        <w:pStyle w:val="BodyText"/>
        <w:spacing w:before="8"/>
        <w:rPr>
          <w:sz w:val="26"/>
        </w:rPr>
      </w:pPr>
    </w:p>
    <w:p w14:paraId="697952B2" w14:textId="77777777" w:rsidR="006F1C89" w:rsidRDefault="005D3991">
      <w:pPr>
        <w:pStyle w:val="BodyText"/>
        <w:ind w:left="165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b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proofErr w:type="spellStart"/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proofErr w:type="spellEnd"/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0"/>
        </w:rPr>
        <w:t>)</w:t>
      </w:r>
    </w:p>
    <w:p w14:paraId="6E66596B" w14:textId="77777777" w:rsidR="006F1C89" w:rsidRDefault="006F1C89">
      <w:pPr>
        <w:pStyle w:val="BodyText"/>
      </w:pPr>
    </w:p>
    <w:p w14:paraId="67814725" w14:textId="77777777" w:rsidR="006F1C89" w:rsidRDefault="005D3991">
      <w:pPr>
        <w:pStyle w:val="BodyText"/>
        <w:spacing w:before="185" w:line="192" w:lineRule="auto"/>
        <w:ind w:left="565" w:hanging="397"/>
      </w:pP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w w:val="139"/>
        </w:rPr>
        <w:t>t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3"/>
        </w:rPr>
        <w:t>gg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3"/>
        </w:rPr>
        <w:t xml:space="preserve"> </w:t>
      </w:r>
      <w:proofErr w:type="spellStart"/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proofErr w:type="spellEnd"/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8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93"/>
        </w:rPr>
        <w:t>e</w:t>
      </w:r>
      <w:r>
        <w:rPr>
          <w:w w:val="82"/>
        </w:rPr>
        <w:t>d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39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R</w:t>
      </w:r>
      <w:r>
        <w:rPr>
          <w:spacing w:val="18"/>
          <w:w w:val="180"/>
        </w:rPr>
        <w:t>i</w:t>
      </w:r>
      <w:r>
        <w:rPr>
          <w:spacing w:val="18"/>
          <w:w w:val="101"/>
        </w:rPr>
        <w:t>c</w:t>
      </w:r>
      <w:r>
        <w:rPr>
          <w:spacing w:val="18"/>
          <w:w w:val="83"/>
        </w:rPr>
        <w:t>hn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w w:val="102"/>
        </w:rPr>
        <w:t>s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6"/>
          <w:w w:val="75"/>
        </w:rPr>
        <w:t>C</w:t>
      </w:r>
      <w:r>
        <w:rPr>
          <w:spacing w:val="16"/>
          <w:w w:val="99"/>
        </w:rPr>
        <w:t>y</w:t>
      </w:r>
      <w:r>
        <w:rPr>
          <w:spacing w:val="16"/>
          <w:w w:val="101"/>
        </w:rPr>
        <w:t>c</w:t>
      </w:r>
      <w:r>
        <w:rPr>
          <w:spacing w:val="16"/>
          <w:w w:val="180"/>
        </w:rPr>
        <w:t>l</w:t>
      </w:r>
      <w:r>
        <w:rPr>
          <w:w w:val="93"/>
        </w:rPr>
        <w:t>e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39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9"/>
        </w:rPr>
        <w:t>k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1</w:t>
      </w:r>
      <w:r>
        <w:rPr>
          <w:spacing w:val="18"/>
          <w:w w:val="164"/>
        </w:rPr>
        <w:t>.</w:t>
      </w:r>
      <w:r>
        <w:rPr>
          <w:spacing w:val="18"/>
          <w:w w:val="82"/>
        </w:rPr>
        <w:t>7</w:t>
      </w:r>
      <w:r>
        <w:rPr>
          <w:spacing w:val="29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65933839" w14:textId="77777777" w:rsidR="006F1C89" w:rsidRDefault="005D3991">
      <w:pPr>
        <w:pStyle w:val="BodyText"/>
        <w:spacing w:before="1" w:line="192" w:lineRule="auto"/>
        <w:ind w:left="844" w:hanging="401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~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180"/>
        </w:rPr>
        <w:t>il</w:t>
      </w:r>
      <w:r>
        <w:rPr>
          <w:spacing w:val="19"/>
          <w:w w:val="139"/>
        </w:rPr>
        <w:t>t</w:t>
      </w:r>
      <w:r>
        <w:rPr>
          <w:spacing w:val="19"/>
          <w:w w:val="93"/>
        </w:rPr>
        <w:t>e</w:t>
      </w:r>
      <w:r>
        <w:rPr>
          <w:w w:val="127"/>
        </w:rPr>
        <w:t>r</w:t>
      </w:r>
      <w:r>
        <w:rPr>
          <w:spacing w:val="-35"/>
        </w:rPr>
        <w:t xml:space="preserve"> </w:t>
      </w:r>
      <w:r>
        <w:rPr>
          <w:spacing w:val="15"/>
          <w:w w:val="160"/>
        </w:rPr>
        <w:t>(</w:t>
      </w:r>
      <w:r>
        <w:rPr>
          <w:w w:val="164"/>
        </w:rPr>
        <w:t>.</w:t>
      </w:r>
      <w:r>
        <w:rPr>
          <w:spacing w:val="-4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rPr>
          <w:spacing w:val="-4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7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 xml:space="preserve">=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84"/>
        </w:rPr>
        <w:t>o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g</w:t>
      </w:r>
      <w:r>
        <w:rPr>
          <w:w w:val="93"/>
        </w:rPr>
        <w:t>e</w:t>
      </w:r>
      <w:r>
        <w:rPr>
          <w:spacing w:val="-32"/>
        </w:rPr>
        <w:t xml:space="preserve"> </w:t>
      </w:r>
      <w:r>
        <w:rPr>
          <w:spacing w:val="19"/>
          <w:w w:val="160"/>
        </w:rPr>
        <w:t>(</w:t>
      </w:r>
      <w:r>
        <w:rPr>
          <w:spacing w:val="18"/>
          <w:w w:val="82"/>
        </w:rPr>
        <w:t>0</w:t>
      </w:r>
      <w:r>
        <w:rPr>
          <w:spacing w:val="19"/>
          <w:w w:val="164"/>
        </w:rPr>
        <w:t>.</w:t>
      </w:r>
      <w:r>
        <w:rPr>
          <w:spacing w:val="18"/>
          <w:w w:val="82"/>
        </w:rPr>
        <w:t>2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8"/>
          <w:w w:val="101"/>
        </w:rPr>
        <w:t>c</w:t>
      </w:r>
      <w:r>
        <w:rPr>
          <w:w w:val="89"/>
        </w:rPr>
        <w:t>k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5BE0BE1E" w14:textId="77777777" w:rsidR="006F1C89" w:rsidRDefault="005D3991">
      <w:pPr>
        <w:pStyle w:val="BodyText"/>
        <w:spacing w:before="1" w:line="192" w:lineRule="auto"/>
        <w:ind w:left="844" w:hanging="401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~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180"/>
        </w:rPr>
        <w:t>il</w:t>
      </w:r>
      <w:r>
        <w:rPr>
          <w:spacing w:val="19"/>
          <w:w w:val="139"/>
        </w:rPr>
        <w:t>t</w:t>
      </w:r>
      <w:r>
        <w:rPr>
          <w:spacing w:val="19"/>
          <w:w w:val="93"/>
        </w:rPr>
        <w:t>e</w:t>
      </w:r>
      <w:r>
        <w:rPr>
          <w:w w:val="127"/>
        </w:rPr>
        <w:t>r</w:t>
      </w:r>
      <w:r>
        <w:rPr>
          <w:spacing w:val="-35"/>
        </w:rPr>
        <w:t xml:space="preserve"> </w:t>
      </w:r>
      <w:r>
        <w:rPr>
          <w:spacing w:val="15"/>
          <w:w w:val="160"/>
        </w:rPr>
        <w:t>(</w:t>
      </w:r>
      <w:r>
        <w:rPr>
          <w:w w:val="164"/>
        </w:rPr>
        <w:t>.</w:t>
      </w:r>
      <w:r>
        <w:rPr>
          <w:spacing w:val="-4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w w:val="84"/>
        </w:rPr>
        <w:t>x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rPr>
          <w:spacing w:val="-4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7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 xml:space="preserve">=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84"/>
        </w:rPr>
        <w:t>o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g</w:t>
      </w:r>
      <w:r>
        <w:rPr>
          <w:w w:val="93"/>
        </w:rPr>
        <w:t>e</w:t>
      </w:r>
      <w:r>
        <w:rPr>
          <w:spacing w:val="-32"/>
        </w:rPr>
        <w:t xml:space="preserve"> </w:t>
      </w:r>
      <w:r>
        <w:rPr>
          <w:spacing w:val="19"/>
          <w:w w:val="160"/>
        </w:rPr>
        <w:t>(</w:t>
      </w:r>
      <w:r>
        <w:rPr>
          <w:spacing w:val="18"/>
          <w:w w:val="82"/>
        </w:rPr>
        <w:t>0</w:t>
      </w:r>
      <w:r>
        <w:rPr>
          <w:spacing w:val="19"/>
          <w:w w:val="164"/>
        </w:rPr>
        <w:t>.</w:t>
      </w:r>
      <w:r>
        <w:rPr>
          <w:spacing w:val="18"/>
          <w:w w:val="82"/>
        </w:rPr>
        <w:t>2</w:t>
      </w:r>
      <w:r>
        <w:rPr>
          <w:spacing w:val="30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57EA75D0" w14:textId="77777777" w:rsidR="006F1C89" w:rsidRDefault="005D3991">
      <w:pPr>
        <w:tabs>
          <w:tab w:val="left" w:pos="10058"/>
        </w:tabs>
        <w:spacing w:before="1" w:line="192" w:lineRule="auto"/>
        <w:ind w:left="844" w:right="624" w:hanging="408"/>
        <w:rPr>
          <w:i/>
        </w:rPr>
      </w:pPr>
      <w:r>
        <w:rPr>
          <w:i/>
          <w:w w:val="104"/>
        </w:rPr>
        <w:t>#</w:t>
      </w:r>
      <w:r>
        <w:rPr>
          <w:i/>
          <w:spacing w:val="-21"/>
        </w:rPr>
        <w:t xml:space="preserve"> </w:t>
      </w:r>
      <w:proofErr w:type="spellStart"/>
      <w:r>
        <w:rPr>
          <w:i/>
          <w:spacing w:val="18"/>
          <w:w w:val="101"/>
        </w:rPr>
        <w:t>g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o</w:t>
      </w:r>
      <w:r>
        <w:rPr>
          <w:i/>
          <w:w w:val="65"/>
        </w:rPr>
        <w:t>m</w:t>
      </w:r>
      <w:proofErr w:type="spellEnd"/>
      <w:r>
        <w:rPr>
          <w:i/>
          <w:spacing w:val="-20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38"/>
        </w:rPr>
        <w:t xml:space="preserve"> </w:t>
      </w:r>
      <w:proofErr w:type="spellStart"/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rr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ba</w:t>
      </w:r>
      <w:r>
        <w:rPr>
          <w:i/>
          <w:spacing w:val="31"/>
          <w:w w:val="151"/>
        </w:rPr>
        <w:t>r</w:t>
      </w:r>
      <w:proofErr w:type="spellEnd"/>
      <w:r>
        <w:rPr>
          <w:i/>
          <w:w w:val="171"/>
        </w:rPr>
        <w:t>(</w:t>
      </w:r>
      <w:r>
        <w:rPr>
          <w:i/>
          <w:spacing w:val="-22"/>
        </w:rPr>
        <w:t xml:space="preserve"> </w:t>
      </w:r>
      <w:proofErr w:type="spellStart"/>
      <w:r>
        <w:rPr>
          <w:i/>
          <w:spacing w:val="17"/>
          <w:w w:val="101"/>
        </w:rPr>
        <w:t>a</w:t>
      </w:r>
      <w:r>
        <w:rPr>
          <w:i/>
          <w:spacing w:val="17"/>
          <w:w w:val="109"/>
        </w:rPr>
        <w:t>e</w:t>
      </w:r>
      <w:r>
        <w:rPr>
          <w:i/>
          <w:spacing w:val="28"/>
          <w:w w:val="133"/>
        </w:rPr>
        <w:t>s</w:t>
      </w:r>
      <w:proofErr w:type="spellEnd"/>
      <w:r>
        <w:rPr>
          <w:i/>
          <w:w w:val="171"/>
        </w:rPr>
        <w:t>(</w:t>
      </w:r>
      <w:r>
        <w:rPr>
          <w:i/>
          <w:spacing w:val="-20"/>
        </w:rPr>
        <w:t xml:space="preserve"> </w:t>
      </w:r>
      <w:proofErr w:type="spellStart"/>
      <w:r>
        <w:rPr>
          <w:i/>
          <w:spacing w:val="18"/>
          <w:w w:val="116"/>
        </w:rPr>
        <w:t>y</w:t>
      </w:r>
      <w:r>
        <w:rPr>
          <w:i/>
          <w:spacing w:val="18"/>
          <w:w w:val="65"/>
        </w:rPr>
        <w:t>m</w:t>
      </w:r>
      <w:r>
        <w:rPr>
          <w:i/>
          <w:spacing w:val="18"/>
          <w:w w:val="226"/>
        </w:rPr>
        <w:t>i</w:t>
      </w:r>
      <w:r>
        <w:rPr>
          <w:i/>
          <w:spacing w:val="29"/>
          <w:w w:val="101"/>
        </w:rPr>
        <w:t>n</w:t>
      </w:r>
      <w:proofErr w:type="spellEnd"/>
      <w:r>
        <w:rPr>
          <w:i/>
          <w:spacing w:val="29"/>
          <w:w w:val="104"/>
        </w:rPr>
        <w:t>=</w:t>
      </w:r>
      <w:r>
        <w:rPr>
          <w:i/>
          <w:spacing w:val="18"/>
          <w:w w:val="95"/>
        </w:rPr>
        <w:t>R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25"/>
        </w:rPr>
        <w:t>c</w:t>
      </w:r>
      <w:r>
        <w:rPr>
          <w:i/>
          <w:spacing w:val="18"/>
          <w:w w:val="101"/>
        </w:rPr>
        <w:t>hn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33"/>
        </w:rPr>
        <w:t>s</w:t>
      </w:r>
      <w:r>
        <w:rPr>
          <w:i/>
          <w:w w:val="133"/>
        </w:rPr>
        <w:t>s</w:t>
      </w:r>
      <w:r>
        <w:rPr>
          <w:i/>
          <w:spacing w:val="-2"/>
        </w:rPr>
        <w:t xml:space="preserve"> </w:t>
      </w:r>
      <w:r>
        <w:rPr>
          <w:i/>
          <w:w w:val="170"/>
        </w:rPr>
        <w:t>-</w:t>
      </w:r>
      <w:r>
        <w:rPr>
          <w:i/>
          <w:spacing w:val="-27"/>
        </w:rPr>
        <w:t xml:space="preserve"> </w:t>
      </w:r>
      <w:proofErr w:type="spellStart"/>
      <w:r>
        <w:rPr>
          <w:i/>
          <w:spacing w:val="11"/>
          <w:w w:val="133"/>
        </w:rPr>
        <w:t>s</w:t>
      </w:r>
      <w:r>
        <w:rPr>
          <w:i/>
          <w:w w:val="101"/>
        </w:rPr>
        <w:t>d</w:t>
      </w:r>
      <w:proofErr w:type="spellEnd"/>
      <w:r>
        <w:rPr>
          <w:i/>
          <w:spacing w:val="-16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proofErr w:type="spellStart"/>
      <w:r>
        <w:rPr>
          <w:i/>
          <w:spacing w:val="18"/>
          <w:w w:val="116"/>
        </w:rPr>
        <w:t>y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1"/>
        </w:rPr>
        <w:t>a</w:t>
      </w:r>
      <w:r>
        <w:rPr>
          <w:i/>
          <w:spacing w:val="29"/>
          <w:w w:val="120"/>
        </w:rPr>
        <w:t>x</w:t>
      </w:r>
      <w:proofErr w:type="spellEnd"/>
      <w:r>
        <w:rPr>
          <w:i/>
          <w:spacing w:val="31"/>
          <w:w w:val="104"/>
        </w:rPr>
        <w:t>=</w:t>
      </w:r>
      <w:proofErr w:type="spellStart"/>
      <w:r>
        <w:rPr>
          <w:i/>
          <w:spacing w:val="20"/>
          <w:w w:val="95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hn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31"/>
          <w:w w:val="133"/>
        </w:rPr>
        <w:t>s</w:t>
      </w:r>
      <w:r>
        <w:rPr>
          <w:i/>
          <w:spacing w:val="26"/>
          <w:w w:val="104"/>
        </w:rPr>
        <w:t>+</w:t>
      </w:r>
      <w:r>
        <w:rPr>
          <w:i/>
          <w:spacing w:val="15"/>
          <w:w w:val="133"/>
        </w:rPr>
        <w:t>s</w:t>
      </w:r>
      <w:r>
        <w:rPr>
          <w:i/>
          <w:spacing w:val="26"/>
          <w:w w:val="101"/>
        </w:rPr>
        <w:t>d</w:t>
      </w:r>
      <w:proofErr w:type="spellEnd"/>
      <w:r>
        <w:rPr>
          <w:i/>
          <w:spacing w:val="26"/>
          <w:w w:val="171"/>
        </w:rPr>
        <w:t>)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  <w:spacing w:val="-13"/>
        </w:rPr>
        <w:t xml:space="preserve"> </w:t>
      </w:r>
      <w:r>
        <w:rPr>
          <w:i/>
          <w:spacing w:val="18"/>
          <w:w w:val="104"/>
        </w:rPr>
        <w:t>=</w:t>
      </w:r>
      <w:r>
        <w:rPr>
          <w:i/>
          <w:spacing w:val="18"/>
          <w:w w:val="206"/>
        </w:rPr>
        <w:t>.</w:t>
      </w:r>
      <w:r>
        <w:rPr>
          <w:i/>
          <w:spacing w:val="18"/>
          <w:w w:val="102"/>
        </w:rPr>
        <w:t>1</w:t>
      </w:r>
      <w:r>
        <w:rPr>
          <w:i/>
          <w:w w:val="171"/>
        </w:rPr>
        <w:t>)</w:t>
      </w:r>
      <w:r>
        <w:rPr>
          <w:i/>
        </w:rPr>
        <w:t xml:space="preserve">  </w:t>
      </w:r>
      <w:r>
        <w:rPr>
          <w:i/>
          <w:spacing w:val="17"/>
        </w:rPr>
        <w:t xml:space="preserve"> </w:t>
      </w:r>
      <w:r>
        <w:rPr>
          <w:i/>
          <w:w w:val="104"/>
        </w:rPr>
        <w:t>+</w:t>
      </w:r>
      <w:r>
        <w:rPr>
          <w:i/>
        </w:rPr>
        <w:tab/>
      </w:r>
      <w:r>
        <w:rPr>
          <w:i/>
          <w:spacing w:val="-17"/>
          <w:w w:val="104"/>
        </w:rPr>
        <w:t>#</w:t>
      </w:r>
      <w:r>
        <w:rPr>
          <w:i/>
          <w:w w:val="104"/>
        </w:rPr>
        <w:t xml:space="preserve"> </w:t>
      </w:r>
      <w:r>
        <w:rPr>
          <w:i/>
          <w:spacing w:val="20"/>
          <w:w w:val="101"/>
        </w:rPr>
        <w:t>po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spacing w:val="31"/>
          <w:w w:val="101"/>
        </w:rPr>
        <w:t>n</w:t>
      </w:r>
      <w:r>
        <w:rPr>
          <w:i/>
          <w:spacing w:val="31"/>
          <w:w w:val="104"/>
        </w:rPr>
        <w:t>=</w:t>
      </w:r>
      <w:r>
        <w:rPr>
          <w:i/>
          <w:spacing w:val="20"/>
          <w:w w:val="101"/>
        </w:rPr>
        <w:t>po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  <w:spacing w:val="-18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40"/>
        </w:rPr>
        <w:t xml:space="preserve"> 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g</w:t>
      </w:r>
      <w:r>
        <w:rPr>
          <w:i/>
          <w:w w:val="109"/>
        </w:rPr>
        <w:t>e</w:t>
      </w:r>
      <w:r>
        <w:rPr>
          <w:i/>
          <w:spacing w:val="-13"/>
        </w:rPr>
        <w:t xml:space="preserve"> </w:t>
      </w:r>
      <w:r>
        <w:rPr>
          <w:i/>
          <w:spacing w:val="18"/>
          <w:w w:val="171"/>
        </w:rPr>
        <w:t>(</w:t>
      </w:r>
      <w:r>
        <w:rPr>
          <w:i/>
          <w:spacing w:val="18"/>
          <w:w w:val="206"/>
        </w:rPr>
        <w:t>.</w:t>
      </w:r>
      <w:r>
        <w:rPr>
          <w:i/>
          <w:spacing w:val="18"/>
          <w:w w:val="102"/>
        </w:rPr>
        <w:t>9</w:t>
      </w:r>
      <w:r>
        <w:rPr>
          <w:i/>
          <w:w w:val="171"/>
        </w:rPr>
        <w:t>)</w:t>
      </w:r>
    </w:p>
    <w:p w14:paraId="58B6A280" w14:textId="77777777" w:rsidR="006F1C89" w:rsidRDefault="005D3991">
      <w:pPr>
        <w:pStyle w:val="BodyText"/>
        <w:spacing w:before="1" w:line="192" w:lineRule="auto"/>
        <w:ind w:left="443" w:right="4893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99"/>
        </w:rPr>
        <w:t>y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82"/>
        </w:rPr>
        <w:t>30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+ </w:t>
      </w:r>
      <w:proofErr w:type="spellStart"/>
      <w:r>
        <w:rPr>
          <w:spacing w:val="18"/>
          <w:w w:val="84"/>
        </w:rPr>
        <w:t>x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w w:val="82"/>
        </w:rPr>
        <w:t>b</w:t>
      </w:r>
      <w:proofErr w:type="spellEnd"/>
      <w:r>
        <w:rPr>
          <w:spacing w:val="-40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2"/>
          <w:w w:val="164"/>
        </w:rPr>
        <w:t>␣</w:t>
      </w:r>
      <w:r>
        <w:rPr>
          <w:spacing w:val="20"/>
          <w:w w:val="72"/>
        </w:rPr>
        <w:t>G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li</w:t>
      </w:r>
      <w:r>
        <w:rPr>
          <w:spacing w:val="20"/>
          <w:w w:val="102"/>
        </w:rPr>
        <w:t>s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7184DE97" w14:textId="77777777" w:rsidR="006F1C89" w:rsidRDefault="005D3991">
      <w:pPr>
        <w:pStyle w:val="BodyText"/>
        <w:spacing w:line="257" w:lineRule="exact"/>
        <w:ind w:left="443"/>
      </w:pPr>
      <w:proofErr w:type="spellStart"/>
      <w:r>
        <w:rPr>
          <w:spacing w:val="18"/>
          <w:w w:val="99"/>
        </w:rPr>
        <w:t>y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w w:val="82"/>
        </w:rPr>
        <w:t>b</w:t>
      </w:r>
      <w:proofErr w:type="spellEnd"/>
      <w:r>
        <w:rPr>
          <w:spacing w:val="-40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19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115C3BBF" w14:textId="77777777" w:rsidR="006F1C89" w:rsidRDefault="005D3991">
      <w:pPr>
        <w:pStyle w:val="BodyText"/>
        <w:spacing w:before="15" w:line="192" w:lineRule="auto"/>
        <w:ind w:left="445" w:right="1188" w:hanging="2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82"/>
        </w:rPr>
        <w:t>b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w w:val="99"/>
        </w:rPr>
        <w:t>\</w:t>
      </w:r>
      <w:r>
        <w:rPr>
          <w:spacing w:val="-38"/>
        </w:rPr>
        <w:t xml:space="preserve"> </w:t>
      </w:r>
      <w:r>
        <w:rPr>
          <w:w w:val="83"/>
        </w:rPr>
        <w:t>n</w:t>
      </w:r>
      <w:r>
        <w:rPr>
          <w:spacing w:val="-49"/>
        </w:rPr>
        <w:t xml:space="preserve"> </w:t>
      </w:r>
      <w:proofErr w:type="spellStart"/>
      <w:r>
        <w:rPr>
          <w:spacing w:val="21"/>
          <w:w w:val="72"/>
        </w:rPr>
        <w:t>G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spacing w:val="21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li</w:t>
      </w:r>
      <w:r>
        <w:rPr>
          <w:spacing w:val="21"/>
          <w:w w:val="102"/>
        </w:rPr>
        <w:t>s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97"/>
        </w:rPr>
        <w:t>L</w:t>
      </w:r>
      <w:r>
        <w:rPr>
          <w:spacing w:val="18"/>
          <w:w w:val="180"/>
        </w:rPr>
        <w:t>i</w:t>
      </w:r>
      <w:r>
        <w:rPr>
          <w:spacing w:val="18"/>
          <w:w w:val="141"/>
        </w:rPr>
        <w:t>f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30"/>
          <w:w w:val="164"/>
        </w:rPr>
        <w:t>␣</w:t>
      </w:r>
      <w:r>
        <w:rPr>
          <w:spacing w:val="18"/>
          <w:w w:val="101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+ </w:t>
      </w:r>
      <w:proofErr w:type="spellStart"/>
      <w:r>
        <w:rPr>
          <w:spacing w:val="20"/>
          <w:w w:val="83"/>
        </w:rPr>
        <w:t>gg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20"/>
          <w:w w:val="180"/>
        </w:rPr>
        <w:t>l</w:t>
      </w:r>
      <w:r>
        <w:rPr>
          <w:w w:val="93"/>
        </w:rPr>
        <w:t>e</w:t>
      </w:r>
      <w:proofErr w:type="spellEnd"/>
      <w:r>
        <w:rPr>
          <w:spacing w:val="-38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31"/>
          <w:w w:val="180"/>
        </w:rPr>
        <w:t>l</w:t>
      </w:r>
      <w:r>
        <w:rPr>
          <w:spacing w:val="31"/>
          <w:w w:val="164"/>
        </w:rPr>
        <w:t>␣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proofErr w:type="spellEnd"/>
      <w:r>
        <w:rPr>
          <w:spacing w:val="-38"/>
        </w:rPr>
        <w:t xml:space="preserve"> </w:t>
      </w:r>
      <w:r>
        <w:rPr>
          <w:spacing w:val="32"/>
          <w:w w:val="164"/>
        </w:rPr>
        <w:t>␣</w:t>
      </w:r>
      <w:r>
        <w:rPr>
          <w:spacing w:val="21"/>
          <w:w w:val="82"/>
        </w:rPr>
        <w:t>d</w:t>
      </w:r>
      <w:r>
        <w:rPr>
          <w:spacing w:val="21"/>
          <w:w w:val="180"/>
        </w:rPr>
        <w:t>i</w:t>
      </w:r>
      <w:r>
        <w:rPr>
          <w:spacing w:val="21"/>
          <w:w w:val="102"/>
        </w:rPr>
        <w:t>s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37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1A6CCFA7" w14:textId="77777777" w:rsidR="006F1C89" w:rsidRDefault="005D3991">
      <w:pPr>
        <w:pStyle w:val="BodyText"/>
        <w:spacing w:before="1" w:line="192" w:lineRule="auto"/>
        <w:ind w:left="444" w:right="1999"/>
      </w:pP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</w:t>
      </w:r>
      <w:r>
        <w:rPr>
          <w:spacing w:val="20"/>
          <w:w w:val="55"/>
        </w:rPr>
        <w:t>m</w:t>
      </w:r>
      <w:r>
        <w:rPr>
          <w:spacing w:val="20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15</w:t>
      </w:r>
      <w:r>
        <w:rPr>
          <w:w w:val="160"/>
        </w:rPr>
        <w:t>)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 xml:space="preserve">+ </w:t>
      </w: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18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5B66F529" w14:textId="77777777" w:rsidR="006F1C89" w:rsidRDefault="005D3991">
      <w:pPr>
        <w:pStyle w:val="BodyText"/>
        <w:spacing w:line="257" w:lineRule="exact"/>
        <w:ind w:left="444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nu</w:t>
      </w:r>
      <w:r>
        <w:rPr>
          <w:spacing w:val="19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3"/>
        </w:rPr>
        <w:t>u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01"/>
        </w:rPr>
        <w:t>c</w:t>
      </w:r>
      <w:r>
        <w:rPr>
          <w:spacing w:val="-42"/>
        </w:rPr>
        <w:t xml:space="preserve"> </w:t>
      </w:r>
      <w:r>
        <w:rPr>
          <w:spacing w:val="16"/>
          <w:w w:val="160"/>
        </w:rPr>
        <w:t>(</w:t>
      </w:r>
      <w:r>
        <w:rPr>
          <w:w w:val="82"/>
        </w:rPr>
        <w:t>1</w:t>
      </w:r>
      <w:r>
        <w:rPr>
          <w:spacing w:val="-37"/>
        </w:rPr>
        <w:t xml:space="preserve"> 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4</w:t>
      </w:r>
      <w:r>
        <w:rPr>
          <w:spacing w:val="27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17D80847" w14:textId="77777777" w:rsidR="006F1C89" w:rsidRDefault="005D3991">
      <w:pPr>
        <w:pStyle w:val="BodyText"/>
        <w:spacing w:line="305" w:lineRule="exact"/>
        <w:ind w:left="444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nu</w:t>
      </w:r>
      <w:r>
        <w:rPr>
          <w:spacing w:val="19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3"/>
        </w:rPr>
        <w:t>u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30"/>
          <w:w w:val="127"/>
        </w:rPr>
        <w:t>r</w:t>
      </w:r>
      <w:r>
        <w:rPr>
          <w:w w:val="104"/>
        </w:rPr>
        <w:t>_</w:t>
      </w:r>
      <w:r>
        <w:rPr>
          <w:spacing w:val="-41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94"/>
        </w:rPr>
        <w:t>a</w:t>
      </w:r>
      <w:r>
        <w:rPr>
          <w:spacing w:val="17"/>
          <w:w w:val="180"/>
        </w:rPr>
        <w:t>l</w:t>
      </w:r>
      <w:r>
        <w:rPr>
          <w:spacing w:val="17"/>
          <w:w w:val="93"/>
        </w:rPr>
        <w:t>e</w:t>
      </w:r>
      <w:r>
        <w:rPr>
          <w:spacing w:val="17"/>
          <w:w w:val="139"/>
        </w:rPr>
        <w:t>tt</w:t>
      </w:r>
      <w:r>
        <w:rPr>
          <w:w w:val="93"/>
        </w:rPr>
        <w:t>e</w:t>
      </w:r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8"/>
          <w:w w:val="101"/>
        </w:rPr>
        <w:t>c</w:t>
      </w:r>
      <w:r>
        <w:rPr>
          <w:w w:val="89"/>
        </w:rPr>
        <w:t>k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55C25239" w14:textId="77777777" w:rsidR="006F1C89" w:rsidRDefault="006F1C89">
      <w:pPr>
        <w:pStyle w:val="BodyText"/>
        <w:spacing w:before="4"/>
        <w:rPr>
          <w:sz w:val="13"/>
        </w:rPr>
      </w:pPr>
    </w:p>
    <w:p w14:paraId="1AD94B05" w14:textId="77777777" w:rsidR="006F1C89" w:rsidRDefault="005D3991">
      <w:pPr>
        <w:pStyle w:val="BodyText"/>
        <w:ind w:left="168"/>
      </w:pP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w w:val="139"/>
        </w:rPr>
        <w:t>t</w:t>
      </w:r>
    </w:p>
    <w:p w14:paraId="1D1FD164" w14:textId="77777777" w:rsidR="006F1C89" w:rsidRDefault="006F1C89">
      <w:pPr>
        <w:pStyle w:val="BodyText"/>
        <w:spacing w:before="5"/>
        <w:rPr>
          <w:sz w:val="15"/>
        </w:rPr>
      </w:pPr>
    </w:p>
    <w:p w14:paraId="68B0A33F" w14:textId="77777777" w:rsidR="006F1C89" w:rsidRDefault="005D3991">
      <w:pPr>
        <w:spacing w:before="1"/>
        <w:ind w:left="161"/>
        <w:rPr>
          <w:i/>
        </w:rPr>
      </w:pPr>
      <w:r>
        <w:rPr>
          <w:i/>
          <w:w w:val="105"/>
        </w:rPr>
        <w:t>#</w:t>
      </w:r>
      <w:r>
        <w:rPr>
          <w:i/>
          <w:spacing w:val="49"/>
          <w:w w:val="105"/>
        </w:rPr>
        <w:t xml:space="preserve"> </w:t>
      </w:r>
      <w:r>
        <w:rPr>
          <w:i/>
          <w:spacing w:val="15"/>
          <w:w w:val="105"/>
        </w:rPr>
        <w:t>Skewed</w:t>
      </w:r>
    </w:p>
    <w:p w14:paraId="5B739162" w14:textId="77777777" w:rsidR="006F1C89" w:rsidRDefault="006F1C89">
      <w:pPr>
        <w:rPr>
          <w:i/>
        </w:rPr>
      </w:pPr>
    </w:p>
    <w:p w14:paraId="7B9D5336" w14:textId="77777777" w:rsidR="006F1C89" w:rsidRDefault="006F1C89">
      <w:pPr>
        <w:spacing w:before="11"/>
        <w:rPr>
          <w:i/>
          <w:sz w:val="23"/>
        </w:rPr>
      </w:pPr>
    </w:p>
    <w:p w14:paraId="5D8E2D0F" w14:textId="77777777" w:rsidR="006F1C89" w:rsidRDefault="005D3991">
      <w:pPr>
        <w:pStyle w:val="BodyText"/>
        <w:spacing w:line="192" w:lineRule="auto"/>
        <w:ind w:left="169" w:right="3648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 xml:space="preserve">w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</w:p>
    <w:p w14:paraId="32638EC3" w14:textId="77777777" w:rsidR="006F1C89" w:rsidRDefault="006F1C89">
      <w:pPr>
        <w:pStyle w:val="BodyText"/>
        <w:spacing w:before="11"/>
        <w:rPr>
          <w:sz w:val="17"/>
        </w:rPr>
      </w:pPr>
    </w:p>
    <w:p w14:paraId="3068A169" w14:textId="77777777" w:rsidR="006F1C89" w:rsidRDefault="005D3991">
      <w:pPr>
        <w:pStyle w:val="BodyText"/>
        <w:tabs>
          <w:tab w:val="left" w:pos="3192"/>
        </w:tabs>
        <w:spacing w:line="192" w:lineRule="auto"/>
        <w:ind w:left="169" w:right="4617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ab/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 xml:space="preserve">w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ab/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</w:p>
    <w:p w14:paraId="3905196E" w14:textId="77777777" w:rsidR="006F1C89" w:rsidRDefault="005D3991">
      <w:pPr>
        <w:pStyle w:val="BodyText"/>
        <w:spacing w:before="224"/>
        <w:ind w:left="161"/>
      </w:pP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13AD541A" w14:textId="77777777" w:rsidR="006F1C89" w:rsidRDefault="006F1C89">
      <w:pPr>
        <w:pStyle w:val="BodyText"/>
      </w:pPr>
    </w:p>
    <w:p w14:paraId="7B801354" w14:textId="77777777" w:rsidR="006F1C89" w:rsidRDefault="006F1C89">
      <w:pPr>
        <w:pStyle w:val="BodyText"/>
        <w:spacing w:before="8"/>
        <w:rPr>
          <w:sz w:val="26"/>
        </w:rPr>
      </w:pPr>
    </w:p>
    <w:p w14:paraId="7B726BF5" w14:textId="77777777" w:rsidR="006F1C89" w:rsidRDefault="005D3991">
      <w:pPr>
        <w:pStyle w:val="BodyText"/>
        <w:ind w:left="165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</w:p>
    <w:p w14:paraId="6FA48C50" w14:textId="77777777" w:rsidR="006F1C89" w:rsidRDefault="006F1C89">
      <w:p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16A7D213" w14:textId="77777777" w:rsidR="006F1C89" w:rsidRDefault="005D3991">
      <w:pPr>
        <w:pStyle w:val="BodyText"/>
        <w:spacing w:before="56" w:line="192" w:lineRule="auto"/>
        <w:ind w:left="440" w:right="4408" w:firstLine="5"/>
      </w:pPr>
      <w:r>
        <w:rPr>
          <w:spacing w:val="20"/>
          <w:w w:val="167"/>
        </w:rPr>
        <w:lastRenderedPageBreak/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9"/>
          <w:w w:val="160"/>
        </w:rPr>
        <w:t>(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9"/>
          <w:w w:val="160"/>
        </w:rPr>
        <w:t>(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r>
        <w:rPr>
          <w:spacing w:val="20"/>
          <w:w w:val="82"/>
        </w:rPr>
        <w:t>R</w:t>
      </w:r>
      <w:r>
        <w:rPr>
          <w:spacing w:val="20"/>
          <w:w w:val="180"/>
        </w:rPr>
        <w:t>i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hn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w w:val="102"/>
        </w:rPr>
        <w:t>s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1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3F32E3DE" w14:textId="77777777" w:rsidR="006F1C89" w:rsidRDefault="005D3991">
      <w:pPr>
        <w:pStyle w:val="BodyText"/>
        <w:spacing w:line="258" w:lineRule="exact"/>
        <w:ind w:left="444"/>
      </w:pP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E5C81A2" w14:textId="77777777" w:rsidR="006F1C89" w:rsidRDefault="005D3991">
      <w:pPr>
        <w:pStyle w:val="BodyText"/>
        <w:spacing w:line="305" w:lineRule="exact"/>
        <w:ind w:left="161"/>
      </w:pPr>
      <w:r>
        <w:rPr>
          <w:w w:val="160"/>
        </w:rPr>
        <w:t>)</w:t>
      </w:r>
    </w:p>
    <w:p w14:paraId="5DE5F05A" w14:textId="77777777" w:rsidR="006F1C89" w:rsidRDefault="006F1C89">
      <w:pPr>
        <w:pStyle w:val="BodyText"/>
        <w:spacing w:before="13"/>
        <w:rPr>
          <w:sz w:val="11"/>
        </w:rPr>
      </w:pPr>
    </w:p>
    <w:p w14:paraId="594297FE" w14:textId="77777777" w:rsidR="006F1C89" w:rsidRDefault="005D3991">
      <w:pPr>
        <w:pStyle w:val="BodyText"/>
        <w:spacing w:before="70" w:line="192" w:lineRule="auto"/>
        <w:ind w:left="444" w:right="7772" w:hanging="279"/>
        <w:jc w:val="both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 xml:space="preserve">(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 xml:space="preserve">,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</w:p>
    <w:p w14:paraId="6ACDC94E" w14:textId="77777777" w:rsidR="006F1C89" w:rsidRDefault="005D3991">
      <w:pPr>
        <w:pStyle w:val="BodyText"/>
        <w:spacing w:before="2" w:line="192" w:lineRule="auto"/>
        <w:ind w:left="440" w:right="4607" w:firstLine="5"/>
        <w:jc w:val="both"/>
      </w:pPr>
      <w:r>
        <w:rPr>
          <w:spacing w:val="20"/>
          <w:w w:val="82"/>
        </w:rPr>
        <w:t>R</w:t>
      </w:r>
      <w:r>
        <w:rPr>
          <w:spacing w:val="20"/>
          <w:w w:val="180"/>
        </w:rPr>
        <w:t>i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hn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w w:val="102"/>
        </w:rPr>
        <w:t>s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1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73B0B3F6" w14:textId="77777777" w:rsidR="006F1C89" w:rsidRDefault="005D3991">
      <w:pPr>
        <w:pStyle w:val="BodyText"/>
        <w:spacing w:line="291" w:lineRule="exact"/>
        <w:ind w:left="444"/>
        <w:jc w:val="both"/>
      </w:pP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5CF4E3AB" w14:textId="77777777" w:rsidR="006F1C89" w:rsidRDefault="005D3991">
      <w:pPr>
        <w:pStyle w:val="BodyText"/>
        <w:spacing w:line="271" w:lineRule="exact"/>
        <w:ind w:left="161"/>
      </w:pPr>
      <w:r>
        <w:rPr>
          <w:w w:val="160"/>
        </w:rPr>
        <w:t>)</w:t>
      </w:r>
    </w:p>
    <w:p w14:paraId="39CF0857" w14:textId="77777777" w:rsidR="006F1C89" w:rsidRDefault="006F1C89">
      <w:pPr>
        <w:pStyle w:val="BodyText"/>
      </w:pPr>
    </w:p>
    <w:p w14:paraId="567FB6B0" w14:textId="77777777" w:rsidR="006F1C89" w:rsidRDefault="006F1C89">
      <w:pPr>
        <w:pStyle w:val="BodyText"/>
        <w:spacing w:before="8"/>
        <w:rPr>
          <w:sz w:val="26"/>
        </w:rPr>
      </w:pPr>
    </w:p>
    <w:p w14:paraId="7C9069E8" w14:textId="77777777" w:rsidR="006F1C89" w:rsidRDefault="005D3991">
      <w:pPr>
        <w:pStyle w:val="BodyText"/>
        <w:ind w:left="165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b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proofErr w:type="spellStart"/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proofErr w:type="spellEnd"/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0"/>
        </w:rPr>
        <w:t>)</w:t>
      </w:r>
    </w:p>
    <w:p w14:paraId="4B3BDFAB" w14:textId="77777777" w:rsidR="006F1C89" w:rsidRDefault="006F1C89">
      <w:pPr>
        <w:pStyle w:val="BodyText"/>
      </w:pPr>
    </w:p>
    <w:p w14:paraId="53007CA9" w14:textId="77777777" w:rsidR="006F1C89" w:rsidRDefault="005D3991">
      <w:pPr>
        <w:pStyle w:val="BodyText"/>
        <w:spacing w:before="185" w:line="192" w:lineRule="auto"/>
        <w:ind w:left="565" w:hanging="397"/>
      </w:pP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w w:val="139"/>
        </w:rPr>
        <w:t>t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3"/>
        </w:rPr>
        <w:t>gg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3"/>
        </w:rPr>
        <w:t xml:space="preserve"> </w:t>
      </w:r>
      <w:proofErr w:type="spellStart"/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proofErr w:type="spellEnd"/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8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93"/>
        </w:rPr>
        <w:t>e</w:t>
      </w:r>
      <w:r>
        <w:rPr>
          <w:w w:val="82"/>
        </w:rPr>
        <w:t>d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39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R</w:t>
      </w:r>
      <w:r>
        <w:rPr>
          <w:spacing w:val="18"/>
          <w:w w:val="180"/>
        </w:rPr>
        <w:t>i</w:t>
      </w:r>
      <w:r>
        <w:rPr>
          <w:spacing w:val="18"/>
          <w:w w:val="101"/>
        </w:rPr>
        <w:t>c</w:t>
      </w:r>
      <w:r>
        <w:rPr>
          <w:spacing w:val="18"/>
          <w:w w:val="83"/>
        </w:rPr>
        <w:t>hn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w w:val="102"/>
        </w:rPr>
        <w:t>s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 xml:space="preserve">= </w:t>
      </w:r>
      <w:r>
        <w:rPr>
          <w:spacing w:val="16"/>
          <w:w w:val="75"/>
        </w:rPr>
        <w:t>C</w:t>
      </w:r>
      <w:r>
        <w:rPr>
          <w:spacing w:val="16"/>
          <w:w w:val="99"/>
        </w:rPr>
        <w:t>y</w:t>
      </w:r>
      <w:r>
        <w:rPr>
          <w:spacing w:val="16"/>
          <w:w w:val="101"/>
        </w:rPr>
        <w:t>c</w:t>
      </w:r>
      <w:r>
        <w:rPr>
          <w:spacing w:val="16"/>
          <w:w w:val="180"/>
        </w:rPr>
        <w:t>l</w:t>
      </w:r>
      <w:r>
        <w:rPr>
          <w:w w:val="93"/>
        </w:rPr>
        <w:t>e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39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9"/>
        </w:rPr>
        <w:t>k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1</w:t>
      </w:r>
      <w:r>
        <w:rPr>
          <w:spacing w:val="18"/>
          <w:w w:val="164"/>
        </w:rPr>
        <w:t>.</w:t>
      </w:r>
      <w:r>
        <w:rPr>
          <w:spacing w:val="18"/>
          <w:w w:val="82"/>
        </w:rPr>
        <w:t>7</w:t>
      </w:r>
      <w:r>
        <w:rPr>
          <w:spacing w:val="29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54BB3B8E" w14:textId="77777777" w:rsidR="006F1C89" w:rsidRDefault="005D3991">
      <w:pPr>
        <w:pStyle w:val="BodyText"/>
        <w:spacing w:before="1" w:line="192" w:lineRule="auto"/>
        <w:ind w:left="844" w:hanging="401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~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180"/>
        </w:rPr>
        <w:t>il</w:t>
      </w:r>
      <w:r>
        <w:rPr>
          <w:spacing w:val="19"/>
          <w:w w:val="139"/>
        </w:rPr>
        <w:t>t</w:t>
      </w:r>
      <w:r>
        <w:rPr>
          <w:spacing w:val="19"/>
          <w:w w:val="93"/>
        </w:rPr>
        <w:t>e</w:t>
      </w:r>
      <w:r>
        <w:rPr>
          <w:w w:val="127"/>
        </w:rPr>
        <w:t>r</w:t>
      </w:r>
      <w:r>
        <w:rPr>
          <w:spacing w:val="-35"/>
        </w:rPr>
        <w:t xml:space="preserve"> </w:t>
      </w:r>
      <w:r>
        <w:rPr>
          <w:spacing w:val="15"/>
          <w:w w:val="160"/>
        </w:rPr>
        <w:t>(</w:t>
      </w:r>
      <w:r>
        <w:rPr>
          <w:w w:val="164"/>
        </w:rPr>
        <w:t>.</w:t>
      </w:r>
      <w:r>
        <w:rPr>
          <w:spacing w:val="-4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rPr>
          <w:spacing w:val="-4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7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 xml:space="preserve">=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84"/>
        </w:rPr>
        <w:t>o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g</w:t>
      </w:r>
      <w:r>
        <w:rPr>
          <w:w w:val="93"/>
        </w:rPr>
        <w:t>e</w:t>
      </w:r>
      <w:r>
        <w:rPr>
          <w:spacing w:val="-32"/>
        </w:rPr>
        <w:t xml:space="preserve"> </w:t>
      </w:r>
      <w:r>
        <w:rPr>
          <w:spacing w:val="19"/>
          <w:w w:val="160"/>
        </w:rPr>
        <w:t>(</w:t>
      </w:r>
      <w:r>
        <w:rPr>
          <w:spacing w:val="18"/>
          <w:w w:val="82"/>
        </w:rPr>
        <w:t>0</w:t>
      </w:r>
      <w:r>
        <w:rPr>
          <w:spacing w:val="19"/>
          <w:w w:val="164"/>
        </w:rPr>
        <w:t>.</w:t>
      </w:r>
      <w:r>
        <w:rPr>
          <w:spacing w:val="18"/>
          <w:w w:val="82"/>
        </w:rPr>
        <w:t>2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8"/>
          <w:w w:val="101"/>
        </w:rPr>
        <w:t>c</w:t>
      </w:r>
      <w:r>
        <w:rPr>
          <w:w w:val="89"/>
        </w:rPr>
        <w:t>k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2DE8A076" w14:textId="77777777" w:rsidR="006F1C89" w:rsidRDefault="005D3991">
      <w:pPr>
        <w:pStyle w:val="BodyText"/>
        <w:spacing w:before="1" w:line="192" w:lineRule="auto"/>
        <w:ind w:left="844" w:hanging="401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~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180"/>
        </w:rPr>
        <w:t>il</w:t>
      </w:r>
      <w:r>
        <w:rPr>
          <w:spacing w:val="19"/>
          <w:w w:val="139"/>
        </w:rPr>
        <w:t>t</w:t>
      </w:r>
      <w:r>
        <w:rPr>
          <w:spacing w:val="19"/>
          <w:w w:val="93"/>
        </w:rPr>
        <w:t>e</w:t>
      </w:r>
      <w:r>
        <w:rPr>
          <w:w w:val="127"/>
        </w:rPr>
        <w:t>r</w:t>
      </w:r>
      <w:r>
        <w:rPr>
          <w:spacing w:val="-35"/>
        </w:rPr>
        <w:t xml:space="preserve"> </w:t>
      </w:r>
      <w:r>
        <w:rPr>
          <w:spacing w:val="15"/>
          <w:w w:val="160"/>
        </w:rPr>
        <w:t>(</w:t>
      </w:r>
      <w:r>
        <w:rPr>
          <w:w w:val="164"/>
        </w:rPr>
        <w:t>.</w:t>
      </w:r>
      <w:r>
        <w:rPr>
          <w:spacing w:val="-4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w w:val="84"/>
        </w:rPr>
        <w:t>x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rPr>
          <w:spacing w:val="-4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7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 xml:space="preserve">=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84"/>
        </w:rPr>
        <w:t>o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g</w:t>
      </w:r>
      <w:r>
        <w:rPr>
          <w:w w:val="93"/>
        </w:rPr>
        <w:t>e</w:t>
      </w:r>
      <w:r>
        <w:rPr>
          <w:spacing w:val="-32"/>
        </w:rPr>
        <w:t xml:space="preserve"> </w:t>
      </w:r>
      <w:r>
        <w:rPr>
          <w:spacing w:val="19"/>
          <w:w w:val="160"/>
        </w:rPr>
        <w:t>(</w:t>
      </w:r>
      <w:r>
        <w:rPr>
          <w:spacing w:val="18"/>
          <w:w w:val="82"/>
        </w:rPr>
        <w:t>0</w:t>
      </w:r>
      <w:r>
        <w:rPr>
          <w:spacing w:val="19"/>
          <w:w w:val="164"/>
        </w:rPr>
        <w:t>.</w:t>
      </w:r>
      <w:r>
        <w:rPr>
          <w:spacing w:val="18"/>
          <w:w w:val="82"/>
        </w:rPr>
        <w:t>2</w:t>
      </w:r>
      <w:r>
        <w:rPr>
          <w:spacing w:val="30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50609B98" w14:textId="77777777" w:rsidR="006F1C89" w:rsidRDefault="005D3991">
      <w:pPr>
        <w:tabs>
          <w:tab w:val="left" w:pos="10195"/>
        </w:tabs>
        <w:spacing w:before="1" w:line="192" w:lineRule="auto"/>
        <w:ind w:left="844" w:right="487" w:hanging="408"/>
        <w:rPr>
          <w:i/>
        </w:rPr>
      </w:pPr>
      <w:r>
        <w:rPr>
          <w:i/>
          <w:w w:val="104"/>
        </w:rPr>
        <w:t>#</w:t>
      </w:r>
      <w:r>
        <w:rPr>
          <w:i/>
          <w:spacing w:val="-21"/>
        </w:rPr>
        <w:t xml:space="preserve"> </w:t>
      </w:r>
      <w:proofErr w:type="spellStart"/>
      <w:r>
        <w:rPr>
          <w:i/>
          <w:spacing w:val="18"/>
          <w:w w:val="101"/>
        </w:rPr>
        <w:t>g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o</w:t>
      </w:r>
      <w:r>
        <w:rPr>
          <w:i/>
          <w:w w:val="65"/>
        </w:rPr>
        <w:t>m</w:t>
      </w:r>
      <w:proofErr w:type="spellEnd"/>
      <w:r>
        <w:rPr>
          <w:i/>
          <w:spacing w:val="-20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38"/>
        </w:rPr>
        <w:t xml:space="preserve"> </w:t>
      </w:r>
      <w:proofErr w:type="spellStart"/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rr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ba</w:t>
      </w:r>
      <w:r>
        <w:rPr>
          <w:i/>
          <w:spacing w:val="31"/>
          <w:w w:val="151"/>
        </w:rPr>
        <w:t>r</w:t>
      </w:r>
      <w:proofErr w:type="spellEnd"/>
      <w:r>
        <w:rPr>
          <w:i/>
          <w:w w:val="171"/>
        </w:rPr>
        <w:t>(</w:t>
      </w:r>
      <w:r>
        <w:rPr>
          <w:i/>
          <w:spacing w:val="-22"/>
        </w:rPr>
        <w:t xml:space="preserve"> </w:t>
      </w:r>
      <w:proofErr w:type="spellStart"/>
      <w:r>
        <w:rPr>
          <w:i/>
          <w:spacing w:val="17"/>
          <w:w w:val="101"/>
        </w:rPr>
        <w:t>a</w:t>
      </w:r>
      <w:r>
        <w:rPr>
          <w:i/>
          <w:spacing w:val="17"/>
          <w:w w:val="109"/>
        </w:rPr>
        <w:t>e</w:t>
      </w:r>
      <w:r>
        <w:rPr>
          <w:i/>
          <w:spacing w:val="28"/>
          <w:w w:val="133"/>
        </w:rPr>
        <w:t>s</w:t>
      </w:r>
      <w:proofErr w:type="spellEnd"/>
      <w:r>
        <w:rPr>
          <w:i/>
          <w:w w:val="171"/>
        </w:rPr>
        <w:t>(</w:t>
      </w:r>
      <w:r>
        <w:rPr>
          <w:i/>
          <w:spacing w:val="-20"/>
        </w:rPr>
        <w:t xml:space="preserve"> </w:t>
      </w:r>
      <w:proofErr w:type="spellStart"/>
      <w:r>
        <w:rPr>
          <w:i/>
          <w:spacing w:val="18"/>
          <w:w w:val="116"/>
        </w:rPr>
        <w:t>y</w:t>
      </w:r>
      <w:r>
        <w:rPr>
          <w:i/>
          <w:spacing w:val="18"/>
          <w:w w:val="65"/>
        </w:rPr>
        <w:t>m</w:t>
      </w:r>
      <w:r>
        <w:rPr>
          <w:i/>
          <w:spacing w:val="18"/>
          <w:w w:val="226"/>
        </w:rPr>
        <w:t>i</w:t>
      </w:r>
      <w:r>
        <w:rPr>
          <w:i/>
          <w:spacing w:val="29"/>
          <w:w w:val="101"/>
        </w:rPr>
        <w:t>n</w:t>
      </w:r>
      <w:proofErr w:type="spellEnd"/>
      <w:r>
        <w:rPr>
          <w:i/>
          <w:spacing w:val="29"/>
          <w:w w:val="104"/>
        </w:rPr>
        <w:t>=</w:t>
      </w:r>
      <w:r>
        <w:rPr>
          <w:i/>
          <w:spacing w:val="18"/>
          <w:w w:val="95"/>
        </w:rPr>
        <w:t>R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25"/>
        </w:rPr>
        <w:t>c</w:t>
      </w:r>
      <w:r>
        <w:rPr>
          <w:i/>
          <w:spacing w:val="18"/>
          <w:w w:val="101"/>
        </w:rPr>
        <w:t>hn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33"/>
        </w:rPr>
        <w:t>s</w:t>
      </w:r>
      <w:r>
        <w:rPr>
          <w:i/>
          <w:w w:val="133"/>
        </w:rPr>
        <w:t>s</w:t>
      </w:r>
      <w:r>
        <w:rPr>
          <w:i/>
          <w:spacing w:val="-2"/>
        </w:rPr>
        <w:t xml:space="preserve"> </w:t>
      </w:r>
      <w:r>
        <w:rPr>
          <w:i/>
          <w:w w:val="170"/>
        </w:rPr>
        <w:t>-</w:t>
      </w:r>
      <w:r>
        <w:rPr>
          <w:i/>
          <w:spacing w:val="-27"/>
        </w:rPr>
        <w:t xml:space="preserve"> </w:t>
      </w:r>
      <w:proofErr w:type="spellStart"/>
      <w:r>
        <w:rPr>
          <w:i/>
          <w:spacing w:val="11"/>
          <w:w w:val="133"/>
        </w:rPr>
        <w:t>s</w:t>
      </w:r>
      <w:r>
        <w:rPr>
          <w:i/>
          <w:w w:val="101"/>
        </w:rPr>
        <w:t>d</w:t>
      </w:r>
      <w:proofErr w:type="spellEnd"/>
      <w:r>
        <w:rPr>
          <w:i/>
          <w:spacing w:val="-16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proofErr w:type="spellStart"/>
      <w:r>
        <w:rPr>
          <w:i/>
          <w:spacing w:val="18"/>
          <w:w w:val="116"/>
        </w:rPr>
        <w:t>y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1"/>
        </w:rPr>
        <w:t>a</w:t>
      </w:r>
      <w:r>
        <w:rPr>
          <w:i/>
          <w:spacing w:val="29"/>
          <w:w w:val="120"/>
        </w:rPr>
        <w:t>x</w:t>
      </w:r>
      <w:proofErr w:type="spellEnd"/>
      <w:r>
        <w:rPr>
          <w:i/>
          <w:spacing w:val="31"/>
          <w:w w:val="104"/>
        </w:rPr>
        <w:t>=</w:t>
      </w:r>
      <w:proofErr w:type="spellStart"/>
      <w:r>
        <w:rPr>
          <w:i/>
          <w:spacing w:val="20"/>
          <w:w w:val="95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hn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31"/>
          <w:w w:val="133"/>
        </w:rPr>
        <w:t>s</w:t>
      </w:r>
      <w:r>
        <w:rPr>
          <w:i/>
          <w:spacing w:val="26"/>
          <w:w w:val="104"/>
        </w:rPr>
        <w:t>+</w:t>
      </w:r>
      <w:r>
        <w:rPr>
          <w:i/>
          <w:spacing w:val="15"/>
          <w:w w:val="133"/>
        </w:rPr>
        <w:t>s</w:t>
      </w:r>
      <w:r>
        <w:rPr>
          <w:i/>
          <w:spacing w:val="26"/>
          <w:w w:val="101"/>
        </w:rPr>
        <w:t>d</w:t>
      </w:r>
      <w:proofErr w:type="spellEnd"/>
      <w:r>
        <w:rPr>
          <w:i/>
          <w:spacing w:val="26"/>
          <w:w w:val="171"/>
        </w:rPr>
        <w:t>)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  <w:spacing w:val="-12"/>
        </w:rPr>
        <w:t xml:space="preserve"> </w:t>
      </w:r>
      <w:r>
        <w:rPr>
          <w:i/>
          <w:spacing w:val="19"/>
          <w:w w:val="104"/>
        </w:rPr>
        <w:t>=</w:t>
      </w:r>
      <w:r>
        <w:rPr>
          <w:i/>
          <w:spacing w:val="18"/>
          <w:w w:val="206"/>
        </w:rPr>
        <w:t>.</w:t>
      </w:r>
      <w:r>
        <w:rPr>
          <w:i/>
          <w:spacing w:val="19"/>
          <w:w w:val="102"/>
        </w:rPr>
        <w:t>0</w:t>
      </w:r>
      <w:r>
        <w:rPr>
          <w:i/>
          <w:spacing w:val="18"/>
          <w:w w:val="102"/>
        </w:rPr>
        <w:t>5</w:t>
      </w:r>
      <w:r>
        <w:rPr>
          <w:i/>
          <w:w w:val="171"/>
        </w:rPr>
        <w:t>)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04"/>
        </w:rPr>
        <w:t>+</w:t>
      </w:r>
      <w:r>
        <w:rPr>
          <w:i/>
        </w:rPr>
        <w:tab/>
      </w:r>
      <w:r>
        <w:rPr>
          <w:i/>
          <w:spacing w:val="-17"/>
          <w:w w:val="104"/>
        </w:rPr>
        <w:t>#</w:t>
      </w:r>
      <w:r>
        <w:rPr>
          <w:i/>
          <w:w w:val="104"/>
        </w:rPr>
        <w:t xml:space="preserve"> </w:t>
      </w:r>
      <w:r>
        <w:rPr>
          <w:i/>
          <w:spacing w:val="20"/>
          <w:w w:val="101"/>
        </w:rPr>
        <w:t>po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spacing w:val="31"/>
          <w:w w:val="101"/>
        </w:rPr>
        <w:t>n</w:t>
      </w:r>
      <w:r>
        <w:rPr>
          <w:i/>
          <w:spacing w:val="31"/>
          <w:w w:val="104"/>
        </w:rPr>
        <w:t>=</w:t>
      </w:r>
      <w:r>
        <w:rPr>
          <w:i/>
          <w:spacing w:val="20"/>
          <w:w w:val="101"/>
        </w:rPr>
        <w:t>po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  <w:spacing w:val="-18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40"/>
        </w:rPr>
        <w:t xml:space="preserve"> 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g</w:t>
      </w:r>
      <w:r>
        <w:rPr>
          <w:i/>
          <w:w w:val="109"/>
        </w:rPr>
        <w:t>e</w:t>
      </w:r>
      <w:r>
        <w:rPr>
          <w:i/>
          <w:spacing w:val="-13"/>
        </w:rPr>
        <w:t xml:space="preserve"> </w:t>
      </w:r>
      <w:r>
        <w:rPr>
          <w:i/>
          <w:spacing w:val="18"/>
          <w:w w:val="171"/>
        </w:rPr>
        <w:t>(</w:t>
      </w:r>
      <w:r>
        <w:rPr>
          <w:i/>
          <w:spacing w:val="18"/>
          <w:w w:val="206"/>
        </w:rPr>
        <w:t>.</w:t>
      </w:r>
      <w:r>
        <w:rPr>
          <w:i/>
          <w:spacing w:val="18"/>
          <w:w w:val="102"/>
        </w:rPr>
        <w:t>9</w:t>
      </w:r>
      <w:r>
        <w:rPr>
          <w:i/>
          <w:w w:val="171"/>
        </w:rPr>
        <w:t>)</w:t>
      </w:r>
    </w:p>
    <w:p w14:paraId="253DF00F" w14:textId="77777777" w:rsidR="006F1C89" w:rsidRDefault="005D3991">
      <w:pPr>
        <w:pStyle w:val="BodyText"/>
        <w:spacing w:before="1" w:line="192" w:lineRule="auto"/>
        <w:ind w:left="443" w:right="4893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99"/>
        </w:rPr>
        <w:t>y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82"/>
        </w:rPr>
        <w:t>30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+ </w:t>
      </w:r>
      <w:proofErr w:type="spellStart"/>
      <w:r>
        <w:rPr>
          <w:spacing w:val="18"/>
          <w:w w:val="84"/>
        </w:rPr>
        <w:t>x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w w:val="82"/>
        </w:rPr>
        <w:t>b</w:t>
      </w:r>
      <w:proofErr w:type="spellEnd"/>
      <w:r>
        <w:rPr>
          <w:spacing w:val="-40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2"/>
          <w:w w:val="164"/>
        </w:rPr>
        <w:t>␣</w:t>
      </w:r>
      <w:r>
        <w:rPr>
          <w:spacing w:val="20"/>
          <w:w w:val="72"/>
        </w:rPr>
        <w:t>G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li</w:t>
      </w:r>
      <w:r>
        <w:rPr>
          <w:spacing w:val="20"/>
          <w:w w:val="102"/>
        </w:rPr>
        <w:t>s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542F411F" w14:textId="77777777" w:rsidR="006F1C89" w:rsidRDefault="005D3991">
      <w:pPr>
        <w:pStyle w:val="BodyText"/>
        <w:spacing w:line="257" w:lineRule="exact"/>
        <w:ind w:left="443"/>
      </w:pPr>
      <w:proofErr w:type="spellStart"/>
      <w:r>
        <w:rPr>
          <w:spacing w:val="18"/>
          <w:w w:val="99"/>
        </w:rPr>
        <w:t>y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w w:val="82"/>
        </w:rPr>
        <w:t>b</w:t>
      </w:r>
      <w:proofErr w:type="spellEnd"/>
      <w:r>
        <w:rPr>
          <w:spacing w:val="-40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19"/>
          <w:w w:val="93"/>
        </w:rPr>
        <w:t>e</w:t>
      </w:r>
      <w:r>
        <w:rPr>
          <w:spacing w:val="20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33E21BA7" w14:textId="77777777" w:rsidR="006F1C89" w:rsidRDefault="005D3991">
      <w:pPr>
        <w:pStyle w:val="BodyText"/>
        <w:spacing w:before="15" w:line="192" w:lineRule="auto"/>
        <w:ind w:left="445" w:right="1188" w:hanging="2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82"/>
        </w:rPr>
        <w:t>b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w w:val="99"/>
        </w:rPr>
        <w:t>\</w:t>
      </w:r>
      <w:r>
        <w:rPr>
          <w:spacing w:val="-38"/>
        </w:rPr>
        <w:t xml:space="preserve"> </w:t>
      </w:r>
      <w:r>
        <w:rPr>
          <w:w w:val="83"/>
        </w:rPr>
        <w:t>n</w:t>
      </w:r>
      <w:r>
        <w:rPr>
          <w:spacing w:val="-49"/>
        </w:rPr>
        <w:t xml:space="preserve"> </w:t>
      </w:r>
      <w:proofErr w:type="spellStart"/>
      <w:r>
        <w:rPr>
          <w:spacing w:val="21"/>
          <w:w w:val="72"/>
        </w:rPr>
        <w:t>G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spacing w:val="21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li</w:t>
      </w:r>
      <w:r>
        <w:rPr>
          <w:spacing w:val="21"/>
          <w:w w:val="102"/>
        </w:rPr>
        <w:t>s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97"/>
        </w:rPr>
        <w:t>L</w:t>
      </w:r>
      <w:r>
        <w:rPr>
          <w:spacing w:val="18"/>
          <w:w w:val="180"/>
        </w:rPr>
        <w:t>i</w:t>
      </w:r>
      <w:r>
        <w:rPr>
          <w:spacing w:val="18"/>
          <w:w w:val="141"/>
        </w:rPr>
        <w:t>f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30"/>
          <w:w w:val="164"/>
        </w:rPr>
        <w:t>␣</w:t>
      </w:r>
      <w:r>
        <w:rPr>
          <w:spacing w:val="18"/>
          <w:w w:val="101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+ </w:t>
      </w:r>
      <w:proofErr w:type="spellStart"/>
      <w:r>
        <w:rPr>
          <w:spacing w:val="20"/>
          <w:w w:val="83"/>
        </w:rPr>
        <w:t>gg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20"/>
          <w:w w:val="180"/>
        </w:rPr>
        <w:t>l</w:t>
      </w:r>
      <w:r>
        <w:rPr>
          <w:w w:val="93"/>
        </w:rPr>
        <w:t>e</w:t>
      </w:r>
      <w:proofErr w:type="spellEnd"/>
      <w:r>
        <w:rPr>
          <w:spacing w:val="-38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89"/>
        </w:rPr>
        <w:t>k</w:t>
      </w:r>
      <w:r>
        <w:rPr>
          <w:spacing w:val="19"/>
          <w:w w:val="93"/>
        </w:rPr>
        <w:t>e</w:t>
      </w:r>
      <w:r>
        <w:rPr>
          <w:spacing w:val="19"/>
          <w:w w:val="67"/>
        </w:rPr>
        <w:t>w</w:t>
      </w:r>
      <w:r>
        <w:rPr>
          <w:spacing w:val="19"/>
          <w:w w:val="93"/>
        </w:rPr>
        <w:t>e</w:t>
      </w:r>
      <w:r>
        <w:rPr>
          <w:w w:val="82"/>
        </w:rPr>
        <w:t>d</w:t>
      </w:r>
      <w:r>
        <w:rPr>
          <w:spacing w:val="-39"/>
        </w:rPr>
        <w:t xml:space="preserve"> </w:t>
      </w:r>
      <w:r>
        <w:rPr>
          <w:spacing w:val="31"/>
          <w:w w:val="164"/>
        </w:rPr>
        <w:t>␣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32"/>
          <w:w w:val="164"/>
        </w:rPr>
        <w:t>␣</w:t>
      </w:r>
      <w:r>
        <w:rPr>
          <w:spacing w:val="21"/>
          <w:w w:val="82"/>
        </w:rPr>
        <w:t>d</w:t>
      </w:r>
      <w:r>
        <w:rPr>
          <w:spacing w:val="21"/>
          <w:w w:val="180"/>
        </w:rPr>
        <w:t>i</w:t>
      </w:r>
      <w:r>
        <w:rPr>
          <w:spacing w:val="21"/>
          <w:w w:val="102"/>
        </w:rPr>
        <w:t>s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</w:t>
      </w:r>
      <w:r>
        <w:rPr>
          <w:spacing w:val="20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37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044BA3E6" w14:textId="77777777" w:rsidR="006F1C89" w:rsidRDefault="005D3991">
      <w:pPr>
        <w:pStyle w:val="BodyText"/>
        <w:spacing w:before="1" w:line="192" w:lineRule="auto"/>
        <w:ind w:left="444" w:right="1999"/>
      </w:pP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</w:t>
      </w:r>
      <w:r>
        <w:rPr>
          <w:spacing w:val="20"/>
          <w:w w:val="55"/>
        </w:rPr>
        <w:t>m</w:t>
      </w:r>
      <w:r>
        <w:rPr>
          <w:spacing w:val="20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15</w:t>
      </w:r>
      <w:r>
        <w:rPr>
          <w:w w:val="160"/>
        </w:rPr>
        <w:t>)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 xml:space="preserve">+ </w:t>
      </w: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18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64DB53F1" w14:textId="77777777" w:rsidR="006F1C89" w:rsidRDefault="005D3991">
      <w:pPr>
        <w:pStyle w:val="BodyText"/>
        <w:spacing w:line="257" w:lineRule="exact"/>
        <w:ind w:left="444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nu</w:t>
      </w:r>
      <w:r>
        <w:rPr>
          <w:spacing w:val="19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3"/>
        </w:rPr>
        <w:t>u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01"/>
        </w:rPr>
        <w:t>c</w:t>
      </w:r>
      <w:r>
        <w:rPr>
          <w:spacing w:val="-42"/>
        </w:rPr>
        <w:t xml:space="preserve"> </w:t>
      </w:r>
      <w:r>
        <w:rPr>
          <w:spacing w:val="16"/>
          <w:w w:val="160"/>
        </w:rPr>
        <w:t>(</w:t>
      </w:r>
      <w:r>
        <w:rPr>
          <w:w w:val="82"/>
        </w:rPr>
        <w:t>1</w:t>
      </w:r>
      <w:r>
        <w:rPr>
          <w:spacing w:val="-37"/>
        </w:rPr>
        <w:t xml:space="preserve"> 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4</w:t>
      </w:r>
      <w:r>
        <w:rPr>
          <w:spacing w:val="27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4D3036E4" w14:textId="77777777" w:rsidR="006F1C89" w:rsidRDefault="005D3991">
      <w:pPr>
        <w:pStyle w:val="BodyText"/>
        <w:spacing w:line="305" w:lineRule="exact"/>
        <w:ind w:left="444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nu</w:t>
      </w:r>
      <w:r>
        <w:rPr>
          <w:spacing w:val="19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3"/>
        </w:rPr>
        <w:t>u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30"/>
          <w:w w:val="127"/>
        </w:rPr>
        <w:t>r</w:t>
      </w:r>
      <w:r>
        <w:rPr>
          <w:w w:val="104"/>
        </w:rPr>
        <w:t>_</w:t>
      </w:r>
      <w:r>
        <w:rPr>
          <w:spacing w:val="-41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94"/>
        </w:rPr>
        <w:t>a</w:t>
      </w:r>
      <w:r>
        <w:rPr>
          <w:spacing w:val="17"/>
          <w:w w:val="180"/>
        </w:rPr>
        <w:t>l</w:t>
      </w:r>
      <w:r>
        <w:rPr>
          <w:spacing w:val="17"/>
          <w:w w:val="93"/>
        </w:rPr>
        <w:t>e</w:t>
      </w:r>
      <w:r>
        <w:rPr>
          <w:spacing w:val="17"/>
          <w:w w:val="139"/>
        </w:rPr>
        <w:t>tt</w:t>
      </w:r>
      <w:r>
        <w:rPr>
          <w:w w:val="93"/>
        </w:rPr>
        <w:t>e</w:t>
      </w:r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8"/>
          <w:w w:val="101"/>
        </w:rPr>
        <w:t>c</w:t>
      </w:r>
      <w:r>
        <w:rPr>
          <w:w w:val="89"/>
        </w:rPr>
        <w:t>k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DB6A9B6" w14:textId="77777777" w:rsidR="006F1C89" w:rsidRDefault="006F1C89">
      <w:pPr>
        <w:pStyle w:val="BodyText"/>
        <w:spacing w:before="4"/>
        <w:rPr>
          <w:sz w:val="13"/>
        </w:rPr>
      </w:pPr>
    </w:p>
    <w:p w14:paraId="73997FA2" w14:textId="77777777" w:rsidR="006F1C89" w:rsidRDefault="005D3991">
      <w:pPr>
        <w:pStyle w:val="BodyText"/>
        <w:ind w:left="168"/>
      </w:pP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w w:val="139"/>
        </w:rPr>
        <w:t>t</w:t>
      </w:r>
    </w:p>
    <w:p w14:paraId="62C265DB" w14:textId="77777777" w:rsidR="006F1C89" w:rsidRDefault="006F1C89">
      <w:pPr>
        <w:pStyle w:val="BodyText"/>
        <w:spacing w:before="5"/>
        <w:rPr>
          <w:sz w:val="15"/>
        </w:rPr>
      </w:pPr>
    </w:p>
    <w:p w14:paraId="56CA7413" w14:textId="77777777" w:rsidR="006F1C89" w:rsidRDefault="005D3991">
      <w:pPr>
        <w:spacing w:before="1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95"/>
        </w:rPr>
        <w:t>B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65"/>
        </w:rPr>
        <w:t>m</w:t>
      </w:r>
      <w:r>
        <w:rPr>
          <w:i/>
          <w:spacing w:val="20"/>
          <w:w w:val="101"/>
        </w:rPr>
        <w:t>a</w:t>
      </w:r>
      <w:r>
        <w:rPr>
          <w:i/>
          <w:w w:val="226"/>
        </w:rPr>
        <w:t>l</w:t>
      </w:r>
    </w:p>
    <w:p w14:paraId="2FD3DDDC" w14:textId="77777777" w:rsidR="006F1C89" w:rsidRDefault="006F1C89">
      <w:pPr>
        <w:spacing w:before="8"/>
        <w:rPr>
          <w:i/>
          <w:sz w:val="23"/>
        </w:rPr>
      </w:pPr>
    </w:p>
    <w:p w14:paraId="6DF31C68" w14:textId="77777777" w:rsidR="006F1C89" w:rsidRDefault="005D3991">
      <w:pPr>
        <w:pStyle w:val="BodyText"/>
        <w:spacing w:before="1" w:line="192" w:lineRule="auto"/>
        <w:ind w:left="169" w:right="3099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w w:val="55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</w:p>
    <w:p w14:paraId="2295B9AB" w14:textId="77777777" w:rsidR="006F1C89" w:rsidRDefault="006F1C89">
      <w:pPr>
        <w:pStyle w:val="BodyText"/>
        <w:spacing w:before="10"/>
        <w:rPr>
          <w:sz w:val="17"/>
        </w:rPr>
      </w:pPr>
    </w:p>
    <w:p w14:paraId="6500A092" w14:textId="77777777" w:rsidR="006F1C89" w:rsidRDefault="005D3991">
      <w:pPr>
        <w:pStyle w:val="BodyText"/>
        <w:tabs>
          <w:tab w:val="left" w:pos="3468"/>
        </w:tabs>
        <w:spacing w:line="192" w:lineRule="auto"/>
        <w:ind w:left="169" w:right="3794"/>
      </w:pP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ab/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w w:val="55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ab/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</w:p>
    <w:p w14:paraId="641CFDDE" w14:textId="77777777" w:rsidR="006F1C89" w:rsidRDefault="005D3991">
      <w:pPr>
        <w:pStyle w:val="BodyText"/>
        <w:spacing w:before="224"/>
        <w:ind w:left="161"/>
      </w:pPr>
      <w:r>
        <w:rPr>
          <w:w w:val="84"/>
        </w:rPr>
        <w:t>x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2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g</w:t>
      </w:r>
      <w:r>
        <w:rPr>
          <w:spacing w:val="18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47441F04" w14:textId="77777777" w:rsidR="006F1C89" w:rsidRDefault="006F1C89">
      <w:p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1B66AF7A" w14:textId="77777777" w:rsidR="006F1C89" w:rsidRDefault="005D3991">
      <w:pPr>
        <w:pStyle w:val="BodyText"/>
        <w:spacing w:before="8" w:line="305" w:lineRule="exact"/>
        <w:ind w:left="165"/>
      </w:pPr>
      <w:r>
        <w:rPr>
          <w:spacing w:val="15"/>
          <w:w w:val="82"/>
        </w:rPr>
        <w:lastRenderedPageBreak/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</w:p>
    <w:p w14:paraId="4D6698B0" w14:textId="77777777" w:rsidR="006F1C89" w:rsidRDefault="005D3991">
      <w:pPr>
        <w:pStyle w:val="BodyText"/>
        <w:spacing w:before="15" w:line="192" w:lineRule="auto"/>
        <w:ind w:left="440" w:right="4136" w:firstLine="5"/>
      </w:pP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9"/>
          <w:w w:val="160"/>
        </w:rPr>
        <w:t>(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18"/>
          <w:w w:val="101"/>
        </w:rPr>
        <w:t>c</w:t>
      </w:r>
      <w:r>
        <w:rPr>
          <w:w w:val="83"/>
        </w:rPr>
        <w:t>h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9"/>
          <w:w w:val="160"/>
        </w:rPr>
        <w:t>(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r>
        <w:rPr>
          <w:spacing w:val="20"/>
          <w:w w:val="82"/>
        </w:rPr>
        <w:t>R</w:t>
      </w:r>
      <w:r>
        <w:rPr>
          <w:spacing w:val="20"/>
          <w:w w:val="180"/>
        </w:rPr>
        <w:t>i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hn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w w:val="102"/>
        </w:rPr>
        <w:t>s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1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73FC68B5" w14:textId="77777777" w:rsidR="006F1C89" w:rsidRDefault="005D3991">
      <w:pPr>
        <w:pStyle w:val="BodyText"/>
        <w:spacing w:line="292" w:lineRule="exact"/>
        <w:ind w:left="444"/>
      </w:pP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p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w w:val="84"/>
        </w:rPr>
        <w:t>x</w:t>
      </w:r>
      <w:r>
        <w:rPr>
          <w:spacing w:val="-39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08"/>
        </w:rPr>
        <w:t>*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549E09D" w14:textId="77777777" w:rsidR="006F1C89" w:rsidRDefault="005D3991">
      <w:pPr>
        <w:pStyle w:val="BodyText"/>
        <w:spacing w:line="271" w:lineRule="exact"/>
        <w:ind w:left="161"/>
      </w:pPr>
      <w:r>
        <w:rPr>
          <w:w w:val="160"/>
        </w:rPr>
        <w:t>)</w:t>
      </w:r>
    </w:p>
    <w:p w14:paraId="6E3AC06C" w14:textId="77777777" w:rsidR="006F1C89" w:rsidRDefault="006F1C89">
      <w:pPr>
        <w:pStyle w:val="BodyText"/>
        <w:spacing w:before="6"/>
        <w:rPr>
          <w:sz w:val="16"/>
        </w:rPr>
      </w:pPr>
    </w:p>
    <w:p w14:paraId="5EF4E3D2" w14:textId="77777777" w:rsidR="006F1C89" w:rsidRDefault="005D3991">
      <w:pPr>
        <w:pStyle w:val="BodyText"/>
        <w:spacing w:line="192" w:lineRule="auto"/>
        <w:ind w:left="444" w:right="7772" w:hanging="279"/>
        <w:jc w:val="both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 xml:space="preserve">(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 xml:space="preserve">,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i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1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</w:p>
    <w:p w14:paraId="73D4E167" w14:textId="77777777" w:rsidR="006F1C89" w:rsidRDefault="005D3991">
      <w:pPr>
        <w:pStyle w:val="BodyText"/>
        <w:spacing w:before="2" w:line="192" w:lineRule="auto"/>
        <w:ind w:left="440" w:right="4332" w:firstLine="5"/>
        <w:jc w:val="both"/>
      </w:pPr>
      <w:r>
        <w:rPr>
          <w:spacing w:val="20"/>
          <w:w w:val="82"/>
        </w:rPr>
        <w:t>R</w:t>
      </w:r>
      <w:r>
        <w:rPr>
          <w:spacing w:val="20"/>
          <w:w w:val="180"/>
        </w:rPr>
        <w:t>i</w:t>
      </w:r>
      <w:r>
        <w:rPr>
          <w:spacing w:val="20"/>
          <w:w w:val="101"/>
        </w:rPr>
        <w:t>c</w:t>
      </w:r>
      <w:r>
        <w:rPr>
          <w:spacing w:val="20"/>
          <w:w w:val="83"/>
        </w:rPr>
        <w:t>hn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w w:val="102"/>
        </w:rPr>
        <w:t>s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55"/>
        </w:rPr>
        <w:t>m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 xml:space="preserve">, </w:t>
      </w:r>
      <w:proofErr w:type="spellStart"/>
      <w:r>
        <w:rPr>
          <w:spacing w:val="15"/>
          <w:w w:val="102"/>
        </w:rPr>
        <w:t>s</w:t>
      </w:r>
      <w:r>
        <w:rPr>
          <w:w w:val="82"/>
        </w:rPr>
        <w:t>d</w:t>
      </w:r>
      <w:proofErr w:type="spellEnd"/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94"/>
        </w:rPr>
        <w:t>a</w:t>
      </w:r>
      <w:r>
        <w:rPr>
          <w:spacing w:val="26"/>
          <w:w w:val="102"/>
        </w:rPr>
        <w:t>s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19"/>
          <w:w w:val="139"/>
        </w:rPr>
        <w:t>t</w:t>
      </w:r>
      <w:r>
        <w:rPr>
          <w:spacing w:val="19"/>
          <w:w w:val="84"/>
        </w:rPr>
        <w:t>o</w:t>
      </w:r>
      <w:r>
        <w:rPr>
          <w:spacing w:val="31"/>
          <w:w w:val="127"/>
        </w:rPr>
        <w:t>r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26"/>
          <w:w w:val="82"/>
        </w:rPr>
        <w:t>d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</w:p>
    <w:p w14:paraId="48D81EC2" w14:textId="77777777" w:rsidR="006F1C89" w:rsidRDefault="005D3991">
      <w:pPr>
        <w:pStyle w:val="BodyText"/>
        <w:spacing w:line="291" w:lineRule="exact"/>
        <w:ind w:left="444"/>
        <w:jc w:val="both"/>
      </w:pP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8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spacing w:val="22"/>
          <w:w w:val="84"/>
        </w:rPr>
        <w:t>x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2620D983" w14:textId="77777777" w:rsidR="006F1C89" w:rsidRDefault="005D3991">
      <w:pPr>
        <w:pStyle w:val="BodyText"/>
        <w:spacing w:line="271" w:lineRule="exact"/>
        <w:ind w:left="161"/>
      </w:pPr>
      <w:r>
        <w:rPr>
          <w:w w:val="160"/>
        </w:rPr>
        <w:t>)</w:t>
      </w:r>
    </w:p>
    <w:p w14:paraId="554532AE" w14:textId="77777777" w:rsidR="006F1C89" w:rsidRDefault="006F1C89">
      <w:pPr>
        <w:pStyle w:val="BodyText"/>
      </w:pPr>
    </w:p>
    <w:p w14:paraId="5AB630F9" w14:textId="77777777" w:rsidR="006F1C89" w:rsidRDefault="006F1C89">
      <w:pPr>
        <w:pStyle w:val="BodyText"/>
        <w:spacing w:before="8"/>
        <w:rPr>
          <w:sz w:val="26"/>
        </w:rPr>
      </w:pPr>
    </w:p>
    <w:p w14:paraId="1A81B2A6" w14:textId="77777777" w:rsidR="006F1C89" w:rsidRDefault="005D3991">
      <w:pPr>
        <w:pStyle w:val="BodyText"/>
        <w:ind w:left="165"/>
      </w:pP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b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3"/>
        </w:rPr>
        <w:t xml:space="preserve"> </w:t>
      </w:r>
      <w:proofErr w:type="spellStart"/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proofErr w:type="spellEnd"/>
      <w:r>
        <w:rPr>
          <w:w w:val="164"/>
        </w:rPr>
        <w:t>.</w:t>
      </w:r>
      <w:r>
        <w:rPr>
          <w:spacing w:val="-45"/>
        </w:rPr>
        <w:t xml:space="preserve"> </w:t>
      </w:r>
      <w:r>
        <w:rPr>
          <w:spacing w:val="13"/>
          <w:w w:val="75"/>
        </w:rPr>
        <w:t>C</w:t>
      </w:r>
      <w:r>
        <w:rPr>
          <w:spacing w:val="13"/>
          <w:w w:val="97"/>
        </w:rPr>
        <w:t>L</w:t>
      </w:r>
      <w:r>
        <w:rPr>
          <w:w w:val="75"/>
        </w:rPr>
        <w:t>C</w:t>
      </w:r>
      <w:r>
        <w:rPr>
          <w:spacing w:val="-31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96"/>
        </w:rPr>
        <w:t>S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1"/>
        </w:rPr>
        <w:t xml:space="preserve"> </w:t>
      </w:r>
      <w:r>
        <w:rPr>
          <w:w w:val="160"/>
        </w:rPr>
        <w:t>)</w:t>
      </w:r>
    </w:p>
    <w:p w14:paraId="7CAF5D3F" w14:textId="77777777" w:rsidR="006F1C89" w:rsidRDefault="006F1C89">
      <w:pPr>
        <w:pStyle w:val="BodyText"/>
        <w:spacing w:before="14"/>
        <w:rPr>
          <w:sz w:val="30"/>
        </w:rPr>
      </w:pPr>
    </w:p>
    <w:p w14:paraId="6E993D02" w14:textId="77777777" w:rsidR="006F1C89" w:rsidRDefault="005D3991">
      <w:pPr>
        <w:pStyle w:val="BodyText"/>
        <w:spacing w:line="305" w:lineRule="exact"/>
        <w:ind w:left="170"/>
      </w:pP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w w:val="139"/>
        </w:rPr>
        <w:t>t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3"/>
        </w:rPr>
        <w:t>gg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0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3"/>
        </w:rPr>
        <w:t xml:space="preserve"> </w:t>
      </w:r>
      <w:proofErr w:type="spellStart"/>
      <w:r>
        <w:rPr>
          <w:spacing w:val="15"/>
          <w:w w:val="82"/>
        </w:rPr>
        <w:t>d</w:t>
      </w:r>
      <w:r>
        <w:rPr>
          <w:spacing w:val="26"/>
          <w:w w:val="141"/>
        </w:rPr>
        <w:t>f</w:t>
      </w:r>
      <w:proofErr w:type="spellEnd"/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8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18"/>
          <w:w w:val="93"/>
        </w:rPr>
        <w:t>e</w:t>
      </w:r>
      <w:r>
        <w:rPr>
          <w:w w:val="82"/>
        </w:rPr>
        <w:t>d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39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R</w:t>
      </w:r>
      <w:r>
        <w:rPr>
          <w:spacing w:val="18"/>
          <w:w w:val="180"/>
        </w:rPr>
        <w:t>i</w:t>
      </w:r>
      <w:r>
        <w:rPr>
          <w:spacing w:val="18"/>
          <w:w w:val="101"/>
        </w:rPr>
        <w:t>c</w:t>
      </w:r>
      <w:r>
        <w:rPr>
          <w:spacing w:val="18"/>
          <w:w w:val="83"/>
        </w:rPr>
        <w:t>hn</w:t>
      </w:r>
      <w:r>
        <w:rPr>
          <w:spacing w:val="18"/>
          <w:w w:val="93"/>
        </w:rPr>
        <w:t>e</w:t>
      </w:r>
      <w:r>
        <w:rPr>
          <w:spacing w:val="18"/>
          <w:w w:val="102"/>
        </w:rPr>
        <w:t>s</w:t>
      </w:r>
      <w:r>
        <w:rPr>
          <w:w w:val="102"/>
        </w:rPr>
        <w:t>s</w:t>
      </w:r>
      <w:r>
        <w:rPr>
          <w:spacing w:val="-22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</w:p>
    <w:p w14:paraId="07C67123" w14:textId="77777777" w:rsidR="006F1C89" w:rsidRDefault="005D3991">
      <w:pPr>
        <w:pStyle w:val="BodyText"/>
        <w:spacing w:line="271" w:lineRule="exact"/>
        <w:ind w:left="560"/>
      </w:pP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6"/>
          <w:w w:val="75"/>
        </w:rPr>
        <w:t>C</w:t>
      </w:r>
      <w:r>
        <w:rPr>
          <w:spacing w:val="16"/>
          <w:w w:val="99"/>
        </w:rPr>
        <w:t>y</w:t>
      </w:r>
      <w:r>
        <w:rPr>
          <w:spacing w:val="16"/>
          <w:w w:val="101"/>
        </w:rPr>
        <w:t>c</w:t>
      </w:r>
      <w:r>
        <w:rPr>
          <w:spacing w:val="16"/>
          <w:w w:val="180"/>
        </w:rPr>
        <w:t>l</w:t>
      </w:r>
      <w:r>
        <w:rPr>
          <w:w w:val="93"/>
        </w:rPr>
        <w:t>e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39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139"/>
        </w:rPr>
        <w:t>t</w:t>
      </w:r>
      <w:r>
        <w:rPr>
          <w:spacing w:val="19"/>
          <w:w w:val="127"/>
        </w:rPr>
        <w:t>r</w:t>
      </w:r>
      <w:r>
        <w:rPr>
          <w:spacing w:val="19"/>
          <w:w w:val="84"/>
        </w:rPr>
        <w:t>o</w:t>
      </w:r>
      <w:r>
        <w:rPr>
          <w:spacing w:val="19"/>
          <w:w w:val="89"/>
        </w:rPr>
        <w:t>k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82"/>
        </w:rPr>
        <w:t>1</w:t>
      </w:r>
      <w:r>
        <w:rPr>
          <w:spacing w:val="18"/>
          <w:w w:val="164"/>
        </w:rPr>
        <w:t>.</w:t>
      </w:r>
      <w:r>
        <w:rPr>
          <w:spacing w:val="18"/>
          <w:w w:val="82"/>
        </w:rPr>
        <w:t>7</w:t>
      </w:r>
      <w:r>
        <w:rPr>
          <w:spacing w:val="29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62EF057C" w14:textId="77777777" w:rsidR="006F1C89" w:rsidRDefault="005D3991">
      <w:pPr>
        <w:pStyle w:val="BodyText"/>
        <w:spacing w:before="15" w:line="192" w:lineRule="auto"/>
        <w:ind w:left="844" w:hanging="401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p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~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180"/>
        </w:rPr>
        <w:t>il</w:t>
      </w:r>
      <w:r>
        <w:rPr>
          <w:spacing w:val="19"/>
          <w:w w:val="139"/>
        </w:rPr>
        <w:t>t</w:t>
      </w:r>
      <w:r>
        <w:rPr>
          <w:spacing w:val="19"/>
          <w:w w:val="93"/>
        </w:rPr>
        <w:t>e</w:t>
      </w:r>
      <w:r>
        <w:rPr>
          <w:w w:val="127"/>
        </w:rPr>
        <w:t>r</w:t>
      </w:r>
      <w:r>
        <w:rPr>
          <w:spacing w:val="-35"/>
        </w:rPr>
        <w:t xml:space="preserve"> </w:t>
      </w:r>
      <w:r>
        <w:rPr>
          <w:spacing w:val="15"/>
          <w:w w:val="160"/>
        </w:rPr>
        <w:t>(</w:t>
      </w:r>
      <w:r>
        <w:rPr>
          <w:w w:val="164"/>
        </w:rPr>
        <w:t>.</w:t>
      </w:r>
      <w:r>
        <w:rPr>
          <w:spacing w:val="-4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180"/>
        </w:rPr>
        <w:t>i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39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rPr>
          <w:spacing w:val="-4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7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 xml:space="preserve">=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84"/>
        </w:rPr>
        <w:t>o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g</w:t>
      </w:r>
      <w:r>
        <w:rPr>
          <w:w w:val="93"/>
        </w:rPr>
        <w:t>e</w:t>
      </w:r>
      <w:r>
        <w:rPr>
          <w:spacing w:val="-32"/>
        </w:rPr>
        <w:t xml:space="preserve"> </w:t>
      </w:r>
      <w:r>
        <w:rPr>
          <w:spacing w:val="19"/>
          <w:w w:val="160"/>
        </w:rPr>
        <w:t>(</w:t>
      </w:r>
      <w:r>
        <w:rPr>
          <w:spacing w:val="18"/>
          <w:w w:val="82"/>
        </w:rPr>
        <w:t>0</w:t>
      </w:r>
      <w:r>
        <w:rPr>
          <w:spacing w:val="19"/>
          <w:w w:val="164"/>
        </w:rPr>
        <w:t>.</w:t>
      </w:r>
      <w:r>
        <w:rPr>
          <w:spacing w:val="18"/>
          <w:w w:val="82"/>
        </w:rPr>
        <w:t>2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8"/>
          <w:w w:val="101"/>
        </w:rPr>
        <w:t>c</w:t>
      </w:r>
      <w:r>
        <w:rPr>
          <w:w w:val="89"/>
        </w:rPr>
        <w:t>k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06B2419D" w14:textId="77777777" w:rsidR="006F1C89" w:rsidRDefault="005D3991">
      <w:pPr>
        <w:pStyle w:val="BodyText"/>
        <w:spacing w:before="1" w:line="192" w:lineRule="auto"/>
        <w:ind w:left="844" w:hanging="401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p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~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180"/>
        </w:rPr>
        <w:t>il</w:t>
      </w:r>
      <w:r>
        <w:rPr>
          <w:spacing w:val="19"/>
          <w:w w:val="139"/>
        </w:rPr>
        <w:t>t</w:t>
      </w:r>
      <w:r>
        <w:rPr>
          <w:spacing w:val="19"/>
          <w:w w:val="93"/>
        </w:rPr>
        <w:t>e</w:t>
      </w:r>
      <w:r>
        <w:rPr>
          <w:w w:val="127"/>
        </w:rPr>
        <w:t>r</w:t>
      </w:r>
      <w:r>
        <w:rPr>
          <w:spacing w:val="-35"/>
        </w:rPr>
        <w:t xml:space="preserve"> </w:t>
      </w:r>
      <w:r>
        <w:rPr>
          <w:spacing w:val="15"/>
          <w:w w:val="160"/>
        </w:rPr>
        <w:t>(</w:t>
      </w:r>
      <w:r>
        <w:rPr>
          <w:w w:val="164"/>
        </w:rPr>
        <w:t>.</w:t>
      </w:r>
      <w:r>
        <w:rPr>
          <w:spacing w:val="-47"/>
        </w:rPr>
        <w:t xml:space="preserve"> </w:t>
      </w:r>
      <w:r>
        <w:rPr>
          <w:spacing w:val="26"/>
          <w:w w:val="84"/>
        </w:rPr>
        <w:t>x</w:t>
      </w:r>
      <w:r>
        <w:rPr>
          <w:w w:val="164"/>
        </w:rPr>
        <w:t>,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20"/>
          <w:w w:val="75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19"/>
          <w:w w:val="82"/>
        </w:rPr>
        <w:t>p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w w:val="84"/>
        </w:rPr>
        <w:t>x</w:t>
      </w:r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rPr>
          <w:spacing w:val="-4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7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 xml:space="preserve">= </w:t>
      </w:r>
      <w:r>
        <w:rPr>
          <w:spacing w:val="20"/>
          <w:w w:val="82"/>
        </w:rPr>
        <w:t>p</w:t>
      </w:r>
      <w:r>
        <w:rPr>
          <w:spacing w:val="20"/>
          <w:w w:val="84"/>
        </w:rPr>
        <w:t>o</w:t>
      </w:r>
      <w:r>
        <w:rPr>
          <w:spacing w:val="20"/>
          <w:w w:val="102"/>
        </w:rPr>
        <w:t>s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d</w:t>
      </w:r>
      <w:r>
        <w:rPr>
          <w:spacing w:val="18"/>
          <w:w w:val="84"/>
        </w:rPr>
        <w:t>o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g</w:t>
      </w:r>
      <w:r>
        <w:rPr>
          <w:w w:val="93"/>
        </w:rPr>
        <w:t>e</w:t>
      </w:r>
      <w:r>
        <w:rPr>
          <w:spacing w:val="-32"/>
        </w:rPr>
        <w:t xml:space="preserve"> </w:t>
      </w:r>
      <w:r>
        <w:rPr>
          <w:spacing w:val="19"/>
          <w:w w:val="160"/>
        </w:rPr>
        <w:t>(</w:t>
      </w:r>
      <w:r>
        <w:rPr>
          <w:spacing w:val="18"/>
          <w:w w:val="82"/>
        </w:rPr>
        <w:t>0</w:t>
      </w:r>
      <w:r>
        <w:rPr>
          <w:spacing w:val="19"/>
          <w:w w:val="164"/>
        </w:rPr>
        <w:t>.</w:t>
      </w:r>
      <w:r>
        <w:rPr>
          <w:spacing w:val="18"/>
          <w:w w:val="82"/>
        </w:rPr>
        <w:t>2</w:t>
      </w:r>
      <w:r>
        <w:rPr>
          <w:spacing w:val="30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7F8BD629" w14:textId="77777777" w:rsidR="006F1C89" w:rsidRDefault="005D3991">
      <w:pPr>
        <w:tabs>
          <w:tab w:val="left" w:pos="10195"/>
        </w:tabs>
        <w:spacing w:before="1" w:line="192" w:lineRule="auto"/>
        <w:ind w:left="844" w:right="487" w:hanging="408"/>
        <w:rPr>
          <w:i/>
        </w:rPr>
      </w:pPr>
      <w:r>
        <w:rPr>
          <w:i/>
          <w:w w:val="104"/>
        </w:rPr>
        <w:t>#</w:t>
      </w:r>
      <w:r>
        <w:rPr>
          <w:i/>
          <w:spacing w:val="-21"/>
        </w:rPr>
        <w:t xml:space="preserve"> </w:t>
      </w:r>
      <w:proofErr w:type="spellStart"/>
      <w:r>
        <w:rPr>
          <w:i/>
          <w:spacing w:val="18"/>
          <w:w w:val="101"/>
        </w:rPr>
        <w:t>g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01"/>
        </w:rPr>
        <w:t>o</w:t>
      </w:r>
      <w:r>
        <w:rPr>
          <w:i/>
          <w:w w:val="65"/>
        </w:rPr>
        <w:t>m</w:t>
      </w:r>
      <w:proofErr w:type="spellEnd"/>
      <w:r>
        <w:rPr>
          <w:i/>
          <w:spacing w:val="-20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38"/>
        </w:rPr>
        <w:t xml:space="preserve"> </w:t>
      </w:r>
      <w:proofErr w:type="spellStart"/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rr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ba</w:t>
      </w:r>
      <w:r>
        <w:rPr>
          <w:i/>
          <w:spacing w:val="31"/>
          <w:w w:val="151"/>
        </w:rPr>
        <w:t>r</w:t>
      </w:r>
      <w:proofErr w:type="spellEnd"/>
      <w:r>
        <w:rPr>
          <w:i/>
          <w:w w:val="171"/>
        </w:rPr>
        <w:t>(</w:t>
      </w:r>
      <w:r>
        <w:rPr>
          <w:i/>
          <w:spacing w:val="-22"/>
        </w:rPr>
        <w:t xml:space="preserve"> </w:t>
      </w:r>
      <w:proofErr w:type="spellStart"/>
      <w:r>
        <w:rPr>
          <w:i/>
          <w:spacing w:val="17"/>
          <w:w w:val="101"/>
        </w:rPr>
        <w:t>a</w:t>
      </w:r>
      <w:r>
        <w:rPr>
          <w:i/>
          <w:spacing w:val="17"/>
          <w:w w:val="109"/>
        </w:rPr>
        <w:t>e</w:t>
      </w:r>
      <w:r>
        <w:rPr>
          <w:i/>
          <w:spacing w:val="28"/>
          <w:w w:val="133"/>
        </w:rPr>
        <w:t>s</w:t>
      </w:r>
      <w:proofErr w:type="spellEnd"/>
      <w:r>
        <w:rPr>
          <w:i/>
          <w:w w:val="171"/>
        </w:rPr>
        <w:t>(</w:t>
      </w:r>
      <w:r>
        <w:rPr>
          <w:i/>
          <w:spacing w:val="-20"/>
        </w:rPr>
        <w:t xml:space="preserve"> </w:t>
      </w:r>
      <w:proofErr w:type="spellStart"/>
      <w:r>
        <w:rPr>
          <w:i/>
          <w:spacing w:val="18"/>
          <w:w w:val="116"/>
        </w:rPr>
        <w:t>y</w:t>
      </w:r>
      <w:r>
        <w:rPr>
          <w:i/>
          <w:spacing w:val="18"/>
          <w:w w:val="65"/>
        </w:rPr>
        <w:t>m</w:t>
      </w:r>
      <w:r>
        <w:rPr>
          <w:i/>
          <w:spacing w:val="18"/>
          <w:w w:val="226"/>
        </w:rPr>
        <w:t>i</w:t>
      </w:r>
      <w:r>
        <w:rPr>
          <w:i/>
          <w:spacing w:val="29"/>
          <w:w w:val="101"/>
        </w:rPr>
        <w:t>n</w:t>
      </w:r>
      <w:proofErr w:type="spellEnd"/>
      <w:r>
        <w:rPr>
          <w:i/>
          <w:spacing w:val="29"/>
          <w:w w:val="104"/>
        </w:rPr>
        <w:t>=</w:t>
      </w:r>
      <w:r>
        <w:rPr>
          <w:i/>
          <w:spacing w:val="18"/>
          <w:w w:val="95"/>
        </w:rPr>
        <w:t>R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25"/>
        </w:rPr>
        <w:t>c</w:t>
      </w:r>
      <w:r>
        <w:rPr>
          <w:i/>
          <w:spacing w:val="18"/>
          <w:w w:val="101"/>
        </w:rPr>
        <w:t>hn</w:t>
      </w:r>
      <w:r>
        <w:rPr>
          <w:i/>
          <w:spacing w:val="18"/>
          <w:w w:val="109"/>
        </w:rPr>
        <w:t>e</w:t>
      </w:r>
      <w:r>
        <w:rPr>
          <w:i/>
          <w:spacing w:val="18"/>
          <w:w w:val="133"/>
        </w:rPr>
        <w:t>s</w:t>
      </w:r>
      <w:r>
        <w:rPr>
          <w:i/>
          <w:w w:val="133"/>
        </w:rPr>
        <w:t>s</w:t>
      </w:r>
      <w:r>
        <w:rPr>
          <w:i/>
          <w:spacing w:val="-2"/>
        </w:rPr>
        <w:t xml:space="preserve"> </w:t>
      </w:r>
      <w:r>
        <w:rPr>
          <w:i/>
          <w:w w:val="170"/>
        </w:rPr>
        <w:t>-</w:t>
      </w:r>
      <w:r>
        <w:rPr>
          <w:i/>
          <w:spacing w:val="-27"/>
        </w:rPr>
        <w:t xml:space="preserve"> </w:t>
      </w:r>
      <w:proofErr w:type="spellStart"/>
      <w:r>
        <w:rPr>
          <w:i/>
          <w:spacing w:val="11"/>
          <w:w w:val="133"/>
        </w:rPr>
        <w:t>s</w:t>
      </w:r>
      <w:r>
        <w:rPr>
          <w:i/>
          <w:w w:val="101"/>
        </w:rPr>
        <w:t>d</w:t>
      </w:r>
      <w:proofErr w:type="spellEnd"/>
      <w:r>
        <w:rPr>
          <w:i/>
          <w:spacing w:val="-16"/>
        </w:rPr>
        <w:t xml:space="preserve"> 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proofErr w:type="spellStart"/>
      <w:r>
        <w:rPr>
          <w:i/>
          <w:spacing w:val="18"/>
          <w:w w:val="116"/>
        </w:rPr>
        <w:t>y</w:t>
      </w:r>
      <w:r>
        <w:rPr>
          <w:i/>
          <w:spacing w:val="18"/>
          <w:w w:val="65"/>
        </w:rPr>
        <w:t>m</w:t>
      </w:r>
      <w:r>
        <w:rPr>
          <w:i/>
          <w:spacing w:val="18"/>
          <w:w w:val="101"/>
        </w:rPr>
        <w:t>a</w:t>
      </w:r>
      <w:r>
        <w:rPr>
          <w:i/>
          <w:spacing w:val="29"/>
          <w:w w:val="120"/>
        </w:rPr>
        <w:t>x</w:t>
      </w:r>
      <w:proofErr w:type="spellEnd"/>
      <w:r>
        <w:rPr>
          <w:i/>
          <w:spacing w:val="31"/>
          <w:w w:val="104"/>
        </w:rPr>
        <w:t>=</w:t>
      </w:r>
      <w:proofErr w:type="spellStart"/>
      <w:r>
        <w:rPr>
          <w:i/>
          <w:spacing w:val="20"/>
          <w:w w:val="95"/>
        </w:rPr>
        <w:t>R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hn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33"/>
        </w:rPr>
        <w:t>s</w:t>
      </w:r>
      <w:r>
        <w:rPr>
          <w:i/>
          <w:spacing w:val="31"/>
          <w:w w:val="133"/>
        </w:rPr>
        <w:t>s</w:t>
      </w:r>
      <w:r>
        <w:rPr>
          <w:i/>
          <w:spacing w:val="26"/>
          <w:w w:val="104"/>
        </w:rPr>
        <w:t>+</w:t>
      </w:r>
      <w:r>
        <w:rPr>
          <w:i/>
          <w:spacing w:val="15"/>
          <w:w w:val="133"/>
        </w:rPr>
        <w:t>s</w:t>
      </w:r>
      <w:r>
        <w:rPr>
          <w:i/>
          <w:spacing w:val="26"/>
          <w:w w:val="101"/>
        </w:rPr>
        <w:t>d</w:t>
      </w:r>
      <w:proofErr w:type="spellEnd"/>
      <w:r>
        <w:rPr>
          <w:i/>
          <w:spacing w:val="26"/>
          <w:w w:val="171"/>
        </w:rPr>
        <w:t>)</w:t>
      </w:r>
      <w:r>
        <w:rPr>
          <w:i/>
          <w:w w:val="208"/>
        </w:rPr>
        <w:t>,</w:t>
      </w:r>
      <w:r>
        <w:rPr>
          <w:i/>
        </w:rPr>
        <w:t xml:space="preserve">  </w:t>
      </w:r>
      <w:r>
        <w:rPr>
          <w:i/>
          <w:spacing w:val="14"/>
        </w:rPr>
        <w:t xml:space="preserve"> </w:t>
      </w:r>
      <w:r>
        <w:rPr>
          <w:i/>
          <w:spacing w:val="19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  <w:spacing w:val="-12"/>
        </w:rPr>
        <w:t xml:space="preserve"> </w:t>
      </w:r>
      <w:r>
        <w:rPr>
          <w:i/>
          <w:spacing w:val="19"/>
          <w:w w:val="104"/>
        </w:rPr>
        <w:t>=</w:t>
      </w:r>
      <w:r>
        <w:rPr>
          <w:i/>
          <w:spacing w:val="18"/>
          <w:w w:val="206"/>
        </w:rPr>
        <w:t>.</w:t>
      </w:r>
      <w:r>
        <w:rPr>
          <w:i/>
          <w:spacing w:val="19"/>
          <w:w w:val="102"/>
        </w:rPr>
        <w:t>0</w:t>
      </w:r>
      <w:r>
        <w:rPr>
          <w:i/>
          <w:spacing w:val="18"/>
          <w:w w:val="102"/>
        </w:rPr>
        <w:t>5</w:t>
      </w:r>
      <w:r>
        <w:rPr>
          <w:i/>
          <w:w w:val="171"/>
        </w:rPr>
        <w:t>)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04"/>
        </w:rPr>
        <w:t>+</w:t>
      </w:r>
      <w:r>
        <w:rPr>
          <w:i/>
        </w:rPr>
        <w:tab/>
      </w:r>
      <w:r>
        <w:rPr>
          <w:i/>
          <w:spacing w:val="-17"/>
          <w:w w:val="104"/>
        </w:rPr>
        <w:t>#</w:t>
      </w:r>
      <w:r>
        <w:rPr>
          <w:i/>
          <w:w w:val="104"/>
        </w:rPr>
        <w:t xml:space="preserve"> </w:t>
      </w:r>
      <w:r>
        <w:rPr>
          <w:i/>
          <w:spacing w:val="20"/>
          <w:w w:val="101"/>
        </w:rPr>
        <w:t>po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spacing w:val="31"/>
          <w:w w:val="101"/>
        </w:rPr>
        <w:t>n</w:t>
      </w:r>
      <w:r>
        <w:rPr>
          <w:i/>
          <w:spacing w:val="31"/>
          <w:w w:val="104"/>
        </w:rPr>
        <w:t>=</w:t>
      </w:r>
      <w:r>
        <w:rPr>
          <w:i/>
          <w:spacing w:val="20"/>
          <w:w w:val="101"/>
        </w:rPr>
        <w:t>po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o</w:t>
      </w:r>
      <w:r>
        <w:rPr>
          <w:i/>
          <w:w w:val="101"/>
        </w:rPr>
        <w:t>n</w:t>
      </w:r>
      <w:r>
        <w:rPr>
          <w:i/>
          <w:spacing w:val="-18"/>
        </w:rPr>
        <w:t xml:space="preserve"> </w:t>
      </w:r>
      <w:r>
        <w:rPr>
          <w:rFonts w:ascii="Lucida Sans Unicode"/>
          <w:w w:val="104"/>
        </w:rPr>
        <w:t>_</w:t>
      </w:r>
      <w:r>
        <w:rPr>
          <w:rFonts w:ascii="Lucida Sans Unicode"/>
          <w:spacing w:val="-40"/>
        </w:rPr>
        <w:t xml:space="preserve"> 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g</w:t>
      </w:r>
      <w:r>
        <w:rPr>
          <w:i/>
          <w:w w:val="109"/>
        </w:rPr>
        <w:t>e</w:t>
      </w:r>
      <w:r>
        <w:rPr>
          <w:i/>
          <w:spacing w:val="-13"/>
        </w:rPr>
        <w:t xml:space="preserve"> </w:t>
      </w:r>
      <w:r>
        <w:rPr>
          <w:i/>
          <w:spacing w:val="18"/>
          <w:w w:val="171"/>
        </w:rPr>
        <w:t>(</w:t>
      </w:r>
      <w:r>
        <w:rPr>
          <w:i/>
          <w:spacing w:val="18"/>
          <w:w w:val="206"/>
        </w:rPr>
        <w:t>.</w:t>
      </w:r>
      <w:r>
        <w:rPr>
          <w:i/>
          <w:spacing w:val="18"/>
          <w:w w:val="102"/>
        </w:rPr>
        <w:t>9</w:t>
      </w:r>
      <w:r>
        <w:rPr>
          <w:i/>
          <w:w w:val="171"/>
        </w:rPr>
        <w:t>)</w:t>
      </w:r>
    </w:p>
    <w:p w14:paraId="32A3D097" w14:textId="77777777" w:rsidR="006F1C89" w:rsidRDefault="005D3991">
      <w:pPr>
        <w:pStyle w:val="BodyText"/>
        <w:spacing w:before="1" w:line="192" w:lineRule="auto"/>
        <w:ind w:left="443" w:right="4893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99"/>
        </w:rPr>
        <w:t>y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5"/>
          <w:w w:val="101"/>
        </w:rPr>
        <w:t>c</w:t>
      </w:r>
      <w:r>
        <w:rPr>
          <w:spacing w:val="13"/>
          <w:w w:val="160"/>
        </w:rPr>
        <w:t>(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9"/>
        </w:rPr>
        <w:t xml:space="preserve"> </w:t>
      </w:r>
      <w:r>
        <w:rPr>
          <w:spacing w:val="17"/>
          <w:w w:val="82"/>
        </w:rPr>
        <w:t>30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+ </w:t>
      </w:r>
      <w:proofErr w:type="spellStart"/>
      <w:r>
        <w:rPr>
          <w:spacing w:val="18"/>
          <w:w w:val="84"/>
        </w:rPr>
        <w:t>x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w w:val="82"/>
        </w:rPr>
        <w:t>b</w:t>
      </w:r>
      <w:proofErr w:type="spellEnd"/>
      <w:r>
        <w:rPr>
          <w:spacing w:val="-40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2"/>
          <w:w w:val="164"/>
        </w:rPr>
        <w:t>␣</w:t>
      </w:r>
      <w:r>
        <w:rPr>
          <w:spacing w:val="20"/>
          <w:w w:val="72"/>
        </w:rPr>
        <w:t>G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li</w:t>
      </w:r>
      <w:r>
        <w:rPr>
          <w:spacing w:val="20"/>
          <w:w w:val="102"/>
        </w:rPr>
        <w:t>s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spacing w:val="23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518607B2" w14:textId="77777777" w:rsidR="006F1C89" w:rsidRDefault="005D3991">
      <w:pPr>
        <w:pStyle w:val="BodyText"/>
        <w:spacing w:line="257" w:lineRule="exact"/>
        <w:ind w:left="443"/>
      </w:pPr>
      <w:proofErr w:type="spellStart"/>
      <w:r>
        <w:rPr>
          <w:spacing w:val="18"/>
          <w:w w:val="99"/>
        </w:rPr>
        <w:t>y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w w:val="82"/>
        </w:rPr>
        <w:t>b</w:t>
      </w:r>
      <w:proofErr w:type="spellEnd"/>
      <w:r>
        <w:rPr>
          <w:spacing w:val="-40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1"/>
          <w:w w:val="164"/>
        </w:rPr>
        <w:t>␣</w:t>
      </w:r>
      <w:r>
        <w:rPr>
          <w:spacing w:val="20"/>
          <w:w w:val="102"/>
        </w:rPr>
        <w:t>s</w:t>
      </w:r>
      <w:r>
        <w:rPr>
          <w:spacing w:val="20"/>
          <w:w w:val="82"/>
        </w:rPr>
        <w:t>p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20"/>
          <w:w w:val="180"/>
        </w:rPr>
        <w:t>i</w:t>
      </w:r>
      <w:r>
        <w:rPr>
          <w:spacing w:val="20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1DE22583" w14:textId="77777777" w:rsidR="006F1C89" w:rsidRDefault="005D3991">
      <w:pPr>
        <w:pStyle w:val="BodyText"/>
        <w:spacing w:before="15" w:line="192" w:lineRule="auto"/>
        <w:ind w:left="445" w:right="1188" w:hanging="2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82"/>
        </w:rPr>
        <w:t>b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2"/>
          <w:w w:val="164"/>
        </w:rPr>
        <w:t>␣</w:t>
      </w:r>
      <w:r>
        <w:rPr>
          <w:w w:val="99"/>
        </w:rPr>
        <w:t>\</w:t>
      </w:r>
      <w:r>
        <w:rPr>
          <w:spacing w:val="-38"/>
        </w:rPr>
        <w:t xml:space="preserve"> </w:t>
      </w:r>
      <w:r>
        <w:rPr>
          <w:w w:val="83"/>
        </w:rPr>
        <w:t>n</w:t>
      </w:r>
      <w:r>
        <w:rPr>
          <w:spacing w:val="-49"/>
        </w:rPr>
        <w:t xml:space="preserve"> </w:t>
      </w:r>
      <w:proofErr w:type="spellStart"/>
      <w:r>
        <w:rPr>
          <w:spacing w:val="21"/>
          <w:w w:val="72"/>
        </w:rPr>
        <w:t>G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1"/>
          <w:w w:val="93"/>
        </w:rPr>
        <w:t>e</w:t>
      </w:r>
      <w:r>
        <w:rPr>
          <w:spacing w:val="20"/>
          <w:w w:val="127"/>
        </w:rPr>
        <w:t>r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1"/>
          <w:w w:val="180"/>
        </w:rPr>
        <w:t>i</w:t>
      </w:r>
      <w:r>
        <w:rPr>
          <w:spacing w:val="20"/>
          <w:w w:val="102"/>
        </w:rPr>
        <w:t>s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97"/>
        </w:rPr>
        <w:t>L</w:t>
      </w:r>
      <w:r>
        <w:rPr>
          <w:spacing w:val="18"/>
          <w:w w:val="180"/>
        </w:rPr>
        <w:t>i</w:t>
      </w:r>
      <w:r>
        <w:rPr>
          <w:spacing w:val="18"/>
          <w:w w:val="141"/>
        </w:rPr>
        <w:t>f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30"/>
          <w:w w:val="164"/>
        </w:rPr>
        <w:t>␣</w:t>
      </w:r>
      <w:r>
        <w:rPr>
          <w:spacing w:val="18"/>
          <w:w w:val="101"/>
        </w:rPr>
        <w:t>c</w:t>
      </w:r>
      <w:r>
        <w:rPr>
          <w:spacing w:val="19"/>
          <w:w w:val="99"/>
        </w:rPr>
        <w:t>y</w:t>
      </w:r>
      <w:r>
        <w:rPr>
          <w:spacing w:val="18"/>
          <w:w w:val="101"/>
        </w:rPr>
        <w:t>c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+ </w:t>
      </w:r>
      <w:proofErr w:type="spellStart"/>
      <w:r>
        <w:rPr>
          <w:spacing w:val="20"/>
          <w:w w:val="83"/>
        </w:rPr>
        <w:t>gg</w:t>
      </w:r>
      <w:r>
        <w:rPr>
          <w:spacing w:val="20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l</w:t>
      </w:r>
      <w:r>
        <w:rPr>
          <w:w w:val="93"/>
        </w:rPr>
        <w:t>e</w:t>
      </w:r>
      <w:proofErr w:type="spellEnd"/>
      <w:r>
        <w:rPr>
          <w:spacing w:val="-38"/>
        </w:rPr>
        <w:t xml:space="preserve"> 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20"/>
          <w:w w:val="90"/>
        </w:rPr>
        <w:t>B</w:t>
      </w:r>
      <w:r>
        <w:rPr>
          <w:spacing w:val="20"/>
          <w:w w:val="180"/>
        </w:rPr>
        <w:t>i</w:t>
      </w:r>
      <w:r>
        <w:rPr>
          <w:spacing w:val="20"/>
          <w:w w:val="55"/>
        </w:rPr>
        <w:t>m</w:t>
      </w:r>
      <w:r>
        <w:rPr>
          <w:spacing w:val="19"/>
          <w:w w:val="84"/>
        </w:rPr>
        <w:t>o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31"/>
          <w:w w:val="180"/>
        </w:rPr>
        <w:t>l</w:t>
      </w:r>
      <w:r>
        <w:rPr>
          <w:spacing w:val="30"/>
          <w:w w:val="164"/>
        </w:rPr>
        <w:t>␣</w:t>
      </w:r>
      <w:r>
        <w:rPr>
          <w:spacing w:val="19"/>
          <w:w w:val="70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31"/>
          <w:w w:val="180"/>
        </w:rPr>
        <w:t>l</w:t>
      </w:r>
      <w:r>
        <w:rPr>
          <w:spacing w:val="31"/>
          <w:w w:val="164"/>
        </w:rPr>
        <w:t>␣</w:t>
      </w:r>
      <w:r>
        <w:rPr>
          <w:spacing w:val="20"/>
          <w:w w:val="82"/>
        </w:rPr>
        <w:t>R</w:t>
      </w:r>
      <w:r>
        <w:rPr>
          <w:spacing w:val="20"/>
          <w:w w:val="93"/>
        </w:rPr>
        <w:t>e</w:t>
      </w:r>
      <w:r>
        <w:rPr>
          <w:spacing w:val="20"/>
          <w:w w:val="102"/>
        </w:rPr>
        <w:t>s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spacing w:val="20"/>
          <w:w w:val="127"/>
        </w:rPr>
        <w:t>r</w:t>
      </w:r>
      <w:r>
        <w:rPr>
          <w:spacing w:val="20"/>
          <w:w w:val="101"/>
        </w:rPr>
        <w:t>c</w:t>
      </w:r>
      <w:r>
        <w:rPr>
          <w:w w:val="93"/>
        </w:rPr>
        <w:t>e</w:t>
      </w:r>
      <w:proofErr w:type="spellEnd"/>
      <w:r>
        <w:rPr>
          <w:spacing w:val="-38"/>
        </w:rPr>
        <w:t xml:space="preserve"> </w:t>
      </w:r>
      <w:r>
        <w:rPr>
          <w:spacing w:val="32"/>
          <w:w w:val="164"/>
        </w:rPr>
        <w:t>␣</w:t>
      </w:r>
      <w:r>
        <w:rPr>
          <w:spacing w:val="21"/>
          <w:w w:val="82"/>
        </w:rPr>
        <w:t>d</w:t>
      </w:r>
      <w:r>
        <w:rPr>
          <w:spacing w:val="21"/>
          <w:w w:val="180"/>
        </w:rPr>
        <w:t>i</w:t>
      </w:r>
      <w:r>
        <w:rPr>
          <w:spacing w:val="21"/>
          <w:w w:val="102"/>
        </w:rPr>
        <w:t>s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spacing w:val="21"/>
          <w:w w:val="82"/>
        </w:rPr>
        <w:t>b</w:t>
      </w:r>
      <w:r>
        <w:rPr>
          <w:spacing w:val="20"/>
          <w:w w:val="83"/>
        </w:rPr>
        <w:t>u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37"/>
        </w:rPr>
        <w:t xml:space="preserve"> 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07C5D102" w14:textId="77777777" w:rsidR="006F1C89" w:rsidRDefault="005D3991">
      <w:pPr>
        <w:pStyle w:val="BodyText"/>
        <w:spacing w:before="1" w:line="192" w:lineRule="auto"/>
        <w:ind w:left="444" w:right="1999"/>
      </w:pP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</w:t>
      </w:r>
      <w:r>
        <w:rPr>
          <w:spacing w:val="20"/>
          <w:w w:val="55"/>
        </w:rPr>
        <w:t>m</w:t>
      </w:r>
      <w:r>
        <w:rPr>
          <w:spacing w:val="20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15</w:t>
      </w:r>
      <w:r>
        <w:rPr>
          <w:w w:val="160"/>
        </w:rPr>
        <w:t>)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 xml:space="preserve">+ </w:t>
      </w: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18</w:t>
      </w:r>
      <w:r>
        <w:rPr>
          <w:spacing w:val="28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4AEFF8F7" w14:textId="77777777" w:rsidR="006F1C89" w:rsidRDefault="005D3991">
      <w:pPr>
        <w:pStyle w:val="BodyText"/>
        <w:spacing w:line="257" w:lineRule="exact"/>
        <w:ind w:left="444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83"/>
        </w:rPr>
        <w:t>h</w:t>
      </w:r>
      <w:r>
        <w:rPr>
          <w:spacing w:val="18"/>
          <w:w w:val="94"/>
        </w:rPr>
        <w:t>a</w:t>
      </w:r>
      <w:r>
        <w:rPr>
          <w:spacing w:val="19"/>
          <w:w w:val="82"/>
        </w:rPr>
        <w:t>p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nu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3"/>
        </w:rPr>
        <w:t>u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01"/>
        </w:rPr>
        <w:t>c</w:t>
      </w:r>
      <w:r>
        <w:rPr>
          <w:spacing w:val="-42"/>
        </w:rPr>
        <w:t xml:space="preserve"> </w:t>
      </w:r>
      <w:r>
        <w:rPr>
          <w:spacing w:val="16"/>
          <w:w w:val="160"/>
        </w:rPr>
        <w:t>(</w:t>
      </w:r>
      <w:r>
        <w:rPr>
          <w:w w:val="82"/>
        </w:rPr>
        <w:t>1</w:t>
      </w:r>
      <w:r>
        <w:rPr>
          <w:spacing w:val="-37"/>
        </w:rPr>
        <w:t xml:space="preserve"> </w:t>
      </w:r>
      <w:r>
        <w:rPr>
          <w:spacing w:val="16"/>
          <w:w w:val="164"/>
        </w:rPr>
        <w:t>,</w:t>
      </w:r>
      <w:r>
        <w:rPr>
          <w:spacing w:val="16"/>
          <w:w w:val="82"/>
        </w:rPr>
        <w:t>4</w:t>
      </w:r>
      <w:r>
        <w:rPr>
          <w:spacing w:val="27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732F0141" w14:textId="77777777" w:rsidR="006F1C89" w:rsidRDefault="005D3991">
      <w:pPr>
        <w:pStyle w:val="BodyText"/>
        <w:spacing w:line="305" w:lineRule="exact"/>
        <w:ind w:left="444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19"/>
          <w:w w:val="83"/>
        </w:rPr>
        <w:t>nu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</w:rPr>
        <w:t>v</w:t>
      </w:r>
      <w:r>
        <w:rPr>
          <w:spacing w:val="19"/>
          <w:w w:val="94"/>
        </w:rPr>
        <w:t>a</w:t>
      </w:r>
      <w:r>
        <w:rPr>
          <w:spacing w:val="19"/>
          <w:w w:val="180"/>
        </w:rPr>
        <w:t>l</w:t>
      </w:r>
      <w:r>
        <w:rPr>
          <w:spacing w:val="19"/>
          <w:w w:val="83"/>
        </w:rPr>
        <w:t>u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30"/>
          <w:w w:val="127"/>
        </w:rPr>
        <w:t>r</w:t>
      </w:r>
      <w:r>
        <w:rPr>
          <w:w w:val="104"/>
        </w:rPr>
        <w:t>_</w:t>
      </w:r>
      <w:r>
        <w:rPr>
          <w:spacing w:val="-41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94"/>
        </w:rPr>
        <w:t>a</w:t>
      </w:r>
      <w:r>
        <w:rPr>
          <w:spacing w:val="17"/>
          <w:w w:val="180"/>
        </w:rPr>
        <w:t>l</w:t>
      </w:r>
      <w:r>
        <w:rPr>
          <w:spacing w:val="17"/>
          <w:w w:val="93"/>
        </w:rPr>
        <w:t>e</w:t>
      </w:r>
      <w:r>
        <w:rPr>
          <w:spacing w:val="17"/>
          <w:w w:val="139"/>
        </w:rPr>
        <w:t>tt</w:t>
      </w:r>
      <w:r>
        <w:rPr>
          <w:w w:val="93"/>
        </w:rPr>
        <w:t>e</w:t>
      </w:r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8"/>
          <w:w w:val="101"/>
        </w:rPr>
        <w:t>c</w:t>
      </w:r>
      <w:r>
        <w:rPr>
          <w:w w:val="89"/>
        </w:rPr>
        <w:t>k</w:t>
      </w:r>
      <w:r>
        <w:rPr>
          <w:spacing w:val="-40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D501F89" w14:textId="77777777" w:rsidR="006F1C89" w:rsidRDefault="006F1C89">
      <w:pPr>
        <w:pStyle w:val="BodyText"/>
        <w:spacing w:before="4"/>
        <w:rPr>
          <w:sz w:val="13"/>
        </w:rPr>
      </w:pPr>
    </w:p>
    <w:p w14:paraId="35D6AD9A" w14:textId="77777777" w:rsidR="006F1C89" w:rsidRDefault="005D3991">
      <w:pPr>
        <w:pStyle w:val="BodyText"/>
        <w:ind w:left="170"/>
      </w:pP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w w:val="139"/>
        </w:rPr>
        <w:t>t</w:t>
      </w:r>
    </w:p>
    <w:p w14:paraId="07CEB6E7" w14:textId="77777777" w:rsidR="006F1C89" w:rsidRDefault="006F1C89">
      <w:pPr>
        <w:pStyle w:val="BodyText"/>
        <w:spacing w:before="5"/>
        <w:rPr>
          <w:sz w:val="15"/>
        </w:rPr>
      </w:pPr>
    </w:p>
    <w:p w14:paraId="204B7A1C" w14:textId="77777777" w:rsidR="006F1C89" w:rsidRDefault="005D3991">
      <w:pPr>
        <w:ind w:left="161"/>
        <w:rPr>
          <w:i/>
        </w:rPr>
      </w:pPr>
      <w:r>
        <w:rPr>
          <w:i/>
          <w:w w:val="120"/>
        </w:rPr>
        <w:t xml:space="preserve"># </w:t>
      </w:r>
      <w:r>
        <w:rPr>
          <w:i/>
          <w:spacing w:val="26"/>
          <w:w w:val="120"/>
        </w:rPr>
        <w:t xml:space="preserve"> </w:t>
      </w:r>
      <w:r>
        <w:rPr>
          <w:i/>
          <w:spacing w:val="19"/>
          <w:w w:val="120"/>
        </w:rPr>
        <w:t>Together:</w:t>
      </w:r>
    </w:p>
    <w:p w14:paraId="0A9854E0" w14:textId="77777777" w:rsidR="006F1C89" w:rsidRDefault="006F1C89">
      <w:pPr>
        <w:spacing w:before="10"/>
        <w:rPr>
          <w:i/>
          <w:sz w:val="19"/>
        </w:rPr>
      </w:pPr>
    </w:p>
    <w:p w14:paraId="10FCBA8B" w14:textId="77777777" w:rsidR="006F1C89" w:rsidRDefault="005D3991">
      <w:pPr>
        <w:pStyle w:val="BodyText"/>
        <w:spacing w:line="305" w:lineRule="exact"/>
        <w:ind w:left="167"/>
      </w:pPr>
      <w:r>
        <w:rPr>
          <w:spacing w:val="17"/>
          <w:w w:val="94"/>
        </w:rPr>
        <w:t>a</w:t>
      </w:r>
      <w:r>
        <w:rPr>
          <w:spacing w:val="17"/>
          <w:w w:val="180"/>
        </w:rPr>
        <w:t>l</w:t>
      </w:r>
      <w:r>
        <w:rPr>
          <w:spacing w:val="28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1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99"/>
        </w:rPr>
        <w:t>/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w w:val="139"/>
        </w:rPr>
        <w:t>t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0"/>
        </w:rPr>
        <w:t>)</w:t>
      </w:r>
    </w:p>
    <w:p w14:paraId="4A8D1D91" w14:textId="77777777" w:rsidR="006F1C89" w:rsidRDefault="005D3991">
      <w:pPr>
        <w:pStyle w:val="BodyText"/>
        <w:spacing w:before="14" w:line="192" w:lineRule="auto"/>
        <w:ind w:left="560" w:hanging="393"/>
      </w:pPr>
      <w:r>
        <w:rPr>
          <w:spacing w:val="17"/>
          <w:w w:val="94"/>
        </w:rPr>
        <w:t>a</w:t>
      </w:r>
      <w:r>
        <w:rPr>
          <w:spacing w:val="17"/>
          <w:w w:val="180"/>
        </w:rPr>
        <w:t>l</w:t>
      </w:r>
      <w:r>
        <w:rPr>
          <w:spacing w:val="28"/>
          <w:w w:val="180"/>
        </w:rPr>
        <w:t>l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9"/>
          <w:w w:val="99"/>
        </w:rPr>
        <w:t>y</w:t>
      </w:r>
      <w:r>
        <w:rPr>
          <w:spacing w:val="19"/>
          <w:w w:val="84"/>
        </w:rPr>
        <w:t>o</w:t>
      </w:r>
      <w:r>
        <w:rPr>
          <w:spacing w:val="19"/>
          <w:w w:val="83"/>
        </w:rPr>
        <w:t>u</w:t>
      </w:r>
      <w:r>
        <w:rPr>
          <w:spacing w:val="31"/>
          <w:w w:val="139"/>
        </w:rPr>
        <w:t>t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83"/>
        </w:rPr>
        <w:t>gu</w:t>
      </w:r>
      <w:r>
        <w:rPr>
          <w:spacing w:val="19"/>
          <w:w w:val="180"/>
        </w:rPr>
        <w:t>i</w:t>
      </w:r>
      <w:r>
        <w:rPr>
          <w:spacing w:val="19"/>
          <w:w w:val="82"/>
        </w:rPr>
        <w:t>d</w:t>
      </w:r>
      <w:r>
        <w:rPr>
          <w:spacing w:val="19"/>
          <w:w w:val="93"/>
        </w:rPr>
        <w:t>e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ll</w:t>
      </w:r>
      <w:r>
        <w:rPr>
          <w:spacing w:val="20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31"/>
          <w:w w:val="139"/>
        </w:rPr>
        <w:t>t</w:t>
      </w:r>
      <w:r>
        <w:rPr>
          <w:spacing w:val="22"/>
          <w:w w:val="139"/>
        </w:rPr>
        <w:t>"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a</w:t>
      </w:r>
      <w:r>
        <w:rPr>
          <w:w w:val="83"/>
        </w:rPr>
        <w:t>g</w:t>
      </w:r>
      <w:r>
        <w:rPr>
          <w:spacing w:val="-42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</w:rPr>
        <w:t>v</w:t>
      </w:r>
      <w:r>
        <w:rPr>
          <w:spacing w:val="19"/>
          <w:w w:val="93"/>
        </w:rPr>
        <w:t>e</w:t>
      </w:r>
      <w:r>
        <w:rPr>
          <w:spacing w:val="19"/>
          <w:w w:val="180"/>
        </w:rPr>
        <w:t>l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 xml:space="preserve">" </w:t>
      </w:r>
      <w:r>
        <w:rPr>
          <w:spacing w:val="22"/>
          <w:w w:val="75"/>
        </w:rPr>
        <w:t>A</w:t>
      </w:r>
      <w:r>
        <w:rPr>
          <w:spacing w:val="26"/>
          <w:w w:val="139"/>
        </w:rPr>
        <w:t>"</w:t>
      </w:r>
      <w:r>
        <w:rPr>
          <w:w w:val="164"/>
        </w:rPr>
        <w:t>,</w:t>
      </w:r>
    </w:p>
    <w:p w14:paraId="22B430EC" w14:textId="77777777" w:rsidR="006F1C89" w:rsidRDefault="005D3991">
      <w:pPr>
        <w:pStyle w:val="BodyText"/>
        <w:spacing w:before="2" w:line="192" w:lineRule="auto"/>
        <w:ind w:left="442" w:right="8034"/>
      </w:pPr>
      <w:r>
        <w:rPr>
          <w:spacing w:val="17"/>
          <w:w w:val="139"/>
        </w:rPr>
        <w:t>t</w:t>
      </w:r>
      <w:r>
        <w:rPr>
          <w:spacing w:val="17"/>
          <w:w w:val="94"/>
        </w:rPr>
        <w:t>a</w:t>
      </w:r>
      <w:r>
        <w:rPr>
          <w:w w:val="83"/>
        </w:rPr>
        <w:t>g</w:t>
      </w:r>
      <w:r>
        <w:rPr>
          <w:spacing w:val="-42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spacing w:val="19"/>
          <w:w w:val="141"/>
        </w:rPr>
        <w:t>f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(</w:t>
      </w:r>
      <w:r>
        <w:rPr>
          <w:spacing w:val="26"/>
          <w:w w:val="139"/>
        </w:rPr>
        <w:t>"</w:t>
      </w:r>
      <w:r>
        <w:rPr>
          <w:w w:val="164"/>
        </w:rPr>
        <w:t xml:space="preserve">, </w:t>
      </w:r>
      <w:r>
        <w:rPr>
          <w:spacing w:val="17"/>
          <w:w w:val="139"/>
        </w:rPr>
        <w:t>t</w:t>
      </w:r>
      <w:r>
        <w:rPr>
          <w:spacing w:val="17"/>
          <w:w w:val="94"/>
        </w:rPr>
        <w:t>a</w:t>
      </w:r>
      <w:r>
        <w:rPr>
          <w:w w:val="83"/>
        </w:rPr>
        <w:t>g</w:t>
      </w:r>
      <w:r>
        <w:rPr>
          <w:spacing w:val="-42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02"/>
        </w:rPr>
        <w:t>s</w:t>
      </w:r>
      <w:r>
        <w:rPr>
          <w:spacing w:val="19"/>
          <w:w w:val="83"/>
        </w:rPr>
        <w:t>u</w:t>
      </w:r>
      <w:r>
        <w:rPr>
          <w:spacing w:val="19"/>
          <w:w w:val="141"/>
        </w:rPr>
        <w:t>ff</w:t>
      </w:r>
      <w:r>
        <w:rPr>
          <w:spacing w:val="19"/>
          <w:w w:val="180"/>
        </w:rPr>
        <w:t>i</w:t>
      </w:r>
      <w:r>
        <w:rPr>
          <w:w w:val="84"/>
        </w:rPr>
        <w:t>x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75C5A120" w14:textId="77777777" w:rsidR="006F1C89" w:rsidRDefault="006F1C89">
      <w:pPr>
        <w:pStyle w:val="BodyText"/>
        <w:spacing w:before="9"/>
        <w:rPr>
          <w:sz w:val="16"/>
        </w:rPr>
      </w:pPr>
    </w:p>
    <w:p w14:paraId="39C34F32" w14:textId="77777777" w:rsidR="006F1C89" w:rsidRDefault="005D3991">
      <w:pPr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5"/>
        </w:rPr>
        <w:t>tt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</w:rPr>
        <w:t>P</w:t>
      </w:r>
      <w:r>
        <w:rPr>
          <w:i/>
          <w:spacing w:val="20"/>
          <w:w w:val="101"/>
        </w:rPr>
        <w:t>h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no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16"/>
        </w:rPr>
        <w:t>y</w:t>
      </w:r>
      <w:r>
        <w:rPr>
          <w:i/>
          <w:spacing w:val="20"/>
          <w:w w:val="101"/>
        </w:rPr>
        <w:t>p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6"/>
        </w:rPr>
        <w:t>E</w:t>
      </w:r>
      <w:r>
        <w:rPr>
          <w:i/>
          <w:spacing w:val="20"/>
          <w:w w:val="101"/>
        </w:rPr>
        <w:t>ndpo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55"/>
        </w:rPr>
        <w:t>t</w:t>
      </w:r>
      <w:r>
        <w:rPr>
          <w:i/>
        </w:rPr>
        <w:t xml:space="preserve">   </w:t>
      </w:r>
      <w:r>
        <w:rPr>
          <w:i/>
          <w:spacing w:val="-19"/>
        </w:rPr>
        <w:t xml:space="preserve"> </w:t>
      </w:r>
      <w:r>
        <w:rPr>
          <w:i/>
          <w:spacing w:val="22"/>
          <w:w w:val="170"/>
        </w:rPr>
        <w:t>-------------------</w:t>
      </w:r>
      <w:r>
        <w:rPr>
          <w:i/>
          <w:w w:val="170"/>
        </w:rPr>
        <w:t>-</w:t>
      </w:r>
    </w:p>
    <w:p w14:paraId="14C213B3" w14:textId="77777777" w:rsidR="006F1C89" w:rsidRDefault="006F1C89">
      <w:pPr>
        <w:spacing w:before="5"/>
        <w:rPr>
          <w:i/>
        </w:rPr>
      </w:pPr>
    </w:p>
    <w:p w14:paraId="747A6808" w14:textId="77777777" w:rsidR="006F1C89" w:rsidRDefault="005D3991">
      <w:pPr>
        <w:ind w:left="161"/>
        <w:rPr>
          <w:i/>
        </w:rPr>
      </w:pPr>
      <w:r>
        <w:rPr>
          <w:i/>
          <w:w w:val="130"/>
        </w:rPr>
        <w:t xml:space="preserve">#  </w:t>
      </w:r>
      <w:r>
        <w:rPr>
          <w:i/>
          <w:spacing w:val="15"/>
          <w:w w:val="130"/>
        </w:rPr>
        <w:t xml:space="preserve"> </w:t>
      </w:r>
      <w:r>
        <w:rPr>
          <w:i/>
          <w:spacing w:val="13"/>
          <w:w w:val="130"/>
        </w:rPr>
        <w:t xml:space="preserve">Even </w:t>
      </w:r>
      <w:r>
        <w:rPr>
          <w:i/>
          <w:spacing w:val="81"/>
          <w:w w:val="130"/>
        </w:rPr>
        <w:t xml:space="preserve"> </w:t>
      </w:r>
      <w:r>
        <w:rPr>
          <w:i/>
          <w:spacing w:val="20"/>
          <w:w w:val="150"/>
        </w:rPr>
        <w:t>----------------</w:t>
      </w:r>
    </w:p>
    <w:p w14:paraId="16F5E8FB" w14:textId="77777777" w:rsidR="006F1C89" w:rsidRDefault="006F1C89">
      <w:p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72F79236" w14:textId="77777777" w:rsidR="006F1C89" w:rsidRDefault="005D3991">
      <w:pPr>
        <w:spacing w:before="40"/>
        <w:ind w:left="161"/>
        <w:rPr>
          <w:i/>
        </w:rPr>
      </w:pPr>
      <w:r>
        <w:rPr>
          <w:i/>
          <w:w w:val="104"/>
        </w:rPr>
        <w:lastRenderedPageBreak/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5"/>
        </w:rPr>
        <w:t>tt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2"/>
          <w:w w:val="170"/>
        </w:rPr>
        <w:t>--------------------------------------</w:t>
      </w:r>
      <w:r>
        <w:rPr>
          <w:i/>
          <w:w w:val="170"/>
        </w:rPr>
        <w:t>-</w:t>
      </w:r>
    </w:p>
    <w:p w14:paraId="1EB12831" w14:textId="77777777" w:rsidR="006F1C89" w:rsidRDefault="006F1C89">
      <w:pPr>
        <w:spacing w:before="4"/>
        <w:rPr>
          <w:i/>
        </w:rPr>
      </w:pPr>
    </w:p>
    <w:p w14:paraId="0D5F9BF9" w14:textId="77777777" w:rsidR="006F1C89" w:rsidRDefault="005D3991">
      <w:pPr>
        <w:spacing w:before="1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89"/>
        </w:rPr>
        <w:t>A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04"/>
        </w:rPr>
        <w:t>=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63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65"/>
        </w:rPr>
        <w:t>m</w:t>
      </w:r>
      <w:r>
        <w:rPr>
          <w:i/>
          <w:w w:val="101"/>
        </w:rPr>
        <w:t>a</w:t>
      </w:r>
    </w:p>
    <w:p w14:paraId="27EF4D77" w14:textId="77777777" w:rsidR="006F1C89" w:rsidRDefault="006F1C89">
      <w:pPr>
        <w:spacing w:before="9"/>
        <w:rPr>
          <w:i/>
          <w:sz w:val="19"/>
        </w:rPr>
      </w:pPr>
    </w:p>
    <w:p w14:paraId="227B95F0" w14:textId="77777777" w:rsidR="006F1C89" w:rsidRDefault="005D3991">
      <w:pPr>
        <w:pStyle w:val="BodyText"/>
        <w:ind w:left="167"/>
      </w:pPr>
      <w:r>
        <w:rPr>
          <w:spacing w:val="11"/>
        </w:rPr>
        <w:t xml:space="preserve">Res </w:t>
      </w:r>
      <w:r>
        <w:rPr>
          <w:spacing w:val="37"/>
        </w:rPr>
        <w:t xml:space="preserve"> </w:t>
      </w:r>
      <w:r>
        <w:t>&lt;-</w:t>
      </w:r>
      <w:r>
        <w:rPr>
          <w:spacing w:val="109"/>
        </w:rPr>
        <w:t xml:space="preserve"> </w:t>
      </w:r>
      <w:r>
        <w:rPr>
          <w:spacing w:val="13"/>
          <w:w w:val="125"/>
        </w:rPr>
        <w:t>list</w:t>
      </w:r>
      <w:r>
        <w:rPr>
          <w:spacing w:val="-51"/>
          <w:w w:val="125"/>
        </w:rPr>
        <w:t xml:space="preserve"> </w:t>
      </w:r>
      <w:r>
        <w:rPr>
          <w:w w:val="125"/>
        </w:rPr>
        <w:t>()</w:t>
      </w:r>
    </w:p>
    <w:p w14:paraId="7A33EB81" w14:textId="77777777" w:rsidR="006F1C89" w:rsidRDefault="006F1C89">
      <w:pPr>
        <w:pStyle w:val="BodyText"/>
        <w:spacing w:before="3"/>
        <w:rPr>
          <w:sz w:val="15"/>
        </w:rPr>
      </w:pPr>
    </w:p>
    <w:p w14:paraId="34DEB378" w14:textId="77777777" w:rsidR="006F1C89" w:rsidRDefault="005D3991">
      <w:pPr>
        <w:tabs>
          <w:tab w:val="left" w:pos="5385"/>
        </w:tabs>
        <w:spacing w:line="211" w:lineRule="auto"/>
        <w:ind w:left="568" w:right="1044" w:hanging="402"/>
        <w:rPr>
          <w:i/>
        </w:rPr>
      </w:pPr>
      <w:r>
        <w:rPr>
          <w:rFonts w:ascii="Lucida Sans Unicode"/>
          <w:spacing w:val="17"/>
          <w:w w:val="82"/>
        </w:rPr>
        <w:t>pd</w:t>
      </w:r>
      <w:r>
        <w:rPr>
          <w:rFonts w:ascii="Lucida Sans Unicode"/>
          <w:spacing w:val="28"/>
          <w:w w:val="141"/>
        </w:rPr>
        <w:t>f</w:t>
      </w:r>
      <w:r>
        <w:rPr>
          <w:rFonts w:ascii="Lucida Sans Unicode"/>
          <w:spacing w:val="22"/>
          <w:w w:val="160"/>
        </w:rPr>
        <w:t>(</w:t>
      </w:r>
      <w:r>
        <w:rPr>
          <w:rFonts w:ascii="Lucida Sans Unicode"/>
          <w:w w:val="139"/>
        </w:rPr>
        <w:t>"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82"/>
        </w:rPr>
        <w:t>p</w:t>
      </w:r>
      <w:r>
        <w:rPr>
          <w:rFonts w:ascii="Lucida Sans Unicode"/>
          <w:spacing w:val="19"/>
          <w:w w:val="180"/>
        </w:rPr>
        <w:t>l</w:t>
      </w:r>
      <w:r>
        <w:rPr>
          <w:rFonts w:ascii="Lucida Sans Unicode"/>
          <w:spacing w:val="18"/>
          <w:w w:val="84"/>
        </w:rPr>
        <w:t>o</w:t>
      </w:r>
      <w:r>
        <w:rPr>
          <w:rFonts w:ascii="Lucida Sans Unicode"/>
          <w:spacing w:val="19"/>
          <w:w w:val="139"/>
        </w:rPr>
        <w:t>t</w:t>
      </w:r>
      <w:r>
        <w:rPr>
          <w:rFonts w:ascii="Lucida Sans Unicode"/>
          <w:w w:val="102"/>
        </w:rPr>
        <w:t>s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93"/>
        </w:rPr>
        <w:t>e</w:t>
      </w:r>
      <w:r>
        <w:rPr>
          <w:rFonts w:ascii="Lucida Sans Unicode"/>
          <w:spacing w:val="18"/>
        </w:rPr>
        <w:t>v</w:t>
      </w:r>
      <w:r>
        <w:rPr>
          <w:rFonts w:ascii="Lucida Sans Unicode"/>
          <w:spacing w:val="18"/>
          <w:w w:val="93"/>
        </w:rPr>
        <w:t>e</w:t>
      </w:r>
      <w:r>
        <w:rPr>
          <w:rFonts w:ascii="Lucida Sans Unicode"/>
          <w:w w:val="83"/>
        </w:rPr>
        <w:t>n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spacing w:val="20"/>
          <w:w w:val="101"/>
        </w:rPr>
        <w:t>c</w:t>
      </w:r>
      <w:r>
        <w:rPr>
          <w:rFonts w:ascii="Lucida Sans Unicode"/>
          <w:spacing w:val="20"/>
          <w:w w:val="84"/>
        </w:rPr>
        <w:t>o</w:t>
      </w:r>
      <w:r>
        <w:rPr>
          <w:rFonts w:ascii="Lucida Sans Unicode"/>
          <w:spacing w:val="20"/>
          <w:w w:val="55"/>
        </w:rPr>
        <w:t>m</w:t>
      </w:r>
      <w:r>
        <w:rPr>
          <w:rFonts w:ascii="Lucida Sans Unicode"/>
          <w:spacing w:val="20"/>
          <w:w w:val="82"/>
        </w:rPr>
        <w:t>b</w:t>
      </w:r>
      <w:r>
        <w:rPr>
          <w:rFonts w:ascii="Lucida Sans Unicode"/>
          <w:spacing w:val="20"/>
          <w:w w:val="180"/>
        </w:rPr>
        <w:t>i</w:t>
      </w:r>
      <w:r>
        <w:rPr>
          <w:rFonts w:ascii="Lucida Sans Unicode"/>
          <w:spacing w:val="20"/>
          <w:w w:val="83"/>
        </w:rPr>
        <w:t>n</w:t>
      </w:r>
      <w:r>
        <w:rPr>
          <w:rFonts w:ascii="Lucida Sans Unicode"/>
          <w:spacing w:val="20"/>
          <w:w w:val="93"/>
        </w:rPr>
        <w:t>e</w:t>
      </w:r>
      <w:r>
        <w:rPr>
          <w:rFonts w:ascii="Lucida Sans Unicode"/>
          <w:w w:val="82"/>
        </w:rPr>
        <w:t>d</w:t>
      </w:r>
      <w:r>
        <w:rPr>
          <w:rFonts w:ascii="Lucida Sans Unicode"/>
          <w:spacing w:val="-38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spacing w:val="18"/>
          <w:w w:val="102"/>
        </w:rPr>
        <w:t>s</w:t>
      </w:r>
      <w:r>
        <w:rPr>
          <w:rFonts w:ascii="Lucida Sans Unicode"/>
          <w:spacing w:val="18"/>
          <w:w w:val="180"/>
        </w:rPr>
        <w:t>i</w:t>
      </w:r>
      <w:r>
        <w:rPr>
          <w:rFonts w:ascii="Lucida Sans Unicode"/>
          <w:spacing w:val="18"/>
          <w:w w:val="82"/>
        </w:rPr>
        <w:t>d</w:t>
      </w:r>
      <w:r>
        <w:rPr>
          <w:rFonts w:ascii="Lucida Sans Unicode"/>
          <w:w w:val="93"/>
        </w:rPr>
        <w:t>e</w:t>
      </w:r>
      <w:r>
        <w:rPr>
          <w:rFonts w:ascii="Lucida Sans Unicode"/>
          <w:spacing w:val="-40"/>
        </w:rPr>
        <w:t xml:space="preserve"> </w:t>
      </w:r>
      <w:r>
        <w:rPr>
          <w:rFonts w:ascii="Lucida Sans Unicode"/>
          <w:w w:val="164"/>
        </w:rPr>
        <w:t>.</w:t>
      </w:r>
      <w:r>
        <w:rPr>
          <w:rFonts w:ascii="Lucida Sans Unicode"/>
          <w:spacing w:val="-42"/>
        </w:rPr>
        <w:t xml:space="preserve"> </w:t>
      </w:r>
      <w:r>
        <w:rPr>
          <w:rFonts w:ascii="Lucida Sans Unicode"/>
          <w:spacing w:val="17"/>
          <w:w w:val="82"/>
        </w:rPr>
        <w:t>pd</w:t>
      </w:r>
      <w:r>
        <w:rPr>
          <w:rFonts w:ascii="Lucida Sans Unicode"/>
          <w:spacing w:val="28"/>
          <w:w w:val="141"/>
        </w:rPr>
        <w:t>f</w:t>
      </w:r>
      <w:r>
        <w:rPr>
          <w:rFonts w:ascii="Lucida Sans Unicode"/>
          <w:spacing w:val="22"/>
          <w:w w:val="139"/>
        </w:rPr>
        <w:t>"</w:t>
      </w:r>
      <w:r>
        <w:rPr>
          <w:rFonts w:ascii="Lucida Sans Unicode"/>
          <w:w w:val="160"/>
        </w:rPr>
        <w:t>)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8"/>
          <w:w w:val="106"/>
        </w:rPr>
        <w:t>T</w:t>
      </w:r>
      <w:r>
        <w:rPr>
          <w:i/>
          <w:spacing w:val="18"/>
          <w:w w:val="101"/>
        </w:rPr>
        <w:t>h</w:t>
      </w:r>
      <w:r>
        <w:rPr>
          <w:i/>
          <w:spacing w:val="18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il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9"/>
          <w:w w:val="125"/>
        </w:rPr>
        <w:t>c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101"/>
        </w:rPr>
        <w:t>a</w:t>
      </w:r>
      <w:r>
        <w:rPr>
          <w:i/>
          <w:spacing w:val="19"/>
          <w:w w:val="155"/>
        </w:rPr>
        <w:t>t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w w:val="101"/>
        </w:rPr>
        <w:t>a</w:t>
      </w:r>
      <w:r>
        <w:rPr>
          <w:i/>
        </w:rPr>
        <w:t xml:space="preserve">  </w:t>
      </w:r>
      <w:r>
        <w:rPr>
          <w:i/>
          <w:spacing w:val="16"/>
        </w:rPr>
        <w:t xml:space="preserve"> </w:t>
      </w:r>
      <w:r>
        <w:rPr>
          <w:i/>
          <w:spacing w:val="17"/>
          <w:w w:val="101"/>
        </w:rPr>
        <w:t>pd</w:t>
      </w:r>
      <w:r>
        <w:rPr>
          <w:i/>
          <w:w w:val="170"/>
        </w:rPr>
        <w:t>f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01"/>
        </w:rPr>
        <w:t>n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16"/>
        </w:rPr>
        <w:t>y</w:t>
      </w:r>
      <w:r>
        <w:rPr>
          <w:i/>
          <w:spacing w:val="18"/>
          <w:w w:val="101"/>
        </w:rPr>
        <w:t>ou</w:t>
      </w:r>
      <w:r>
        <w:rPr>
          <w:i/>
          <w:w w:val="151"/>
        </w:rPr>
        <w:t xml:space="preserve">r </w:t>
      </w:r>
      <w:r>
        <w:rPr>
          <w:i/>
          <w:spacing w:val="20"/>
          <w:w w:val="72"/>
        </w:rPr>
        <w:t>w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14"/>
        </w:rPr>
        <w:t>k</w:t>
      </w:r>
      <w:r>
        <w:rPr>
          <w:i/>
          <w:spacing w:val="19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0"/>
          <w:w w:val="101"/>
        </w:rPr>
        <w:t>d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1"/>
        </w:rPr>
        <w:t>r</w:t>
      </w:r>
      <w:r>
        <w:rPr>
          <w:i/>
          <w:w w:val="116"/>
        </w:rPr>
        <w:t>y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8"/>
          <w:w w:val="155"/>
        </w:rPr>
        <w:t>t</w:t>
      </w:r>
      <w:r>
        <w:rPr>
          <w:i/>
          <w:spacing w:val="18"/>
          <w:w w:val="101"/>
        </w:rPr>
        <w:t>ha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9"/>
          <w:w w:val="170"/>
        </w:rPr>
        <w:t>f</w:t>
      </w:r>
      <w:r>
        <w:rPr>
          <w:i/>
          <w:spacing w:val="19"/>
          <w:w w:val="226"/>
        </w:rPr>
        <w:t>ill</w:t>
      </w:r>
      <w:r>
        <w:rPr>
          <w:i/>
          <w:spacing w:val="19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72"/>
        </w:rPr>
        <w:t>w</w:t>
      </w:r>
      <w:r>
        <w:rPr>
          <w:i/>
          <w:spacing w:val="18"/>
          <w:w w:val="226"/>
        </w:rPr>
        <w:t>i</w:t>
      </w:r>
      <w:r>
        <w:rPr>
          <w:i/>
          <w:spacing w:val="18"/>
          <w:w w:val="155"/>
        </w:rPr>
        <w:t>t</w:t>
      </w:r>
      <w:r>
        <w:rPr>
          <w:i/>
          <w:w w:val="101"/>
        </w:rPr>
        <w:t>h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8"/>
          <w:w w:val="101"/>
        </w:rPr>
        <w:t>p</w:t>
      </w:r>
      <w:r>
        <w:rPr>
          <w:i/>
          <w:spacing w:val="19"/>
          <w:w w:val="226"/>
        </w:rPr>
        <w:t>l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55"/>
        </w:rPr>
        <w:t>t</w:t>
      </w:r>
      <w:r>
        <w:rPr>
          <w:i/>
          <w:w w:val="133"/>
        </w:rPr>
        <w:t>s</w:t>
      </w:r>
    </w:p>
    <w:p w14:paraId="5E97C2F5" w14:textId="77777777" w:rsidR="006F1C89" w:rsidRDefault="005D3991">
      <w:pPr>
        <w:spacing w:before="11"/>
        <w:ind w:left="592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a</w:t>
      </w:r>
      <w:r>
        <w:rPr>
          <w:i/>
          <w:spacing w:val="20"/>
          <w:w w:val="155"/>
        </w:rPr>
        <w:t>t</w:t>
      </w:r>
      <w:r>
        <w:rPr>
          <w:i/>
          <w:spacing w:val="20"/>
          <w:w w:val="109"/>
        </w:rPr>
        <w:t>e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101"/>
        </w:rPr>
        <w:t>a</w:t>
      </w:r>
      <w:r>
        <w:rPr>
          <w:i/>
          <w:spacing w:val="18"/>
          <w:w w:val="170"/>
        </w:rPr>
        <w:t>f</w:t>
      </w:r>
      <w:r>
        <w:rPr>
          <w:i/>
          <w:spacing w:val="19"/>
          <w:w w:val="155"/>
        </w:rPr>
        <w:t>t</w:t>
      </w:r>
      <w:r>
        <w:rPr>
          <w:i/>
          <w:spacing w:val="18"/>
          <w:w w:val="109"/>
        </w:rPr>
        <w:t>e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4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20"/>
          <w:w w:val="125"/>
        </w:rPr>
        <w:t>c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65"/>
        </w:rPr>
        <w:t>mm</w:t>
      </w:r>
      <w:r>
        <w:rPr>
          <w:i/>
          <w:spacing w:val="20"/>
          <w:w w:val="101"/>
        </w:rPr>
        <w:t>an</w:t>
      </w:r>
      <w:r>
        <w:rPr>
          <w:i/>
          <w:w w:val="101"/>
        </w:rPr>
        <w:t>d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01"/>
        </w:rPr>
        <w:t>d</w:t>
      </w:r>
      <w:r>
        <w:rPr>
          <w:i/>
          <w:spacing w:val="17"/>
          <w:w w:val="109"/>
        </w:rPr>
        <w:t>e</w:t>
      </w:r>
      <w:r>
        <w:rPr>
          <w:i/>
          <w:spacing w:val="28"/>
          <w:w w:val="116"/>
        </w:rPr>
        <w:t>v</w:t>
      </w:r>
      <w:r>
        <w:rPr>
          <w:i/>
          <w:w w:val="206"/>
        </w:rPr>
        <w:t>.</w:t>
      </w:r>
    </w:p>
    <w:p w14:paraId="7F1F0BF7" w14:textId="77777777" w:rsidR="006F1C89" w:rsidRDefault="005D3991">
      <w:pPr>
        <w:spacing w:before="2"/>
        <w:ind w:left="566"/>
        <w:rPr>
          <w:i/>
        </w:rPr>
      </w:pPr>
      <w:r>
        <w:rPr>
          <w:i/>
          <w:spacing w:val="17"/>
          <w:w w:val="101"/>
        </w:rPr>
        <w:t>o</w:t>
      </w:r>
      <w:r>
        <w:rPr>
          <w:i/>
          <w:spacing w:val="17"/>
          <w:w w:val="170"/>
        </w:rPr>
        <w:t>f</w:t>
      </w:r>
      <w:r>
        <w:rPr>
          <w:i/>
          <w:spacing w:val="32"/>
          <w:w w:val="170"/>
        </w:rPr>
        <w:t>f</w:t>
      </w:r>
      <w:r>
        <w:rPr>
          <w:i/>
          <w:spacing w:val="15"/>
          <w:w w:val="171"/>
        </w:rPr>
        <w:t>(</w:t>
      </w:r>
      <w:r>
        <w:rPr>
          <w:i/>
          <w:w w:val="171"/>
        </w:rPr>
        <w:t>)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5"/>
          <w:w w:val="226"/>
        </w:rPr>
        <w:t>i</w:t>
      </w:r>
      <w:r>
        <w:rPr>
          <w:i/>
          <w:w w:val="133"/>
        </w:rPr>
        <w:t>s</w:t>
      </w:r>
      <w:r>
        <w:rPr>
          <w:i/>
        </w:rPr>
        <w:t xml:space="preserve">  </w:t>
      </w:r>
      <w:r>
        <w:rPr>
          <w:i/>
          <w:spacing w:val="21"/>
        </w:rPr>
        <w:t xml:space="preserve"> </w:t>
      </w:r>
      <w:r>
        <w:rPr>
          <w:i/>
          <w:spacing w:val="18"/>
          <w:w w:val="101"/>
        </w:rPr>
        <w:t>u</w:t>
      </w:r>
      <w:r>
        <w:rPr>
          <w:i/>
          <w:spacing w:val="18"/>
          <w:w w:val="133"/>
        </w:rPr>
        <w:t>s</w:t>
      </w:r>
      <w:r>
        <w:rPr>
          <w:i/>
          <w:spacing w:val="18"/>
          <w:w w:val="109"/>
        </w:rPr>
        <w:t>e</w:t>
      </w:r>
      <w:r>
        <w:rPr>
          <w:i/>
          <w:spacing w:val="29"/>
          <w:w w:val="101"/>
        </w:rPr>
        <w:t>d</w:t>
      </w:r>
      <w:r>
        <w:rPr>
          <w:i/>
          <w:w w:val="206"/>
        </w:rPr>
        <w:t>.</w:t>
      </w:r>
    </w:p>
    <w:p w14:paraId="651AF033" w14:textId="77777777" w:rsidR="006F1C89" w:rsidRDefault="006F1C89">
      <w:pPr>
        <w:spacing w:before="9"/>
        <w:rPr>
          <w:i/>
          <w:sz w:val="23"/>
        </w:rPr>
      </w:pPr>
    </w:p>
    <w:p w14:paraId="557DBCE7" w14:textId="77777777" w:rsidR="006F1C89" w:rsidRDefault="005D3991">
      <w:pPr>
        <w:pStyle w:val="BodyText"/>
        <w:spacing w:line="192" w:lineRule="auto"/>
        <w:ind w:left="442" w:right="7081" w:hanging="275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02"/>
        </w:rPr>
        <w:t>s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 xml:space="preserve">{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102"/>
        </w:rPr>
        <w:t>s</w:t>
      </w:r>
      <w:r>
        <w:rPr>
          <w:w w:val="160"/>
        </w:rPr>
        <w:t>]</w:t>
      </w:r>
    </w:p>
    <w:p w14:paraId="53C4C4BB" w14:textId="77777777" w:rsidR="006F1C89" w:rsidRDefault="006F1C89">
      <w:pPr>
        <w:pStyle w:val="BodyText"/>
        <w:spacing w:before="3"/>
        <w:rPr>
          <w:sz w:val="32"/>
        </w:rPr>
      </w:pPr>
    </w:p>
    <w:p w14:paraId="3EBC1978" w14:textId="77777777" w:rsidR="006F1C89" w:rsidRDefault="005D3991">
      <w:pPr>
        <w:pStyle w:val="BodyText"/>
        <w:ind w:left="442"/>
      </w:pPr>
      <w:proofErr w:type="spellStart"/>
      <w:r>
        <w:rPr>
          <w:spacing w:val="17"/>
          <w:w w:val="171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</w:p>
    <w:p w14:paraId="5129DAC6" w14:textId="77777777" w:rsidR="006F1C89" w:rsidRDefault="006F1C89">
      <w:pPr>
        <w:pStyle w:val="BodyText"/>
        <w:spacing w:before="14"/>
        <w:rPr>
          <w:sz w:val="30"/>
        </w:rPr>
      </w:pPr>
    </w:p>
    <w:p w14:paraId="4DBAB106" w14:textId="77777777" w:rsidR="006F1C89" w:rsidRDefault="005D3991">
      <w:pPr>
        <w:pStyle w:val="BodyText"/>
        <w:ind w:left="443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0E261DE2" w14:textId="77777777" w:rsidR="006F1C89" w:rsidRDefault="006F1C89">
      <w:pPr>
        <w:pStyle w:val="BodyText"/>
        <w:spacing w:before="6"/>
        <w:rPr>
          <w:sz w:val="16"/>
        </w:rPr>
      </w:pPr>
    </w:p>
    <w:p w14:paraId="67550D63" w14:textId="77777777" w:rsidR="006F1C89" w:rsidRDefault="005D3991">
      <w:pPr>
        <w:pStyle w:val="BodyText"/>
        <w:spacing w:before="1" w:line="192" w:lineRule="auto"/>
        <w:ind w:left="718" w:right="3648" w:hanging="27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 xml:space="preserve">{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9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w w:val="160"/>
        </w:rPr>
        <w:t xml:space="preserve">]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8"/>
          <w:w w:val="160"/>
        </w:rPr>
        <w:t>(</w:t>
      </w:r>
      <w:proofErr w:type="spellStart"/>
      <w:r>
        <w:rPr>
          <w:spacing w:val="26"/>
          <w:w w:val="180"/>
        </w:rPr>
        <w:t>i</w:t>
      </w:r>
      <w:proofErr w:type="spellEnd"/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4EF8833" w14:textId="77777777" w:rsidR="006F1C89" w:rsidRDefault="005D3991">
      <w:pPr>
        <w:pStyle w:val="BodyText"/>
        <w:spacing w:before="1" w:line="192" w:lineRule="auto"/>
        <w:ind w:left="718" w:right="2274"/>
      </w:pP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]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proofErr w:type="spellStart"/>
      <w:r>
        <w:rPr>
          <w:spacing w:val="17"/>
          <w:w w:val="167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7"/>
          <w:w w:val="171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]</w:t>
      </w:r>
    </w:p>
    <w:p w14:paraId="3448E252" w14:textId="77777777" w:rsidR="006F1C89" w:rsidRDefault="005D3991">
      <w:pPr>
        <w:pStyle w:val="BodyText"/>
        <w:spacing w:line="291" w:lineRule="exact"/>
        <w:ind w:left="718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93"/>
        </w:rPr>
        <w:t>e</w:t>
      </w:r>
      <w:r>
        <w:rPr>
          <w:spacing w:val="15"/>
        </w:rPr>
        <w:t>v</w:t>
      </w:r>
      <w:r>
        <w:rPr>
          <w:spacing w:val="15"/>
          <w:w w:val="93"/>
        </w:rPr>
        <w:t>e</w:t>
      </w:r>
      <w:r>
        <w:rPr>
          <w:w w:val="83"/>
        </w:rPr>
        <w:t>n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)</w:t>
      </w:r>
    </w:p>
    <w:p w14:paraId="6B1F3CCD" w14:textId="77777777" w:rsidR="006F1C89" w:rsidRDefault="005D3991">
      <w:pPr>
        <w:pStyle w:val="BodyText"/>
        <w:spacing w:line="271" w:lineRule="exact"/>
        <w:ind w:left="436"/>
      </w:pPr>
      <w:r>
        <w:rPr>
          <w:w w:val="160"/>
        </w:rPr>
        <w:t>}</w:t>
      </w:r>
    </w:p>
    <w:p w14:paraId="286C7C96" w14:textId="77777777" w:rsidR="006F1C89" w:rsidRDefault="006F1C89">
      <w:pPr>
        <w:pStyle w:val="BodyText"/>
        <w:spacing w:before="4"/>
        <w:rPr>
          <w:sz w:val="13"/>
        </w:rPr>
      </w:pPr>
    </w:p>
    <w:p w14:paraId="64F4408F" w14:textId="77777777" w:rsidR="006F1C89" w:rsidRDefault="005D3991">
      <w:pPr>
        <w:pStyle w:val="BodyText"/>
        <w:spacing w:line="384" w:lineRule="auto"/>
        <w:ind w:left="442" w:right="7079" w:firstLine="1"/>
      </w:pP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82"/>
        </w:rPr>
        <w:t>1</w:t>
      </w:r>
      <w:r>
        <w:rPr>
          <w:spacing w:val="18"/>
          <w:w w:val="164"/>
        </w:rPr>
        <w:t>:</w:t>
      </w:r>
      <w:r>
        <w:rPr>
          <w:spacing w:val="18"/>
          <w:w w:val="82"/>
        </w:rPr>
        <w:t>9</w:t>
      </w:r>
      <w:r>
        <w:rPr>
          <w:spacing w:val="29"/>
          <w:w w:val="160"/>
        </w:rPr>
        <w:t>)</w:t>
      </w:r>
      <w:r>
        <w:rPr>
          <w:w w:val="160"/>
        </w:rPr>
        <w:t>{</w:t>
      </w:r>
    </w:p>
    <w:p w14:paraId="095DA563" w14:textId="77777777" w:rsidR="006F1C89" w:rsidRDefault="005D3991">
      <w:pPr>
        <w:pStyle w:val="BodyText"/>
        <w:spacing w:before="2" w:line="384" w:lineRule="auto"/>
        <w:ind w:left="719" w:right="2274" w:hanging="1"/>
      </w:pPr>
      <w:r>
        <w:rPr>
          <w:spacing w:val="13"/>
          <w:w w:val="110"/>
        </w:rPr>
        <w:t>data</w:t>
      </w:r>
      <w:r>
        <w:rPr>
          <w:spacing w:val="34"/>
          <w:w w:val="110"/>
        </w:rPr>
        <w:t xml:space="preserve"> </w:t>
      </w:r>
      <w:r>
        <w:t>&lt;-</w:t>
      </w:r>
      <w:r>
        <w:rPr>
          <w:spacing w:val="50"/>
        </w:rPr>
        <w:t xml:space="preserve"> </w:t>
      </w:r>
      <w:r>
        <w:rPr>
          <w:spacing w:val="16"/>
          <w:w w:val="110"/>
        </w:rPr>
        <w:t>last.</w:t>
      </w:r>
      <w:r>
        <w:rPr>
          <w:spacing w:val="-43"/>
          <w:w w:val="110"/>
        </w:rPr>
        <w:t xml:space="preserve"> </w:t>
      </w:r>
      <w:r>
        <w:rPr>
          <w:spacing w:val="16"/>
          <w:w w:val="110"/>
        </w:rPr>
        <w:t>year.</w:t>
      </w:r>
      <w:r>
        <w:rPr>
          <w:spacing w:val="-43"/>
          <w:w w:val="110"/>
        </w:rPr>
        <w:t xml:space="preserve"> </w:t>
      </w:r>
      <w:r>
        <w:rPr>
          <w:spacing w:val="16"/>
          <w:w w:val="110"/>
        </w:rPr>
        <w:t>list.</w:t>
      </w:r>
      <w:r>
        <w:rPr>
          <w:spacing w:val="-42"/>
          <w:w w:val="110"/>
        </w:rPr>
        <w:t xml:space="preserve"> </w:t>
      </w:r>
      <w:r>
        <w:rPr>
          <w:spacing w:val="13"/>
          <w:w w:val="110"/>
        </w:rPr>
        <w:t>even</w:t>
      </w:r>
      <w:r>
        <w:rPr>
          <w:spacing w:val="-43"/>
          <w:w w:val="110"/>
        </w:rPr>
        <w:t xml:space="preserve"> </w:t>
      </w:r>
      <w:r>
        <w:rPr>
          <w:w w:val="110"/>
        </w:rPr>
        <w:t>[</w:t>
      </w:r>
      <w:r>
        <w:rPr>
          <w:spacing w:val="-42"/>
          <w:w w:val="110"/>
        </w:rPr>
        <w:t xml:space="preserve"> </w:t>
      </w:r>
      <w:r>
        <w:rPr>
          <w:spacing w:val="16"/>
          <w:w w:val="110"/>
        </w:rPr>
        <w:t>last.</w:t>
      </w:r>
      <w:r>
        <w:rPr>
          <w:spacing w:val="-43"/>
          <w:w w:val="110"/>
        </w:rPr>
        <w:t xml:space="preserve"> </w:t>
      </w:r>
      <w:r>
        <w:rPr>
          <w:spacing w:val="16"/>
          <w:w w:val="110"/>
        </w:rPr>
        <w:t>year.</w:t>
      </w:r>
      <w:r>
        <w:rPr>
          <w:spacing w:val="-43"/>
          <w:w w:val="110"/>
        </w:rPr>
        <w:t xml:space="preserve"> </w:t>
      </w:r>
      <w:r>
        <w:rPr>
          <w:spacing w:val="16"/>
          <w:w w:val="110"/>
        </w:rPr>
        <w:t>list.</w:t>
      </w:r>
      <w:r>
        <w:rPr>
          <w:spacing w:val="-42"/>
          <w:w w:val="110"/>
        </w:rPr>
        <w:t xml:space="preserve"> </w:t>
      </w:r>
      <w:r>
        <w:rPr>
          <w:spacing w:val="13"/>
          <w:w w:val="110"/>
        </w:rPr>
        <w:t>even</w:t>
      </w:r>
      <w:r>
        <w:rPr>
          <w:spacing w:val="-42"/>
          <w:w w:val="110"/>
        </w:rPr>
        <w:t xml:space="preserve"> </w:t>
      </w:r>
      <w:r>
        <w:rPr>
          <w:rFonts w:ascii="Trebuchet MS"/>
          <w:w w:val="110"/>
        </w:rPr>
        <w:t>$</w:t>
      </w:r>
      <w:r>
        <w:rPr>
          <w:rFonts w:ascii="Trebuchet MS"/>
          <w:spacing w:val="-39"/>
          <w:w w:val="110"/>
        </w:rPr>
        <w:t xml:space="preserve"> </w:t>
      </w:r>
      <w:r>
        <w:rPr>
          <w:spacing w:val="11"/>
          <w:w w:val="110"/>
        </w:rPr>
        <w:t>run</w:t>
      </w:r>
      <w:r>
        <w:rPr>
          <w:spacing w:val="31"/>
          <w:w w:val="11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rPr>
          <w:spacing w:val="13"/>
          <w:w w:val="110"/>
        </w:rPr>
        <w:t>i,</w:t>
      </w:r>
      <w:r>
        <w:rPr>
          <w:spacing w:val="18"/>
          <w:w w:val="110"/>
        </w:rPr>
        <w:t xml:space="preserve"> </w:t>
      </w:r>
      <w:r>
        <w:rPr>
          <w:w w:val="110"/>
        </w:rPr>
        <w:t>]</w:t>
      </w:r>
      <w:r>
        <w:rPr>
          <w:spacing w:val="-74"/>
          <w:w w:val="110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139"/>
        </w:rPr>
        <w:t>tt</w:t>
      </w:r>
      <w:r>
        <w:rPr>
          <w:w w:val="93"/>
        </w:rPr>
        <w:t>e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89E8EF8" w14:textId="77777777" w:rsidR="006F1C89" w:rsidRDefault="005D3991">
      <w:pPr>
        <w:pStyle w:val="BodyText"/>
        <w:spacing w:before="50" w:line="192" w:lineRule="auto"/>
        <w:ind w:left="1117" w:hanging="400"/>
      </w:pP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proofErr w:type="spellStart"/>
      <w:r>
        <w:rPr>
          <w:spacing w:val="26"/>
          <w:w w:val="180"/>
        </w:rPr>
        <w:t>i</w:t>
      </w:r>
      <w:proofErr w:type="spellEnd"/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3"/>
        </w:rPr>
        <w:t>gg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82"/>
        </w:rPr>
        <w:t>d</w:t>
      </w:r>
      <w:r>
        <w:rPr>
          <w:spacing w:val="15"/>
          <w:w w:val="94"/>
        </w:rPr>
        <w:t>a</w:t>
      </w:r>
      <w:r>
        <w:rPr>
          <w:spacing w:val="15"/>
          <w:w w:val="139"/>
        </w:rPr>
        <w:t>t</w:t>
      </w:r>
      <w:r>
        <w:rPr>
          <w:w w:val="94"/>
        </w:rPr>
        <w:t>a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7"/>
          <w:w w:val="104"/>
        </w:rPr>
        <w:t>_</w:t>
      </w:r>
      <w:r>
        <w:rPr>
          <w:spacing w:val="16"/>
          <w:w w:val="82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04"/>
        </w:rPr>
        <w:t xml:space="preserve">_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25DFAF4A" w14:textId="77777777" w:rsidR="006F1C89" w:rsidRDefault="005D3991">
      <w:pPr>
        <w:pStyle w:val="BodyText"/>
        <w:spacing w:before="1" w:line="192" w:lineRule="auto"/>
        <w:ind w:left="1393" w:right="212" w:hanging="400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2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65"/>
        </w:rPr>
        <w:t>=</w:t>
      </w:r>
      <w:r>
        <w:rPr>
          <w:spacing w:val="-42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1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1"/>
        </w:rPr>
        <w:t>v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1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94"/>
        </w:rPr>
        <w:t>a</w:t>
      </w:r>
      <w:r>
        <w:rPr>
          <w:spacing w:val="17"/>
          <w:w w:val="180"/>
        </w:rPr>
        <w:t>l</w:t>
      </w:r>
      <w:r>
        <w:rPr>
          <w:spacing w:val="17"/>
          <w:w w:val="93"/>
        </w:rPr>
        <w:t>e</w:t>
      </w:r>
      <w:r>
        <w:rPr>
          <w:spacing w:val="17"/>
          <w:w w:val="139"/>
        </w:rPr>
        <w:t>tt</w:t>
      </w:r>
      <w:r>
        <w:rPr>
          <w:w w:val="93"/>
        </w:rPr>
        <w:t>e</w:t>
      </w:r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3"/>
        </w:rPr>
        <w:t>h</w:t>
      </w:r>
      <w:r>
        <w:rPr>
          <w:spacing w:val="18"/>
          <w:w w:val="84"/>
        </w:rPr>
        <w:t>o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 xml:space="preserve">.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g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</w:t>
      </w:r>
      <w:r>
        <w:rPr>
          <w:w w:val="82"/>
        </w:rPr>
        <w:t>d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7"/>
        </w:rPr>
        <w:t>F</w:t>
      </w:r>
      <w:r>
        <w:rPr>
          <w:spacing w:val="19"/>
          <w:w w:val="75"/>
        </w:rPr>
        <w:t>A</w:t>
      </w:r>
      <w:r>
        <w:rPr>
          <w:spacing w:val="18"/>
          <w:w w:val="97"/>
        </w:rPr>
        <w:t>L</w:t>
      </w:r>
      <w:r>
        <w:rPr>
          <w:spacing w:val="19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115472A4" w14:textId="77777777" w:rsidR="006F1C89" w:rsidRDefault="005D3991">
      <w:pPr>
        <w:pStyle w:val="BodyText"/>
        <w:spacing w:before="2" w:line="192" w:lineRule="auto"/>
        <w:ind w:left="1385" w:right="226" w:hanging="392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82"/>
        </w:rPr>
        <w:t>b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82"/>
        </w:rPr>
        <w:t>b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6"/>
        </w:rPr>
        <w:t>v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l</w:t>
      </w:r>
      <w:r>
        <w:rPr>
          <w:spacing w:val="16"/>
          <w:w w:val="83"/>
        </w:rPr>
        <w:t>u</w:t>
      </w:r>
      <w:r>
        <w:rPr>
          <w:w w:val="93"/>
        </w:rPr>
        <w:t>e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</w:rPr>
        <w:t>v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l</w:t>
      </w:r>
      <w:r>
        <w:rPr>
          <w:spacing w:val="19"/>
          <w:w w:val="83"/>
        </w:rPr>
        <w:t>u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= 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proofErr w:type="spellEnd"/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2"/>
          <w:w w:val="164"/>
        </w:rPr>
        <w:t>␣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1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</w:rPr>
        <w:t>v</w:t>
      </w:r>
      <w:r>
        <w:rPr>
          <w:spacing w:val="20"/>
          <w:w w:val="180"/>
        </w:rPr>
        <w:t>i</w:t>
      </w:r>
      <w:r>
        <w:rPr>
          <w:spacing w:val="21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39"/>
        </w:rPr>
        <w:t>"</w:t>
      </w:r>
    </w:p>
    <w:p w14:paraId="6FBEBF5D" w14:textId="77777777" w:rsidR="006F1C89" w:rsidRDefault="005D3991">
      <w:pPr>
        <w:tabs>
          <w:tab w:val="left" w:pos="4134"/>
        </w:tabs>
        <w:spacing w:line="257" w:lineRule="exact"/>
        <w:ind w:left="1385"/>
        <w:rPr>
          <w:i/>
        </w:rPr>
      </w:pPr>
      <w:r>
        <w:rPr>
          <w:rFonts w:ascii="Lucida Sans Unicode"/>
          <w:w w:val="160"/>
        </w:rPr>
        <w:t>)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w w:val="65"/>
        </w:rPr>
        <w:t>+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23"/>
        </w:rPr>
        <w:t>L</w:t>
      </w:r>
      <w:r>
        <w:rPr>
          <w:i/>
          <w:spacing w:val="19"/>
          <w:w w:val="101"/>
        </w:rPr>
        <w:t>ab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0"/>
        </w:rPr>
        <w:t>x</w:t>
      </w:r>
      <w:r>
        <w:rPr>
          <w:i/>
          <w:spacing w:val="18"/>
          <w:w w:val="109"/>
        </w:rPr>
        <w:t>e</w:t>
      </w:r>
      <w:r>
        <w:rPr>
          <w:i/>
          <w:w w:val="133"/>
        </w:rPr>
        <w:t>s</w:t>
      </w:r>
    </w:p>
    <w:p w14:paraId="03C03F0F" w14:textId="77777777" w:rsidR="006F1C89" w:rsidRDefault="005D3991">
      <w:pPr>
        <w:pStyle w:val="BodyText"/>
        <w:spacing w:before="14" w:line="192" w:lineRule="auto"/>
        <w:ind w:left="994" w:right="4136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84"/>
        </w:rPr>
        <w:t>x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4"/>
          <w:w w:val="101"/>
        </w:rPr>
        <w:t>c</w:t>
      </w:r>
      <w:r>
        <w:rPr>
          <w:spacing w:val="26"/>
          <w:w w:val="160"/>
        </w:rPr>
        <w:t>(</w:t>
      </w:r>
      <w:r>
        <w:rPr>
          <w:spacing w:val="13"/>
          <w:w w:val="89"/>
        </w:rPr>
        <w:t>-</w:t>
      </w:r>
      <w:r>
        <w:rPr>
          <w:w w:val="82"/>
        </w:rPr>
        <w:t>3</w:t>
      </w:r>
      <w:r>
        <w:rPr>
          <w:spacing w:val="-4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5"/>
          <w:w w:val="82"/>
        </w:rPr>
        <w:t>3</w:t>
      </w:r>
      <w:r>
        <w:rPr>
          <w:spacing w:val="26"/>
          <w:w w:val="160"/>
        </w:rPr>
        <w:t>)</w:t>
      </w: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 xml:space="preserve">+ </w:t>
      </w: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99"/>
        </w:rPr>
        <w:t>y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4"/>
          <w:w w:val="101"/>
        </w:rPr>
        <w:t>c</w:t>
      </w:r>
      <w:r>
        <w:rPr>
          <w:spacing w:val="26"/>
          <w:w w:val="160"/>
        </w:rPr>
        <w:t>(</w:t>
      </w:r>
      <w:r>
        <w:rPr>
          <w:spacing w:val="13"/>
          <w:w w:val="89"/>
        </w:rPr>
        <w:t>-</w:t>
      </w:r>
      <w:r>
        <w:rPr>
          <w:w w:val="82"/>
        </w:rPr>
        <w:t>3</w:t>
      </w:r>
      <w:r>
        <w:rPr>
          <w:spacing w:val="-4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5"/>
          <w:w w:val="82"/>
        </w:rPr>
        <w:t>3</w:t>
      </w:r>
      <w:r>
        <w:rPr>
          <w:spacing w:val="26"/>
          <w:w w:val="160"/>
        </w:rPr>
        <w:t>)</w:t>
      </w: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>+</w:t>
      </w:r>
    </w:p>
    <w:p w14:paraId="013FE810" w14:textId="77777777" w:rsidR="006F1C89" w:rsidRDefault="005D3991">
      <w:pPr>
        <w:pStyle w:val="BodyText"/>
        <w:spacing w:before="1" w:line="192" w:lineRule="auto"/>
        <w:ind w:left="1390" w:hanging="397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65"/>
        </w:rPr>
        <w:t>=</w:t>
      </w:r>
      <w:r>
        <w:rPr>
          <w:w w:val="101"/>
        </w:rPr>
        <w:t>c</w:t>
      </w:r>
      <w:r>
        <w:rPr>
          <w:spacing w:val="-40"/>
        </w:rPr>
        <w:t xml:space="preserve"> </w:t>
      </w:r>
      <w:r>
        <w:rPr>
          <w:spacing w:val="18"/>
          <w:w w:val="160"/>
        </w:rPr>
        <w:t>(</w:t>
      </w:r>
      <w:r>
        <w:rPr>
          <w:w w:val="82"/>
        </w:rPr>
        <w:t>1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40000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rPr>
          <w:spacing w:val="-43"/>
        </w:rPr>
        <w:t xml:space="preserve"> </w:t>
      </w:r>
      <w:r>
        <w:rPr>
          <w:spacing w:val="19"/>
          <w:w w:val="82"/>
        </w:rPr>
        <w:t>b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spacing w:val="19"/>
          <w:w w:val="94"/>
        </w:rPr>
        <w:t>a</w:t>
      </w:r>
      <w:r>
        <w:rPr>
          <w:spacing w:val="19"/>
          <w:w w:val="89"/>
        </w:rPr>
        <w:t>k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65"/>
        </w:rPr>
        <w:t>=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55"/>
        </w:rPr>
        <w:t>m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0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139"/>
        </w:rPr>
        <w:t>t</w:t>
      </w:r>
      <w:r>
        <w:rPr>
          <w:w w:val="84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 xml:space="preserve">= </w:t>
      </w:r>
      <w:r>
        <w:rPr>
          <w:spacing w:val="13"/>
        </w:rPr>
        <w:t>40000</w:t>
      </w:r>
      <w:r>
        <w:rPr>
          <w:spacing w:val="-38"/>
        </w:rPr>
        <w:t xml:space="preserve"> </w:t>
      </w:r>
      <w:r>
        <w:rPr>
          <w:w w:val="135"/>
        </w:rPr>
        <w:t>,</w:t>
      </w:r>
      <w:r>
        <w:rPr>
          <w:spacing w:val="68"/>
          <w:w w:val="135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>
        <w:t>=</w:t>
      </w:r>
      <w:r>
        <w:rPr>
          <w:spacing w:val="21"/>
        </w:rPr>
        <w:t xml:space="preserve"> </w:t>
      </w:r>
      <w:r>
        <w:rPr>
          <w:spacing w:val="18"/>
          <w:w w:val="110"/>
        </w:rPr>
        <w:t>5000)))</w:t>
      </w:r>
      <w:r>
        <w:rPr>
          <w:spacing w:val="76"/>
          <w:w w:val="110"/>
        </w:rPr>
        <w:t xml:space="preserve"> </w:t>
      </w:r>
      <w:r>
        <w:t>+</w:t>
      </w:r>
    </w:p>
    <w:p w14:paraId="0BB6577A" w14:textId="77777777" w:rsidR="006F1C89" w:rsidRDefault="005D3991">
      <w:pPr>
        <w:pStyle w:val="BodyText"/>
        <w:spacing w:line="257" w:lineRule="exact"/>
        <w:ind w:left="994"/>
      </w:pP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82"/>
        </w:rPr>
        <w:t>p</w:t>
      </w:r>
      <w:r>
        <w:rPr>
          <w:spacing w:val="19"/>
          <w:w w:val="93"/>
        </w:rPr>
        <w:t>e</w:t>
      </w:r>
      <w:r>
        <w:rPr>
          <w:spacing w:val="19"/>
          <w:w w:val="101"/>
        </w:rPr>
        <w:t>c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w w:val="84"/>
        </w:rPr>
        <w:t>o</w:t>
      </w:r>
      <w:r>
        <w:rPr>
          <w:spacing w:val="-34"/>
        </w:rPr>
        <w:t xml:space="preserve"> </w:t>
      </w:r>
      <w:r>
        <w:rPr>
          <w:spacing w:val="17"/>
          <w:w w:val="65"/>
        </w:rPr>
        <w:t>=</w:t>
      </w:r>
      <w:r>
        <w:rPr>
          <w:spacing w:val="17"/>
          <w:w w:val="82"/>
        </w:rPr>
        <w:t>1</w:t>
      </w:r>
      <w:r>
        <w:rPr>
          <w:w w:val="160"/>
        </w:rPr>
        <w:t>)</w:t>
      </w:r>
      <w:r>
        <w:t xml:space="preserve"> </w:t>
      </w:r>
      <w:r>
        <w:rPr>
          <w:spacing w:val="26"/>
        </w:rPr>
        <w:t xml:space="preserve"> </w:t>
      </w:r>
      <w:r>
        <w:rPr>
          <w:w w:val="65"/>
        </w:rPr>
        <w:t>+</w:t>
      </w:r>
    </w:p>
    <w:p w14:paraId="6D46967F" w14:textId="77777777" w:rsidR="006F1C89" w:rsidRDefault="005D3991">
      <w:pPr>
        <w:pStyle w:val="BodyText"/>
        <w:spacing w:line="305" w:lineRule="exact"/>
        <w:ind w:left="994"/>
      </w:pP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</w:t>
      </w:r>
      <w:r>
        <w:rPr>
          <w:spacing w:val="20"/>
          <w:w w:val="55"/>
        </w:rPr>
        <w:t>m</w:t>
      </w:r>
      <w:r>
        <w:rPr>
          <w:spacing w:val="20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10</w:t>
      </w:r>
      <w:r>
        <w:rPr>
          <w:w w:val="160"/>
        </w:rPr>
        <w:t>)</w:t>
      </w:r>
    </w:p>
    <w:p w14:paraId="48086DCD" w14:textId="77777777" w:rsidR="006F1C89" w:rsidRDefault="006F1C89">
      <w:pPr>
        <w:pStyle w:val="BodyText"/>
        <w:spacing w:before="14"/>
        <w:rPr>
          <w:sz w:val="30"/>
        </w:rPr>
      </w:pPr>
    </w:p>
    <w:p w14:paraId="066923AC" w14:textId="77777777" w:rsidR="006F1C89" w:rsidRDefault="005D3991">
      <w:pPr>
        <w:pStyle w:val="BodyText"/>
        <w:ind w:left="436"/>
      </w:pPr>
      <w:r>
        <w:rPr>
          <w:w w:val="160"/>
        </w:rPr>
        <w:t>}</w:t>
      </w:r>
    </w:p>
    <w:p w14:paraId="0A8A3AEE" w14:textId="77777777" w:rsidR="006F1C89" w:rsidRDefault="006F1C89">
      <w:pPr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74036DD6" w14:textId="77777777" w:rsidR="006F1C89" w:rsidRDefault="005D3991">
      <w:pPr>
        <w:pStyle w:val="BodyText"/>
        <w:spacing w:before="10"/>
        <w:ind w:left="444"/>
        <w:jc w:val="both"/>
      </w:pPr>
      <w:r>
        <w:rPr>
          <w:spacing w:val="18"/>
          <w:w w:val="82"/>
        </w:rPr>
        <w:lastRenderedPageBreak/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67"/>
        </w:rPr>
        <w:t>w</w:t>
      </w:r>
      <w:r>
        <w:rPr>
          <w:spacing w:val="18"/>
          <w:w w:val="127"/>
        </w:rPr>
        <w:t>r</w:t>
      </w:r>
      <w:r>
        <w:rPr>
          <w:spacing w:val="18"/>
          <w:w w:val="94"/>
        </w:rPr>
        <w:t>a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3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w w:val="160"/>
        </w:rPr>
        <w:t>)</w:t>
      </w:r>
    </w:p>
    <w:p w14:paraId="42999F7B" w14:textId="77777777" w:rsidR="006F1C89" w:rsidRDefault="006F1C89">
      <w:pPr>
        <w:pStyle w:val="BodyText"/>
      </w:pPr>
    </w:p>
    <w:p w14:paraId="1A880B86" w14:textId="77777777" w:rsidR="006F1C89" w:rsidRDefault="006F1C89">
      <w:pPr>
        <w:pStyle w:val="BodyText"/>
        <w:spacing w:before="10"/>
        <w:rPr>
          <w:sz w:val="29"/>
        </w:rPr>
      </w:pPr>
    </w:p>
    <w:p w14:paraId="702EE559" w14:textId="77777777" w:rsidR="006F1C89" w:rsidRDefault="005D3991">
      <w:pPr>
        <w:pStyle w:val="BodyText"/>
        <w:spacing w:line="192" w:lineRule="auto"/>
        <w:ind w:left="719" w:right="5435" w:hanging="277"/>
        <w:jc w:val="both"/>
      </w:pP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02"/>
        </w:rPr>
        <w:t>s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 xml:space="preserve">(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’</w:t>
      </w:r>
      <w:r>
        <w:rPr>
          <w:spacing w:val="-44"/>
        </w:rPr>
        <w:t xml:space="preserve"> </w:t>
      </w:r>
      <w:r>
        <w:rPr>
          <w:spacing w:val="18"/>
          <w:w w:val="96"/>
        </w:rPr>
        <w:t>E</w:t>
      </w:r>
      <w:r>
        <w:rPr>
          <w:spacing w:val="18"/>
        </w:rPr>
        <w:t>v</w:t>
      </w:r>
      <w:r>
        <w:rPr>
          <w:spacing w:val="18"/>
          <w:w w:val="93"/>
        </w:rPr>
        <w:t>e</w:t>
      </w:r>
      <w:r>
        <w:rPr>
          <w:w w:val="83"/>
        </w:rPr>
        <w:t>n</w:t>
      </w:r>
      <w:r>
        <w:rPr>
          <w:spacing w:val="-40"/>
        </w:rPr>
        <w:t xml:space="preserve"> </w:t>
      </w:r>
      <w:r>
        <w:rPr>
          <w:spacing w:val="32"/>
          <w:w w:val="164"/>
        </w:rPr>
        <w:t>␣</w:t>
      </w:r>
      <w:r>
        <w:rPr>
          <w:spacing w:val="21"/>
          <w:w w:val="69"/>
        </w:rPr>
        <w:t>D</w:t>
      </w:r>
      <w:r>
        <w:rPr>
          <w:spacing w:val="21"/>
          <w:w w:val="180"/>
        </w:rPr>
        <w:t>i</w:t>
      </w:r>
      <w:r>
        <w:rPr>
          <w:spacing w:val="21"/>
          <w:w w:val="102"/>
        </w:rPr>
        <w:t>s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34"/>
        </w:rPr>
        <w:t xml:space="preserve"> </w:t>
      </w:r>
      <w:r>
        <w:rPr>
          <w:spacing w:val="22"/>
          <w:w w:val="164"/>
        </w:rPr>
        <w:t>’</w:t>
      </w:r>
      <w:r>
        <w:rPr>
          <w:w w:val="164"/>
        </w:rPr>
        <w:t>,</w:t>
      </w:r>
    </w:p>
    <w:p w14:paraId="52218716" w14:textId="77777777" w:rsidR="006F1C89" w:rsidRDefault="005D3991">
      <w:pPr>
        <w:pStyle w:val="BodyText"/>
        <w:spacing w:before="2" w:line="192" w:lineRule="auto"/>
        <w:ind w:left="1247" w:right="212" w:hanging="529"/>
        <w:jc w:val="both"/>
      </w:pPr>
      <w:r>
        <w:rPr>
          <w:spacing w:val="19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9"/>
          <w:w w:val="83"/>
        </w:rPr>
        <w:t>h</w:t>
      </w:r>
      <w:r>
        <w:rPr>
          <w:spacing w:val="18"/>
          <w:w w:val="171"/>
        </w:rPr>
        <w:t>j</w:t>
      </w:r>
      <w:r>
        <w:rPr>
          <w:spacing w:val="19"/>
          <w:w w:val="83"/>
        </w:rPr>
        <w:t>u</w:t>
      </w:r>
      <w:r>
        <w:rPr>
          <w:spacing w:val="18"/>
          <w:w w:val="102"/>
        </w:rPr>
        <w:t>s</w:t>
      </w:r>
      <w:r>
        <w:rPr>
          <w:w w:val="139"/>
        </w:rPr>
        <w:t>t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1</w:t>
      </w:r>
      <w:r>
        <w:rPr>
          <w:w w:val="82"/>
        </w:rPr>
        <w:t>5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 xml:space="preserve">=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82"/>
        </w:rPr>
        <w:t>b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9"/>
          <w:w w:val="83"/>
        </w:rPr>
        <w:t>h</w:t>
      </w:r>
      <w:r>
        <w:rPr>
          <w:spacing w:val="18"/>
          <w:w w:val="171"/>
        </w:rPr>
        <w:t>j</w:t>
      </w:r>
      <w:r>
        <w:rPr>
          <w:spacing w:val="19"/>
          <w:w w:val="83"/>
        </w:rPr>
        <w:t>u</w:t>
      </w:r>
      <w:r>
        <w:rPr>
          <w:spacing w:val="18"/>
          <w:w w:val="102"/>
        </w:rPr>
        <w:t>s</w:t>
      </w:r>
      <w:r>
        <w:rPr>
          <w:w w:val="139"/>
        </w:rPr>
        <w:t>t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1</w:t>
      </w:r>
      <w:r>
        <w:rPr>
          <w:w w:val="82"/>
        </w:rPr>
        <w:t>5</w:t>
      </w:r>
      <w:r>
        <w:rPr>
          <w:spacing w:val="-43"/>
        </w:rPr>
        <w:t xml:space="preserve"> </w:t>
      </w:r>
      <w:r>
        <w:rPr>
          <w:w w:val="164"/>
        </w:rPr>
        <w:t xml:space="preserve">,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8"/>
          <w:w w:val="82"/>
        </w:rPr>
        <w:t>R</w:t>
      </w:r>
      <w:r>
        <w:rPr>
          <w:spacing w:val="19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9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B48254A" w14:textId="77777777" w:rsidR="006F1C89" w:rsidRDefault="005D3991">
      <w:pPr>
        <w:pStyle w:val="BodyText"/>
        <w:spacing w:line="291" w:lineRule="exact"/>
        <w:ind w:left="436"/>
        <w:jc w:val="both"/>
      </w:pP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w w:val="82"/>
        </w:rPr>
        <w:t>d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4"/>
        </w:rPr>
        <w:t>x</w:t>
      </w:r>
      <w:r>
        <w:rPr>
          <w:spacing w:val="18"/>
          <w:w w:val="93"/>
        </w:rPr>
        <w:t>e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49CB80F7" w14:textId="77777777" w:rsidR="006F1C89" w:rsidRDefault="006F1C89">
      <w:pPr>
        <w:pStyle w:val="BodyText"/>
        <w:spacing w:before="3"/>
        <w:rPr>
          <w:sz w:val="13"/>
        </w:rPr>
      </w:pPr>
    </w:p>
    <w:p w14:paraId="1F1F71F4" w14:textId="77777777" w:rsidR="006F1C89" w:rsidRDefault="005D3991">
      <w:pPr>
        <w:pStyle w:val="BodyText"/>
        <w:spacing w:before="1"/>
        <w:ind w:left="444"/>
        <w:jc w:val="both"/>
      </w:pP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17"/>
          <w:w w:val="160"/>
        </w:rPr>
        <w:t>]]</w:t>
      </w:r>
      <w:r>
        <w:rPr>
          <w:w w:val="160"/>
        </w:rPr>
        <w:t>)</w:t>
      </w:r>
    </w:p>
    <w:p w14:paraId="1463588A" w14:textId="77777777" w:rsidR="006F1C89" w:rsidRDefault="006F1C89">
      <w:pPr>
        <w:pStyle w:val="BodyText"/>
        <w:spacing w:before="7"/>
        <w:rPr>
          <w:sz w:val="29"/>
        </w:rPr>
      </w:pPr>
    </w:p>
    <w:p w14:paraId="424850C4" w14:textId="77777777" w:rsidR="006F1C89" w:rsidRDefault="005D3991">
      <w:pPr>
        <w:pStyle w:val="BodyText"/>
        <w:spacing w:before="22"/>
        <w:ind w:left="161"/>
      </w:pPr>
      <w:r>
        <w:rPr>
          <w:w w:val="160"/>
        </w:rPr>
        <w:t>}</w:t>
      </w:r>
    </w:p>
    <w:p w14:paraId="6B4F569A" w14:textId="77777777" w:rsidR="006F1C89" w:rsidRDefault="006F1C89">
      <w:pPr>
        <w:pStyle w:val="BodyText"/>
        <w:spacing w:before="4"/>
        <w:rPr>
          <w:sz w:val="13"/>
        </w:rPr>
      </w:pPr>
    </w:p>
    <w:p w14:paraId="5DBA4542" w14:textId="77777777" w:rsidR="006F1C89" w:rsidRDefault="005D3991">
      <w:pPr>
        <w:pStyle w:val="BodyText"/>
        <w:ind w:left="167"/>
      </w:pPr>
      <w:r>
        <w:rPr>
          <w:spacing w:val="11"/>
          <w:w w:val="115"/>
        </w:rPr>
        <w:t>dev</w:t>
      </w:r>
      <w:r>
        <w:rPr>
          <w:spacing w:val="-48"/>
          <w:w w:val="115"/>
        </w:rPr>
        <w:t xml:space="preserve"> </w:t>
      </w:r>
      <w:r>
        <w:rPr>
          <w:w w:val="115"/>
        </w:rPr>
        <w:t>.</w:t>
      </w:r>
      <w:r>
        <w:rPr>
          <w:spacing w:val="-50"/>
          <w:w w:val="115"/>
        </w:rPr>
        <w:t xml:space="preserve"> </w:t>
      </w:r>
      <w:r>
        <w:rPr>
          <w:spacing w:val="16"/>
          <w:w w:val="115"/>
        </w:rPr>
        <w:t>off()</w:t>
      </w:r>
    </w:p>
    <w:p w14:paraId="4DFFE3CC" w14:textId="77777777" w:rsidR="006F1C89" w:rsidRDefault="006F1C89">
      <w:pPr>
        <w:pStyle w:val="BodyText"/>
        <w:spacing w:before="5"/>
        <w:rPr>
          <w:sz w:val="15"/>
        </w:rPr>
      </w:pPr>
    </w:p>
    <w:p w14:paraId="6CD2D562" w14:textId="77777777" w:rsidR="006F1C89" w:rsidRDefault="005D3991">
      <w:pPr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80"/>
        </w:rPr>
        <w:t>N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2"/>
          <w:w w:val="170"/>
        </w:rPr>
        <w:t>-----------------</w:t>
      </w:r>
      <w:r>
        <w:rPr>
          <w:i/>
          <w:w w:val="170"/>
        </w:rPr>
        <w:t>-</w:t>
      </w:r>
    </w:p>
    <w:p w14:paraId="6F510D5B" w14:textId="77777777" w:rsidR="006F1C89" w:rsidRDefault="005D3991">
      <w:pPr>
        <w:spacing w:before="3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5"/>
        </w:rPr>
        <w:t>tt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2"/>
          <w:w w:val="170"/>
        </w:rPr>
        <w:t>--------------------------------------</w:t>
      </w:r>
      <w:r>
        <w:rPr>
          <w:i/>
          <w:w w:val="170"/>
        </w:rPr>
        <w:t>-</w:t>
      </w:r>
    </w:p>
    <w:p w14:paraId="137A4689" w14:textId="77777777" w:rsidR="006F1C89" w:rsidRDefault="006F1C89">
      <w:pPr>
        <w:spacing w:before="4"/>
        <w:rPr>
          <w:i/>
        </w:rPr>
      </w:pPr>
    </w:p>
    <w:p w14:paraId="54F0AD97" w14:textId="77777777" w:rsidR="006F1C89" w:rsidRDefault="005D3991">
      <w:pPr>
        <w:spacing w:before="1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89"/>
        </w:rPr>
        <w:t>A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04"/>
        </w:rPr>
        <w:t>=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63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65"/>
        </w:rPr>
        <w:t>m</w:t>
      </w:r>
      <w:r>
        <w:rPr>
          <w:i/>
          <w:w w:val="101"/>
        </w:rPr>
        <w:t>a</w:t>
      </w:r>
    </w:p>
    <w:p w14:paraId="3040600F" w14:textId="77777777" w:rsidR="006F1C89" w:rsidRDefault="006F1C89">
      <w:pPr>
        <w:spacing w:before="9"/>
        <w:rPr>
          <w:i/>
          <w:sz w:val="19"/>
        </w:rPr>
      </w:pPr>
    </w:p>
    <w:p w14:paraId="30B1F000" w14:textId="77777777" w:rsidR="006F1C89" w:rsidRDefault="005D3991">
      <w:pPr>
        <w:pStyle w:val="BodyText"/>
        <w:ind w:left="167"/>
      </w:pPr>
      <w:r>
        <w:rPr>
          <w:spacing w:val="11"/>
        </w:rPr>
        <w:t xml:space="preserve">Res </w:t>
      </w:r>
      <w:r>
        <w:rPr>
          <w:spacing w:val="37"/>
        </w:rPr>
        <w:t xml:space="preserve"> </w:t>
      </w:r>
      <w:r>
        <w:t>&lt;-</w:t>
      </w:r>
      <w:r>
        <w:rPr>
          <w:spacing w:val="109"/>
        </w:rPr>
        <w:t xml:space="preserve"> </w:t>
      </w:r>
      <w:r>
        <w:rPr>
          <w:spacing w:val="13"/>
          <w:w w:val="125"/>
        </w:rPr>
        <w:t>list</w:t>
      </w:r>
      <w:r>
        <w:rPr>
          <w:spacing w:val="-51"/>
          <w:w w:val="125"/>
        </w:rPr>
        <w:t xml:space="preserve"> </w:t>
      </w:r>
      <w:r>
        <w:rPr>
          <w:w w:val="125"/>
        </w:rPr>
        <w:t>()</w:t>
      </w:r>
    </w:p>
    <w:p w14:paraId="3550ED98" w14:textId="77777777" w:rsidR="006F1C89" w:rsidRDefault="005D3991">
      <w:pPr>
        <w:pStyle w:val="BodyText"/>
        <w:spacing w:before="2" w:line="540" w:lineRule="atLeast"/>
        <w:ind w:left="167" w:right="5845"/>
      </w:pPr>
      <w:r>
        <w:rPr>
          <w:spacing w:val="17"/>
          <w:w w:val="82"/>
        </w:rPr>
        <w:t>pd</w:t>
      </w:r>
      <w:r>
        <w:rPr>
          <w:spacing w:val="28"/>
          <w:w w:val="141"/>
        </w:rPr>
        <w:t>f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b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pd</w:t>
      </w:r>
      <w:r>
        <w:rPr>
          <w:spacing w:val="28"/>
          <w:w w:val="141"/>
        </w:rPr>
        <w:t>f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02"/>
        </w:rPr>
        <w:t>s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7CB79F88" w14:textId="77777777" w:rsidR="006F1C89" w:rsidRPr="00F94015" w:rsidRDefault="005D3991">
      <w:pPr>
        <w:pStyle w:val="BodyText"/>
        <w:spacing w:line="273" w:lineRule="exact"/>
        <w:ind w:left="442"/>
        <w:rPr>
          <w:lang w:val="sv-SE"/>
          <w:rPrChange w:id="451" w:author="Izabel Eriksson Reuterborg" w:date="2024-07-29T05:31:00Z" w16du:dateUtc="2024-07-29T03:31:00Z">
            <w:rPr/>
          </w:rPrChange>
        </w:rPr>
      </w:pPr>
      <w:proofErr w:type="spellStart"/>
      <w:r w:rsidRPr="00F94015">
        <w:rPr>
          <w:spacing w:val="17"/>
          <w:w w:val="94"/>
          <w:lang w:val="sv-SE"/>
          <w:rPrChange w:id="452" w:author="Izabel Eriksson Reuterborg" w:date="2024-07-29T05:31:00Z" w16du:dateUtc="2024-07-29T03:31:00Z">
            <w:rPr>
              <w:spacing w:val="17"/>
              <w:w w:val="94"/>
            </w:rPr>
          </w:rPrChange>
        </w:rPr>
        <w:t>a</w:t>
      </w:r>
      <w:r w:rsidRPr="00F94015">
        <w:rPr>
          <w:spacing w:val="17"/>
          <w:w w:val="82"/>
          <w:lang w:val="sv-SE"/>
          <w:rPrChange w:id="453" w:author="Izabel Eriksson Reuterborg" w:date="2024-07-29T05:31:00Z" w16du:dateUtc="2024-07-29T03:31:00Z">
            <w:rPr>
              <w:spacing w:val="17"/>
              <w:w w:val="82"/>
            </w:rPr>
          </w:rPrChange>
        </w:rPr>
        <w:t>d</w:t>
      </w:r>
      <w:r w:rsidRPr="00F94015">
        <w:rPr>
          <w:w w:val="83"/>
          <w:lang w:val="sv-SE"/>
          <w:rPrChange w:id="454" w:author="Izabel Eriksson Reuterborg" w:date="2024-07-29T05:31:00Z" w16du:dateUtc="2024-07-29T03:31:00Z">
            <w:rPr>
              <w:w w:val="83"/>
            </w:rPr>
          </w:rPrChange>
        </w:rPr>
        <w:t>u</w:t>
      </w:r>
      <w:proofErr w:type="spellEnd"/>
      <w:r w:rsidRPr="00F94015">
        <w:rPr>
          <w:spacing w:val="-42"/>
          <w:lang w:val="sv-SE"/>
          <w:rPrChange w:id="455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 w:rsidRPr="00F94015">
        <w:rPr>
          <w:w w:val="164"/>
          <w:lang w:val="sv-SE"/>
          <w:rPrChange w:id="456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40"/>
          <w:lang w:val="sv-SE"/>
          <w:rPrChange w:id="457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spacing w:val="18"/>
          <w:w w:val="102"/>
          <w:lang w:val="sv-SE"/>
          <w:rPrChange w:id="458" w:author="Izabel Eriksson Reuterborg" w:date="2024-07-29T05:31:00Z" w16du:dateUtc="2024-07-29T03:31:00Z">
            <w:rPr>
              <w:spacing w:val="18"/>
              <w:w w:val="102"/>
            </w:rPr>
          </w:rPrChange>
        </w:rPr>
        <w:t>s</w:t>
      </w:r>
      <w:r w:rsidRPr="00F94015">
        <w:rPr>
          <w:spacing w:val="19"/>
          <w:w w:val="180"/>
          <w:lang w:val="sv-SE"/>
          <w:rPrChange w:id="459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460" w:author="Izabel Eriksson Reuterborg" w:date="2024-07-29T05:31:00Z" w16du:dateUtc="2024-07-29T03:31:00Z">
            <w:rPr>
              <w:spacing w:val="18"/>
              <w:w w:val="83"/>
            </w:rPr>
          </w:rPrChange>
        </w:rPr>
        <w:t>g</w:t>
      </w:r>
      <w:r w:rsidRPr="00F94015">
        <w:rPr>
          <w:spacing w:val="19"/>
          <w:w w:val="55"/>
          <w:lang w:val="sv-SE"/>
          <w:rPrChange w:id="461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w w:val="94"/>
          <w:lang w:val="sv-SE"/>
          <w:rPrChange w:id="462" w:author="Izabel Eriksson Reuterborg" w:date="2024-07-29T05:31:00Z" w16du:dateUtc="2024-07-29T03:31:00Z">
            <w:rPr>
              <w:w w:val="94"/>
            </w:rPr>
          </w:rPrChange>
        </w:rPr>
        <w:t>a</w:t>
      </w:r>
      <w:r w:rsidRPr="00F94015">
        <w:rPr>
          <w:lang w:val="sv-SE"/>
          <w:rPrChange w:id="463" w:author="Izabel Eriksson Reuterborg" w:date="2024-07-29T05:31:00Z" w16du:dateUtc="2024-07-29T03:31:00Z">
            <w:rPr/>
          </w:rPrChange>
        </w:rPr>
        <w:t xml:space="preserve">  </w:t>
      </w:r>
      <w:r w:rsidRPr="00F94015">
        <w:rPr>
          <w:spacing w:val="-35"/>
          <w:lang w:val="sv-SE"/>
          <w:rPrChange w:id="464" w:author="Izabel Eriksson Reuterborg" w:date="2024-07-29T05:31:00Z" w16du:dateUtc="2024-07-29T03:31:00Z">
            <w:rPr>
              <w:spacing w:val="-35"/>
            </w:rPr>
          </w:rPrChange>
        </w:rPr>
        <w:t xml:space="preserve"> </w:t>
      </w:r>
      <w:r w:rsidRPr="00F94015">
        <w:rPr>
          <w:spacing w:val="18"/>
          <w:w w:val="65"/>
          <w:lang w:val="sv-SE"/>
          <w:rPrChange w:id="465" w:author="Izabel Eriksson Reuterborg" w:date="2024-07-29T05:31:00Z" w16du:dateUtc="2024-07-29T03:31:00Z">
            <w:rPr>
              <w:spacing w:val="18"/>
              <w:w w:val="65"/>
            </w:rPr>
          </w:rPrChange>
        </w:rPr>
        <w:t>&lt;</w:t>
      </w:r>
      <w:proofErr w:type="gramStart"/>
      <w:r w:rsidRPr="00F94015">
        <w:rPr>
          <w:w w:val="89"/>
          <w:lang w:val="sv-SE"/>
          <w:rPrChange w:id="466" w:author="Izabel Eriksson Reuterborg" w:date="2024-07-29T05:31:00Z" w16du:dateUtc="2024-07-29T03:31:00Z">
            <w:rPr>
              <w:w w:val="89"/>
            </w:rPr>
          </w:rPrChange>
        </w:rPr>
        <w:t>-</w:t>
      </w:r>
      <w:r w:rsidRPr="00F94015">
        <w:rPr>
          <w:lang w:val="sv-SE"/>
          <w:rPrChange w:id="467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6"/>
          <w:lang w:val="sv-SE"/>
          <w:rPrChange w:id="468" w:author="Izabel Eriksson Reuterborg" w:date="2024-07-29T05:31:00Z" w16du:dateUtc="2024-07-29T03:31:00Z">
            <w:rPr>
              <w:spacing w:val="26"/>
            </w:rPr>
          </w:rPrChange>
        </w:rPr>
        <w:t xml:space="preserve"> </w:t>
      </w:r>
      <w:r w:rsidRPr="00F94015">
        <w:rPr>
          <w:spacing w:val="18"/>
          <w:w w:val="102"/>
          <w:lang w:val="sv-SE"/>
          <w:rPrChange w:id="469" w:author="Izabel Eriksson Reuterborg" w:date="2024-07-29T05:31:00Z" w16du:dateUtc="2024-07-29T03:31:00Z">
            <w:rPr>
              <w:spacing w:val="18"/>
              <w:w w:val="102"/>
            </w:rPr>
          </w:rPrChange>
        </w:rPr>
        <w:t>s</w:t>
      </w:r>
      <w:r w:rsidRPr="00F94015">
        <w:rPr>
          <w:spacing w:val="19"/>
          <w:w w:val="180"/>
          <w:lang w:val="sv-SE"/>
          <w:rPrChange w:id="470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471" w:author="Izabel Eriksson Reuterborg" w:date="2024-07-29T05:31:00Z" w16du:dateUtc="2024-07-29T03:31:00Z">
            <w:rPr>
              <w:spacing w:val="18"/>
              <w:w w:val="83"/>
            </w:rPr>
          </w:rPrChange>
        </w:rPr>
        <w:t>g</w:t>
      </w:r>
      <w:r w:rsidRPr="00F94015">
        <w:rPr>
          <w:spacing w:val="19"/>
          <w:w w:val="55"/>
          <w:lang w:val="sv-SE"/>
          <w:rPrChange w:id="472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w w:val="94"/>
          <w:lang w:val="sv-SE"/>
          <w:rPrChange w:id="473" w:author="Izabel Eriksson Reuterborg" w:date="2024-07-29T05:31:00Z" w16du:dateUtc="2024-07-29T03:31:00Z">
            <w:rPr>
              <w:w w:val="94"/>
            </w:rPr>
          </w:rPrChange>
        </w:rPr>
        <w:t>a</w:t>
      </w:r>
      <w:proofErr w:type="gramEnd"/>
      <w:r w:rsidRPr="00F94015">
        <w:rPr>
          <w:spacing w:val="-40"/>
          <w:lang w:val="sv-SE"/>
          <w:rPrChange w:id="474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w w:val="160"/>
          <w:lang w:val="sv-SE"/>
          <w:rPrChange w:id="475" w:author="Izabel Eriksson Reuterborg" w:date="2024-07-29T05:31:00Z" w16du:dateUtc="2024-07-29T03:31:00Z">
            <w:rPr>
              <w:w w:val="160"/>
            </w:rPr>
          </w:rPrChange>
        </w:rPr>
        <w:t>[</w:t>
      </w:r>
      <w:r w:rsidRPr="00F94015">
        <w:rPr>
          <w:spacing w:val="-47"/>
          <w:lang w:val="sv-SE"/>
          <w:rPrChange w:id="476" w:author="Izabel Eriksson Reuterborg" w:date="2024-07-29T05:31:00Z" w16du:dateUtc="2024-07-29T03:31:00Z">
            <w:rPr>
              <w:spacing w:val="-47"/>
            </w:rPr>
          </w:rPrChange>
        </w:rPr>
        <w:t xml:space="preserve"> </w:t>
      </w:r>
      <w:r w:rsidRPr="00F94015">
        <w:rPr>
          <w:spacing w:val="22"/>
          <w:w w:val="102"/>
          <w:lang w:val="sv-SE"/>
          <w:rPrChange w:id="477" w:author="Izabel Eriksson Reuterborg" w:date="2024-07-29T05:31:00Z" w16du:dateUtc="2024-07-29T03:31:00Z">
            <w:rPr>
              <w:spacing w:val="22"/>
              <w:w w:val="102"/>
            </w:rPr>
          </w:rPrChange>
        </w:rPr>
        <w:t>s</w:t>
      </w:r>
      <w:r w:rsidRPr="00F94015">
        <w:rPr>
          <w:w w:val="160"/>
          <w:lang w:val="sv-SE"/>
          <w:rPrChange w:id="478" w:author="Izabel Eriksson Reuterborg" w:date="2024-07-29T05:31:00Z" w16du:dateUtc="2024-07-29T03:31:00Z">
            <w:rPr>
              <w:w w:val="160"/>
            </w:rPr>
          </w:rPrChange>
        </w:rPr>
        <w:t>]</w:t>
      </w:r>
    </w:p>
    <w:p w14:paraId="2B7010E7" w14:textId="77777777" w:rsidR="006F1C89" w:rsidRPr="00F94015" w:rsidRDefault="006F1C89">
      <w:pPr>
        <w:pStyle w:val="BodyText"/>
        <w:spacing w:before="4"/>
        <w:rPr>
          <w:sz w:val="13"/>
          <w:lang w:val="sv-SE"/>
          <w:rPrChange w:id="479" w:author="Izabel Eriksson Reuterborg" w:date="2024-07-29T05:31:00Z" w16du:dateUtc="2024-07-29T03:31:00Z">
            <w:rPr>
              <w:sz w:val="13"/>
            </w:rPr>
          </w:rPrChange>
        </w:rPr>
      </w:pPr>
    </w:p>
    <w:p w14:paraId="0545485C" w14:textId="77777777" w:rsidR="006F1C89" w:rsidRPr="00F94015" w:rsidRDefault="005D3991">
      <w:pPr>
        <w:pStyle w:val="BodyText"/>
        <w:ind w:left="442"/>
        <w:rPr>
          <w:lang w:val="sv-SE"/>
          <w:rPrChange w:id="480" w:author="Izabel Eriksson Reuterborg" w:date="2024-07-29T05:31:00Z" w16du:dateUtc="2024-07-29T03:31:00Z">
            <w:rPr/>
          </w:rPrChange>
        </w:rPr>
      </w:pPr>
      <w:proofErr w:type="spellStart"/>
      <w:r w:rsidRPr="00F94015">
        <w:rPr>
          <w:spacing w:val="17"/>
          <w:w w:val="171"/>
          <w:lang w:val="sv-SE"/>
          <w:rPrChange w:id="481" w:author="Izabel Eriksson Reuterborg" w:date="2024-07-29T05:31:00Z" w16du:dateUtc="2024-07-29T03:31:00Z">
            <w:rPr>
              <w:spacing w:val="17"/>
              <w:w w:val="171"/>
            </w:rPr>
          </w:rPrChange>
        </w:rPr>
        <w:t>j</w:t>
      </w:r>
      <w:r w:rsidRPr="00F94015">
        <w:rPr>
          <w:spacing w:val="17"/>
          <w:w w:val="83"/>
          <w:lang w:val="sv-SE"/>
          <w:rPrChange w:id="482" w:author="Izabel Eriksson Reuterborg" w:date="2024-07-29T05:31:00Z" w16du:dateUtc="2024-07-29T03:31:00Z">
            <w:rPr>
              <w:spacing w:val="17"/>
              <w:w w:val="83"/>
            </w:rPr>
          </w:rPrChange>
        </w:rPr>
        <w:t>u</w:t>
      </w:r>
      <w:r w:rsidRPr="00F94015">
        <w:rPr>
          <w:lang w:val="sv-SE"/>
          <w:rPrChange w:id="483" w:author="Izabel Eriksson Reuterborg" w:date="2024-07-29T05:31:00Z" w16du:dateUtc="2024-07-29T03:31:00Z">
            <w:rPr/>
          </w:rPrChange>
        </w:rPr>
        <w:t>v</w:t>
      </w:r>
      <w:proofErr w:type="spellEnd"/>
      <w:r w:rsidRPr="00F94015">
        <w:rPr>
          <w:spacing w:val="-42"/>
          <w:lang w:val="sv-SE"/>
          <w:rPrChange w:id="484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 w:rsidRPr="00F94015">
        <w:rPr>
          <w:w w:val="164"/>
          <w:lang w:val="sv-SE"/>
          <w:rPrChange w:id="485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40"/>
          <w:lang w:val="sv-SE"/>
          <w:rPrChange w:id="486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spacing w:val="18"/>
          <w:w w:val="102"/>
          <w:lang w:val="sv-SE"/>
          <w:rPrChange w:id="487" w:author="Izabel Eriksson Reuterborg" w:date="2024-07-29T05:31:00Z" w16du:dateUtc="2024-07-29T03:31:00Z">
            <w:rPr>
              <w:spacing w:val="18"/>
              <w:w w:val="102"/>
            </w:rPr>
          </w:rPrChange>
        </w:rPr>
        <w:t>s</w:t>
      </w:r>
      <w:r w:rsidRPr="00F94015">
        <w:rPr>
          <w:spacing w:val="19"/>
          <w:w w:val="180"/>
          <w:lang w:val="sv-SE"/>
          <w:rPrChange w:id="488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489" w:author="Izabel Eriksson Reuterborg" w:date="2024-07-29T05:31:00Z" w16du:dateUtc="2024-07-29T03:31:00Z">
            <w:rPr>
              <w:spacing w:val="18"/>
              <w:w w:val="83"/>
            </w:rPr>
          </w:rPrChange>
        </w:rPr>
        <w:t>g</w:t>
      </w:r>
      <w:r w:rsidRPr="00F94015">
        <w:rPr>
          <w:spacing w:val="19"/>
          <w:w w:val="55"/>
          <w:lang w:val="sv-SE"/>
          <w:rPrChange w:id="490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w w:val="94"/>
          <w:lang w:val="sv-SE"/>
          <w:rPrChange w:id="491" w:author="Izabel Eriksson Reuterborg" w:date="2024-07-29T05:31:00Z" w16du:dateUtc="2024-07-29T03:31:00Z">
            <w:rPr>
              <w:w w:val="94"/>
            </w:rPr>
          </w:rPrChange>
        </w:rPr>
        <w:t>a</w:t>
      </w:r>
      <w:r w:rsidRPr="00F94015">
        <w:rPr>
          <w:lang w:val="sv-SE"/>
          <w:rPrChange w:id="492" w:author="Izabel Eriksson Reuterborg" w:date="2024-07-29T05:31:00Z" w16du:dateUtc="2024-07-29T03:31:00Z">
            <w:rPr/>
          </w:rPrChange>
        </w:rPr>
        <w:t xml:space="preserve">  </w:t>
      </w:r>
      <w:r w:rsidRPr="00F94015">
        <w:rPr>
          <w:spacing w:val="-35"/>
          <w:lang w:val="sv-SE"/>
          <w:rPrChange w:id="493" w:author="Izabel Eriksson Reuterborg" w:date="2024-07-29T05:31:00Z" w16du:dateUtc="2024-07-29T03:31:00Z">
            <w:rPr>
              <w:spacing w:val="-35"/>
            </w:rPr>
          </w:rPrChange>
        </w:rPr>
        <w:t xml:space="preserve"> </w:t>
      </w:r>
      <w:r w:rsidRPr="00F94015">
        <w:rPr>
          <w:spacing w:val="18"/>
          <w:w w:val="65"/>
          <w:lang w:val="sv-SE"/>
          <w:rPrChange w:id="494" w:author="Izabel Eriksson Reuterborg" w:date="2024-07-29T05:31:00Z" w16du:dateUtc="2024-07-29T03:31:00Z">
            <w:rPr>
              <w:spacing w:val="18"/>
              <w:w w:val="65"/>
            </w:rPr>
          </w:rPrChange>
        </w:rPr>
        <w:t>&lt;</w:t>
      </w:r>
      <w:proofErr w:type="gramStart"/>
      <w:r w:rsidRPr="00F94015">
        <w:rPr>
          <w:w w:val="89"/>
          <w:lang w:val="sv-SE"/>
          <w:rPrChange w:id="495" w:author="Izabel Eriksson Reuterborg" w:date="2024-07-29T05:31:00Z" w16du:dateUtc="2024-07-29T03:31:00Z">
            <w:rPr>
              <w:w w:val="89"/>
            </w:rPr>
          </w:rPrChange>
        </w:rPr>
        <w:t>-</w:t>
      </w:r>
      <w:r w:rsidRPr="00F94015">
        <w:rPr>
          <w:lang w:val="sv-SE"/>
          <w:rPrChange w:id="496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4"/>
          <w:lang w:val="sv-SE"/>
          <w:rPrChange w:id="497" w:author="Izabel Eriksson Reuterborg" w:date="2024-07-29T05:31:00Z" w16du:dateUtc="2024-07-29T03:31:00Z">
            <w:rPr>
              <w:spacing w:val="24"/>
            </w:rPr>
          </w:rPrChange>
        </w:rPr>
        <w:t xml:space="preserve"> </w:t>
      </w:r>
      <w:proofErr w:type="spellStart"/>
      <w:r w:rsidRPr="00F94015">
        <w:rPr>
          <w:spacing w:val="17"/>
          <w:w w:val="94"/>
          <w:lang w:val="sv-SE"/>
          <w:rPrChange w:id="498" w:author="Izabel Eriksson Reuterborg" w:date="2024-07-29T05:31:00Z" w16du:dateUtc="2024-07-29T03:31:00Z">
            <w:rPr>
              <w:spacing w:val="17"/>
              <w:w w:val="94"/>
            </w:rPr>
          </w:rPrChange>
        </w:rPr>
        <w:t>a</w:t>
      </w:r>
      <w:r w:rsidRPr="00F94015">
        <w:rPr>
          <w:spacing w:val="17"/>
          <w:w w:val="82"/>
          <w:lang w:val="sv-SE"/>
          <w:rPrChange w:id="499" w:author="Izabel Eriksson Reuterborg" w:date="2024-07-29T05:31:00Z" w16du:dateUtc="2024-07-29T03:31:00Z">
            <w:rPr>
              <w:spacing w:val="17"/>
              <w:w w:val="82"/>
            </w:rPr>
          </w:rPrChange>
        </w:rPr>
        <w:t>d</w:t>
      </w:r>
      <w:r w:rsidRPr="00F94015">
        <w:rPr>
          <w:w w:val="83"/>
          <w:lang w:val="sv-SE"/>
          <w:rPrChange w:id="500" w:author="Izabel Eriksson Reuterborg" w:date="2024-07-29T05:31:00Z" w16du:dateUtc="2024-07-29T03:31:00Z">
            <w:rPr>
              <w:w w:val="83"/>
            </w:rPr>
          </w:rPrChange>
        </w:rPr>
        <w:t>u</w:t>
      </w:r>
      <w:proofErr w:type="spellEnd"/>
      <w:proofErr w:type="gramEnd"/>
      <w:r w:rsidRPr="00F94015">
        <w:rPr>
          <w:spacing w:val="-42"/>
          <w:lang w:val="sv-SE"/>
          <w:rPrChange w:id="501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 w:rsidRPr="00F94015">
        <w:rPr>
          <w:w w:val="164"/>
          <w:lang w:val="sv-SE"/>
          <w:rPrChange w:id="502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40"/>
          <w:lang w:val="sv-SE"/>
          <w:rPrChange w:id="503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spacing w:val="18"/>
          <w:w w:val="102"/>
          <w:lang w:val="sv-SE"/>
          <w:rPrChange w:id="504" w:author="Izabel Eriksson Reuterborg" w:date="2024-07-29T05:31:00Z" w16du:dateUtc="2024-07-29T03:31:00Z">
            <w:rPr>
              <w:spacing w:val="18"/>
              <w:w w:val="102"/>
            </w:rPr>
          </w:rPrChange>
        </w:rPr>
        <w:t>s</w:t>
      </w:r>
      <w:r w:rsidRPr="00F94015">
        <w:rPr>
          <w:spacing w:val="19"/>
          <w:w w:val="180"/>
          <w:lang w:val="sv-SE"/>
          <w:rPrChange w:id="505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506" w:author="Izabel Eriksson Reuterborg" w:date="2024-07-29T05:31:00Z" w16du:dateUtc="2024-07-29T03:31:00Z">
            <w:rPr>
              <w:spacing w:val="18"/>
              <w:w w:val="83"/>
            </w:rPr>
          </w:rPrChange>
        </w:rPr>
        <w:t>g</w:t>
      </w:r>
      <w:r w:rsidRPr="00F94015">
        <w:rPr>
          <w:spacing w:val="19"/>
          <w:w w:val="55"/>
          <w:lang w:val="sv-SE"/>
          <w:rPrChange w:id="507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w w:val="94"/>
          <w:lang w:val="sv-SE"/>
          <w:rPrChange w:id="508" w:author="Izabel Eriksson Reuterborg" w:date="2024-07-29T05:31:00Z" w16du:dateUtc="2024-07-29T03:31:00Z">
            <w:rPr>
              <w:w w:val="94"/>
            </w:rPr>
          </w:rPrChange>
        </w:rPr>
        <w:t>a</w:t>
      </w:r>
    </w:p>
    <w:p w14:paraId="4DF5AE1D" w14:textId="77777777" w:rsidR="006F1C89" w:rsidRPr="00F94015" w:rsidRDefault="006F1C89">
      <w:pPr>
        <w:pStyle w:val="BodyText"/>
        <w:spacing w:before="14"/>
        <w:rPr>
          <w:sz w:val="30"/>
          <w:lang w:val="sv-SE"/>
          <w:rPrChange w:id="509" w:author="Izabel Eriksson Reuterborg" w:date="2024-07-29T05:31:00Z" w16du:dateUtc="2024-07-29T03:31:00Z">
            <w:rPr>
              <w:sz w:val="30"/>
            </w:rPr>
          </w:rPrChange>
        </w:rPr>
      </w:pPr>
    </w:p>
    <w:p w14:paraId="65256D51" w14:textId="77777777" w:rsidR="006F1C89" w:rsidRDefault="005D3991">
      <w:pPr>
        <w:pStyle w:val="BodyText"/>
        <w:ind w:left="443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67DFB402" w14:textId="77777777" w:rsidR="006F1C89" w:rsidRDefault="006F1C89">
      <w:pPr>
        <w:pStyle w:val="BodyText"/>
        <w:spacing w:before="6"/>
        <w:rPr>
          <w:sz w:val="16"/>
        </w:rPr>
      </w:pPr>
    </w:p>
    <w:p w14:paraId="0C09AD09" w14:textId="77777777" w:rsidR="006F1C89" w:rsidRDefault="005D3991">
      <w:pPr>
        <w:pStyle w:val="BodyText"/>
        <w:spacing w:before="1" w:line="192" w:lineRule="auto"/>
        <w:ind w:left="718" w:right="3648" w:hanging="27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9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 xml:space="preserve">{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9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w w:val="160"/>
        </w:rPr>
        <w:t xml:space="preserve">]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8"/>
          <w:w w:val="160"/>
        </w:rPr>
        <w:t>(</w:t>
      </w:r>
      <w:proofErr w:type="spellStart"/>
      <w:r>
        <w:rPr>
          <w:spacing w:val="26"/>
          <w:w w:val="180"/>
        </w:rPr>
        <w:t>i</w:t>
      </w:r>
      <w:proofErr w:type="spellEnd"/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A3FF2DB" w14:textId="77777777" w:rsidR="006F1C89" w:rsidRDefault="005D3991">
      <w:pPr>
        <w:pStyle w:val="BodyText"/>
        <w:spacing w:before="1" w:line="192" w:lineRule="auto"/>
        <w:ind w:left="718" w:right="2274"/>
      </w:pP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]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proofErr w:type="spellStart"/>
      <w:r>
        <w:rPr>
          <w:spacing w:val="17"/>
          <w:w w:val="167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7"/>
          <w:w w:val="171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]</w:t>
      </w:r>
    </w:p>
    <w:p w14:paraId="3254AB6D" w14:textId="77777777" w:rsidR="006F1C89" w:rsidRDefault="005D3991">
      <w:pPr>
        <w:pStyle w:val="BodyText"/>
        <w:spacing w:line="291" w:lineRule="exact"/>
        <w:ind w:left="718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83"/>
        </w:rPr>
        <w:t>n</w:t>
      </w:r>
      <w:r>
        <w:rPr>
          <w:spacing w:val="15"/>
          <w:w w:val="84"/>
        </w:rPr>
        <w:t>o</w:t>
      </w:r>
      <w:r>
        <w:rPr>
          <w:spacing w:val="15"/>
          <w:w w:val="127"/>
        </w:rPr>
        <w:t>r</w:t>
      </w:r>
      <w:r>
        <w:rPr>
          <w:w w:val="55"/>
        </w:rPr>
        <w:t>m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)</w:t>
      </w:r>
    </w:p>
    <w:p w14:paraId="754155B4" w14:textId="77777777" w:rsidR="006F1C89" w:rsidRDefault="005D3991">
      <w:pPr>
        <w:pStyle w:val="BodyText"/>
        <w:spacing w:line="271" w:lineRule="exact"/>
        <w:ind w:left="436"/>
      </w:pPr>
      <w:r>
        <w:rPr>
          <w:w w:val="160"/>
        </w:rPr>
        <w:t>}</w:t>
      </w:r>
    </w:p>
    <w:p w14:paraId="6681C3D0" w14:textId="77777777" w:rsidR="006F1C89" w:rsidRDefault="006F1C89">
      <w:pPr>
        <w:pStyle w:val="BodyText"/>
        <w:spacing w:before="4"/>
        <w:rPr>
          <w:sz w:val="13"/>
        </w:rPr>
      </w:pPr>
    </w:p>
    <w:p w14:paraId="1B41F248" w14:textId="77777777" w:rsidR="006F1C89" w:rsidRDefault="005D3991">
      <w:pPr>
        <w:pStyle w:val="BodyText"/>
        <w:spacing w:line="384" w:lineRule="auto"/>
        <w:ind w:left="442" w:right="7079" w:firstLine="1"/>
      </w:pP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82"/>
        </w:rPr>
        <w:t>1</w:t>
      </w:r>
      <w:r>
        <w:rPr>
          <w:spacing w:val="18"/>
          <w:w w:val="164"/>
        </w:rPr>
        <w:t>:</w:t>
      </w:r>
      <w:r>
        <w:rPr>
          <w:spacing w:val="18"/>
          <w:w w:val="82"/>
        </w:rPr>
        <w:t>9</w:t>
      </w:r>
      <w:r>
        <w:rPr>
          <w:spacing w:val="29"/>
          <w:w w:val="160"/>
        </w:rPr>
        <w:t>)</w:t>
      </w:r>
      <w:r>
        <w:rPr>
          <w:w w:val="160"/>
        </w:rPr>
        <w:t>{</w:t>
      </w:r>
    </w:p>
    <w:p w14:paraId="4BF88754" w14:textId="77777777" w:rsidR="006F1C89" w:rsidRDefault="005D3991">
      <w:pPr>
        <w:pStyle w:val="BodyText"/>
        <w:spacing w:before="2" w:line="384" w:lineRule="auto"/>
        <w:ind w:left="719" w:right="1738" w:hanging="1"/>
      </w:pP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9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6"/>
          <w:w w:val="180"/>
        </w:rPr>
        <w:t>i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]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139"/>
        </w:rPr>
        <w:t>tt</w:t>
      </w:r>
      <w:r>
        <w:rPr>
          <w:w w:val="93"/>
        </w:rPr>
        <w:t>e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86C6CD2" w14:textId="77777777" w:rsidR="006F1C89" w:rsidRDefault="006F1C89">
      <w:pPr>
        <w:spacing w:line="384" w:lineRule="auto"/>
        <w:sectPr w:rsidR="006F1C89">
          <w:pgSz w:w="12240" w:h="15840"/>
          <w:pgMar w:top="1360" w:right="740" w:bottom="400" w:left="700" w:header="0" w:footer="216" w:gutter="0"/>
          <w:cols w:space="720"/>
        </w:sectPr>
      </w:pPr>
    </w:p>
    <w:p w14:paraId="12977CD3" w14:textId="77777777" w:rsidR="006F1C89" w:rsidRDefault="005D3991">
      <w:pPr>
        <w:pStyle w:val="BodyText"/>
        <w:spacing w:before="47" w:line="192" w:lineRule="auto"/>
        <w:ind w:left="1117" w:hanging="400"/>
      </w:pPr>
      <w:r>
        <w:rPr>
          <w:spacing w:val="18"/>
          <w:w w:val="82"/>
        </w:rPr>
        <w:lastRenderedPageBreak/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proofErr w:type="spellStart"/>
      <w:r>
        <w:rPr>
          <w:spacing w:val="26"/>
          <w:w w:val="180"/>
        </w:rPr>
        <w:t>i</w:t>
      </w:r>
      <w:proofErr w:type="spellEnd"/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3"/>
        </w:rPr>
        <w:t>gg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82"/>
        </w:rPr>
        <w:t>d</w:t>
      </w:r>
      <w:r>
        <w:rPr>
          <w:spacing w:val="15"/>
          <w:w w:val="94"/>
        </w:rPr>
        <w:t>a</w:t>
      </w:r>
      <w:r>
        <w:rPr>
          <w:spacing w:val="15"/>
          <w:w w:val="139"/>
        </w:rPr>
        <w:t>t</w:t>
      </w:r>
      <w:r>
        <w:rPr>
          <w:w w:val="94"/>
        </w:rPr>
        <w:t>a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7"/>
          <w:w w:val="104"/>
        </w:rPr>
        <w:t>_</w:t>
      </w:r>
      <w:r>
        <w:rPr>
          <w:spacing w:val="16"/>
          <w:w w:val="82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04"/>
        </w:rPr>
        <w:t xml:space="preserve">_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589C5789" w14:textId="77777777" w:rsidR="006F1C89" w:rsidRDefault="005D3991">
      <w:pPr>
        <w:pStyle w:val="BodyText"/>
        <w:spacing w:before="1" w:line="192" w:lineRule="auto"/>
        <w:ind w:left="1393" w:right="212" w:hanging="400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2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65"/>
        </w:rPr>
        <w:t>=</w:t>
      </w:r>
      <w:r>
        <w:rPr>
          <w:spacing w:val="-42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1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1"/>
        </w:rPr>
        <w:t>v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1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94"/>
        </w:rPr>
        <w:t>a</w:t>
      </w:r>
      <w:r>
        <w:rPr>
          <w:spacing w:val="17"/>
          <w:w w:val="180"/>
        </w:rPr>
        <w:t>l</w:t>
      </w:r>
      <w:r>
        <w:rPr>
          <w:spacing w:val="17"/>
          <w:w w:val="93"/>
        </w:rPr>
        <w:t>e</w:t>
      </w:r>
      <w:r>
        <w:rPr>
          <w:spacing w:val="17"/>
          <w:w w:val="139"/>
        </w:rPr>
        <w:t>tt</w:t>
      </w:r>
      <w:r>
        <w:rPr>
          <w:w w:val="93"/>
        </w:rPr>
        <w:t>e</w:t>
      </w:r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3"/>
        </w:rPr>
        <w:t>h</w:t>
      </w:r>
      <w:r>
        <w:rPr>
          <w:spacing w:val="18"/>
          <w:w w:val="84"/>
        </w:rPr>
        <w:t>o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 xml:space="preserve">.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g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</w:t>
      </w:r>
      <w:r>
        <w:rPr>
          <w:w w:val="82"/>
        </w:rPr>
        <w:t>d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7"/>
        </w:rPr>
        <w:t>F</w:t>
      </w:r>
      <w:r>
        <w:rPr>
          <w:spacing w:val="19"/>
          <w:w w:val="75"/>
        </w:rPr>
        <w:t>A</w:t>
      </w:r>
      <w:r>
        <w:rPr>
          <w:spacing w:val="18"/>
          <w:w w:val="97"/>
        </w:rPr>
        <w:t>L</w:t>
      </w:r>
      <w:r>
        <w:rPr>
          <w:spacing w:val="19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00D6F50C" w14:textId="77777777" w:rsidR="006F1C89" w:rsidRDefault="005D3991">
      <w:pPr>
        <w:pStyle w:val="BodyText"/>
        <w:spacing w:before="1" w:line="192" w:lineRule="auto"/>
        <w:ind w:left="1385" w:right="226" w:hanging="392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82"/>
        </w:rPr>
        <w:t>b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82"/>
        </w:rPr>
        <w:t>b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6"/>
        </w:rPr>
        <w:t>v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l</w:t>
      </w:r>
      <w:r>
        <w:rPr>
          <w:spacing w:val="16"/>
          <w:w w:val="83"/>
        </w:rPr>
        <w:t>u</w:t>
      </w:r>
      <w:r>
        <w:rPr>
          <w:w w:val="93"/>
        </w:rPr>
        <w:t>e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</w:rPr>
        <w:t>v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l</w:t>
      </w:r>
      <w:r>
        <w:rPr>
          <w:spacing w:val="19"/>
          <w:w w:val="83"/>
        </w:rPr>
        <w:t>u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= 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proofErr w:type="spellEnd"/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2"/>
          <w:w w:val="164"/>
        </w:rPr>
        <w:t>␣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1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</w:rPr>
        <w:t>v</w:t>
      </w:r>
      <w:r>
        <w:rPr>
          <w:spacing w:val="20"/>
          <w:w w:val="180"/>
        </w:rPr>
        <w:t>i</w:t>
      </w:r>
      <w:r>
        <w:rPr>
          <w:spacing w:val="21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39"/>
        </w:rPr>
        <w:t>"</w:t>
      </w:r>
    </w:p>
    <w:p w14:paraId="51836B68" w14:textId="77777777" w:rsidR="006F1C89" w:rsidRDefault="005D3991">
      <w:pPr>
        <w:tabs>
          <w:tab w:val="left" w:pos="4134"/>
        </w:tabs>
        <w:spacing w:line="257" w:lineRule="exact"/>
        <w:ind w:left="1385"/>
        <w:rPr>
          <w:i/>
        </w:rPr>
      </w:pPr>
      <w:r>
        <w:rPr>
          <w:rFonts w:ascii="Lucida Sans Unicode"/>
          <w:w w:val="160"/>
        </w:rPr>
        <w:t>)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w w:val="65"/>
        </w:rPr>
        <w:t>+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23"/>
        </w:rPr>
        <w:t>L</w:t>
      </w:r>
      <w:r>
        <w:rPr>
          <w:i/>
          <w:spacing w:val="19"/>
          <w:w w:val="101"/>
        </w:rPr>
        <w:t>ab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0"/>
        </w:rPr>
        <w:t>x</w:t>
      </w:r>
      <w:r>
        <w:rPr>
          <w:i/>
          <w:spacing w:val="18"/>
          <w:w w:val="109"/>
        </w:rPr>
        <w:t>e</w:t>
      </w:r>
      <w:r>
        <w:rPr>
          <w:i/>
          <w:w w:val="133"/>
        </w:rPr>
        <w:t>s</w:t>
      </w:r>
    </w:p>
    <w:p w14:paraId="39BC4867" w14:textId="77777777" w:rsidR="006F1C89" w:rsidRDefault="005D3991">
      <w:pPr>
        <w:pStyle w:val="BodyText"/>
        <w:spacing w:before="15" w:line="192" w:lineRule="auto"/>
        <w:ind w:left="994" w:right="4136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84"/>
        </w:rPr>
        <w:t>x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4"/>
          <w:w w:val="101"/>
        </w:rPr>
        <w:t>c</w:t>
      </w:r>
      <w:r>
        <w:rPr>
          <w:spacing w:val="26"/>
          <w:w w:val="160"/>
        </w:rPr>
        <w:t>(</w:t>
      </w:r>
      <w:r>
        <w:rPr>
          <w:spacing w:val="13"/>
          <w:w w:val="89"/>
        </w:rPr>
        <w:t>-</w:t>
      </w:r>
      <w:r>
        <w:rPr>
          <w:w w:val="82"/>
        </w:rPr>
        <w:t>3</w:t>
      </w:r>
      <w:r>
        <w:rPr>
          <w:spacing w:val="-4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5"/>
          <w:w w:val="82"/>
        </w:rPr>
        <w:t>3</w:t>
      </w:r>
      <w:r>
        <w:rPr>
          <w:spacing w:val="26"/>
          <w:w w:val="160"/>
        </w:rPr>
        <w:t>)</w:t>
      </w: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 xml:space="preserve">+ </w:t>
      </w: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99"/>
        </w:rPr>
        <w:t>y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4"/>
          <w:w w:val="101"/>
        </w:rPr>
        <w:t>c</w:t>
      </w:r>
      <w:r>
        <w:rPr>
          <w:spacing w:val="26"/>
          <w:w w:val="160"/>
        </w:rPr>
        <w:t>(</w:t>
      </w:r>
      <w:r>
        <w:rPr>
          <w:spacing w:val="13"/>
          <w:w w:val="89"/>
        </w:rPr>
        <w:t>-</w:t>
      </w:r>
      <w:r>
        <w:rPr>
          <w:w w:val="82"/>
        </w:rPr>
        <w:t>3</w:t>
      </w:r>
      <w:r>
        <w:rPr>
          <w:spacing w:val="-4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5"/>
          <w:w w:val="82"/>
        </w:rPr>
        <w:t>3</w:t>
      </w:r>
      <w:r>
        <w:rPr>
          <w:spacing w:val="26"/>
          <w:w w:val="160"/>
        </w:rPr>
        <w:t>)</w:t>
      </w: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>+</w:t>
      </w:r>
    </w:p>
    <w:p w14:paraId="073271A3" w14:textId="77777777" w:rsidR="006F1C89" w:rsidRDefault="005D3991">
      <w:pPr>
        <w:pStyle w:val="BodyText"/>
        <w:spacing w:before="1" w:line="192" w:lineRule="auto"/>
        <w:ind w:left="1390" w:hanging="397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65"/>
        </w:rPr>
        <w:t>=</w:t>
      </w:r>
      <w:r>
        <w:rPr>
          <w:w w:val="101"/>
        </w:rPr>
        <w:t>c</w:t>
      </w:r>
      <w:r>
        <w:rPr>
          <w:spacing w:val="-40"/>
        </w:rPr>
        <w:t xml:space="preserve"> </w:t>
      </w:r>
      <w:r>
        <w:rPr>
          <w:spacing w:val="18"/>
          <w:w w:val="160"/>
        </w:rPr>
        <w:t>(</w:t>
      </w:r>
      <w:r>
        <w:rPr>
          <w:w w:val="82"/>
        </w:rPr>
        <w:t>1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40000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rPr>
          <w:spacing w:val="-43"/>
        </w:rPr>
        <w:t xml:space="preserve"> </w:t>
      </w:r>
      <w:r>
        <w:rPr>
          <w:spacing w:val="19"/>
          <w:w w:val="82"/>
        </w:rPr>
        <w:t>b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spacing w:val="19"/>
          <w:w w:val="94"/>
        </w:rPr>
        <w:t>a</w:t>
      </w:r>
      <w:r>
        <w:rPr>
          <w:spacing w:val="19"/>
          <w:w w:val="89"/>
        </w:rPr>
        <w:t>k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65"/>
        </w:rPr>
        <w:t>=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55"/>
        </w:rPr>
        <w:t>m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0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139"/>
        </w:rPr>
        <w:t>t</w:t>
      </w:r>
      <w:r>
        <w:rPr>
          <w:w w:val="84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 xml:space="preserve">= </w:t>
      </w:r>
      <w:r>
        <w:rPr>
          <w:spacing w:val="13"/>
        </w:rPr>
        <w:t>40000</w:t>
      </w:r>
      <w:r>
        <w:rPr>
          <w:spacing w:val="-38"/>
        </w:rPr>
        <w:t xml:space="preserve"> </w:t>
      </w:r>
      <w:r>
        <w:rPr>
          <w:w w:val="135"/>
        </w:rPr>
        <w:t>,</w:t>
      </w:r>
      <w:r>
        <w:rPr>
          <w:spacing w:val="68"/>
          <w:w w:val="135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>
        <w:t>=</w:t>
      </w:r>
      <w:r>
        <w:rPr>
          <w:spacing w:val="21"/>
        </w:rPr>
        <w:t xml:space="preserve"> </w:t>
      </w:r>
      <w:r>
        <w:rPr>
          <w:spacing w:val="18"/>
          <w:w w:val="110"/>
        </w:rPr>
        <w:t>5000)))</w:t>
      </w:r>
      <w:r>
        <w:rPr>
          <w:spacing w:val="76"/>
          <w:w w:val="110"/>
        </w:rPr>
        <w:t xml:space="preserve"> </w:t>
      </w:r>
      <w:r>
        <w:t>+</w:t>
      </w:r>
    </w:p>
    <w:p w14:paraId="353E2201" w14:textId="77777777" w:rsidR="006F1C89" w:rsidRDefault="005D3991">
      <w:pPr>
        <w:pStyle w:val="BodyText"/>
        <w:spacing w:line="291" w:lineRule="exact"/>
        <w:ind w:left="994"/>
      </w:pP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</w:t>
      </w:r>
      <w:r>
        <w:rPr>
          <w:spacing w:val="20"/>
          <w:w w:val="55"/>
        </w:rPr>
        <w:t>m</w:t>
      </w:r>
      <w:r>
        <w:rPr>
          <w:spacing w:val="20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10</w:t>
      </w:r>
      <w:r>
        <w:rPr>
          <w:w w:val="160"/>
        </w:rPr>
        <w:t>)</w:t>
      </w:r>
    </w:p>
    <w:p w14:paraId="2BAB4526" w14:textId="77777777" w:rsidR="006F1C89" w:rsidRDefault="006F1C89">
      <w:pPr>
        <w:pStyle w:val="BodyText"/>
        <w:spacing w:before="7"/>
        <w:rPr>
          <w:sz w:val="29"/>
        </w:rPr>
      </w:pPr>
    </w:p>
    <w:p w14:paraId="648892E7" w14:textId="77777777" w:rsidR="006F1C89" w:rsidRDefault="005D3991">
      <w:pPr>
        <w:pStyle w:val="BodyText"/>
        <w:spacing w:before="22"/>
        <w:ind w:left="436"/>
      </w:pPr>
      <w:r>
        <w:rPr>
          <w:w w:val="160"/>
        </w:rPr>
        <w:t>}</w:t>
      </w:r>
    </w:p>
    <w:p w14:paraId="6678886C" w14:textId="77777777" w:rsidR="006F1C89" w:rsidRDefault="006F1C89">
      <w:pPr>
        <w:pStyle w:val="BodyText"/>
        <w:spacing w:before="12"/>
        <w:rPr>
          <w:sz w:val="17"/>
        </w:rPr>
      </w:pPr>
    </w:p>
    <w:p w14:paraId="391695A4" w14:textId="77777777" w:rsidR="006F1C89" w:rsidRDefault="005D3991">
      <w:pPr>
        <w:pStyle w:val="BodyText"/>
        <w:spacing w:line="540" w:lineRule="atLeast"/>
        <w:ind w:left="442" w:right="5429" w:firstLine="1"/>
      </w:pP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67"/>
        </w:rPr>
        <w:t>w</w:t>
      </w:r>
      <w:r>
        <w:rPr>
          <w:spacing w:val="18"/>
          <w:w w:val="127"/>
        </w:rPr>
        <w:t>r</w:t>
      </w:r>
      <w:r>
        <w:rPr>
          <w:spacing w:val="18"/>
          <w:w w:val="94"/>
        </w:rPr>
        <w:t>a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83"/>
        </w:rPr>
        <w:t>n</w:t>
      </w:r>
      <w:r>
        <w:rPr>
          <w:spacing w:val="18"/>
          <w:w w:val="84"/>
        </w:rPr>
        <w:t>o</w:t>
      </w:r>
      <w:r>
        <w:rPr>
          <w:spacing w:val="18"/>
          <w:w w:val="127"/>
        </w:rPr>
        <w:t>r</w:t>
      </w:r>
      <w:r>
        <w:rPr>
          <w:w w:val="55"/>
        </w:rPr>
        <w:t>m</w:t>
      </w:r>
      <w:r>
        <w:rPr>
          <w:spacing w:val="-40"/>
        </w:rPr>
        <w:t xml:space="preserve"> </w:t>
      </w:r>
      <w:r>
        <w:rPr>
          <w:w w:val="160"/>
        </w:rPr>
        <w:t xml:space="preserve">)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02"/>
        </w:rPr>
        <w:t>s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</w:p>
    <w:p w14:paraId="32777877" w14:textId="77777777" w:rsidR="006F1C89" w:rsidRDefault="005D3991">
      <w:pPr>
        <w:pStyle w:val="BodyText"/>
        <w:spacing w:line="239" w:lineRule="exact"/>
        <w:ind w:left="719"/>
        <w:jc w:val="both"/>
      </w:pP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’</w:t>
      </w:r>
      <w:r>
        <w:rPr>
          <w:spacing w:val="-43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spacing w:val="32"/>
          <w:w w:val="164"/>
        </w:rPr>
        <w:t>␣</w:t>
      </w:r>
      <w:r>
        <w:rPr>
          <w:spacing w:val="21"/>
          <w:w w:val="69"/>
        </w:rPr>
        <w:t>D</w:t>
      </w:r>
      <w:r>
        <w:rPr>
          <w:spacing w:val="21"/>
          <w:w w:val="180"/>
        </w:rPr>
        <w:t>i</w:t>
      </w:r>
      <w:r>
        <w:rPr>
          <w:spacing w:val="21"/>
          <w:w w:val="102"/>
        </w:rPr>
        <w:t>s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proofErr w:type="spellEnd"/>
      <w:r>
        <w:rPr>
          <w:spacing w:val="-34"/>
        </w:rPr>
        <w:t xml:space="preserve"> </w:t>
      </w:r>
      <w:r>
        <w:rPr>
          <w:spacing w:val="22"/>
          <w:w w:val="164"/>
        </w:rPr>
        <w:t>’</w:t>
      </w:r>
      <w:r>
        <w:rPr>
          <w:w w:val="164"/>
        </w:rPr>
        <w:t>,</w:t>
      </w:r>
    </w:p>
    <w:p w14:paraId="2C553670" w14:textId="77777777" w:rsidR="006F1C89" w:rsidRDefault="005D3991">
      <w:pPr>
        <w:pStyle w:val="BodyText"/>
        <w:spacing w:before="15" w:line="192" w:lineRule="auto"/>
        <w:ind w:left="1247" w:right="212" w:hanging="529"/>
        <w:jc w:val="both"/>
      </w:pPr>
      <w:r>
        <w:rPr>
          <w:spacing w:val="19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9"/>
          <w:w w:val="83"/>
        </w:rPr>
        <w:t>h</w:t>
      </w:r>
      <w:r>
        <w:rPr>
          <w:spacing w:val="18"/>
          <w:w w:val="171"/>
        </w:rPr>
        <w:t>j</w:t>
      </w:r>
      <w:r>
        <w:rPr>
          <w:spacing w:val="19"/>
          <w:w w:val="83"/>
        </w:rPr>
        <w:t>u</w:t>
      </w:r>
      <w:r>
        <w:rPr>
          <w:spacing w:val="18"/>
          <w:w w:val="102"/>
        </w:rPr>
        <w:t>s</w:t>
      </w:r>
      <w:r>
        <w:rPr>
          <w:w w:val="139"/>
        </w:rPr>
        <w:t>t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1</w:t>
      </w:r>
      <w:r>
        <w:rPr>
          <w:w w:val="82"/>
        </w:rPr>
        <w:t>5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 xml:space="preserve">=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82"/>
        </w:rPr>
        <w:t>b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9"/>
          <w:w w:val="83"/>
        </w:rPr>
        <w:t>h</w:t>
      </w:r>
      <w:r>
        <w:rPr>
          <w:spacing w:val="18"/>
          <w:w w:val="171"/>
        </w:rPr>
        <w:t>j</w:t>
      </w:r>
      <w:r>
        <w:rPr>
          <w:spacing w:val="19"/>
          <w:w w:val="83"/>
        </w:rPr>
        <w:t>u</w:t>
      </w:r>
      <w:r>
        <w:rPr>
          <w:spacing w:val="18"/>
          <w:w w:val="102"/>
        </w:rPr>
        <w:t>s</w:t>
      </w:r>
      <w:r>
        <w:rPr>
          <w:w w:val="139"/>
        </w:rPr>
        <w:t>t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1</w:t>
      </w:r>
      <w:r>
        <w:rPr>
          <w:w w:val="82"/>
        </w:rPr>
        <w:t>5</w:t>
      </w:r>
      <w:r>
        <w:rPr>
          <w:spacing w:val="-43"/>
        </w:rPr>
        <w:t xml:space="preserve"> </w:t>
      </w:r>
      <w:r>
        <w:rPr>
          <w:w w:val="164"/>
        </w:rPr>
        <w:t xml:space="preserve">,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8"/>
          <w:w w:val="82"/>
        </w:rPr>
        <w:t>R</w:t>
      </w:r>
      <w:r>
        <w:rPr>
          <w:spacing w:val="19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9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5C162BEB" w14:textId="77777777" w:rsidR="006F1C89" w:rsidRDefault="005D3991">
      <w:pPr>
        <w:pStyle w:val="BodyText"/>
        <w:spacing w:before="2" w:line="192" w:lineRule="auto"/>
        <w:ind w:left="444" w:right="8188" w:hanging="8"/>
        <w:jc w:val="both"/>
      </w:pP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w w:val="82"/>
        </w:rPr>
        <w:t>d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4"/>
        </w:rPr>
        <w:t>x</w:t>
      </w:r>
      <w:r>
        <w:rPr>
          <w:spacing w:val="18"/>
          <w:w w:val="93"/>
        </w:rPr>
        <w:t>e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17"/>
          <w:w w:val="160"/>
        </w:rPr>
        <w:t>]]</w:t>
      </w:r>
      <w:r>
        <w:rPr>
          <w:w w:val="160"/>
        </w:rPr>
        <w:t>)</w:t>
      </w:r>
    </w:p>
    <w:p w14:paraId="599FD047" w14:textId="77777777" w:rsidR="006F1C89" w:rsidRDefault="006F1C89">
      <w:pPr>
        <w:pStyle w:val="BodyText"/>
        <w:rPr>
          <w:sz w:val="20"/>
        </w:rPr>
      </w:pPr>
    </w:p>
    <w:p w14:paraId="630621F0" w14:textId="77777777" w:rsidR="006F1C89" w:rsidRDefault="005D3991">
      <w:pPr>
        <w:pStyle w:val="BodyText"/>
        <w:spacing w:before="187"/>
        <w:ind w:left="161"/>
      </w:pPr>
      <w:r>
        <w:rPr>
          <w:w w:val="160"/>
        </w:rPr>
        <w:t>}</w:t>
      </w:r>
    </w:p>
    <w:p w14:paraId="7D50CE79" w14:textId="77777777" w:rsidR="006F1C89" w:rsidRDefault="006F1C89">
      <w:pPr>
        <w:pStyle w:val="BodyText"/>
        <w:spacing w:before="4"/>
        <w:rPr>
          <w:sz w:val="13"/>
        </w:rPr>
      </w:pPr>
    </w:p>
    <w:p w14:paraId="200DF371" w14:textId="77777777" w:rsidR="006F1C89" w:rsidRDefault="005D3991">
      <w:pPr>
        <w:pStyle w:val="BodyText"/>
        <w:ind w:left="167"/>
      </w:pPr>
      <w:r>
        <w:rPr>
          <w:spacing w:val="11"/>
          <w:w w:val="115"/>
        </w:rPr>
        <w:t>dev</w:t>
      </w:r>
      <w:r>
        <w:rPr>
          <w:spacing w:val="-48"/>
          <w:w w:val="115"/>
        </w:rPr>
        <w:t xml:space="preserve"> </w:t>
      </w:r>
      <w:r>
        <w:rPr>
          <w:w w:val="115"/>
        </w:rPr>
        <w:t>.</w:t>
      </w:r>
      <w:r>
        <w:rPr>
          <w:spacing w:val="-50"/>
          <w:w w:val="115"/>
        </w:rPr>
        <w:t xml:space="preserve"> </w:t>
      </w:r>
      <w:r>
        <w:rPr>
          <w:spacing w:val="16"/>
          <w:w w:val="115"/>
        </w:rPr>
        <w:t>off()</w:t>
      </w:r>
    </w:p>
    <w:p w14:paraId="5240F6B7" w14:textId="77777777" w:rsidR="006F1C89" w:rsidRDefault="006F1C89">
      <w:pPr>
        <w:pStyle w:val="BodyText"/>
        <w:spacing w:before="5"/>
        <w:rPr>
          <w:sz w:val="15"/>
        </w:rPr>
      </w:pPr>
    </w:p>
    <w:p w14:paraId="21459AF5" w14:textId="77777777" w:rsidR="006F1C89" w:rsidRDefault="005D3991">
      <w:pPr>
        <w:ind w:left="161"/>
        <w:rPr>
          <w:i/>
        </w:rPr>
      </w:pPr>
      <w:r>
        <w:rPr>
          <w:i/>
          <w:w w:val="125"/>
        </w:rPr>
        <w:t xml:space="preserve">#  </w:t>
      </w:r>
      <w:r>
        <w:rPr>
          <w:i/>
          <w:spacing w:val="18"/>
          <w:w w:val="125"/>
        </w:rPr>
        <w:t xml:space="preserve"> </w:t>
      </w:r>
      <w:r>
        <w:rPr>
          <w:i/>
          <w:spacing w:val="15"/>
          <w:w w:val="125"/>
        </w:rPr>
        <w:t xml:space="preserve">Skewed </w:t>
      </w:r>
      <w:r>
        <w:rPr>
          <w:i/>
          <w:spacing w:val="79"/>
          <w:w w:val="125"/>
        </w:rPr>
        <w:t xml:space="preserve"> </w:t>
      </w:r>
      <w:r>
        <w:rPr>
          <w:i/>
          <w:spacing w:val="20"/>
          <w:w w:val="150"/>
        </w:rPr>
        <w:t>-------------------</w:t>
      </w:r>
    </w:p>
    <w:p w14:paraId="06565FA1" w14:textId="77777777" w:rsidR="006F1C89" w:rsidRDefault="005D3991">
      <w:pPr>
        <w:spacing w:before="3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5"/>
        </w:rPr>
        <w:t>tt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2"/>
          <w:w w:val="170"/>
        </w:rPr>
        <w:t>--------------------------------------</w:t>
      </w:r>
      <w:r>
        <w:rPr>
          <w:i/>
          <w:w w:val="170"/>
        </w:rPr>
        <w:t>-</w:t>
      </w:r>
    </w:p>
    <w:p w14:paraId="3A9F66ED" w14:textId="77777777" w:rsidR="006F1C89" w:rsidRDefault="006F1C89">
      <w:pPr>
        <w:spacing w:before="4"/>
        <w:rPr>
          <w:i/>
        </w:rPr>
      </w:pPr>
    </w:p>
    <w:p w14:paraId="103C57DC" w14:textId="77777777" w:rsidR="006F1C89" w:rsidRDefault="005D3991">
      <w:pPr>
        <w:spacing w:before="1" w:line="254" w:lineRule="exact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89"/>
        </w:rPr>
        <w:t>A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04"/>
        </w:rPr>
        <w:t>=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63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65"/>
        </w:rPr>
        <w:t>m</w:t>
      </w:r>
      <w:r>
        <w:rPr>
          <w:i/>
          <w:w w:val="101"/>
        </w:rPr>
        <w:t>a</w:t>
      </w:r>
    </w:p>
    <w:p w14:paraId="76034A84" w14:textId="77777777" w:rsidR="006F1C89" w:rsidRDefault="005D3991">
      <w:pPr>
        <w:pStyle w:val="BodyText"/>
        <w:spacing w:line="323" w:lineRule="exact"/>
        <w:ind w:left="167"/>
      </w:pPr>
      <w:r>
        <w:rPr>
          <w:spacing w:val="11"/>
        </w:rPr>
        <w:t xml:space="preserve">Res </w:t>
      </w:r>
      <w:r>
        <w:rPr>
          <w:spacing w:val="37"/>
        </w:rPr>
        <w:t xml:space="preserve"> </w:t>
      </w:r>
      <w:r>
        <w:t>&lt;-</w:t>
      </w:r>
      <w:r>
        <w:rPr>
          <w:spacing w:val="109"/>
        </w:rPr>
        <w:t xml:space="preserve"> </w:t>
      </w:r>
      <w:r>
        <w:rPr>
          <w:spacing w:val="13"/>
          <w:w w:val="125"/>
        </w:rPr>
        <w:t>list</w:t>
      </w:r>
      <w:r>
        <w:rPr>
          <w:spacing w:val="-51"/>
          <w:w w:val="125"/>
        </w:rPr>
        <w:t xml:space="preserve"> </w:t>
      </w:r>
      <w:r>
        <w:rPr>
          <w:w w:val="125"/>
        </w:rPr>
        <w:t>()</w:t>
      </w:r>
    </w:p>
    <w:p w14:paraId="774EA19C" w14:textId="77777777" w:rsidR="006F1C89" w:rsidRDefault="005D3991">
      <w:pPr>
        <w:pStyle w:val="BodyText"/>
        <w:spacing w:before="2" w:line="540" w:lineRule="atLeast"/>
        <w:ind w:left="167" w:right="5845"/>
      </w:pPr>
      <w:r>
        <w:rPr>
          <w:spacing w:val="17"/>
          <w:w w:val="82"/>
        </w:rPr>
        <w:t>pd</w:t>
      </w:r>
      <w:r>
        <w:rPr>
          <w:spacing w:val="28"/>
          <w:w w:val="141"/>
        </w:rPr>
        <w:t>f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b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82"/>
        </w:rPr>
        <w:t>d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pd</w:t>
      </w:r>
      <w:r>
        <w:rPr>
          <w:spacing w:val="28"/>
          <w:w w:val="141"/>
        </w:rPr>
        <w:t>f</w:t>
      </w:r>
      <w:r>
        <w:rPr>
          <w:spacing w:val="22"/>
          <w:w w:val="139"/>
        </w:rPr>
        <w:t>"</w:t>
      </w:r>
      <w:r>
        <w:rPr>
          <w:w w:val="160"/>
        </w:rPr>
        <w:t xml:space="preserve">)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02"/>
        </w:rPr>
        <w:t>s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>{</w:t>
      </w:r>
    </w:p>
    <w:p w14:paraId="1E9AE106" w14:textId="77777777" w:rsidR="006F1C89" w:rsidRPr="00F94015" w:rsidRDefault="005D3991">
      <w:pPr>
        <w:pStyle w:val="BodyText"/>
        <w:spacing w:line="273" w:lineRule="exact"/>
        <w:ind w:left="442"/>
        <w:rPr>
          <w:lang w:val="sv-SE"/>
          <w:rPrChange w:id="510" w:author="Izabel Eriksson Reuterborg" w:date="2024-07-29T05:31:00Z" w16du:dateUtc="2024-07-29T03:31:00Z">
            <w:rPr/>
          </w:rPrChange>
        </w:rPr>
      </w:pPr>
      <w:proofErr w:type="spellStart"/>
      <w:r w:rsidRPr="00F94015">
        <w:rPr>
          <w:spacing w:val="17"/>
          <w:w w:val="94"/>
          <w:lang w:val="sv-SE"/>
          <w:rPrChange w:id="511" w:author="Izabel Eriksson Reuterborg" w:date="2024-07-29T05:31:00Z" w16du:dateUtc="2024-07-29T03:31:00Z">
            <w:rPr>
              <w:spacing w:val="17"/>
              <w:w w:val="94"/>
            </w:rPr>
          </w:rPrChange>
        </w:rPr>
        <w:t>a</w:t>
      </w:r>
      <w:r w:rsidRPr="00F94015">
        <w:rPr>
          <w:spacing w:val="17"/>
          <w:w w:val="82"/>
          <w:lang w:val="sv-SE"/>
          <w:rPrChange w:id="512" w:author="Izabel Eriksson Reuterborg" w:date="2024-07-29T05:31:00Z" w16du:dateUtc="2024-07-29T03:31:00Z">
            <w:rPr>
              <w:spacing w:val="17"/>
              <w:w w:val="82"/>
            </w:rPr>
          </w:rPrChange>
        </w:rPr>
        <w:t>d</w:t>
      </w:r>
      <w:r w:rsidRPr="00F94015">
        <w:rPr>
          <w:w w:val="83"/>
          <w:lang w:val="sv-SE"/>
          <w:rPrChange w:id="513" w:author="Izabel Eriksson Reuterborg" w:date="2024-07-29T05:31:00Z" w16du:dateUtc="2024-07-29T03:31:00Z">
            <w:rPr>
              <w:w w:val="83"/>
            </w:rPr>
          </w:rPrChange>
        </w:rPr>
        <w:t>u</w:t>
      </w:r>
      <w:proofErr w:type="spellEnd"/>
      <w:r w:rsidRPr="00F94015">
        <w:rPr>
          <w:spacing w:val="-42"/>
          <w:lang w:val="sv-SE"/>
          <w:rPrChange w:id="514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 w:rsidRPr="00F94015">
        <w:rPr>
          <w:w w:val="164"/>
          <w:lang w:val="sv-SE"/>
          <w:rPrChange w:id="515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40"/>
          <w:lang w:val="sv-SE"/>
          <w:rPrChange w:id="516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spacing w:val="18"/>
          <w:w w:val="102"/>
          <w:lang w:val="sv-SE"/>
          <w:rPrChange w:id="517" w:author="Izabel Eriksson Reuterborg" w:date="2024-07-29T05:31:00Z" w16du:dateUtc="2024-07-29T03:31:00Z">
            <w:rPr>
              <w:spacing w:val="18"/>
              <w:w w:val="102"/>
            </w:rPr>
          </w:rPrChange>
        </w:rPr>
        <w:t>s</w:t>
      </w:r>
      <w:r w:rsidRPr="00F94015">
        <w:rPr>
          <w:spacing w:val="19"/>
          <w:w w:val="180"/>
          <w:lang w:val="sv-SE"/>
          <w:rPrChange w:id="518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519" w:author="Izabel Eriksson Reuterborg" w:date="2024-07-29T05:31:00Z" w16du:dateUtc="2024-07-29T03:31:00Z">
            <w:rPr>
              <w:spacing w:val="18"/>
              <w:w w:val="83"/>
            </w:rPr>
          </w:rPrChange>
        </w:rPr>
        <w:t>g</w:t>
      </w:r>
      <w:r w:rsidRPr="00F94015">
        <w:rPr>
          <w:spacing w:val="19"/>
          <w:w w:val="55"/>
          <w:lang w:val="sv-SE"/>
          <w:rPrChange w:id="520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w w:val="94"/>
          <w:lang w:val="sv-SE"/>
          <w:rPrChange w:id="521" w:author="Izabel Eriksson Reuterborg" w:date="2024-07-29T05:31:00Z" w16du:dateUtc="2024-07-29T03:31:00Z">
            <w:rPr>
              <w:w w:val="94"/>
            </w:rPr>
          </w:rPrChange>
        </w:rPr>
        <w:t>a</w:t>
      </w:r>
      <w:r w:rsidRPr="00F94015">
        <w:rPr>
          <w:lang w:val="sv-SE"/>
          <w:rPrChange w:id="522" w:author="Izabel Eriksson Reuterborg" w:date="2024-07-29T05:31:00Z" w16du:dateUtc="2024-07-29T03:31:00Z">
            <w:rPr/>
          </w:rPrChange>
        </w:rPr>
        <w:t xml:space="preserve">  </w:t>
      </w:r>
      <w:r w:rsidRPr="00F94015">
        <w:rPr>
          <w:spacing w:val="-35"/>
          <w:lang w:val="sv-SE"/>
          <w:rPrChange w:id="523" w:author="Izabel Eriksson Reuterborg" w:date="2024-07-29T05:31:00Z" w16du:dateUtc="2024-07-29T03:31:00Z">
            <w:rPr>
              <w:spacing w:val="-35"/>
            </w:rPr>
          </w:rPrChange>
        </w:rPr>
        <w:t xml:space="preserve"> </w:t>
      </w:r>
      <w:r w:rsidRPr="00F94015">
        <w:rPr>
          <w:spacing w:val="18"/>
          <w:w w:val="65"/>
          <w:lang w:val="sv-SE"/>
          <w:rPrChange w:id="524" w:author="Izabel Eriksson Reuterborg" w:date="2024-07-29T05:31:00Z" w16du:dateUtc="2024-07-29T03:31:00Z">
            <w:rPr>
              <w:spacing w:val="18"/>
              <w:w w:val="65"/>
            </w:rPr>
          </w:rPrChange>
        </w:rPr>
        <w:t>&lt;</w:t>
      </w:r>
      <w:proofErr w:type="gramStart"/>
      <w:r w:rsidRPr="00F94015">
        <w:rPr>
          <w:w w:val="89"/>
          <w:lang w:val="sv-SE"/>
          <w:rPrChange w:id="525" w:author="Izabel Eriksson Reuterborg" w:date="2024-07-29T05:31:00Z" w16du:dateUtc="2024-07-29T03:31:00Z">
            <w:rPr>
              <w:w w:val="89"/>
            </w:rPr>
          </w:rPrChange>
        </w:rPr>
        <w:t>-</w:t>
      </w:r>
      <w:r w:rsidRPr="00F94015">
        <w:rPr>
          <w:lang w:val="sv-SE"/>
          <w:rPrChange w:id="526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6"/>
          <w:lang w:val="sv-SE"/>
          <w:rPrChange w:id="527" w:author="Izabel Eriksson Reuterborg" w:date="2024-07-29T05:31:00Z" w16du:dateUtc="2024-07-29T03:31:00Z">
            <w:rPr>
              <w:spacing w:val="26"/>
            </w:rPr>
          </w:rPrChange>
        </w:rPr>
        <w:t xml:space="preserve"> </w:t>
      </w:r>
      <w:r w:rsidRPr="00F94015">
        <w:rPr>
          <w:spacing w:val="18"/>
          <w:w w:val="102"/>
          <w:lang w:val="sv-SE"/>
          <w:rPrChange w:id="528" w:author="Izabel Eriksson Reuterborg" w:date="2024-07-29T05:31:00Z" w16du:dateUtc="2024-07-29T03:31:00Z">
            <w:rPr>
              <w:spacing w:val="18"/>
              <w:w w:val="102"/>
            </w:rPr>
          </w:rPrChange>
        </w:rPr>
        <w:t>s</w:t>
      </w:r>
      <w:r w:rsidRPr="00F94015">
        <w:rPr>
          <w:spacing w:val="19"/>
          <w:w w:val="180"/>
          <w:lang w:val="sv-SE"/>
          <w:rPrChange w:id="529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530" w:author="Izabel Eriksson Reuterborg" w:date="2024-07-29T05:31:00Z" w16du:dateUtc="2024-07-29T03:31:00Z">
            <w:rPr>
              <w:spacing w:val="18"/>
              <w:w w:val="83"/>
            </w:rPr>
          </w:rPrChange>
        </w:rPr>
        <w:t>g</w:t>
      </w:r>
      <w:r w:rsidRPr="00F94015">
        <w:rPr>
          <w:spacing w:val="19"/>
          <w:w w:val="55"/>
          <w:lang w:val="sv-SE"/>
          <w:rPrChange w:id="531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w w:val="94"/>
          <w:lang w:val="sv-SE"/>
          <w:rPrChange w:id="532" w:author="Izabel Eriksson Reuterborg" w:date="2024-07-29T05:31:00Z" w16du:dateUtc="2024-07-29T03:31:00Z">
            <w:rPr>
              <w:w w:val="94"/>
            </w:rPr>
          </w:rPrChange>
        </w:rPr>
        <w:t>a</w:t>
      </w:r>
      <w:proofErr w:type="gramEnd"/>
      <w:r w:rsidRPr="00F94015">
        <w:rPr>
          <w:spacing w:val="-40"/>
          <w:lang w:val="sv-SE"/>
          <w:rPrChange w:id="533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w w:val="160"/>
          <w:lang w:val="sv-SE"/>
          <w:rPrChange w:id="534" w:author="Izabel Eriksson Reuterborg" w:date="2024-07-29T05:31:00Z" w16du:dateUtc="2024-07-29T03:31:00Z">
            <w:rPr>
              <w:w w:val="160"/>
            </w:rPr>
          </w:rPrChange>
        </w:rPr>
        <w:t>[</w:t>
      </w:r>
      <w:r w:rsidRPr="00F94015">
        <w:rPr>
          <w:spacing w:val="-47"/>
          <w:lang w:val="sv-SE"/>
          <w:rPrChange w:id="535" w:author="Izabel Eriksson Reuterborg" w:date="2024-07-29T05:31:00Z" w16du:dateUtc="2024-07-29T03:31:00Z">
            <w:rPr>
              <w:spacing w:val="-47"/>
            </w:rPr>
          </w:rPrChange>
        </w:rPr>
        <w:t xml:space="preserve"> </w:t>
      </w:r>
      <w:r w:rsidRPr="00F94015">
        <w:rPr>
          <w:spacing w:val="22"/>
          <w:w w:val="102"/>
          <w:lang w:val="sv-SE"/>
          <w:rPrChange w:id="536" w:author="Izabel Eriksson Reuterborg" w:date="2024-07-29T05:31:00Z" w16du:dateUtc="2024-07-29T03:31:00Z">
            <w:rPr>
              <w:spacing w:val="22"/>
              <w:w w:val="102"/>
            </w:rPr>
          </w:rPrChange>
        </w:rPr>
        <w:t>s</w:t>
      </w:r>
      <w:r w:rsidRPr="00F94015">
        <w:rPr>
          <w:w w:val="160"/>
          <w:lang w:val="sv-SE"/>
          <w:rPrChange w:id="537" w:author="Izabel Eriksson Reuterborg" w:date="2024-07-29T05:31:00Z" w16du:dateUtc="2024-07-29T03:31:00Z">
            <w:rPr>
              <w:w w:val="160"/>
            </w:rPr>
          </w:rPrChange>
        </w:rPr>
        <w:t>]</w:t>
      </w:r>
    </w:p>
    <w:p w14:paraId="36B766B1" w14:textId="77777777" w:rsidR="006F1C89" w:rsidRPr="00F94015" w:rsidRDefault="006F1C89">
      <w:pPr>
        <w:pStyle w:val="BodyText"/>
        <w:spacing w:before="4"/>
        <w:rPr>
          <w:sz w:val="13"/>
          <w:lang w:val="sv-SE"/>
          <w:rPrChange w:id="538" w:author="Izabel Eriksson Reuterborg" w:date="2024-07-29T05:31:00Z" w16du:dateUtc="2024-07-29T03:31:00Z">
            <w:rPr>
              <w:sz w:val="13"/>
            </w:rPr>
          </w:rPrChange>
        </w:rPr>
      </w:pPr>
    </w:p>
    <w:p w14:paraId="34EB6107" w14:textId="77777777" w:rsidR="006F1C89" w:rsidRPr="00F94015" w:rsidRDefault="005D3991">
      <w:pPr>
        <w:pStyle w:val="BodyText"/>
        <w:ind w:left="442"/>
        <w:rPr>
          <w:lang w:val="sv-SE"/>
          <w:rPrChange w:id="539" w:author="Izabel Eriksson Reuterborg" w:date="2024-07-29T05:31:00Z" w16du:dateUtc="2024-07-29T03:31:00Z">
            <w:rPr/>
          </w:rPrChange>
        </w:rPr>
      </w:pPr>
      <w:proofErr w:type="spellStart"/>
      <w:r w:rsidRPr="00F94015">
        <w:rPr>
          <w:spacing w:val="17"/>
          <w:w w:val="171"/>
          <w:lang w:val="sv-SE"/>
          <w:rPrChange w:id="540" w:author="Izabel Eriksson Reuterborg" w:date="2024-07-29T05:31:00Z" w16du:dateUtc="2024-07-29T03:31:00Z">
            <w:rPr>
              <w:spacing w:val="17"/>
              <w:w w:val="171"/>
            </w:rPr>
          </w:rPrChange>
        </w:rPr>
        <w:t>j</w:t>
      </w:r>
      <w:r w:rsidRPr="00F94015">
        <w:rPr>
          <w:spacing w:val="17"/>
          <w:w w:val="83"/>
          <w:lang w:val="sv-SE"/>
          <w:rPrChange w:id="541" w:author="Izabel Eriksson Reuterborg" w:date="2024-07-29T05:31:00Z" w16du:dateUtc="2024-07-29T03:31:00Z">
            <w:rPr>
              <w:spacing w:val="17"/>
              <w:w w:val="83"/>
            </w:rPr>
          </w:rPrChange>
        </w:rPr>
        <w:t>u</w:t>
      </w:r>
      <w:r w:rsidRPr="00F94015">
        <w:rPr>
          <w:lang w:val="sv-SE"/>
          <w:rPrChange w:id="542" w:author="Izabel Eriksson Reuterborg" w:date="2024-07-29T05:31:00Z" w16du:dateUtc="2024-07-29T03:31:00Z">
            <w:rPr/>
          </w:rPrChange>
        </w:rPr>
        <w:t>v</w:t>
      </w:r>
      <w:proofErr w:type="spellEnd"/>
      <w:r w:rsidRPr="00F94015">
        <w:rPr>
          <w:spacing w:val="-42"/>
          <w:lang w:val="sv-SE"/>
          <w:rPrChange w:id="543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 w:rsidRPr="00F94015">
        <w:rPr>
          <w:w w:val="164"/>
          <w:lang w:val="sv-SE"/>
          <w:rPrChange w:id="544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40"/>
          <w:lang w:val="sv-SE"/>
          <w:rPrChange w:id="545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spacing w:val="18"/>
          <w:w w:val="102"/>
          <w:lang w:val="sv-SE"/>
          <w:rPrChange w:id="546" w:author="Izabel Eriksson Reuterborg" w:date="2024-07-29T05:31:00Z" w16du:dateUtc="2024-07-29T03:31:00Z">
            <w:rPr>
              <w:spacing w:val="18"/>
              <w:w w:val="102"/>
            </w:rPr>
          </w:rPrChange>
        </w:rPr>
        <w:t>s</w:t>
      </w:r>
      <w:r w:rsidRPr="00F94015">
        <w:rPr>
          <w:spacing w:val="19"/>
          <w:w w:val="180"/>
          <w:lang w:val="sv-SE"/>
          <w:rPrChange w:id="547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548" w:author="Izabel Eriksson Reuterborg" w:date="2024-07-29T05:31:00Z" w16du:dateUtc="2024-07-29T03:31:00Z">
            <w:rPr>
              <w:spacing w:val="18"/>
              <w:w w:val="83"/>
            </w:rPr>
          </w:rPrChange>
        </w:rPr>
        <w:t>g</w:t>
      </w:r>
      <w:r w:rsidRPr="00F94015">
        <w:rPr>
          <w:spacing w:val="19"/>
          <w:w w:val="55"/>
          <w:lang w:val="sv-SE"/>
          <w:rPrChange w:id="549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w w:val="94"/>
          <w:lang w:val="sv-SE"/>
          <w:rPrChange w:id="550" w:author="Izabel Eriksson Reuterborg" w:date="2024-07-29T05:31:00Z" w16du:dateUtc="2024-07-29T03:31:00Z">
            <w:rPr>
              <w:w w:val="94"/>
            </w:rPr>
          </w:rPrChange>
        </w:rPr>
        <w:t>a</w:t>
      </w:r>
      <w:r w:rsidRPr="00F94015">
        <w:rPr>
          <w:lang w:val="sv-SE"/>
          <w:rPrChange w:id="551" w:author="Izabel Eriksson Reuterborg" w:date="2024-07-29T05:31:00Z" w16du:dateUtc="2024-07-29T03:31:00Z">
            <w:rPr/>
          </w:rPrChange>
        </w:rPr>
        <w:t xml:space="preserve">  </w:t>
      </w:r>
      <w:r w:rsidRPr="00F94015">
        <w:rPr>
          <w:spacing w:val="-35"/>
          <w:lang w:val="sv-SE"/>
          <w:rPrChange w:id="552" w:author="Izabel Eriksson Reuterborg" w:date="2024-07-29T05:31:00Z" w16du:dateUtc="2024-07-29T03:31:00Z">
            <w:rPr>
              <w:spacing w:val="-35"/>
            </w:rPr>
          </w:rPrChange>
        </w:rPr>
        <w:t xml:space="preserve"> </w:t>
      </w:r>
      <w:r w:rsidRPr="00F94015">
        <w:rPr>
          <w:spacing w:val="18"/>
          <w:w w:val="65"/>
          <w:lang w:val="sv-SE"/>
          <w:rPrChange w:id="553" w:author="Izabel Eriksson Reuterborg" w:date="2024-07-29T05:31:00Z" w16du:dateUtc="2024-07-29T03:31:00Z">
            <w:rPr>
              <w:spacing w:val="18"/>
              <w:w w:val="65"/>
            </w:rPr>
          </w:rPrChange>
        </w:rPr>
        <w:t>&lt;</w:t>
      </w:r>
      <w:proofErr w:type="gramStart"/>
      <w:r w:rsidRPr="00F94015">
        <w:rPr>
          <w:w w:val="89"/>
          <w:lang w:val="sv-SE"/>
          <w:rPrChange w:id="554" w:author="Izabel Eriksson Reuterborg" w:date="2024-07-29T05:31:00Z" w16du:dateUtc="2024-07-29T03:31:00Z">
            <w:rPr>
              <w:w w:val="89"/>
            </w:rPr>
          </w:rPrChange>
        </w:rPr>
        <w:t>-</w:t>
      </w:r>
      <w:r w:rsidRPr="00F94015">
        <w:rPr>
          <w:lang w:val="sv-SE"/>
          <w:rPrChange w:id="555" w:author="Izabel Eriksson Reuterborg" w:date="2024-07-29T05:31:00Z" w16du:dateUtc="2024-07-29T03:31:00Z">
            <w:rPr/>
          </w:rPrChange>
        </w:rPr>
        <w:t xml:space="preserve"> </w:t>
      </w:r>
      <w:r w:rsidRPr="00F94015">
        <w:rPr>
          <w:spacing w:val="24"/>
          <w:lang w:val="sv-SE"/>
          <w:rPrChange w:id="556" w:author="Izabel Eriksson Reuterborg" w:date="2024-07-29T05:31:00Z" w16du:dateUtc="2024-07-29T03:31:00Z">
            <w:rPr>
              <w:spacing w:val="24"/>
            </w:rPr>
          </w:rPrChange>
        </w:rPr>
        <w:t xml:space="preserve"> </w:t>
      </w:r>
      <w:proofErr w:type="spellStart"/>
      <w:r w:rsidRPr="00F94015">
        <w:rPr>
          <w:spacing w:val="17"/>
          <w:w w:val="94"/>
          <w:lang w:val="sv-SE"/>
          <w:rPrChange w:id="557" w:author="Izabel Eriksson Reuterborg" w:date="2024-07-29T05:31:00Z" w16du:dateUtc="2024-07-29T03:31:00Z">
            <w:rPr>
              <w:spacing w:val="17"/>
              <w:w w:val="94"/>
            </w:rPr>
          </w:rPrChange>
        </w:rPr>
        <w:t>a</w:t>
      </w:r>
      <w:r w:rsidRPr="00F94015">
        <w:rPr>
          <w:spacing w:val="17"/>
          <w:w w:val="82"/>
          <w:lang w:val="sv-SE"/>
          <w:rPrChange w:id="558" w:author="Izabel Eriksson Reuterborg" w:date="2024-07-29T05:31:00Z" w16du:dateUtc="2024-07-29T03:31:00Z">
            <w:rPr>
              <w:spacing w:val="17"/>
              <w:w w:val="82"/>
            </w:rPr>
          </w:rPrChange>
        </w:rPr>
        <w:t>d</w:t>
      </w:r>
      <w:r w:rsidRPr="00F94015">
        <w:rPr>
          <w:w w:val="83"/>
          <w:lang w:val="sv-SE"/>
          <w:rPrChange w:id="559" w:author="Izabel Eriksson Reuterborg" w:date="2024-07-29T05:31:00Z" w16du:dateUtc="2024-07-29T03:31:00Z">
            <w:rPr>
              <w:w w:val="83"/>
            </w:rPr>
          </w:rPrChange>
        </w:rPr>
        <w:t>u</w:t>
      </w:r>
      <w:proofErr w:type="spellEnd"/>
      <w:proofErr w:type="gramEnd"/>
      <w:r w:rsidRPr="00F94015">
        <w:rPr>
          <w:spacing w:val="-42"/>
          <w:lang w:val="sv-SE"/>
          <w:rPrChange w:id="560" w:author="Izabel Eriksson Reuterborg" w:date="2024-07-29T05:31:00Z" w16du:dateUtc="2024-07-29T03:31:00Z">
            <w:rPr>
              <w:spacing w:val="-42"/>
            </w:rPr>
          </w:rPrChange>
        </w:rPr>
        <w:t xml:space="preserve"> </w:t>
      </w:r>
      <w:r w:rsidRPr="00F94015">
        <w:rPr>
          <w:w w:val="164"/>
          <w:lang w:val="sv-SE"/>
          <w:rPrChange w:id="561" w:author="Izabel Eriksson Reuterborg" w:date="2024-07-29T05:31:00Z" w16du:dateUtc="2024-07-29T03:31:00Z">
            <w:rPr>
              <w:w w:val="164"/>
            </w:rPr>
          </w:rPrChange>
        </w:rPr>
        <w:t>.</w:t>
      </w:r>
      <w:r w:rsidRPr="00F94015">
        <w:rPr>
          <w:spacing w:val="-40"/>
          <w:lang w:val="sv-SE"/>
          <w:rPrChange w:id="562" w:author="Izabel Eriksson Reuterborg" w:date="2024-07-29T05:31:00Z" w16du:dateUtc="2024-07-29T03:31:00Z">
            <w:rPr>
              <w:spacing w:val="-40"/>
            </w:rPr>
          </w:rPrChange>
        </w:rPr>
        <w:t xml:space="preserve"> </w:t>
      </w:r>
      <w:r w:rsidRPr="00F94015">
        <w:rPr>
          <w:spacing w:val="18"/>
          <w:w w:val="102"/>
          <w:lang w:val="sv-SE"/>
          <w:rPrChange w:id="563" w:author="Izabel Eriksson Reuterborg" w:date="2024-07-29T05:31:00Z" w16du:dateUtc="2024-07-29T03:31:00Z">
            <w:rPr>
              <w:spacing w:val="18"/>
              <w:w w:val="102"/>
            </w:rPr>
          </w:rPrChange>
        </w:rPr>
        <w:t>s</w:t>
      </w:r>
      <w:r w:rsidRPr="00F94015">
        <w:rPr>
          <w:spacing w:val="19"/>
          <w:w w:val="180"/>
          <w:lang w:val="sv-SE"/>
          <w:rPrChange w:id="564" w:author="Izabel Eriksson Reuterborg" w:date="2024-07-29T05:31:00Z" w16du:dateUtc="2024-07-29T03:31:00Z">
            <w:rPr>
              <w:spacing w:val="19"/>
              <w:w w:val="180"/>
            </w:rPr>
          </w:rPrChange>
        </w:rPr>
        <w:t>i</w:t>
      </w:r>
      <w:r w:rsidRPr="00F94015">
        <w:rPr>
          <w:spacing w:val="18"/>
          <w:w w:val="83"/>
          <w:lang w:val="sv-SE"/>
          <w:rPrChange w:id="565" w:author="Izabel Eriksson Reuterborg" w:date="2024-07-29T05:31:00Z" w16du:dateUtc="2024-07-29T03:31:00Z">
            <w:rPr>
              <w:spacing w:val="18"/>
              <w:w w:val="83"/>
            </w:rPr>
          </w:rPrChange>
        </w:rPr>
        <w:t>g</w:t>
      </w:r>
      <w:r w:rsidRPr="00F94015">
        <w:rPr>
          <w:spacing w:val="19"/>
          <w:w w:val="55"/>
          <w:lang w:val="sv-SE"/>
          <w:rPrChange w:id="566" w:author="Izabel Eriksson Reuterborg" w:date="2024-07-29T05:31:00Z" w16du:dateUtc="2024-07-29T03:31:00Z">
            <w:rPr>
              <w:spacing w:val="19"/>
              <w:w w:val="55"/>
            </w:rPr>
          </w:rPrChange>
        </w:rPr>
        <w:t>m</w:t>
      </w:r>
      <w:r w:rsidRPr="00F94015">
        <w:rPr>
          <w:w w:val="94"/>
          <w:lang w:val="sv-SE"/>
          <w:rPrChange w:id="567" w:author="Izabel Eriksson Reuterborg" w:date="2024-07-29T05:31:00Z" w16du:dateUtc="2024-07-29T03:31:00Z">
            <w:rPr>
              <w:w w:val="94"/>
            </w:rPr>
          </w:rPrChange>
        </w:rPr>
        <w:t>a</w:t>
      </w:r>
    </w:p>
    <w:p w14:paraId="44F62362" w14:textId="77777777" w:rsidR="006F1C89" w:rsidRPr="00F94015" w:rsidRDefault="006F1C89">
      <w:pPr>
        <w:pStyle w:val="BodyText"/>
        <w:spacing w:before="13"/>
        <w:rPr>
          <w:sz w:val="30"/>
          <w:lang w:val="sv-SE"/>
          <w:rPrChange w:id="568" w:author="Izabel Eriksson Reuterborg" w:date="2024-07-29T05:31:00Z" w16du:dateUtc="2024-07-29T03:31:00Z">
            <w:rPr>
              <w:sz w:val="30"/>
            </w:rPr>
          </w:rPrChange>
        </w:rPr>
      </w:pPr>
    </w:p>
    <w:p w14:paraId="31B83846" w14:textId="77777777" w:rsidR="006F1C89" w:rsidRDefault="005D3991">
      <w:pPr>
        <w:pStyle w:val="BodyText"/>
        <w:spacing w:before="1"/>
        <w:ind w:left="443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0353AED3" w14:textId="77777777" w:rsidR="006F1C89" w:rsidRDefault="006F1C89">
      <w:pPr>
        <w:pStyle w:val="BodyText"/>
        <w:spacing w:before="6"/>
        <w:rPr>
          <w:sz w:val="16"/>
        </w:rPr>
      </w:pPr>
    </w:p>
    <w:p w14:paraId="3C667C84" w14:textId="77777777" w:rsidR="006F1C89" w:rsidRDefault="005D3991">
      <w:pPr>
        <w:pStyle w:val="BodyText"/>
        <w:spacing w:line="192" w:lineRule="auto"/>
        <w:ind w:left="718" w:right="3648" w:hanging="27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9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spacing w:val="18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 xml:space="preserve">{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9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80"/>
        </w:rPr>
        <w:t>i</w:t>
      </w:r>
      <w:r>
        <w:rPr>
          <w:spacing w:val="15"/>
          <w:w w:val="160"/>
        </w:rPr>
        <w:t>]</w:t>
      </w:r>
      <w:r>
        <w:rPr>
          <w:w w:val="160"/>
        </w:rPr>
        <w:t xml:space="preserve">]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8"/>
          <w:w w:val="160"/>
        </w:rPr>
        <w:t>(</w:t>
      </w:r>
      <w:proofErr w:type="spellStart"/>
      <w:r>
        <w:rPr>
          <w:spacing w:val="26"/>
          <w:w w:val="180"/>
        </w:rPr>
        <w:t>i</w:t>
      </w:r>
      <w:proofErr w:type="spellEnd"/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2C39FB5" w14:textId="77777777" w:rsidR="006F1C89" w:rsidRDefault="006F1C89">
      <w:pPr>
        <w:spacing w:line="192" w:lineRule="auto"/>
        <w:sectPr w:rsidR="006F1C89">
          <w:pgSz w:w="12240" w:h="15840"/>
          <w:pgMar w:top="1100" w:right="740" w:bottom="400" w:left="700" w:header="0" w:footer="216" w:gutter="0"/>
          <w:cols w:space="720"/>
        </w:sectPr>
      </w:pPr>
    </w:p>
    <w:p w14:paraId="65D2C5BB" w14:textId="77777777" w:rsidR="006F1C89" w:rsidRDefault="005D3991">
      <w:pPr>
        <w:pStyle w:val="BodyText"/>
        <w:spacing w:before="76" w:line="192" w:lineRule="auto"/>
        <w:ind w:left="718" w:right="2274"/>
      </w:pPr>
      <w:r>
        <w:rPr>
          <w:spacing w:val="18"/>
          <w:w w:val="139"/>
        </w:rPr>
        <w:lastRenderedPageBreak/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]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proofErr w:type="spellStart"/>
      <w:r>
        <w:rPr>
          <w:spacing w:val="17"/>
          <w:w w:val="167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7"/>
          <w:w w:val="171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]</w:t>
      </w:r>
    </w:p>
    <w:p w14:paraId="61F8951C" w14:textId="77777777" w:rsidR="006F1C89" w:rsidRDefault="005D3991">
      <w:pPr>
        <w:pStyle w:val="BodyText"/>
        <w:spacing w:line="257" w:lineRule="exact"/>
        <w:ind w:left="718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3"/>
        </w:rPr>
        <w:t xml:space="preserve"> </w:t>
      </w:r>
      <w:r>
        <w:rPr>
          <w:spacing w:val="15"/>
          <w:w w:val="102"/>
        </w:rPr>
        <w:t>s</w:t>
      </w:r>
      <w:r>
        <w:rPr>
          <w:spacing w:val="15"/>
          <w:w w:val="89"/>
        </w:rPr>
        <w:t>k</w:t>
      </w:r>
      <w:r>
        <w:rPr>
          <w:spacing w:val="15"/>
          <w:w w:val="93"/>
        </w:rPr>
        <w:t>e</w:t>
      </w:r>
      <w:r>
        <w:rPr>
          <w:w w:val="67"/>
        </w:rPr>
        <w:t>w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)</w:t>
      </w:r>
    </w:p>
    <w:p w14:paraId="187D4EE2" w14:textId="77777777" w:rsidR="006F1C89" w:rsidRDefault="005D3991">
      <w:pPr>
        <w:pStyle w:val="BodyText"/>
        <w:spacing w:line="305" w:lineRule="exact"/>
        <w:ind w:left="436"/>
      </w:pPr>
      <w:r>
        <w:rPr>
          <w:w w:val="160"/>
        </w:rPr>
        <w:t>}</w:t>
      </w:r>
    </w:p>
    <w:p w14:paraId="1A47E34F" w14:textId="77777777" w:rsidR="006F1C89" w:rsidRDefault="006F1C89">
      <w:pPr>
        <w:pStyle w:val="BodyText"/>
        <w:spacing w:before="13"/>
        <w:rPr>
          <w:sz w:val="11"/>
        </w:rPr>
      </w:pPr>
    </w:p>
    <w:p w14:paraId="52E811CF" w14:textId="77777777" w:rsidR="006F1C89" w:rsidRDefault="005D3991">
      <w:pPr>
        <w:pStyle w:val="BodyText"/>
        <w:spacing w:before="22" w:line="384" w:lineRule="auto"/>
        <w:ind w:left="442" w:right="7079" w:firstLine="1"/>
      </w:pP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82"/>
        </w:rPr>
        <w:t>1</w:t>
      </w:r>
      <w:r>
        <w:rPr>
          <w:spacing w:val="18"/>
          <w:w w:val="164"/>
        </w:rPr>
        <w:t>:</w:t>
      </w:r>
      <w:r>
        <w:rPr>
          <w:spacing w:val="18"/>
          <w:w w:val="82"/>
        </w:rPr>
        <w:t>9</w:t>
      </w:r>
      <w:r>
        <w:rPr>
          <w:spacing w:val="29"/>
          <w:w w:val="160"/>
        </w:rPr>
        <w:t>)</w:t>
      </w:r>
      <w:r>
        <w:rPr>
          <w:w w:val="160"/>
        </w:rPr>
        <w:t>{</w:t>
      </w:r>
    </w:p>
    <w:p w14:paraId="2C001050" w14:textId="77777777" w:rsidR="006F1C89" w:rsidRDefault="005D3991">
      <w:pPr>
        <w:pStyle w:val="BodyText"/>
        <w:spacing w:before="2" w:line="384" w:lineRule="auto"/>
        <w:ind w:left="719" w:right="2274" w:hanging="1"/>
      </w:pPr>
      <w:r>
        <w:rPr>
          <w:spacing w:val="13"/>
        </w:rPr>
        <w:t>data</w:t>
      </w:r>
      <w:r>
        <w:rPr>
          <w:spacing w:val="43"/>
        </w:rPr>
        <w:t xml:space="preserve"> </w:t>
      </w:r>
      <w:r>
        <w:t>&lt;-</w:t>
      </w:r>
      <w:r>
        <w:rPr>
          <w:spacing w:val="45"/>
        </w:rPr>
        <w:t xml:space="preserve"> </w:t>
      </w:r>
      <w:r>
        <w:rPr>
          <w:spacing w:val="16"/>
          <w:w w:val="115"/>
        </w:rPr>
        <w:t>last.</w:t>
      </w:r>
      <w:r>
        <w:rPr>
          <w:spacing w:val="-47"/>
          <w:w w:val="115"/>
        </w:rPr>
        <w:t xml:space="preserve"> </w:t>
      </w:r>
      <w:r>
        <w:rPr>
          <w:spacing w:val="16"/>
          <w:w w:val="115"/>
        </w:rPr>
        <w:t>year.</w:t>
      </w:r>
      <w:r>
        <w:rPr>
          <w:spacing w:val="-47"/>
          <w:w w:val="115"/>
        </w:rPr>
        <w:t xml:space="preserve"> </w:t>
      </w:r>
      <w:r>
        <w:rPr>
          <w:spacing w:val="16"/>
          <w:w w:val="115"/>
        </w:rPr>
        <w:t>list.</w:t>
      </w:r>
      <w:r>
        <w:rPr>
          <w:spacing w:val="-47"/>
          <w:w w:val="115"/>
        </w:rPr>
        <w:t xml:space="preserve"> </w:t>
      </w:r>
      <w:r>
        <w:rPr>
          <w:spacing w:val="13"/>
        </w:rPr>
        <w:t>skew</w:t>
      </w:r>
      <w:r>
        <w:rPr>
          <w:spacing w:val="-37"/>
        </w:rPr>
        <w:t xml:space="preserve"> </w:t>
      </w:r>
      <w:r>
        <w:rPr>
          <w:w w:val="115"/>
        </w:rPr>
        <w:t>[</w:t>
      </w:r>
      <w:r>
        <w:rPr>
          <w:spacing w:val="-46"/>
          <w:w w:val="115"/>
        </w:rPr>
        <w:t xml:space="preserve"> </w:t>
      </w:r>
      <w:r>
        <w:rPr>
          <w:spacing w:val="16"/>
          <w:w w:val="115"/>
        </w:rPr>
        <w:t>last.</w:t>
      </w:r>
      <w:r>
        <w:rPr>
          <w:spacing w:val="-47"/>
          <w:w w:val="115"/>
        </w:rPr>
        <w:t xml:space="preserve"> </w:t>
      </w:r>
      <w:r>
        <w:rPr>
          <w:spacing w:val="16"/>
          <w:w w:val="115"/>
        </w:rPr>
        <w:t>year.</w:t>
      </w:r>
      <w:r>
        <w:rPr>
          <w:spacing w:val="-47"/>
          <w:w w:val="115"/>
        </w:rPr>
        <w:t xml:space="preserve"> </w:t>
      </w:r>
      <w:r>
        <w:rPr>
          <w:spacing w:val="16"/>
          <w:w w:val="115"/>
        </w:rPr>
        <w:t>list.</w:t>
      </w:r>
      <w:r>
        <w:rPr>
          <w:spacing w:val="-47"/>
          <w:w w:val="115"/>
        </w:rPr>
        <w:t xml:space="preserve"> </w:t>
      </w:r>
      <w:r>
        <w:rPr>
          <w:spacing w:val="13"/>
        </w:rPr>
        <w:t>skew</w:t>
      </w:r>
      <w:r>
        <w:rPr>
          <w:spacing w:val="-35"/>
        </w:rPr>
        <w:t xml:space="preserve"> </w:t>
      </w:r>
      <w:r>
        <w:rPr>
          <w:rFonts w:ascii="Trebuchet MS"/>
        </w:rPr>
        <w:t>$</w:t>
      </w:r>
      <w:r>
        <w:rPr>
          <w:rFonts w:ascii="Trebuchet MS"/>
          <w:spacing w:val="-34"/>
        </w:rPr>
        <w:t xml:space="preserve"> </w:t>
      </w:r>
      <w:r>
        <w:rPr>
          <w:spacing w:val="11"/>
        </w:rPr>
        <w:t>run</w:t>
      </w:r>
      <w:r>
        <w:rPr>
          <w:spacing w:val="40"/>
        </w:rPr>
        <w:t xml:space="preserve"> </w:t>
      </w:r>
      <w:r>
        <w:t>==</w:t>
      </w:r>
      <w:r>
        <w:rPr>
          <w:spacing w:val="41"/>
        </w:rPr>
        <w:t xml:space="preserve"> </w:t>
      </w:r>
      <w:r>
        <w:rPr>
          <w:spacing w:val="13"/>
          <w:w w:val="115"/>
        </w:rPr>
        <w:t>i,</w:t>
      </w:r>
      <w:r>
        <w:rPr>
          <w:spacing w:val="100"/>
          <w:w w:val="115"/>
        </w:rPr>
        <w:t xml:space="preserve"> </w:t>
      </w:r>
      <w:r>
        <w:rPr>
          <w:w w:val="115"/>
        </w:rPr>
        <w:t>]</w:t>
      </w:r>
      <w:r>
        <w:rPr>
          <w:spacing w:val="-78"/>
          <w:w w:val="115"/>
        </w:rPr>
        <w:t xml:space="preserve">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139"/>
        </w:rPr>
        <w:t>tt</w:t>
      </w:r>
      <w:r>
        <w:rPr>
          <w:w w:val="93"/>
        </w:rPr>
        <w:t>e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197E85F0" w14:textId="77777777" w:rsidR="006F1C89" w:rsidRDefault="005D3991">
      <w:pPr>
        <w:pStyle w:val="BodyText"/>
        <w:spacing w:before="51" w:line="192" w:lineRule="auto"/>
        <w:ind w:left="1117" w:hanging="400"/>
      </w:pP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36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proofErr w:type="spellStart"/>
      <w:r>
        <w:rPr>
          <w:spacing w:val="26"/>
          <w:w w:val="180"/>
        </w:rPr>
        <w:t>i</w:t>
      </w:r>
      <w:proofErr w:type="spellEnd"/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3"/>
        </w:rPr>
        <w:t>gg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82"/>
        </w:rPr>
        <w:t>d</w:t>
      </w:r>
      <w:r>
        <w:rPr>
          <w:spacing w:val="15"/>
          <w:w w:val="94"/>
        </w:rPr>
        <w:t>a</w:t>
      </w:r>
      <w:r>
        <w:rPr>
          <w:spacing w:val="15"/>
          <w:w w:val="139"/>
        </w:rPr>
        <w:t>t</w:t>
      </w:r>
      <w:r>
        <w:rPr>
          <w:w w:val="94"/>
        </w:rPr>
        <w:t>a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7"/>
          <w:w w:val="104"/>
        </w:rPr>
        <w:t>_</w:t>
      </w:r>
      <w:r>
        <w:rPr>
          <w:spacing w:val="16"/>
          <w:w w:val="82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04"/>
        </w:rPr>
        <w:t xml:space="preserve">_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25E4F67F" w14:textId="77777777" w:rsidR="006F1C89" w:rsidRDefault="005D3991">
      <w:pPr>
        <w:pStyle w:val="BodyText"/>
        <w:spacing w:before="1" w:line="192" w:lineRule="auto"/>
        <w:ind w:left="1393" w:right="212" w:hanging="400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2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65"/>
        </w:rPr>
        <w:t>=</w:t>
      </w:r>
      <w:r>
        <w:rPr>
          <w:spacing w:val="-42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1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1"/>
        </w:rPr>
        <w:t>v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1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94"/>
        </w:rPr>
        <w:t>a</w:t>
      </w:r>
      <w:r>
        <w:rPr>
          <w:spacing w:val="17"/>
          <w:w w:val="180"/>
        </w:rPr>
        <w:t>l</w:t>
      </w:r>
      <w:r>
        <w:rPr>
          <w:spacing w:val="17"/>
          <w:w w:val="93"/>
        </w:rPr>
        <w:t>e</w:t>
      </w:r>
      <w:r>
        <w:rPr>
          <w:spacing w:val="17"/>
          <w:w w:val="139"/>
        </w:rPr>
        <w:t>tt</w:t>
      </w:r>
      <w:r>
        <w:rPr>
          <w:w w:val="93"/>
        </w:rPr>
        <w:t>e</w:t>
      </w:r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3"/>
        </w:rPr>
        <w:t>h</w:t>
      </w:r>
      <w:r>
        <w:rPr>
          <w:spacing w:val="18"/>
          <w:w w:val="84"/>
        </w:rPr>
        <w:t>o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 xml:space="preserve">.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g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</w:t>
      </w:r>
      <w:r>
        <w:rPr>
          <w:w w:val="82"/>
        </w:rPr>
        <w:t>d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7"/>
        </w:rPr>
        <w:t>F</w:t>
      </w:r>
      <w:r>
        <w:rPr>
          <w:spacing w:val="19"/>
          <w:w w:val="75"/>
        </w:rPr>
        <w:t>A</w:t>
      </w:r>
      <w:r>
        <w:rPr>
          <w:spacing w:val="18"/>
          <w:w w:val="97"/>
        </w:rPr>
        <w:t>L</w:t>
      </w:r>
      <w:r>
        <w:rPr>
          <w:spacing w:val="19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5BD1235A" w14:textId="77777777" w:rsidR="006F1C89" w:rsidRDefault="005D3991">
      <w:pPr>
        <w:pStyle w:val="BodyText"/>
        <w:spacing w:before="1" w:line="192" w:lineRule="auto"/>
        <w:ind w:left="1385" w:right="226" w:hanging="392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82"/>
        </w:rPr>
        <w:t>b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82"/>
        </w:rPr>
        <w:t>b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6"/>
        </w:rPr>
        <w:t>v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l</w:t>
      </w:r>
      <w:r>
        <w:rPr>
          <w:spacing w:val="16"/>
          <w:w w:val="83"/>
        </w:rPr>
        <w:t>u</w:t>
      </w:r>
      <w:r>
        <w:rPr>
          <w:w w:val="93"/>
        </w:rPr>
        <w:t>e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</w:rPr>
        <w:t>v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l</w:t>
      </w:r>
      <w:r>
        <w:rPr>
          <w:spacing w:val="19"/>
          <w:w w:val="83"/>
        </w:rPr>
        <w:t>u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= 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proofErr w:type="spellEnd"/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2"/>
          <w:w w:val="164"/>
        </w:rPr>
        <w:t>␣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1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</w:rPr>
        <w:t>v</w:t>
      </w:r>
      <w:r>
        <w:rPr>
          <w:spacing w:val="20"/>
          <w:w w:val="180"/>
        </w:rPr>
        <w:t>i</w:t>
      </w:r>
      <w:r>
        <w:rPr>
          <w:spacing w:val="21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39"/>
        </w:rPr>
        <w:t>"</w:t>
      </w:r>
    </w:p>
    <w:p w14:paraId="01461CE6" w14:textId="77777777" w:rsidR="006F1C89" w:rsidRDefault="005D3991">
      <w:pPr>
        <w:tabs>
          <w:tab w:val="left" w:pos="4134"/>
        </w:tabs>
        <w:spacing w:line="257" w:lineRule="exact"/>
        <w:ind w:left="1385"/>
        <w:rPr>
          <w:i/>
        </w:rPr>
      </w:pPr>
      <w:r>
        <w:rPr>
          <w:rFonts w:ascii="Lucida Sans Unicode"/>
          <w:w w:val="160"/>
        </w:rPr>
        <w:t>)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w w:val="65"/>
        </w:rPr>
        <w:t>+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23"/>
        </w:rPr>
        <w:t>L</w:t>
      </w:r>
      <w:r>
        <w:rPr>
          <w:i/>
          <w:spacing w:val="19"/>
          <w:w w:val="101"/>
        </w:rPr>
        <w:t>ab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0"/>
        </w:rPr>
        <w:t>x</w:t>
      </w:r>
      <w:r>
        <w:rPr>
          <w:i/>
          <w:spacing w:val="18"/>
          <w:w w:val="109"/>
        </w:rPr>
        <w:t>e</w:t>
      </w:r>
      <w:r>
        <w:rPr>
          <w:i/>
          <w:w w:val="133"/>
        </w:rPr>
        <w:t>s</w:t>
      </w:r>
    </w:p>
    <w:p w14:paraId="79CF57ED" w14:textId="77777777" w:rsidR="006F1C89" w:rsidRDefault="005D3991">
      <w:pPr>
        <w:pStyle w:val="BodyText"/>
        <w:spacing w:before="15" w:line="192" w:lineRule="auto"/>
        <w:ind w:left="994" w:right="4136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84"/>
        </w:rPr>
        <w:t>x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4"/>
          <w:w w:val="101"/>
        </w:rPr>
        <w:t>c</w:t>
      </w:r>
      <w:r>
        <w:rPr>
          <w:spacing w:val="26"/>
          <w:w w:val="160"/>
        </w:rPr>
        <w:t>(</w:t>
      </w:r>
      <w:r>
        <w:rPr>
          <w:spacing w:val="13"/>
          <w:w w:val="89"/>
        </w:rPr>
        <w:t>-</w:t>
      </w:r>
      <w:r>
        <w:rPr>
          <w:w w:val="82"/>
        </w:rPr>
        <w:t>3</w:t>
      </w:r>
      <w:r>
        <w:rPr>
          <w:spacing w:val="-4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5"/>
          <w:w w:val="82"/>
        </w:rPr>
        <w:t>3</w:t>
      </w:r>
      <w:r>
        <w:rPr>
          <w:spacing w:val="26"/>
          <w:w w:val="160"/>
        </w:rPr>
        <w:t>)</w:t>
      </w: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 xml:space="preserve">+ </w:t>
      </w: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99"/>
        </w:rPr>
        <w:t>y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4"/>
          <w:w w:val="101"/>
        </w:rPr>
        <w:t>c</w:t>
      </w:r>
      <w:r>
        <w:rPr>
          <w:spacing w:val="26"/>
          <w:w w:val="160"/>
        </w:rPr>
        <w:t>(</w:t>
      </w:r>
      <w:r>
        <w:rPr>
          <w:spacing w:val="13"/>
          <w:w w:val="89"/>
        </w:rPr>
        <w:t>-</w:t>
      </w:r>
      <w:r>
        <w:rPr>
          <w:w w:val="82"/>
        </w:rPr>
        <w:t>3</w:t>
      </w:r>
      <w:r>
        <w:rPr>
          <w:spacing w:val="-4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5"/>
          <w:w w:val="82"/>
        </w:rPr>
        <w:t>3</w:t>
      </w:r>
      <w:r>
        <w:rPr>
          <w:spacing w:val="26"/>
          <w:w w:val="160"/>
        </w:rPr>
        <w:t>)</w:t>
      </w: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>+</w:t>
      </w:r>
    </w:p>
    <w:p w14:paraId="226D1E08" w14:textId="77777777" w:rsidR="006F1C89" w:rsidRDefault="005D3991">
      <w:pPr>
        <w:pStyle w:val="BodyText"/>
        <w:spacing w:before="1" w:line="192" w:lineRule="auto"/>
        <w:ind w:left="1390" w:hanging="397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65"/>
        </w:rPr>
        <w:t>=</w:t>
      </w:r>
      <w:r>
        <w:rPr>
          <w:w w:val="101"/>
        </w:rPr>
        <w:t>c</w:t>
      </w:r>
      <w:r>
        <w:rPr>
          <w:spacing w:val="-40"/>
        </w:rPr>
        <w:t xml:space="preserve"> </w:t>
      </w:r>
      <w:r>
        <w:rPr>
          <w:spacing w:val="18"/>
          <w:w w:val="160"/>
        </w:rPr>
        <w:t>(</w:t>
      </w:r>
      <w:r>
        <w:rPr>
          <w:w w:val="82"/>
        </w:rPr>
        <w:t>1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40000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rPr>
          <w:spacing w:val="-43"/>
        </w:rPr>
        <w:t xml:space="preserve"> </w:t>
      </w:r>
      <w:r>
        <w:rPr>
          <w:spacing w:val="19"/>
          <w:w w:val="82"/>
        </w:rPr>
        <w:t>b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spacing w:val="19"/>
          <w:w w:val="94"/>
        </w:rPr>
        <w:t>a</w:t>
      </w:r>
      <w:r>
        <w:rPr>
          <w:spacing w:val="19"/>
          <w:w w:val="89"/>
        </w:rPr>
        <w:t>k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65"/>
        </w:rPr>
        <w:t>=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55"/>
        </w:rPr>
        <w:t>m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0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139"/>
        </w:rPr>
        <w:t>t</w:t>
      </w:r>
      <w:r>
        <w:rPr>
          <w:w w:val="84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 xml:space="preserve">= </w:t>
      </w:r>
      <w:r>
        <w:rPr>
          <w:spacing w:val="13"/>
        </w:rPr>
        <w:t>40000</w:t>
      </w:r>
      <w:r>
        <w:rPr>
          <w:spacing w:val="-38"/>
        </w:rPr>
        <w:t xml:space="preserve"> </w:t>
      </w:r>
      <w:r>
        <w:rPr>
          <w:w w:val="135"/>
        </w:rPr>
        <w:t>,</w:t>
      </w:r>
      <w:r>
        <w:rPr>
          <w:spacing w:val="68"/>
          <w:w w:val="135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>
        <w:t>=</w:t>
      </w:r>
      <w:r>
        <w:rPr>
          <w:spacing w:val="21"/>
        </w:rPr>
        <w:t xml:space="preserve"> </w:t>
      </w:r>
      <w:r>
        <w:rPr>
          <w:spacing w:val="18"/>
          <w:w w:val="110"/>
        </w:rPr>
        <w:t>5000)))</w:t>
      </w:r>
      <w:r>
        <w:rPr>
          <w:spacing w:val="76"/>
          <w:w w:val="110"/>
        </w:rPr>
        <w:t xml:space="preserve"> </w:t>
      </w:r>
      <w:r>
        <w:t>+</w:t>
      </w:r>
    </w:p>
    <w:p w14:paraId="4F25CC62" w14:textId="77777777" w:rsidR="006F1C89" w:rsidRDefault="005D3991">
      <w:pPr>
        <w:pStyle w:val="BodyText"/>
        <w:spacing w:line="291" w:lineRule="exact"/>
        <w:ind w:left="994"/>
      </w:pP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</w:t>
      </w:r>
      <w:r>
        <w:rPr>
          <w:spacing w:val="20"/>
          <w:w w:val="55"/>
        </w:rPr>
        <w:t>m</w:t>
      </w:r>
      <w:r>
        <w:rPr>
          <w:spacing w:val="20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10</w:t>
      </w:r>
      <w:r>
        <w:rPr>
          <w:w w:val="160"/>
        </w:rPr>
        <w:t>)</w:t>
      </w:r>
    </w:p>
    <w:p w14:paraId="781E9D45" w14:textId="77777777" w:rsidR="006F1C89" w:rsidRDefault="006F1C89">
      <w:pPr>
        <w:pStyle w:val="BodyText"/>
        <w:spacing w:before="13"/>
        <w:rPr>
          <w:sz w:val="30"/>
        </w:rPr>
      </w:pPr>
    </w:p>
    <w:p w14:paraId="49845FD2" w14:textId="77777777" w:rsidR="006F1C89" w:rsidRDefault="005D3991">
      <w:pPr>
        <w:pStyle w:val="BodyText"/>
        <w:spacing w:before="1"/>
        <w:ind w:left="436"/>
      </w:pPr>
      <w:r>
        <w:rPr>
          <w:w w:val="160"/>
        </w:rPr>
        <w:t>}</w:t>
      </w:r>
    </w:p>
    <w:p w14:paraId="765CC996" w14:textId="77777777" w:rsidR="006F1C89" w:rsidRDefault="006F1C89">
      <w:pPr>
        <w:pStyle w:val="BodyText"/>
        <w:spacing w:before="11"/>
        <w:rPr>
          <w:sz w:val="17"/>
        </w:rPr>
      </w:pPr>
    </w:p>
    <w:p w14:paraId="60AE7893" w14:textId="77777777" w:rsidR="006F1C89" w:rsidRDefault="005D3991">
      <w:pPr>
        <w:pStyle w:val="BodyText"/>
        <w:spacing w:line="540" w:lineRule="atLeast"/>
        <w:ind w:left="442" w:right="5429" w:firstLine="1"/>
      </w:pP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67"/>
        </w:rPr>
        <w:t>w</w:t>
      </w:r>
      <w:r>
        <w:rPr>
          <w:spacing w:val="18"/>
          <w:w w:val="127"/>
        </w:rPr>
        <w:t>r</w:t>
      </w:r>
      <w:r>
        <w:rPr>
          <w:spacing w:val="18"/>
          <w:w w:val="94"/>
        </w:rPr>
        <w:t>a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9"/>
        </w:rPr>
        <w:t>k</w:t>
      </w:r>
      <w:r>
        <w:rPr>
          <w:spacing w:val="18"/>
          <w:w w:val="93"/>
        </w:rPr>
        <w:t>e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0"/>
        </w:rPr>
        <w:t xml:space="preserve">)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02"/>
        </w:rPr>
        <w:t>s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</w:p>
    <w:p w14:paraId="20548DA0" w14:textId="77777777" w:rsidR="006F1C89" w:rsidRDefault="005D3991">
      <w:pPr>
        <w:pStyle w:val="BodyText"/>
        <w:spacing w:line="239" w:lineRule="exact"/>
        <w:ind w:left="719"/>
        <w:jc w:val="both"/>
      </w:pP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’</w:t>
      </w:r>
      <w:r>
        <w:rPr>
          <w:spacing w:val="-43"/>
        </w:rPr>
        <w:t xml:space="preserve"> </w:t>
      </w:r>
      <w:r>
        <w:rPr>
          <w:spacing w:val="19"/>
          <w:w w:val="96"/>
        </w:rPr>
        <w:t>S</w:t>
      </w:r>
      <w:r>
        <w:rPr>
          <w:spacing w:val="19"/>
          <w:w w:val="89"/>
        </w:rPr>
        <w:t>k</w:t>
      </w:r>
      <w:r>
        <w:rPr>
          <w:spacing w:val="19"/>
          <w:w w:val="93"/>
        </w:rPr>
        <w:t>e</w:t>
      </w:r>
      <w:r>
        <w:rPr>
          <w:spacing w:val="19"/>
          <w:w w:val="67"/>
        </w:rPr>
        <w:t>w</w:t>
      </w:r>
      <w:r>
        <w:rPr>
          <w:spacing w:val="19"/>
          <w:w w:val="93"/>
        </w:rPr>
        <w:t>e</w:t>
      </w:r>
      <w:r>
        <w:rPr>
          <w:w w:val="82"/>
        </w:rPr>
        <w:t>d</w:t>
      </w:r>
      <w:r>
        <w:rPr>
          <w:spacing w:val="-39"/>
        </w:rPr>
        <w:t xml:space="preserve"> </w:t>
      </w:r>
      <w:r>
        <w:rPr>
          <w:spacing w:val="32"/>
          <w:w w:val="164"/>
        </w:rPr>
        <w:t>␣</w:t>
      </w:r>
      <w:r>
        <w:rPr>
          <w:spacing w:val="21"/>
          <w:w w:val="69"/>
        </w:rPr>
        <w:t>D</w:t>
      </w:r>
      <w:r>
        <w:rPr>
          <w:spacing w:val="21"/>
          <w:w w:val="180"/>
        </w:rPr>
        <w:t>i</w:t>
      </w:r>
      <w:r>
        <w:rPr>
          <w:spacing w:val="21"/>
          <w:w w:val="102"/>
        </w:rPr>
        <w:t>s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r>
        <w:rPr>
          <w:spacing w:val="-34"/>
        </w:rPr>
        <w:t xml:space="preserve"> </w:t>
      </w:r>
      <w:r>
        <w:rPr>
          <w:spacing w:val="22"/>
          <w:w w:val="164"/>
        </w:rPr>
        <w:t>’</w:t>
      </w:r>
      <w:r>
        <w:rPr>
          <w:w w:val="164"/>
        </w:rPr>
        <w:t>,</w:t>
      </w:r>
    </w:p>
    <w:p w14:paraId="66C9EE04" w14:textId="77777777" w:rsidR="006F1C89" w:rsidRDefault="005D3991">
      <w:pPr>
        <w:pStyle w:val="BodyText"/>
        <w:spacing w:before="15" w:line="192" w:lineRule="auto"/>
        <w:ind w:left="1247" w:right="212" w:hanging="529"/>
        <w:jc w:val="both"/>
      </w:pPr>
      <w:r>
        <w:rPr>
          <w:spacing w:val="19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9"/>
          <w:w w:val="83"/>
        </w:rPr>
        <w:t>h</w:t>
      </w:r>
      <w:r>
        <w:rPr>
          <w:spacing w:val="18"/>
          <w:w w:val="171"/>
        </w:rPr>
        <w:t>j</w:t>
      </w:r>
      <w:r>
        <w:rPr>
          <w:spacing w:val="19"/>
          <w:w w:val="83"/>
        </w:rPr>
        <w:t>u</w:t>
      </w:r>
      <w:r>
        <w:rPr>
          <w:spacing w:val="18"/>
          <w:w w:val="102"/>
        </w:rPr>
        <w:t>s</w:t>
      </w:r>
      <w:r>
        <w:rPr>
          <w:w w:val="139"/>
        </w:rPr>
        <w:t>t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1</w:t>
      </w:r>
      <w:r>
        <w:rPr>
          <w:w w:val="82"/>
        </w:rPr>
        <w:t>5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 xml:space="preserve">=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82"/>
        </w:rPr>
        <w:t>b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9"/>
          <w:w w:val="83"/>
        </w:rPr>
        <w:t>h</w:t>
      </w:r>
      <w:r>
        <w:rPr>
          <w:spacing w:val="18"/>
          <w:w w:val="171"/>
        </w:rPr>
        <w:t>j</w:t>
      </w:r>
      <w:r>
        <w:rPr>
          <w:spacing w:val="19"/>
          <w:w w:val="83"/>
        </w:rPr>
        <w:t>u</w:t>
      </w:r>
      <w:r>
        <w:rPr>
          <w:spacing w:val="18"/>
          <w:w w:val="102"/>
        </w:rPr>
        <w:t>s</w:t>
      </w:r>
      <w:r>
        <w:rPr>
          <w:w w:val="139"/>
        </w:rPr>
        <w:t>t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1</w:t>
      </w:r>
      <w:r>
        <w:rPr>
          <w:w w:val="82"/>
        </w:rPr>
        <w:t>5</w:t>
      </w:r>
      <w:r>
        <w:rPr>
          <w:spacing w:val="-43"/>
        </w:rPr>
        <w:t xml:space="preserve"> </w:t>
      </w:r>
      <w:r>
        <w:rPr>
          <w:w w:val="164"/>
        </w:rPr>
        <w:t xml:space="preserve">,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8"/>
          <w:w w:val="82"/>
        </w:rPr>
        <w:t>R</w:t>
      </w:r>
      <w:r>
        <w:rPr>
          <w:spacing w:val="19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9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6BBD06D0" w14:textId="77777777" w:rsidR="006F1C89" w:rsidRDefault="005D3991">
      <w:pPr>
        <w:pStyle w:val="BodyText"/>
        <w:spacing w:before="2" w:line="192" w:lineRule="auto"/>
        <w:ind w:left="444" w:right="8188" w:hanging="8"/>
        <w:jc w:val="both"/>
      </w:pP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w w:val="82"/>
        </w:rPr>
        <w:t>d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4"/>
        </w:rPr>
        <w:t>x</w:t>
      </w:r>
      <w:r>
        <w:rPr>
          <w:spacing w:val="18"/>
          <w:w w:val="93"/>
        </w:rPr>
        <w:t>e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17"/>
          <w:w w:val="160"/>
        </w:rPr>
        <w:t>]]</w:t>
      </w:r>
      <w:r>
        <w:rPr>
          <w:w w:val="160"/>
        </w:rPr>
        <w:t>)</w:t>
      </w:r>
    </w:p>
    <w:p w14:paraId="4DBB40F7" w14:textId="77777777" w:rsidR="006F1C89" w:rsidRDefault="006F1C89">
      <w:pPr>
        <w:pStyle w:val="BodyText"/>
        <w:rPr>
          <w:sz w:val="20"/>
        </w:rPr>
      </w:pPr>
    </w:p>
    <w:p w14:paraId="23B810AF" w14:textId="77777777" w:rsidR="006F1C89" w:rsidRDefault="005D3991">
      <w:pPr>
        <w:pStyle w:val="BodyText"/>
        <w:spacing w:before="187"/>
        <w:ind w:left="161"/>
      </w:pPr>
      <w:r>
        <w:rPr>
          <w:w w:val="160"/>
        </w:rPr>
        <w:t>}</w:t>
      </w:r>
    </w:p>
    <w:p w14:paraId="6764D1F4" w14:textId="77777777" w:rsidR="006F1C89" w:rsidRDefault="006F1C89">
      <w:pPr>
        <w:pStyle w:val="BodyText"/>
        <w:spacing w:before="4"/>
        <w:rPr>
          <w:sz w:val="13"/>
        </w:rPr>
      </w:pPr>
    </w:p>
    <w:p w14:paraId="21D76951" w14:textId="77777777" w:rsidR="006F1C89" w:rsidRDefault="005D3991">
      <w:pPr>
        <w:pStyle w:val="BodyText"/>
        <w:ind w:left="167"/>
      </w:pPr>
      <w:r>
        <w:rPr>
          <w:spacing w:val="11"/>
          <w:w w:val="115"/>
        </w:rPr>
        <w:t>dev</w:t>
      </w:r>
      <w:r>
        <w:rPr>
          <w:spacing w:val="-48"/>
          <w:w w:val="115"/>
        </w:rPr>
        <w:t xml:space="preserve"> </w:t>
      </w:r>
      <w:r>
        <w:rPr>
          <w:w w:val="115"/>
        </w:rPr>
        <w:t>.</w:t>
      </w:r>
      <w:r>
        <w:rPr>
          <w:spacing w:val="-50"/>
          <w:w w:val="115"/>
        </w:rPr>
        <w:t xml:space="preserve"> </w:t>
      </w:r>
      <w:r>
        <w:rPr>
          <w:spacing w:val="16"/>
          <w:w w:val="115"/>
        </w:rPr>
        <w:t>off()</w:t>
      </w:r>
    </w:p>
    <w:p w14:paraId="5FEFFC93" w14:textId="77777777" w:rsidR="006F1C89" w:rsidRDefault="006F1C89">
      <w:pPr>
        <w:pStyle w:val="BodyText"/>
      </w:pPr>
    </w:p>
    <w:p w14:paraId="14B97D6E" w14:textId="77777777" w:rsidR="006F1C89" w:rsidRDefault="005D3991">
      <w:pPr>
        <w:spacing w:before="169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5"/>
        </w:rPr>
        <w:t xml:space="preserve"> </w:t>
      </w:r>
      <w:r>
        <w:rPr>
          <w:i/>
          <w:spacing w:val="15"/>
          <w:w w:val="95"/>
        </w:rPr>
        <w:t>B</w:t>
      </w:r>
      <w:r>
        <w:rPr>
          <w:i/>
          <w:w w:val="226"/>
        </w:rPr>
        <w:t>i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9"/>
          <w:w w:val="65"/>
        </w:rPr>
        <w:t>m</w:t>
      </w:r>
      <w:r>
        <w:rPr>
          <w:i/>
          <w:spacing w:val="18"/>
          <w:w w:val="101"/>
        </w:rPr>
        <w:t>o</w:t>
      </w:r>
      <w:r>
        <w:rPr>
          <w:i/>
          <w:spacing w:val="19"/>
          <w:w w:val="101"/>
        </w:rPr>
        <w:t>d</w:t>
      </w:r>
      <w:r>
        <w:rPr>
          <w:i/>
          <w:spacing w:val="18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3"/>
        </w:rPr>
        <w:t xml:space="preserve"> </w:t>
      </w:r>
      <w:r>
        <w:rPr>
          <w:i/>
          <w:spacing w:val="19"/>
          <w:w w:val="80"/>
        </w:rPr>
        <w:t>N</w:t>
      </w:r>
      <w:r>
        <w:rPr>
          <w:i/>
          <w:spacing w:val="19"/>
          <w:w w:val="101"/>
        </w:rPr>
        <w:t>o</w:t>
      </w:r>
      <w:r>
        <w:rPr>
          <w:i/>
          <w:spacing w:val="19"/>
          <w:w w:val="151"/>
        </w:rPr>
        <w:t>r</w:t>
      </w:r>
      <w:r>
        <w:rPr>
          <w:i/>
          <w:spacing w:val="19"/>
          <w:w w:val="65"/>
        </w:rPr>
        <w:t>m</w:t>
      </w:r>
      <w:r>
        <w:rPr>
          <w:i/>
          <w:spacing w:val="19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0"/>
        </w:rPr>
        <w:t xml:space="preserve"> </w:t>
      </w:r>
      <w:r>
        <w:rPr>
          <w:i/>
          <w:spacing w:val="22"/>
          <w:w w:val="170"/>
        </w:rPr>
        <w:t>------------------</w:t>
      </w:r>
      <w:r>
        <w:rPr>
          <w:i/>
          <w:w w:val="170"/>
        </w:rPr>
        <w:t>-</w:t>
      </w:r>
    </w:p>
    <w:p w14:paraId="2B0D9943" w14:textId="77777777" w:rsidR="006F1C89" w:rsidRDefault="005D3991">
      <w:pPr>
        <w:spacing w:before="2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20"/>
        </w:rPr>
        <w:t xml:space="preserve"> P</w:t>
      </w:r>
      <w:r>
        <w:rPr>
          <w:i/>
          <w:spacing w:val="20"/>
          <w:w w:val="226"/>
        </w:rPr>
        <w:t>l</w:t>
      </w:r>
      <w:r>
        <w:rPr>
          <w:i/>
          <w:spacing w:val="20"/>
          <w:w w:val="101"/>
        </w:rPr>
        <w:t>o</w:t>
      </w:r>
      <w:r>
        <w:rPr>
          <w:i/>
          <w:spacing w:val="20"/>
          <w:w w:val="155"/>
        </w:rPr>
        <w:t>tt</w:t>
      </w:r>
      <w:r>
        <w:rPr>
          <w:i/>
          <w:spacing w:val="20"/>
          <w:w w:val="226"/>
        </w:rPr>
        <w:t>i</w:t>
      </w:r>
      <w:r>
        <w:rPr>
          <w:i/>
          <w:spacing w:val="20"/>
          <w:w w:val="101"/>
        </w:rPr>
        <w:t>n</w:t>
      </w:r>
      <w:r>
        <w:rPr>
          <w:i/>
          <w:w w:val="101"/>
        </w:rPr>
        <w:t>g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20"/>
          <w:w w:val="133"/>
        </w:rPr>
        <w:t>s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51"/>
        </w:rPr>
        <w:t>r</w:t>
      </w:r>
      <w:r>
        <w:rPr>
          <w:i/>
          <w:spacing w:val="20"/>
          <w:w w:val="101"/>
        </w:rPr>
        <w:t>a</w:t>
      </w:r>
      <w:r>
        <w:rPr>
          <w:i/>
          <w:w w:val="226"/>
        </w:rPr>
        <w:t>l</w:t>
      </w:r>
      <w:r>
        <w:rPr>
          <w:i/>
        </w:rPr>
        <w:t xml:space="preserve">   </w:t>
      </w:r>
      <w:r>
        <w:rPr>
          <w:i/>
          <w:spacing w:val="-24"/>
        </w:rPr>
        <w:t xml:space="preserve"> </w:t>
      </w:r>
      <w:r>
        <w:rPr>
          <w:i/>
          <w:spacing w:val="18"/>
          <w:w w:val="151"/>
        </w:rPr>
        <w:t>r</w:t>
      </w:r>
      <w:r>
        <w:rPr>
          <w:i/>
          <w:spacing w:val="18"/>
          <w:w w:val="101"/>
        </w:rPr>
        <w:t>un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1"/>
        </w:rPr>
        <w:t xml:space="preserve"> </w:t>
      </w:r>
      <w:r>
        <w:rPr>
          <w:i/>
          <w:spacing w:val="22"/>
          <w:w w:val="170"/>
        </w:rPr>
        <w:t>--------------------------------------</w:t>
      </w:r>
      <w:r>
        <w:rPr>
          <w:i/>
          <w:w w:val="170"/>
        </w:rPr>
        <w:t>-</w:t>
      </w:r>
    </w:p>
    <w:p w14:paraId="43BD70F0" w14:textId="77777777" w:rsidR="006F1C89" w:rsidRDefault="006F1C89">
      <w:pPr>
        <w:spacing w:before="5"/>
        <w:rPr>
          <w:i/>
        </w:rPr>
      </w:pPr>
    </w:p>
    <w:p w14:paraId="55A2799C" w14:textId="77777777" w:rsidR="006F1C89" w:rsidRDefault="005D3991">
      <w:pPr>
        <w:spacing w:line="254" w:lineRule="exact"/>
        <w:ind w:left="161"/>
        <w:rPr>
          <w:i/>
        </w:rPr>
      </w:pP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spacing w:val="19"/>
          <w:w w:val="89"/>
        </w:rPr>
        <w:t>A</w:t>
      </w:r>
      <w:r>
        <w:rPr>
          <w:i/>
          <w:spacing w:val="18"/>
          <w:w w:val="101"/>
        </w:rPr>
        <w:t>d</w:t>
      </w:r>
      <w:r>
        <w:rPr>
          <w:i/>
          <w:spacing w:val="19"/>
          <w:w w:val="101"/>
        </w:rPr>
        <w:t>u</w:t>
      </w:r>
      <w:r>
        <w:rPr>
          <w:i/>
          <w:spacing w:val="18"/>
          <w:w w:val="226"/>
        </w:rPr>
        <w:t>l</w:t>
      </w:r>
      <w:r>
        <w:rPr>
          <w:i/>
          <w:w w:val="155"/>
        </w:rPr>
        <w:t>t</w:t>
      </w:r>
      <w:r>
        <w:rPr>
          <w:i/>
        </w:rPr>
        <w:t xml:space="preserve">  </w:t>
      </w:r>
      <w:r>
        <w:rPr>
          <w:i/>
          <w:spacing w:val="18"/>
        </w:rPr>
        <w:t xml:space="preserve"> </w:t>
      </w:r>
      <w:r>
        <w:rPr>
          <w:i/>
          <w:w w:val="104"/>
        </w:rPr>
        <w:t>=</w:t>
      </w:r>
      <w:r>
        <w:rPr>
          <w:i/>
        </w:rPr>
        <w:t xml:space="preserve">  </w:t>
      </w:r>
      <w:r>
        <w:rPr>
          <w:i/>
          <w:spacing w:val="20"/>
        </w:rPr>
        <w:t xml:space="preserve"> </w:t>
      </w:r>
      <w:r>
        <w:rPr>
          <w:i/>
          <w:spacing w:val="20"/>
          <w:w w:val="163"/>
        </w:rPr>
        <w:t>J</w:t>
      </w:r>
      <w:r>
        <w:rPr>
          <w:i/>
          <w:spacing w:val="20"/>
          <w:w w:val="101"/>
        </w:rPr>
        <w:t>u</w:t>
      </w:r>
      <w:r>
        <w:rPr>
          <w:i/>
          <w:spacing w:val="20"/>
          <w:w w:val="116"/>
        </w:rPr>
        <w:t>v</w:t>
      </w:r>
      <w:r>
        <w:rPr>
          <w:i/>
          <w:spacing w:val="20"/>
          <w:w w:val="109"/>
        </w:rPr>
        <w:t>e</w:t>
      </w:r>
      <w:r>
        <w:rPr>
          <w:i/>
          <w:spacing w:val="20"/>
          <w:w w:val="101"/>
        </w:rPr>
        <w:t>n</w:t>
      </w:r>
      <w:r>
        <w:rPr>
          <w:i/>
          <w:spacing w:val="20"/>
          <w:w w:val="226"/>
        </w:rPr>
        <w:t>il</w:t>
      </w:r>
      <w:r>
        <w:rPr>
          <w:i/>
          <w:w w:val="109"/>
        </w:rPr>
        <w:t>e</w:t>
      </w:r>
      <w:r>
        <w:rPr>
          <w:i/>
        </w:rPr>
        <w:t xml:space="preserve">   </w:t>
      </w:r>
      <w:r>
        <w:rPr>
          <w:i/>
          <w:spacing w:val="-22"/>
        </w:rPr>
        <w:t xml:space="preserve"> </w:t>
      </w:r>
      <w:r>
        <w:rPr>
          <w:i/>
          <w:spacing w:val="19"/>
          <w:w w:val="133"/>
        </w:rPr>
        <w:t>s</w:t>
      </w:r>
      <w:r>
        <w:rPr>
          <w:i/>
          <w:spacing w:val="18"/>
          <w:w w:val="226"/>
        </w:rPr>
        <w:t>i</w:t>
      </w:r>
      <w:r>
        <w:rPr>
          <w:i/>
          <w:spacing w:val="19"/>
          <w:w w:val="101"/>
        </w:rPr>
        <w:t>g</w:t>
      </w:r>
      <w:r>
        <w:rPr>
          <w:i/>
          <w:spacing w:val="18"/>
          <w:w w:val="65"/>
        </w:rPr>
        <w:t>m</w:t>
      </w:r>
      <w:r>
        <w:rPr>
          <w:i/>
          <w:w w:val="101"/>
        </w:rPr>
        <w:t>a</w:t>
      </w:r>
    </w:p>
    <w:p w14:paraId="55202804" w14:textId="77777777" w:rsidR="006F1C89" w:rsidRDefault="005D3991">
      <w:pPr>
        <w:pStyle w:val="BodyText"/>
        <w:spacing w:line="323" w:lineRule="exact"/>
        <w:ind w:left="167"/>
      </w:pPr>
      <w:r>
        <w:rPr>
          <w:spacing w:val="11"/>
        </w:rPr>
        <w:t xml:space="preserve">Res </w:t>
      </w:r>
      <w:r>
        <w:rPr>
          <w:spacing w:val="37"/>
        </w:rPr>
        <w:t xml:space="preserve"> </w:t>
      </w:r>
      <w:r>
        <w:t>&lt;-</w:t>
      </w:r>
      <w:r>
        <w:rPr>
          <w:spacing w:val="109"/>
        </w:rPr>
        <w:t xml:space="preserve"> </w:t>
      </w:r>
      <w:r>
        <w:rPr>
          <w:spacing w:val="13"/>
          <w:w w:val="125"/>
        </w:rPr>
        <w:t>list</w:t>
      </w:r>
      <w:r>
        <w:rPr>
          <w:spacing w:val="-51"/>
          <w:w w:val="125"/>
        </w:rPr>
        <w:t xml:space="preserve"> </w:t>
      </w:r>
      <w:r>
        <w:rPr>
          <w:w w:val="125"/>
        </w:rPr>
        <w:t>()</w:t>
      </w:r>
    </w:p>
    <w:p w14:paraId="4DAC1332" w14:textId="77777777" w:rsidR="006F1C89" w:rsidRDefault="006F1C89">
      <w:pPr>
        <w:spacing w:line="323" w:lineRule="exact"/>
        <w:sectPr w:rsidR="006F1C89">
          <w:pgSz w:w="12240" w:h="15840"/>
          <w:pgMar w:top="800" w:right="740" w:bottom="400" w:left="700" w:header="0" w:footer="216" w:gutter="0"/>
          <w:cols w:space="720"/>
        </w:sectPr>
      </w:pPr>
    </w:p>
    <w:p w14:paraId="5D6934A9" w14:textId="77777777" w:rsidR="006F1C89" w:rsidRDefault="005D3991">
      <w:pPr>
        <w:pStyle w:val="BodyText"/>
        <w:spacing w:before="8"/>
        <w:ind w:left="167"/>
      </w:pPr>
      <w:r>
        <w:rPr>
          <w:spacing w:val="17"/>
          <w:w w:val="82"/>
        </w:rPr>
        <w:lastRenderedPageBreak/>
        <w:t>pd</w:t>
      </w:r>
      <w:r>
        <w:rPr>
          <w:spacing w:val="28"/>
          <w:w w:val="141"/>
        </w:rPr>
        <w:t>f</w:t>
      </w:r>
      <w:r>
        <w:rPr>
          <w:spacing w:val="22"/>
          <w:w w:val="160"/>
        </w:rPr>
        <w:t>(</w:t>
      </w:r>
      <w:r>
        <w:rPr>
          <w:w w:val="139"/>
        </w:rPr>
        <w:t>"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55"/>
        </w:rPr>
        <w:t>m</w:t>
      </w:r>
      <w:r>
        <w:rPr>
          <w:spacing w:val="20"/>
          <w:w w:val="82"/>
        </w:rPr>
        <w:t>b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93"/>
        </w:rPr>
        <w:t>e</w:t>
      </w:r>
      <w:r>
        <w:rPr>
          <w:w w:val="82"/>
        </w:rPr>
        <w:t>d</w:t>
      </w:r>
      <w:r>
        <w:rPr>
          <w:spacing w:val="-38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2"/>
        </w:rPr>
        <w:t>pd</w:t>
      </w:r>
      <w:r>
        <w:rPr>
          <w:spacing w:val="28"/>
          <w:w w:val="141"/>
        </w:rPr>
        <w:t>f</w:t>
      </w:r>
      <w:r>
        <w:rPr>
          <w:spacing w:val="22"/>
          <w:w w:val="139"/>
        </w:rPr>
        <w:t>"</w:t>
      </w:r>
      <w:r>
        <w:rPr>
          <w:w w:val="160"/>
        </w:rPr>
        <w:t>)</w:t>
      </w:r>
    </w:p>
    <w:p w14:paraId="28162CE2" w14:textId="77777777" w:rsidR="006F1C89" w:rsidRDefault="006F1C89">
      <w:pPr>
        <w:pStyle w:val="BodyText"/>
        <w:spacing w:before="6"/>
        <w:rPr>
          <w:sz w:val="16"/>
        </w:rPr>
      </w:pPr>
    </w:p>
    <w:p w14:paraId="75C4ACBF" w14:textId="77777777" w:rsidR="006F1C89" w:rsidRDefault="005D3991">
      <w:pPr>
        <w:pStyle w:val="BodyText"/>
        <w:spacing w:line="192" w:lineRule="auto"/>
        <w:ind w:left="442" w:right="7081" w:hanging="275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02"/>
        </w:rPr>
        <w:t>s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 xml:space="preserve">{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0"/>
        </w:rPr>
        <w:t>[</w:t>
      </w:r>
      <w:r>
        <w:rPr>
          <w:spacing w:val="-47"/>
        </w:rPr>
        <w:t xml:space="preserve"> </w:t>
      </w:r>
      <w:r>
        <w:rPr>
          <w:spacing w:val="22"/>
          <w:w w:val="102"/>
        </w:rPr>
        <w:t>s</w:t>
      </w:r>
      <w:r>
        <w:rPr>
          <w:w w:val="160"/>
        </w:rPr>
        <w:t>]</w:t>
      </w:r>
    </w:p>
    <w:p w14:paraId="152402A4" w14:textId="77777777" w:rsidR="006F1C89" w:rsidRDefault="006F1C89">
      <w:pPr>
        <w:pStyle w:val="BodyText"/>
        <w:spacing w:before="9"/>
        <w:rPr>
          <w:sz w:val="14"/>
        </w:rPr>
      </w:pPr>
    </w:p>
    <w:p w14:paraId="21860CBF" w14:textId="77777777" w:rsidR="006F1C89" w:rsidRDefault="005D3991">
      <w:pPr>
        <w:pStyle w:val="BodyText"/>
        <w:ind w:left="442"/>
      </w:pPr>
      <w:proofErr w:type="spellStart"/>
      <w:r>
        <w:rPr>
          <w:spacing w:val="17"/>
          <w:w w:val="171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</w:p>
    <w:p w14:paraId="2EA3B396" w14:textId="77777777" w:rsidR="006F1C89" w:rsidRDefault="006F1C89">
      <w:pPr>
        <w:pStyle w:val="BodyText"/>
        <w:spacing w:before="14"/>
        <w:rPr>
          <w:sz w:val="30"/>
        </w:rPr>
      </w:pPr>
    </w:p>
    <w:p w14:paraId="592D3DCF" w14:textId="77777777" w:rsidR="006F1C89" w:rsidRDefault="005D3991">
      <w:pPr>
        <w:pStyle w:val="BodyText"/>
        <w:ind w:left="443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9"/>
          <w:w w:val="127"/>
        </w:rPr>
        <w:t>r</w:t>
      </w:r>
      <w:r>
        <w:rPr>
          <w:spacing w:val="18"/>
          <w:w w:val="94"/>
        </w:rPr>
        <w:t>a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>)</w:t>
      </w:r>
    </w:p>
    <w:p w14:paraId="37A91082" w14:textId="77777777" w:rsidR="006F1C89" w:rsidRDefault="006F1C89">
      <w:pPr>
        <w:pStyle w:val="BodyText"/>
        <w:spacing w:before="6"/>
        <w:rPr>
          <w:sz w:val="16"/>
        </w:rPr>
      </w:pPr>
    </w:p>
    <w:p w14:paraId="6BEB0AB0" w14:textId="77777777" w:rsidR="006F1C89" w:rsidRDefault="005D3991">
      <w:pPr>
        <w:pStyle w:val="BodyText"/>
        <w:spacing w:line="192" w:lineRule="auto"/>
        <w:ind w:left="718" w:right="2909" w:hanging="277"/>
      </w:pP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spacing w:val="28"/>
          <w:w w:val="127"/>
        </w:rPr>
        <w:t>r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28"/>
        </w:rPr>
        <w:t xml:space="preserve"> </w:t>
      </w:r>
      <w:r>
        <w:rPr>
          <w:spacing w:val="15"/>
          <w:w w:val="82"/>
        </w:rPr>
        <w:t>1</w:t>
      </w:r>
      <w:r>
        <w:rPr>
          <w:w w:val="164"/>
        </w:rPr>
        <w:t>:</w:t>
      </w:r>
      <w:r>
        <w:rPr>
          <w:spacing w:val="-35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spacing w:val="22"/>
          <w:w w:val="160"/>
        </w:rPr>
        <w:t>))</w:t>
      </w:r>
      <w:r>
        <w:rPr>
          <w:w w:val="160"/>
        </w:rPr>
        <w:t xml:space="preserve">{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82"/>
        </w:rPr>
        <w:t>T</w:t>
      </w:r>
      <w:r>
        <w:rPr>
          <w:spacing w:val="19"/>
          <w:w w:val="84"/>
        </w:rPr>
        <w:t>o</w:t>
      </w:r>
      <w:r>
        <w:rPr>
          <w:spacing w:val="18"/>
          <w:w w:val="139"/>
        </w:rPr>
        <w:t>t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dp</w:t>
      </w:r>
      <w:r>
        <w:rPr>
          <w:spacing w:val="20"/>
          <w:w w:val="84"/>
        </w:rPr>
        <w:t>o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75"/>
        </w:rPr>
        <w:t>C</w:t>
      </w:r>
      <w:r>
        <w:rPr>
          <w:spacing w:val="17"/>
          <w:w w:val="97"/>
        </w:rPr>
        <w:t>L</w:t>
      </w:r>
      <w:r>
        <w:rPr>
          <w:w w:val="75"/>
        </w:rPr>
        <w:t>C</w:t>
      </w:r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proofErr w:type="spellStart"/>
      <w:r>
        <w:rPr>
          <w:spacing w:val="26"/>
          <w:w w:val="180"/>
        </w:rPr>
        <w:t>i</w:t>
      </w:r>
      <w:proofErr w:type="spellEnd"/>
      <w:r>
        <w:rPr>
          <w:spacing w:val="15"/>
          <w:w w:val="160"/>
        </w:rPr>
        <w:t>]</w:t>
      </w:r>
      <w:r>
        <w:rPr>
          <w:w w:val="160"/>
        </w:rPr>
        <w:t xml:space="preserve">]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4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93"/>
        </w:rPr>
        <w:t>e</w:t>
      </w:r>
      <w:r>
        <w:rPr>
          <w:w w:val="82"/>
        </w:rPr>
        <w:t>p</w:t>
      </w:r>
      <w:r>
        <w:rPr>
          <w:spacing w:val="-42"/>
        </w:rPr>
        <w:t xml:space="preserve"> </w:t>
      </w:r>
      <w:r>
        <w:rPr>
          <w:spacing w:val="18"/>
          <w:w w:val="160"/>
        </w:rPr>
        <w:t>(</w:t>
      </w:r>
      <w:proofErr w:type="spellStart"/>
      <w:r>
        <w:rPr>
          <w:spacing w:val="26"/>
          <w:w w:val="180"/>
        </w:rPr>
        <w:t>i</w:t>
      </w:r>
      <w:proofErr w:type="spellEnd"/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8"/>
          <w:w w:val="83"/>
        </w:rPr>
        <w:t>n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67"/>
        </w:rPr>
        <w:t>w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2"/>
        </w:rPr>
        <w:t xml:space="preserve"> 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3305FC5F" w14:textId="77777777" w:rsidR="006F1C89" w:rsidRDefault="005D3991">
      <w:pPr>
        <w:pStyle w:val="BodyText"/>
        <w:spacing w:before="2" w:line="192" w:lineRule="auto"/>
        <w:ind w:left="718" w:right="2274"/>
      </w:pP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]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proofErr w:type="spellStart"/>
      <w:r>
        <w:rPr>
          <w:spacing w:val="17"/>
          <w:w w:val="167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83"/>
        </w:rPr>
        <w:t>g</w:t>
      </w:r>
      <w:r>
        <w:rPr>
          <w:spacing w:val="17"/>
          <w:w w:val="93"/>
        </w:rPr>
        <w:t>e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proofErr w:type="spellStart"/>
      <w:r>
        <w:rPr>
          <w:spacing w:val="17"/>
          <w:w w:val="171"/>
        </w:rPr>
        <w:t>j</w:t>
      </w:r>
      <w:r>
        <w:rPr>
          <w:spacing w:val="17"/>
          <w:w w:val="83"/>
        </w:rPr>
        <w:t>u</w:t>
      </w:r>
      <w:r>
        <w:t>v</w:t>
      </w:r>
      <w:proofErr w:type="spellEnd"/>
      <w:r>
        <w:rPr>
          <w:spacing w:val="-42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6"/>
          <w:w w:val="102"/>
        </w:rPr>
        <w:t>s</w:t>
      </w:r>
      <w:r>
        <w:rPr>
          <w:spacing w:val="16"/>
          <w:w w:val="180"/>
        </w:rPr>
        <w:t>i</w:t>
      </w:r>
      <w:r>
        <w:rPr>
          <w:spacing w:val="16"/>
          <w:w w:val="83"/>
        </w:rPr>
        <w:t>g</w:t>
      </w:r>
      <w:r>
        <w:rPr>
          <w:spacing w:val="16"/>
          <w:w w:val="55"/>
        </w:rPr>
        <w:t>m</w:t>
      </w:r>
      <w:r>
        <w:rPr>
          <w:w w:val="94"/>
        </w:rPr>
        <w:t>a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>]</w:t>
      </w:r>
    </w:p>
    <w:p w14:paraId="07AF9ADD" w14:textId="77777777" w:rsidR="006F1C89" w:rsidRDefault="005D3991">
      <w:pPr>
        <w:pStyle w:val="BodyText"/>
        <w:spacing w:line="291" w:lineRule="exact"/>
        <w:ind w:left="718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8"/>
          <w:w w:val="127"/>
        </w:rPr>
        <w:t>r</w:t>
      </w:r>
      <w:r>
        <w:rPr>
          <w:spacing w:val="19"/>
          <w:w w:val="82"/>
        </w:rPr>
        <w:t>b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w w:val="82"/>
        </w:rPr>
        <w:t>d</w:t>
      </w:r>
      <w:proofErr w:type="spellEnd"/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2"/>
        </w:rPr>
        <w:t xml:space="preserve"> </w:t>
      </w:r>
      <w:proofErr w:type="spellStart"/>
      <w:r>
        <w:rPr>
          <w:spacing w:val="17"/>
          <w:w w:val="82"/>
        </w:rPr>
        <w:t>b</w:t>
      </w:r>
      <w:r>
        <w:rPr>
          <w:spacing w:val="17"/>
          <w:w w:val="180"/>
        </w:rPr>
        <w:t>i</w:t>
      </w:r>
      <w:r>
        <w:rPr>
          <w:spacing w:val="17"/>
          <w:w w:val="83"/>
        </w:rPr>
        <w:t>n</w:t>
      </w:r>
      <w:r>
        <w:rPr>
          <w:spacing w:val="17"/>
          <w:w w:val="84"/>
        </w:rPr>
        <w:t>o</w:t>
      </w:r>
      <w:r>
        <w:rPr>
          <w:spacing w:val="17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2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8"/>
          <w:w w:val="180"/>
        </w:rPr>
        <w:t>i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4"/>
        </w:rPr>
        <w:t>.</w:t>
      </w:r>
      <w:r>
        <w:rPr>
          <w:spacing w:val="-42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rPr>
          <w:spacing w:val="-41"/>
        </w:rPr>
        <w:t xml:space="preserve"> </w:t>
      </w:r>
      <w:r>
        <w:rPr>
          <w:w w:val="160"/>
        </w:rPr>
        <w:t>)</w:t>
      </w:r>
    </w:p>
    <w:p w14:paraId="76D4B54C" w14:textId="77777777" w:rsidR="006F1C89" w:rsidRDefault="005D3991">
      <w:pPr>
        <w:pStyle w:val="BodyText"/>
        <w:spacing w:line="271" w:lineRule="exact"/>
        <w:ind w:left="436"/>
      </w:pPr>
      <w:r>
        <w:rPr>
          <w:w w:val="160"/>
        </w:rPr>
        <w:t>}</w:t>
      </w:r>
    </w:p>
    <w:p w14:paraId="593C1A78" w14:textId="77777777" w:rsidR="006F1C89" w:rsidRDefault="006F1C89">
      <w:pPr>
        <w:pStyle w:val="BodyText"/>
        <w:spacing w:before="4"/>
        <w:rPr>
          <w:sz w:val="13"/>
        </w:rPr>
      </w:pPr>
    </w:p>
    <w:p w14:paraId="71D06327" w14:textId="77777777" w:rsidR="006F1C89" w:rsidRDefault="005D3991">
      <w:pPr>
        <w:pStyle w:val="BodyText"/>
        <w:spacing w:line="384" w:lineRule="auto"/>
        <w:ind w:left="442" w:right="6807" w:firstLine="1"/>
      </w:pP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t xml:space="preserve">  </w:t>
      </w:r>
      <w:r>
        <w:rPr>
          <w:spacing w:val="-34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w w:val="139"/>
        </w:rPr>
        <w:t>t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7"/>
          <w:w w:val="141"/>
        </w:rPr>
        <w:t>f</w:t>
      </w:r>
      <w:r>
        <w:rPr>
          <w:spacing w:val="17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6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180"/>
        </w:rPr>
        <w:t>i</w:t>
      </w:r>
      <w:r>
        <w:t xml:space="preserve"> </w:t>
      </w:r>
      <w:r>
        <w:rPr>
          <w:spacing w:val="24"/>
        </w:rPr>
        <w:t xml:space="preserve"> </w:t>
      </w:r>
      <w:r>
        <w:rPr>
          <w:spacing w:val="15"/>
          <w:w w:val="180"/>
        </w:rPr>
        <w:t>i</w:t>
      </w:r>
      <w:r>
        <w:rPr>
          <w:w w:val="83"/>
        </w:rPr>
        <w:t>n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82"/>
        </w:rPr>
        <w:t>1</w:t>
      </w:r>
      <w:r>
        <w:rPr>
          <w:spacing w:val="18"/>
          <w:w w:val="164"/>
        </w:rPr>
        <w:t>:</w:t>
      </w:r>
      <w:r>
        <w:rPr>
          <w:spacing w:val="18"/>
          <w:w w:val="82"/>
        </w:rPr>
        <w:t>9</w:t>
      </w:r>
      <w:r>
        <w:rPr>
          <w:spacing w:val="29"/>
          <w:w w:val="160"/>
        </w:rPr>
        <w:t>)</w:t>
      </w:r>
      <w:r>
        <w:rPr>
          <w:w w:val="160"/>
        </w:rPr>
        <w:t>{</w:t>
      </w:r>
    </w:p>
    <w:p w14:paraId="6278CF25" w14:textId="77777777" w:rsidR="006F1C89" w:rsidRDefault="005D3991">
      <w:pPr>
        <w:pStyle w:val="BodyText"/>
        <w:spacing w:before="2" w:line="384" w:lineRule="auto"/>
        <w:ind w:left="719" w:right="784" w:hanging="1"/>
      </w:pP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>[</w:t>
      </w:r>
      <w:r>
        <w:rPr>
          <w:spacing w:val="-40"/>
        </w:rPr>
        <w:t xml:space="preserve"> </w:t>
      </w: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99"/>
        </w:rPr>
        <w:t>y</w:t>
      </w:r>
      <w:r>
        <w:rPr>
          <w:spacing w:val="18"/>
          <w:w w:val="93"/>
        </w:rPr>
        <w:t>e</w:t>
      </w:r>
      <w:r>
        <w:rPr>
          <w:spacing w:val="18"/>
          <w:w w:val="94"/>
        </w:rPr>
        <w:t>a</w:t>
      </w:r>
      <w:r>
        <w:rPr>
          <w:spacing w:val="29"/>
          <w:w w:val="127"/>
        </w:rPr>
        <w:t>r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8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7"/>
        </w:rPr>
        <w:t xml:space="preserve"> </w:t>
      </w:r>
      <w:r>
        <w:rPr>
          <w:spacing w:val="17"/>
          <w:w w:val="127"/>
        </w:rPr>
        <w:t>r</w:t>
      </w:r>
      <w:r>
        <w:rPr>
          <w:spacing w:val="17"/>
          <w:w w:val="83"/>
        </w:rPr>
        <w:t>u</w:t>
      </w:r>
      <w:r>
        <w:rPr>
          <w:w w:val="83"/>
        </w:rPr>
        <w:t>n</w:t>
      </w:r>
      <w:r>
        <w:t xml:space="preserve"> </w:t>
      </w:r>
      <w:r>
        <w:rPr>
          <w:spacing w:val="30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6"/>
          <w:w w:val="180"/>
        </w:rPr>
        <w:t>i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160"/>
        </w:rPr>
        <w:t xml:space="preserve">] </w:t>
      </w:r>
      <w:r>
        <w:rPr>
          <w:spacing w:val="19"/>
          <w:w w:val="101"/>
        </w:rPr>
        <w:t>c</w:t>
      </w:r>
      <w:r>
        <w:rPr>
          <w:spacing w:val="18"/>
          <w:w w:val="84"/>
        </w:rPr>
        <w:t>o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39"/>
        </w:rPr>
        <w:t xml:space="preserve"> </w:t>
      </w:r>
      <w:r>
        <w:rPr>
          <w:spacing w:val="20"/>
          <w:w w:val="82"/>
        </w:rPr>
        <w:t>p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139"/>
        </w:rPr>
        <w:t>tt</w:t>
      </w:r>
      <w:r>
        <w:rPr>
          <w:w w:val="93"/>
        </w:rPr>
        <w:t>e</w:t>
      </w:r>
      <w:r>
        <w:t xml:space="preserve">  </w:t>
      </w:r>
      <w:r>
        <w:rPr>
          <w:spacing w:val="-33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94"/>
        </w:rPr>
        <w:t>a</w:t>
      </w:r>
      <w:r>
        <w:rPr>
          <w:spacing w:val="19"/>
          <w:w w:val="102"/>
        </w:rPr>
        <w:t>s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ng</w:t>
      </w:r>
      <w:r>
        <w:rPr>
          <w:spacing w:val="19"/>
          <w:w w:val="139"/>
        </w:rPr>
        <w:t>t</w:t>
      </w:r>
      <w:r>
        <w:rPr>
          <w:w w:val="83"/>
        </w:rPr>
        <w:t>h</w:t>
      </w:r>
      <w:r>
        <w:rPr>
          <w:spacing w:val="-39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d</w:t>
      </w:r>
      <w:r>
        <w:rPr>
          <w:spacing w:val="18"/>
          <w:w w:val="94"/>
        </w:rPr>
        <w:t>a</w:t>
      </w:r>
      <w:r>
        <w:rPr>
          <w:spacing w:val="18"/>
          <w:w w:val="139"/>
        </w:rPr>
        <w:t>t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rFonts w:ascii="Trebuchet MS"/>
          <w:w w:val="97"/>
        </w:rPr>
        <w:t>$</w:t>
      </w:r>
      <w:r>
        <w:rPr>
          <w:rFonts w:ascii="Trebuchet MS"/>
          <w:spacing w:val="-35"/>
        </w:rPr>
        <w:t xml:space="preserve"> </w:t>
      </w:r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4FAFA192" w14:textId="77777777" w:rsidR="006F1C89" w:rsidRDefault="005D3991">
      <w:pPr>
        <w:pStyle w:val="BodyText"/>
        <w:spacing w:before="50" w:line="192" w:lineRule="auto"/>
        <w:ind w:left="1117" w:hanging="400"/>
      </w:pP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5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proofErr w:type="spellStart"/>
      <w:r>
        <w:rPr>
          <w:spacing w:val="26"/>
          <w:w w:val="180"/>
        </w:rPr>
        <w:t>i</w:t>
      </w:r>
      <w:proofErr w:type="spellEnd"/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7"/>
        </w:rPr>
        <w:t xml:space="preserve"> </w:t>
      </w:r>
      <w:proofErr w:type="spellStart"/>
      <w:r>
        <w:rPr>
          <w:spacing w:val="19"/>
          <w:w w:val="83"/>
        </w:rPr>
        <w:t>gg</w:t>
      </w:r>
      <w:r>
        <w:rPr>
          <w:spacing w:val="19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1"/>
          <w:w w:val="139"/>
        </w:rPr>
        <w:t>t</w:t>
      </w:r>
      <w:proofErr w:type="spellEnd"/>
      <w:r>
        <w:rPr>
          <w:w w:val="160"/>
        </w:rPr>
        <w:t>(</w:t>
      </w:r>
      <w:r>
        <w:rPr>
          <w:spacing w:val="-43"/>
        </w:rPr>
        <w:t xml:space="preserve"> </w:t>
      </w:r>
      <w:r>
        <w:rPr>
          <w:spacing w:val="15"/>
          <w:w w:val="82"/>
        </w:rPr>
        <w:t>d</w:t>
      </w:r>
      <w:r>
        <w:rPr>
          <w:spacing w:val="15"/>
          <w:w w:val="94"/>
        </w:rPr>
        <w:t>a</w:t>
      </w:r>
      <w:r>
        <w:rPr>
          <w:spacing w:val="15"/>
          <w:w w:val="139"/>
        </w:rPr>
        <w:t>t</w:t>
      </w:r>
      <w:r>
        <w:rPr>
          <w:w w:val="94"/>
        </w:rPr>
        <w:t>a</w:t>
      </w:r>
      <w:r>
        <w:rPr>
          <w:spacing w:val="-28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27"/>
          <w:w w:val="104"/>
        </w:rPr>
        <w:t>_</w:t>
      </w:r>
      <w:r>
        <w:rPr>
          <w:spacing w:val="16"/>
          <w:w w:val="82"/>
        </w:rPr>
        <w:t>T</w:t>
      </w:r>
      <w:r>
        <w:rPr>
          <w:spacing w:val="16"/>
          <w:w w:val="127"/>
        </w:rPr>
        <w:t>r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i</w:t>
      </w:r>
      <w:r>
        <w:rPr>
          <w:w w:val="139"/>
        </w:rPr>
        <w:t>t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1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75"/>
        </w:rPr>
        <w:t>A</w:t>
      </w:r>
      <w:r>
        <w:rPr>
          <w:spacing w:val="19"/>
          <w:w w:val="82"/>
        </w:rPr>
        <w:t>d</w:t>
      </w:r>
      <w:r>
        <w:rPr>
          <w:spacing w:val="18"/>
          <w:w w:val="83"/>
        </w:rPr>
        <w:t>u</w:t>
      </w:r>
      <w:r>
        <w:rPr>
          <w:spacing w:val="19"/>
          <w:w w:val="180"/>
        </w:rPr>
        <w:t>l</w:t>
      </w:r>
      <w:r>
        <w:rPr>
          <w:spacing w:val="30"/>
          <w:w w:val="139"/>
        </w:rPr>
        <w:t>t</w:t>
      </w:r>
      <w:r>
        <w:rPr>
          <w:w w:val="104"/>
        </w:rPr>
        <w:t xml:space="preserve">_ 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2"/>
          <w:w w:val="160"/>
        </w:rPr>
        <w:t>)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1FD643CB" w14:textId="77777777" w:rsidR="006F1C89" w:rsidRDefault="005D3991">
      <w:pPr>
        <w:pStyle w:val="BodyText"/>
        <w:spacing w:before="1" w:line="192" w:lineRule="auto"/>
        <w:ind w:left="1393" w:right="212" w:hanging="400"/>
      </w:pPr>
      <w:proofErr w:type="spellStart"/>
      <w:r>
        <w:rPr>
          <w:spacing w:val="18"/>
          <w:w w:val="83"/>
        </w:rPr>
        <w:t>g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o</w:t>
      </w:r>
      <w:r>
        <w:rPr>
          <w:w w:val="55"/>
        </w:rPr>
        <w:t>m</w:t>
      </w:r>
      <w:proofErr w:type="spellEnd"/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2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93"/>
        </w:rPr>
        <w:t>e</w:t>
      </w:r>
      <w:r>
        <w:rPr>
          <w:w w:val="102"/>
        </w:rPr>
        <w:t>s</w:t>
      </w:r>
      <w:proofErr w:type="spellEnd"/>
      <w:r>
        <w:rPr>
          <w:spacing w:val="-41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65"/>
        </w:rPr>
        <w:t>=</w:t>
      </w:r>
      <w:r>
        <w:rPr>
          <w:spacing w:val="-42"/>
        </w:rPr>
        <w:t xml:space="preserve"> </w:t>
      </w:r>
      <w:r>
        <w:rPr>
          <w:spacing w:val="17"/>
          <w:w w:val="70"/>
        </w:rPr>
        <w:t>N</w:t>
      </w:r>
      <w:r>
        <w:rPr>
          <w:spacing w:val="17"/>
          <w:w w:val="83"/>
        </w:rPr>
        <w:t>u</w:t>
      </w:r>
      <w:r>
        <w:rPr>
          <w:w w:val="55"/>
        </w:rPr>
        <w:t>m</w:t>
      </w:r>
      <w:r>
        <w:rPr>
          <w:spacing w:val="-41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1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1"/>
        </w:rPr>
        <w:t>v</w:t>
      </w:r>
      <w:r>
        <w:rPr>
          <w:spacing w:val="20"/>
          <w:w w:val="180"/>
        </w:rPr>
        <w:t>i</w:t>
      </w:r>
      <w:r>
        <w:rPr>
          <w:spacing w:val="20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1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w w:val="127"/>
        </w:rPr>
        <w:t>r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180"/>
        </w:rPr>
        <w:t>l</w:t>
      </w:r>
      <w:r>
        <w:rPr>
          <w:spacing w:val="19"/>
          <w:w w:val="84"/>
        </w:rPr>
        <w:t>o</w:t>
      </w:r>
      <w:r>
        <w:rPr>
          <w:spacing w:val="30"/>
          <w:w w:val="127"/>
        </w:rPr>
        <w:t>r</w:t>
      </w:r>
      <w:r>
        <w:rPr>
          <w:w w:val="164"/>
        </w:rPr>
        <w:t>.</w:t>
      </w:r>
      <w:r>
        <w:rPr>
          <w:spacing w:val="-41"/>
        </w:rPr>
        <w:t xml:space="preserve"> </w:t>
      </w:r>
      <w:r>
        <w:rPr>
          <w:spacing w:val="17"/>
          <w:w w:val="82"/>
        </w:rPr>
        <w:t>p</w:t>
      </w:r>
      <w:r>
        <w:rPr>
          <w:spacing w:val="17"/>
          <w:w w:val="94"/>
        </w:rPr>
        <w:t>a</w:t>
      </w:r>
      <w:r>
        <w:rPr>
          <w:spacing w:val="17"/>
          <w:w w:val="180"/>
        </w:rPr>
        <w:t>l</w:t>
      </w:r>
      <w:r>
        <w:rPr>
          <w:spacing w:val="17"/>
          <w:w w:val="93"/>
        </w:rPr>
        <w:t>e</w:t>
      </w:r>
      <w:r>
        <w:rPr>
          <w:spacing w:val="17"/>
          <w:w w:val="139"/>
        </w:rPr>
        <w:t>tt</w:t>
      </w:r>
      <w:r>
        <w:rPr>
          <w:w w:val="93"/>
        </w:rPr>
        <w:t>e</w:t>
      </w:r>
      <w:r>
        <w:rPr>
          <w:spacing w:val="-2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83"/>
        </w:rPr>
        <w:t>h</w:t>
      </w:r>
      <w:r>
        <w:rPr>
          <w:spacing w:val="18"/>
          <w:w w:val="84"/>
        </w:rPr>
        <w:t>o</w:t>
      </w:r>
      <w:r>
        <w:rPr>
          <w:w w:val="67"/>
        </w:rPr>
        <w:t>w</w:t>
      </w:r>
      <w:r>
        <w:rPr>
          <w:spacing w:val="-40"/>
        </w:rPr>
        <w:t xml:space="preserve"> </w:t>
      </w:r>
      <w:r>
        <w:rPr>
          <w:w w:val="164"/>
        </w:rPr>
        <w:t xml:space="preserve">. </w:t>
      </w:r>
      <w:r>
        <w:rPr>
          <w:spacing w:val="19"/>
          <w:w w:val="180"/>
        </w:rPr>
        <w:t>l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g</w:t>
      </w:r>
      <w:r>
        <w:rPr>
          <w:spacing w:val="19"/>
          <w:w w:val="93"/>
        </w:rPr>
        <w:t>e</w:t>
      </w:r>
      <w:r>
        <w:rPr>
          <w:spacing w:val="19"/>
          <w:w w:val="83"/>
        </w:rPr>
        <w:t>n</w:t>
      </w:r>
      <w:r>
        <w:rPr>
          <w:w w:val="82"/>
        </w:rPr>
        <w:t>d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97"/>
        </w:rPr>
        <w:t>F</w:t>
      </w:r>
      <w:r>
        <w:rPr>
          <w:spacing w:val="19"/>
          <w:w w:val="75"/>
        </w:rPr>
        <w:t>A</w:t>
      </w:r>
      <w:r>
        <w:rPr>
          <w:spacing w:val="18"/>
          <w:w w:val="97"/>
        </w:rPr>
        <w:t>L</w:t>
      </w:r>
      <w:r>
        <w:rPr>
          <w:spacing w:val="19"/>
          <w:w w:val="96"/>
        </w:rPr>
        <w:t>S</w:t>
      </w:r>
      <w:r>
        <w:rPr>
          <w:w w:val="96"/>
        </w:rPr>
        <w:t>E</w:t>
      </w:r>
      <w:r>
        <w:rPr>
          <w:spacing w:val="-40"/>
        </w:rPr>
        <w:t xml:space="preserve"> </w:t>
      </w:r>
      <w:r>
        <w:rPr>
          <w:w w:val="160"/>
        </w:rPr>
        <w:t>)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+</w:t>
      </w:r>
    </w:p>
    <w:p w14:paraId="79F38FD8" w14:textId="77777777" w:rsidR="006F1C89" w:rsidRDefault="005D3991">
      <w:pPr>
        <w:pStyle w:val="BodyText"/>
        <w:spacing w:before="2" w:line="192" w:lineRule="auto"/>
        <w:ind w:left="1385" w:right="226" w:hanging="392"/>
      </w:pPr>
      <w:r>
        <w:rPr>
          <w:spacing w:val="18"/>
          <w:w w:val="180"/>
        </w:rPr>
        <w:t>l</w:t>
      </w:r>
      <w:r>
        <w:rPr>
          <w:spacing w:val="18"/>
          <w:w w:val="94"/>
        </w:rPr>
        <w:t>a</w:t>
      </w:r>
      <w:r>
        <w:rPr>
          <w:spacing w:val="18"/>
          <w:w w:val="82"/>
        </w:rPr>
        <w:t>b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i</w:t>
      </w:r>
      <w:r>
        <w:rPr>
          <w:spacing w:val="18"/>
          <w:w w:val="139"/>
        </w:rPr>
        <w:t>t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30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82"/>
        </w:rPr>
        <w:t>b</w:t>
      </w:r>
      <w:r>
        <w:rPr>
          <w:spacing w:val="20"/>
          <w:w w:val="102"/>
        </w:rPr>
        <w:t>s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83"/>
        </w:rPr>
        <w:t>u</w:t>
      </w:r>
      <w:r>
        <w:rPr>
          <w:spacing w:val="20"/>
          <w:w w:val="139"/>
        </w:rPr>
        <w:t>t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t xml:space="preserve"> </w:t>
      </w:r>
      <w:r>
        <w:rPr>
          <w:spacing w:val="32"/>
        </w:rPr>
        <w:t xml:space="preserve"> </w:t>
      </w:r>
      <w:r>
        <w:rPr>
          <w:spacing w:val="15"/>
          <w:w w:val="65"/>
        </w:rPr>
        <w:t>=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16"/>
        </w:rPr>
        <w:t>v</w:t>
      </w:r>
      <w:r>
        <w:rPr>
          <w:spacing w:val="16"/>
          <w:w w:val="94"/>
        </w:rPr>
        <w:t>a</w:t>
      </w:r>
      <w:r>
        <w:rPr>
          <w:spacing w:val="16"/>
          <w:w w:val="180"/>
        </w:rPr>
        <w:t>l</w:t>
      </w:r>
      <w:r>
        <w:rPr>
          <w:spacing w:val="16"/>
          <w:w w:val="83"/>
        </w:rPr>
        <w:t>u</w:t>
      </w:r>
      <w:r>
        <w:rPr>
          <w:w w:val="93"/>
        </w:rPr>
        <w:t>e</w:t>
      </w:r>
      <w:r>
        <w:rPr>
          <w:spacing w:val="-26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</w:rPr>
        <w:t>v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l</w:t>
      </w:r>
      <w:r>
        <w:rPr>
          <w:spacing w:val="19"/>
          <w:w w:val="83"/>
        </w:rPr>
        <w:t>u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proofErr w:type="spellStart"/>
      <w:r>
        <w:rPr>
          <w:spacing w:val="17"/>
          <w:w w:val="94"/>
        </w:rPr>
        <w:t>a</w:t>
      </w:r>
      <w:r>
        <w:rPr>
          <w:spacing w:val="17"/>
          <w:w w:val="82"/>
        </w:rPr>
        <w:t>d</w:t>
      </w:r>
      <w:r>
        <w:rPr>
          <w:w w:val="83"/>
        </w:rPr>
        <w:t>u</w:t>
      </w:r>
      <w:proofErr w:type="spellEnd"/>
      <w:r>
        <w:rPr>
          <w:spacing w:val="-41"/>
        </w:rPr>
        <w:t xml:space="preserve"> 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9"/>
          <w:w w:val="180"/>
        </w:rPr>
        <w:t>i</w:t>
      </w:r>
      <w:r>
        <w:rPr>
          <w:spacing w:val="18"/>
          <w:w w:val="83"/>
        </w:rPr>
        <w:t>g</w:t>
      </w:r>
      <w:r>
        <w:rPr>
          <w:spacing w:val="19"/>
          <w:w w:val="55"/>
        </w:rPr>
        <w:t>m</w:t>
      </w:r>
      <w:r>
        <w:rPr>
          <w:w w:val="94"/>
        </w:rPr>
        <w:t>a</w:t>
      </w:r>
      <w:r>
        <w:rPr>
          <w:spacing w:val="-40"/>
        </w:rPr>
        <w:t xml:space="preserve"> </w:t>
      </w:r>
      <w:r>
        <w:rPr>
          <w:spacing w:val="22"/>
          <w:w w:val="160"/>
        </w:rPr>
        <w:t>)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84"/>
        </w:rPr>
        <w:t>x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 xml:space="preserve">=  </w:t>
      </w:r>
      <w:r>
        <w:rPr>
          <w:w w:val="139"/>
        </w:rPr>
        <w:t>"</w:t>
      </w:r>
      <w:r>
        <w:rPr>
          <w:spacing w:val="-38"/>
        </w:rPr>
        <w:t xml:space="preserve"> </w:t>
      </w:r>
      <w:r>
        <w:rPr>
          <w:spacing w:val="20"/>
          <w:w w:val="167"/>
        </w:rPr>
        <w:t>J</w:t>
      </w:r>
      <w:r>
        <w:rPr>
          <w:spacing w:val="20"/>
          <w:w w:val="83"/>
        </w:rPr>
        <w:t>u</w:t>
      </w:r>
      <w:r>
        <w:rPr>
          <w:spacing w:val="20"/>
        </w:rPr>
        <w:t>v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il</w:t>
      </w:r>
      <w:r>
        <w:rPr>
          <w:w w:val="93"/>
        </w:rPr>
        <w:t>e</w:t>
      </w:r>
      <w:r>
        <w:rPr>
          <w:spacing w:val="-38"/>
        </w:rPr>
        <w:t xml:space="preserve"> 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17"/>
        </w:rPr>
        <w:t xml:space="preserve"> </w:t>
      </w:r>
      <w:r>
        <w:rPr>
          <w:w w:val="99"/>
        </w:rPr>
        <w:t>y</w:t>
      </w:r>
      <w:r>
        <w:t xml:space="preserve"> </w:t>
      </w:r>
      <w:r>
        <w:rPr>
          <w:spacing w:val="21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0"/>
        </w:rPr>
        <w:t xml:space="preserve"> </w:t>
      </w:r>
      <w:proofErr w:type="spellStart"/>
      <w:r>
        <w:rPr>
          <w:spacing w:val="19"/>
          <w:w w:val="75"/>
        </w:rPr>
        <w:t>A</w:t>
      </w:r>
      <w:r>
        <w:rPr>
          <w:spacing w:val="18"/>
          <w:w w:val="82"/>
        </w:rPr>
        <w:t>d</w:t>
      </w:r>
      <w:r>
        <w:rPr>
          <w:spacing w:val="19"/>
          <w:w w:val="83"/>
        </w:rPr>
        <w:t>u</w:t>
      </w:r>
      <w:r>
        <w:rPr>
          <w:spacing w:val="18"/>
          <w:w w:val="180"/>
        </w:rPr>
        <w:t>l</w:t>
      </w:r>
      <w:r>
        <w:rPr>
          <w:spacing w:val="30"/>
          <w:w w:val="139"/>
        </w:rPr>
        <w:t>t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T</w:t>
      </w:r>
      <w:r>
        <w:rPr>
          <w:spacing w:val="18"/>
          <w:w w:val="127"/>
        </w:rPr>
        <w:t>r</w:t>
      </w:r>
      <w:r>
        <w:rPr>
          <w:spacing w:val="19"/>
          <w:w w:val="94"/>
        </w:rPr>
        <w:t>a</w:t>
      </w:r>
      <w:r>
        <w:rPr>
          <w:spacing w:val="18"/>
          <w:w w:val="180"/>
        </w:rPr>
        <w:t>i</w:t>
      </w:r>
      <w:r>
        <w:rPr>
          <w:spacing w:val="30"/>
          <w:w w:val="139"/>
        </w:rPr>
        <w:t>t</w:t>
      </w:r>
      <w:proofErr w:type="spellEnd"/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39"/>
        </w:rPr>
        <w:t xml:space="preserve"> </w:t>
      </w:r>
      <w:proofErr w:type="spellStart"/>
      <w:r>
        <w:rPr>
          <w:spacing w:val="19"/>
          <w:w w:val="70"/>
        </w:rPr>
        <w:t>N</w:t>
      </w:r>
      <w:r>
        <w:rPr>
          <w:spacing w:val="19"/>
          <w:w w:val="83"/>
        </w:rPr>
        <w:t>u</w:t>
      </w:r>
      <w:r>
        <w:rPr>
          <w:spacing w:val="19"/>
          <w:w w:val="55"/>
        </w:rPr>
        <w:t>m</w:t>
      </w:r>
      <w:r>
        <w:rPr>
          <w:spacing w:val="19"/>
          <w:w w:val="82"/>
        </w:rPr>
        <w:t>b</w:t>
      </w:r>
      <w:r>
        <w:rPr>
          <w:spacing w:val="19"/>
          <w:w w:val="93"/>
        </w:rPr>
        <w:t>e</w:t>
      </w:r>
      <w:r>
        <w:rPr>
          <w:spacing w:val="30"/>
          <w:w w:val="127"/>
        </w:rPr>
        <w:t>r</w:t>
      </w:r>
      <w:r>
        <w:rPr>
          <w:spacing w:val="26"/>
          <w:w w:val="164"/>
        </w:rPr>
        <w:t>␣</w:t>
      </w:r>
      <w:r>
        <w:rPr>
          <w:spacing w:val="15"/>
          <w:w w:val="84"/>
        </w:rPr>
        <w:t>o</w:t>
      </w:r>
      <w:r>
        <w:rPr>
          <w:spacing w:val="26"/>
          <w:w w:val="141"/>
        </w:rPr>
        <w:t>f</w:t>
      </w:r>
      <w:r>
        <w:rPr>
          <w:spacing w:val="32"/>
          <w:w w:val="164"/>
        </w:rPr>
        <w:t>␣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1"/>
          <w:w w:val="82"/>
        </w:rPr>
        <w:t>d</w:t>
      </w:r>
      <w:r>
        <w:rPr>
          <w:spacing w:val="20"/>
          <w:w w:val="180"/>
        </w:rPr>
        <w:t>i</w:t>
      </w:r>
      <w:r>
        <w:rPr>
          <w:spacing w:val="20"/>
        </w:rPr>
        <w:t>v</w:t>
      </w:r>
      <w:r>
        <w:rPr>
          <w:spacing w:val="20"/>
          <w:w w:val="180"/>
        </w:rPr>
        <w:t>i</w:t>
      </w:r>
      <w:r>
        <w:rPr>
          <w:spacing w:val="21"/>
          <w:w w:val="82"/>
        </w:rPr>
        <w:t>d</w:t>
      </w:r>
      <w:r>
        <w:rPr>
          <w:spacing w:val="20"/>
          <w:w w:val="83"/>
        </w:rPr>
        <w:t>u</w:t>
      </w:r>
      <w:r>
        <w:rPr>
          <w:spacing w:val="20"/>
          <w:w w:val="94"/>
        </w:rPr>
        <w:t>a</w:t>
      </w:r>
      <w:r>
        <w:rPr>
          <w:spacing w:val="20"/>
          <w:w w:val="180"/>
        </w:rPr>
        <w:t>l</w:t>
      </w:r>
      <w:r>
        <w:rPr>
          <w:w w:val="102"/>
        </w:rPr>
        <w:t>s</w:t>
      </w:r>
      <w:proofErr w:type="spellEnd"/>
      <w:r>
        <w:rPr>
          <w:spacing w:val="-38"/>
        </w:rPr>
        <w:t xml:space="preserve"> </w:t>
      </w:r>
      <w:r>
        <w:rPr>
          <w:w w:val="139"/>
        </w:rPr>
        <w:t>"</w:t>
      </w:r>
    </w:p>
    <w:p w14:paraId="0FE24E27" w14:textId="77777777" w:rsidR="006F1C89" w:rsidRDefault="005D3991">
      <w:pPr>
        <w:tabs>
          <w:tab w:val="left" w:pos="4134"/>
        </w:tabs>
        <w:spacing w:line="257" w:lineRule="exact"/>
        <w:ind w:left="1385"/>
        <w:rPr>
          <w:i/>
        </w:rPr>
      </w:pPr>
      <w:r>
        <w:rPr>
          <w:rFonts w:ascii="Lucida Sans Unicode"/>
          <w:w w:val="160"/>
        </w:rPr>
        <w:t>)</w:t>
      </w:r>
      <w:r>
        <w:rPr>
          <w:rFonts w:ascii="Lucida Sans Unicode"/>
        </w:rPr>
        <w:t xml:space="preserve"> 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  <w:w w:val="65"/>
        </w:rPr>
        <w:t>+</w:t>
      </w:r>
      <w:r>
        <w:rPr>
          <w:rFonts w:ascii="Lucida Sans Unicode"/>
        </w:rPr>
        <w:tab/>
      </w:r>
      <w:r>
        <w:rPr>
          <w:i/>
          <w:w w:val="104"/>
        </w:rPr>
        <w:t>#</w:t>
      </w:r>
      <w:r>
        <w:rPr>
          <w:i/>
        </w:rPr>
        <w:t xml:space="preserve">  </w:t>
      </w:r>
      <w:r>
        <w:rPr>
          <w:i/>
          <w:spacing w:val="19"/>
        </w:rPr>
        <w:t xml:space="preserve"> </w:t>
      </w:r>
      <w:r>
        <w:rPr>
          <w:i/>
          <w:spacing w:val="19"/>
          <w:w w:val="123"/>
        </w:rPr>
        <w:t>L</w:t>
      </w:r>
      <w:r>
        <w:rPr>
          <w:i/>
          <w:spacing w:val="19"/>
          <w:w w:val="101"/>
        </w:rPr>
        <w:t>ab</w:t>
      </w:r>
      <w:r>
        <w:rPr>
          <w:i/>
          <w:spacing w:val="19"/>
          <w:w w:val="109"/>
        </w:rPr>
        <w:t>e</w:t>
      </w:r>
      <w:r>
        <w:rPr>
          <w:i/>
          <w:spacing w:val="19"/>
          <w:w w:val="226"/>
        </w:rPr>
        <w:t>l</w:t>
      </w:r>
      <w:r>
        <w:rPr>
          <w:i/>
          <w:w w:val="133"/>
        </w:rPr>
        <w:t>s</w:t>
      </w:r>
      <w:r>
        <w:rPr>
          <w:i/>
        </w:rPr>
        <w:t xml:space="preserve">   </w:t>
      </w:r>
      <w:r>
        <w:rPr>
          <w:i/>
          <w:spacing w:val="-25"/>
        </w:rPr>
        <w:t xml:space="preserve"> </w:t>
      </w:r>
      <w:r>
        <w:rPr>
          <w:i/>
          <w:spacing w:val="17"/>
          <w:w w:val="170"/>
        </w:rPr>
        <w:t>f</w:t>
      </w:r>
      <w:r>
        <w:rPr>
          <w:i/>
          <w:spacing w:val="17"/>
          <w:w w:val="101"/>
        </w:rPr>
        <w:t>o</w:t>
      </w:r>
      <w:r>
        <w:rPr>
          <w:i/>
          <w:w w:val="151"/>
        </w:rPr>
        <w:t>r</w:t>
      </w:r>
      <w:r>
        <w:rPr>
          <w:i/>
        </w:rPr>
        <w:t xml:space="preserve">  </w:t>
      </w:r>
      <w:r>
        <w:rPr>
          <w:i/>
          <w:spacing w:val="22"/>
        </w:rPr>
        <w:t xml:space="preserve"> </w:t>
      </w:r>
      <w:r>
        <w:rPr>
          <w:i/>
          <w:spacing w:val="17"/>
          <w:w w:val="155"/>
        </w:rPr>
        <w:t>t</w:t>
      </w:r>
      <w:r>
        <w:rPr>
          <w:i/>
          <w:spacing w:val="17"/>
          <w:w w:val="101"/>
        </w:rPr>
        <w:t>h</w:t>
      </w:r>
      <w:r>
        <w:rPr>
          <w:i/>
          <w:w w:val="109"/>
        </w:rPr>
        <w:t>e</w:t>
      </w:r>
      <w:r>
        <w:rPr>
          <w:i/>
        </w:rPr>
        <w:t xml:space="preserve">  </w:t>
      </w:r>
      <w:r>
        <w:rPr>
          <w:i/>
          <w:spacing w:val="23"/>
        </w:rPr>
        <w:t xml:space="preserve"> </w:t>
      </w:r>
      <w:r>
        <w:rPr>
          <w:i/>
          <w:spacing w:val="18"/>
          <w:w w:val="101"/>
        </w:rPr>
        <w:t>a</w:t>
      </w:r>
      <w:r>
        <w:rPr>
          <w:i/>
          <w:spacing w:val="18"/>
          <w:w w:val="120"/>
        </w:rPr>
        <w:t>x</w:t>
      </w:r>
      <w:r>
        <w:rPr>
          <w:i/>
          <w:spacing w:val="18"/>
          <w:w w:val="109"/>
        </w:rPr>
        <w:t>e</w:t>
      </w:r>
      <w:r>
        <w:rPr>
          <w:i/>
          <w:w w:val="133"/>
        </w:rPr>
        <w:t>s</w:t>
      </w:r>
    </w:p>
    <w:p w14:paraId="77DCEB3B" w14:textId="77777777" w:rsidR="006F1C89" w:rsidRDefault="005D3991">
      <w:pPr>
        <w:pStyle w:val="BodyText"/>
        <w:spacing w:before="14" w:line="192" w:lineRule="auto"/>
        <w:ind w:left="994" w:right="4136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84"/>
        </w:rPr>
        <w:t>x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4"/>
          <w:w w:val="101"/>
        </w:rPr>
        <w:t>c</w:t>
      </w:r>
      <w:r>
        <w:rPr>
          <w:spacing w:val="26"/>
          <w:w w:val="160"/>
        </w:rPr>
        <w:t>(</w:t>
      </w:r>
      <w:r>
        <w:rPr>
          <w:spacing w:val="13"/>
          <w:w w:val="89"/>
        </w:rPr>
        <w:t>-</w:t>
      </w:r>
      <w:r>
        <w:rPr>
          <w:w w:val="82"/>
        </w:rPr>
        <w:t>3</w:t>
      </w:r>
      <w:r>
        <w:rPr>
          <w:spacing w:val="-4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5"/>
          <w:w w:val="82"/>
        </w:rPr>
        <w:t>3</w:t>
      </w:r>
      <w:r>
        <w:rPr>
          <w:spacing w:val="26"/>
          <w:w w:val="160"/>
        </w:rPr>
        <w:t>)</w:t>
      </w: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 xml:space="preserve">+ </w:t>
      </w: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spacing w:val="22"/>
          <w:w w:val="104"/>
        </w:rPr>
        <w:t>_</w:t>
      </w:r>
      <w:r>
        <w:rPr>
          <w:spacing w:val="22"/>
          <w:w w:val="99"/>
        </w:rPr>
        <w:t>y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spacing w:val="24"/>
          <w:w w:val="101"/>
        </w:rPr>
        <w:t>c</w:t>
      </w:r>
      <w:r>
        <w:rPr>
          <w:spacing w:val="26"/>
          <w:w w:val="160"/>
        </w:rPr>
        <w:t>(</w:t>
      </w:r>
      <w:r>
        <w:rPr>
          <w:spacing w:val="13"/>
          <w:w w:val="89"/>
        </w:rPr>
        <w:t>-</w:t>
      </w:r>
      <w:r>
        <w:rPr>
          <w:w w:val="82"/>
        </w:rPr>
        <w:t>3</w:t>
      </w:r>
      <w:r>
        <w:rPr>
          <w:spacing w:val="-44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6"/>
        </w:rPr>
        <w:t xml:space="preserve"> </w:t>
      </w:r>
      <w:r>
        <w:rPr>
          <w:spacing w:val="15"/>
          <w:w w:val="82"/>
        </w:rPr>
        <w:t>3</w:t>
      </w:r>
      <w:r>
        <w:rPr>
          <w:spacing w:val="26"/>
          <w:w w:val="160"/>
        </w:rPr>
        <w:t>)</w:t>
      </w: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>+</w:t>
      </w:r>
    </w:p>
    <w:p w14:paraId="7139380F" w14:textId="77777777" w:rsidR="006F1C89" w:rsidRDefault="005D3991">
      <w:pPr>
        <w:pStyle w:val="BodyText"/>
        <w:spacing w:before="1" w:line="192" w:lineRule="auto"/>
        <w:ind w:left="1390" w:hanging="397"/>
      </w:pPr>
      <w:r>
        <w:rPr>
          <w:spacing w:val="18"/>
          <w:w w:val="102"/>
        </w:rPr>
        <w:t>s</w:t>
      </w:r>
      <w:r>
        <w:rPr>
          <w:spacing w:val="19"/>
          <w:w w:val="101"/>
        </w:rPr>
        <w:t>c</w:t>
      </w:r>
      <w:r>
        <w:rPr>
          <w:spacing w:val="18"/>
          <w:w w:val="94"/>
        </w:rPr>
        <w:t>a</w:t>
      </w:r>
      <w:r>
        <w:rPr>
          <w:spacing w:val="19"/>
          <w:w w:val="180"/>
        </w:rPr>
        <w:t>l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101"/>
        </w:rPr>
        <w:t>c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n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nu</w:t>
      </w:r>
      <w:r>
        <w:rPr>
          <w:spacing w:val="20"/>
          <w:w w:val="84"/>
        </w:rPr>
        <w:t>o</w:t>
      </w:r>
      <w:r>
        <w:rPr>
          <w:spacing w:val="20"/>
          <w:w w:val="83"/>
        </w:rPr>
        <w:t>u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w w:val="160"/>
        </w:rPr>
        <w:t>(</w:t>
      </w:r>
      <w:r>
        <w:rPr>
          <w:spacing w:val="-39"/>
        </w:rPr>
        <w:t xml:space="preserve"> </w:t>
      </w:r>
      <w:r>
        <w:rPr>
          <w:spacing w:val="19"/>
          <w:w w:val="180"/>
        </w:rPr>
        <w:t>li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65"/>
        </w:rPr>
        <w:t>=</w:t>
      </w:r>
      <w:r>
        <w:rPr>
          <w:w w:val="101"/>
        </w:rPr>
        <w:t>c</w:t>
      </w:r>
      <w:r>
        <w:rPr>
          <w:spacing w:val="-40"/>
        </w:rPr>
        <w:t xml:space="preserve"> </w:t>
      </w:r>
      <w:r>
        <w:rPr>
          <w:spacing w:val="18"/>
          <w:w w:val="160"/>
        </w:rPr>
        <w:t>(</w:t>
      </w:r>
      <w:r>
        <w:rPr>
          <w:w w:val="82"/>
        </w:rPr>
        <w:t>1</w:t>
      </w:r>
      <w:r>
        <w:rPr>
          <w:spacing w:val="-33"/>
        </w:rPr>
        <w:t xml:space="preserve"> </w:t>
      </w:r>
      <w:r>
        <w:rPr>
          <w:spacing w:val="18"/>
          <w:w w:val="164"/>
        </w:rPr>
        <w:t>,</w:t>
      </w:r>
      <w:r>
        <w:rPr>
          <w:spacing w:val="18"/>
          <w:w w:val="82"/>
        </w:rPr>
        <w:t>40000</w:t>
      </w:r>
      <w:r>
        <w:rPr>
          <w:w w:val="160"/>
        </w:rPr>
        <w:t>)</w:t>
      </w:r>
      <w:r>
        <w:rPr>
          <w:spacing w:val="-36"/>
        </w:rPr>
        <w:t xml:space="preserve"> </w:t>
      </w:r>
      <w:r>
        <w:rPr>
          <w:w w:val="164"/>
        </w:rPr>
        <w:t>,</w:t>
      </w:r>
      <w:r>
        <w:rPr>
          <w:spacing w:val="-43"/>
        </w:rPr>
        <w:t xml:space="preserve"> </w:t>
      </w:r>
      <w:r>
        <w:rPr>
          <w:spacing w:val="19"/>
          <w:w w:val="82"/>
        </w:rPr>
        <w:t>b</w:t>
      </w:r>
      <w:r>
        <w:rPr>
          <w:spacing w:val="19"/>
          <w:w w:val="127"/>
        </w:rPr>
        <w:t>r</w:t>
      </w:r>
      <w:r>
        <w:rPr>
          <w:spacing w:val="19"/>
          <w:w w:val="93"/>
        </w:rPr>
        <w:t>e</w:t>
      </w:r>
      <w:r>
        <w:rPr>
          <w:spacing w:val="19"/>
          <w:w w:val="94"/>
        </w:rPr>
        <w:t>a</w:t>
      </w:r>
      <w:r>
        <w:rPr>
          <w:spacing w:val="19"/>
          <w:w w:val="89"/>
        </w:rPr>
        <w:t>k</w:t>
      </w:r>
      <w:r>
        <w:rPr>
          <w:w w:val="102"/>
        </w:rPr>
        <w:t>s</w:t>
      </w:r>
      <w:r>
        <w:rPr>
          <w:spacing w:val="-39"/>
        </w:rPr>
        <w:t xml:space="preserve"> </w:t>
      </w:r>
      <w:r>
        <w:rPr>
          <w:spacing w:val="22"/>
          <w:w w:val="65"/>
        </w:rPr>
        <w:t>=</w:t>
      </w:r>
      <w:r>
        <w:rPr>
          <w:spacing w:val="22"/>
          <w:w w:val="101"/>
        </w:rPr>
        <w:t>c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102"/>
        </w:rPr>
        <w:t>s</w:t>
      </w:r>
      <w:r>
        <w:rPr>
          <w:spacing w:val="17"/>
          <w:w w:val="93"/>
        </w:rPr>
        <w:t>e</w:t>
      </w:r>
      <w:r>
        <w:rPr>
          <w:w w:val="82"/>
        </w:rPr>
        <w:t>q</w:t>
      </w:r>
      <w:r>
        <w:rPr>
          <w:spacing w:val="-42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141"/>
        </w:rPr>
        <w:t>f</w:t>
      </w:r>
      <w:r>
        <w:rPr>
          <w:spacing w:val="18"/>
          <w:w w:val="127"/>
        </w:rPr>
        <w:t>r</w:t>
      </w:r>
      <w:r>
        <w:rPr>
          <w:spacing w:val="18"/>
          <w:w w:val="84"/>
        </w:rPr>
        <w:t>o</w:t>
      </w:r>
      <w:r>
        <w:rPr>
          <w:w w:val="55"/>
        </w:rPr>
        <w:t>m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82"/>
        </w:rPr>
        <w:t>0</w:t>
      </w:r>
      <w:r>
        <w:rPr>
          <w:spacing w:val="-47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139"/>
        </w:rPr>
        <w:t>t</w:t>
      </w:r>
      <w:r>
        <w:rPr>
          <w:w w:val="84"/>
        </w:rPr>
        <w:t>o</w:t>
      </w:r>
      <w:r>
        <w:t xml:space="preserve"> </w:t>
      </w:r>
      <w:r>
        <w:rPr>
          <w:spacing w:val="24"/>
        </w:rPr>
        <w:t xml:space="preserve"> </w:t>
      </w:r>
      <w:r>
        <w:rPr>
          <w:w w:val="65"/>
        </w:rPr>
        <w:t xml:space="preserve">= </w:t>
      </w:r>
      <w:r>
        <w:rPr>
          <w:spacing w:val="13"/>
        </w:rPr>
        <w:t>40000</w:t>
      </w:r>
      <w:r>
        <w:rPr>
          <w:spacing w:val="-38"/>
        </w:rPr>
        <w:t xml:space="preserve"> </w:t>
      </w:r>
      <w:r>
        <w:rPr>
          <w:w w:val="135"/>
        </w:rPr>
        <w:t>,</w:t>
      </w:r>
      <w:r>
        <w:rPr>
          <w:spacing w:val="68"/>
          <w:w w:val="135"/>
        </w:rPr>
        <w:t xml:space="preserve"> </w:t>
      </w:r>
      <w:r>
        <w:rPr>
          <w:w w:val="110"/>
        </w:rPr>
        <w:t>by</w:t>
      </w:r>
      <w:r>
        <w:rPr>
          <w:spacing w:val="5"/>
          <w:w w:val="110"/>
        </w:rPr>
        <w:t xml:space="preserve"> </w:t>
      </w:r>
      <w:r>
        <w:t>=</w:t>
      </w:r>
      <w:r>
        <w:rPr>
          <w:spacing w:val="21"/>
        </w:rPr>
        <w:t xml:space="preserve"> </w:t>
      </w:r>
      <w:r>
        <w:rPr>
          <w:spacing w:val="18"/>
          <w:w w:val="110"/>
        </w:rPr>
        <w:t>5000)))</w:t>
      </w:r>
      <w:r>
        <w:rPr>
          <w:spacing w:val="76"/>
          <w:w w:val="110"/>
        </w:rPr>
        <w:t xml:space="preserve"> </w:t>
      </w:r>
      <w:r>
        <w:t>+</w:t>
      </w:r>
    </w:p>
    <w:p w14:paraId="3B287A94" w14:textId="77777777" w:rsidR="006F1C89" w:rsidRDefault="005D3991">
      <w:pPr>
        <w:pStyle w:val="BodyText"/>
        <w:spacing w:line="291" w:lineRule="exact"/>
        <w:ind w:left="994"/>
      </w:pPr>
      <w:r>
        <w:rPr>
          <w:spacing w:val="18"/>
          <w:w w:val="139"/>
        </w:rPr>
        <w:t>t</w:t>
      </w:r>
      <w:r>
        <w:rPr>
          <w:spacing w:val="19"/>
          <w:w w:val="83"/>
        </w:rPr>
        <w:t>h</w:t>
      </w:r>
      <w:r>
        <w:rPr>
          <w:spacing w:val="18"/>
          <w:w w:val="93"/>
        </w:rPr>
        <w:t>e</w:t>
      </w:r>
      <w:r>
        <w:rPr>
          <w:spacing w:val="19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20"/>
          <w:w w:val="55"/>
        </w:rPr>
        <w:t>m</w:t>
      </w:r>
      <w:r>
        <w:rPr>
          <w:spacing w:val="20"/>
          <w:w w:val="180"/>
        </w:rPr>
        <w:t>i</w:t>
      </w:r>
      <w:r>
        <w:rPr>
          <w:spacing w:val="20"/>
          <w:w w:val="83"/>
        </w:rPr>
        <w:t>n</w:t>
      </w:r>
      <w:r>
        <w:rPr>
          <w:spacing w:val="20"/>
          <w:w w:val="180"/>
        </w:rPr>
        <w:t>i</w:t>
      </w:r>
      <w:r>
        <w:rPr>
          <w:spacing w:val="20"/>
          <w:w w:val="55"/>
        </w:rPr>
        <w:t>m</w:t>
      </w:r>
      <w:r>
        <w:rPr>
          <w:spacing w:val="20"/>
          <w:w w:val="94"/>
        </w:rPr>
        <w:t>a</w:t>
      </w:r>
      <w:r>
        <w:rPr>
          <w:spacing w:val="31"/>
          <w:w w:val="180"/>
        </w:rPr>
        <w:t>l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39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6"/>
          <w:w w:val="139"/>
        </w:rPr>
        <w:t>"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b</w:t>
      </w:r>
      <w:r>
        <w:rPr>
          <w:spacing w:val="18"/>
          <w:w w:val="94"/>
        </w:rPr>
        <w:t>a</w:t>
      </w:r>
      <w:r>
        <w:rPr>
          <w:spacing w:val="18"/>
          <w:w w:val="102"/>
        </w:rPr>
        <w:t>s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6"/>
        </w:rPr>
        <w:t xml:space="preserve"> </w:t>
      </w:r>
      <w:r>
        <w:rPr>
          <w:spacing w:val="17"/>
          <w:w w:val="82"/>
        </w:rPr>
        <w:t>10</w:t>
      </w:r>
      <w:r>
        <w:rPr>
          <w:w w:val="160"/>
        </w:rPr>
        <w:t>)</w:t>
      </w:r>
    </w:p>
    <w:p w14:paraId="1AF36599" w14:textId="77777777" w:rsidR="006F1C89" w:rsidRDefault="006F1C89">
      <w:pPr>
        <w:pStyle w:val="BodyText"/>
        <w:spacing w:before="14"/>
        <w:rPr>
          <w:sz w:val="30"/>
        </w:rPr>
      </w:pPr>
    </w:p>
    <w:p w14:paraId="068D4C4B" w14:textId="77777777" w:rsidR="006F1C89" w:rsidRDefault="005D3991">
      <w:pPr>
        <w:pStyle w:val="BodyText"/>
        <w:ind w:left="436"/>
      </w:pPr>
      <w:r>
        <w:rPr>
          <w:w w:val="160"/>
        </w:rPr>
        <w:t>}</w:t>
      </w:r>
    </w:p>
    <w:p w14:paraId="75B48514" w14:textId="77777777" w:rsidR="006F1C89" w:rsidRDefault="006F1C89">
      <w:pPr>
        <w:pStyle w:val="BodyText"/>
        <w:spacing w:before="12"/>
        <w:rPr>
          <w:sz w:val="17"/>
        </w:rPr>
      </w:pPr>
    </w:p>
    <w:p w14:paraId="29623412" w14:textId="77777777" w:rsidR="006F1C89" w:rsidRDefault="005D3991">
      <w:pPr>
        <w:pStyle w:val="BodyText"/>
        <w:spacing w:line="540" w:lineRule="atLeast"/>
        <w:ind w:left="442" w:right="5090" w:firstLine="1"/>
      </w:pP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 </w:t>
      </w:r>
      <w:r>
        <w:rPr>
          <w:spacing w:val="-35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5"/>
        </w:rPr>
        <w:t xml:space="preserve"> </w:t>
      </w:r>
      <w:r>
        <w:rPr>
          <w:spacing w:val="18"/>
          <w:w w:val="67"/>
        </w:rPr>
        <w:t>w</w:t>
      </w:r>
      <w:r>
        <w:rPr>
          <w:spacing w:val="18"/>
          <w:w w:val="127"/>
        </w:rPr>
        <w:t>r</w:t>
      </w:r>
      <w:r>
        <w:rPr>
          <w:spacing w:val="18"/>
          <w:w w:val="94"/>
        </w:rPr>
        <w:t>a</w:t>
      </w:r>
      <w:r>
        <w:rPr>
          <w:w w:val="82"/>
        </w:rPr>
        <w:t>p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8"/>
          <w:w w:val="180"/>
        </w:rPr>
        <w:t>li</w:t>
      </w:r>
      <w:r>
        <w:rPr>
          <w:spacing w:val="18"/>
          <w:w w:val="102"/>
        </w:rPr>
        <w:t>s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9"/>
        </w:rPr>
        <w:t xml:space="preserve"> </w:t>
      </w:r>
      <w:proofErr w:type="spellStart"/>
      <w:r>
        <w:rPr>
          <w:spacing w:val="19"/>
          <w:w w:val="82"/>
        </w:rPr>
        <w:t>b</w:t>
      </w:r>
      <w:r>
        <w:rPr>
          <w:spacing w:val="19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w w:val="55"/>
        </w:rPr>
        <w:t>m</w:t>
      </w:r>
      <w:proofErr w:type="spellEnd"/>
      <w:r>
        <w:rPr>
          <w:spacing w:val="-39"/>
        </w:rPr>
        <w:t xml:space="preserve"> </w:t>
      </w:r>
      <w:r>
        <w:rPr>
          <w:w w:val="160"/>
        </w:rPr>
        <w:t xml:space="preserve">)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spacing w:val="26"/>
          <w:w w:val="102"/>
        </w:rPr>
        <w:t>s</w:t>
      </w:r>
      <w:r>
        <w:rPr>
          <w:spacing w:val="15"/>
          <w:w w:val="160"/>
        </w:rPr>
        <w:t>]</w:t>
      </w:r>
      <w:r>
        <w:rPr>
          <w:w w:val="160"/>
        </w:rPr>
        <w:t>]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65"/>
        </w:rPr>
        <w:t>&lt;</w:t>
      </w:r>
      <w:r>
        <w:rPr>
          <w:w w:val="89"/>
        </w:rPr>
        <w:t>-</w:t>
      </w:r>
      <w:r>
        <w:t xml:space="preserve"> </w:t>
      </w:r>
      <w:r>
        <w:rPr>
          <w:spacing w:val="26"/>
        </w:rPr>
        <w:t xml:space="preserve"> </w:t>
      </w:r>
      <w:r>
        <w:rPr>
          <w:spacing w:val="18"/>
          <w:w w:val="82"/>
        </w:rPr>
        <w:t>p</w:t>
      </w:r>
      <w:r>
        <w:rPr>
          <w:spacing w:val="19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19"/>
          <w:w w:val="139"/>
        </w:rPr>
        <w:t>t</w:t>
      </w:r>
      <w:r>
        <w:rPr>
          <w:w w:val="102"/>
        </w:rPr>
        <w:t>s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7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04"/>
        </w:rPr>
        <w:t>_</w:t>
      </w:r>
      <w:r>
        <w:rPr>
          <w:spacing w:val="-38"/>
        </w:rPr>
        <w:t xml:space="preserve"> </w:t>
      </w:r>
      <w:r>
        <w:rPr>
          <w:spacing w:val="20"/>
          <w:w w:val="94"/>
        </w:rPr>
        <w:t>a</w:t>
      </w:r>
      <w:r>
        <w:rPr>
          <w:spacing w:val="20"/>
          <w:w w:val="83"/>
        </w:rPr>
        <w:t>nn</w:t>
      </w:r>
      <w:r>
        <w:rPr>
          <w:spacing w:val="20"/>
          <w:w w:val="84"/>
        </w:rPr>
        <w:t>o</w:t>
      </w:r>
      <w:r>
        <w:rPr>
          <w:spacing w:val="20"/>
          <w:w w:val="139"/>
        </w:rPr>
        <w:t>t</w:t>
      </w:r>
      <w:r>
        <w:rPr>
          <w:spacing w:val="20"/>
          <w:w w:val="94"/>
        </w:rPr>
        <w:t>a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84"/>
        </w:rPr>
        <w:t>o</w:t>
      </w:r>
      <w:r>
        <w:rPr>
          <w:w w:val="83"/>
        </w:rPr>
        <w:t>n</w:t>
      </w:r>
      <w:r>
        <w:rPr>
          <w:spacing w:val="-38"/>
        </w:rPr>
        <w:t xml:space="preserve"> </w:t>
      </w:r>
      <w:r>
        <w:rPr>
          <w:w w:val="160"/>
        </w:rPr>
        <w:t>(</w:t>
      </w:r>
    </w:p>
    <w:p w14:paraId="37746E48" w14:textId="77777777" w:rsidR="006F1C89" w:rsidRDefault="005D3991">
      <w:pPr>
        <w:pStyle w:val="BodyText"/>
        <w:spacing w:line="239" w:lineRule="exact"/>
        <w:ind w:left="719"/>
        <w:jc w:val="both"/>
      </w:pP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w w:val="164"/>
        </w:rPr>
        <w:t>’</w:t>
      </w:r>
      <w:r>
        <w:rPr>
          <w:spacing w:val="-43"/>
        </w:rPr>
        <w:t xml:space="preserve"> </w:t>
      </w:r>
      <w:proofErr w:type="spellStart"/>
      <w:r>
        <w:rPr>
          <w:spacing w:val="20"/>
          <w:w w:val="90"/>
        </w:rPr>
        <w:t>B</w:t>
      </w:r>
      <w:r>
        <w:rPr>
          <w:spacing w:val="20"/>
          <w:w w:val="180"/>
        </w:rPr>
        <w:t>i</w:t>
      </w:r>
      <w:r>
        <w:rPr>
          <w:spacing w:val="20"/>
          <w:w w:val="55"/>
        </w:rPr>
        <w:t>m</w:t>
      </w:r>
      <w:r>
        <w:rPr>
          <w:spacing w:val="20"/>
          <w:w w:val="84"/>
        </w:rPr>
        <w:t>o</w:t>
      </w:r>
      <w:r>
        <w:rPr>
          <w:spacing w:val="20"/>
          <w:w w:val="82"/>
        </w:rPr>
        <w:t>d</w:t>
      </w:r>
      <w:r>
        <w:rPr>
          <w:spacing w:val="20"/>
          <w:w w:val="94"/>
        </w:rPr>
        <w:t>a</w:t>
      </w:r>
      <w:r>
        <w:rPr>
          <w:spacing w:val="31"/>
          <w:w w:val="180"/>
        </w:rPr>
        <w:t>l</w:t>
      </w:r>
      <w:r>
        <w:rPr>
          <w:spacing w:val="31"/>
          <w:w w:val="164"/>
        </w:rPr>
        <w:t>␣</w:t>
      </w:r>
      <w:r>
        <w:rPr>
          <w:spacing w:val="19"/>
          <w:w w:val="70"/>
        </w:rPr>
        <w:t>N</w:t>
      </w:r>
      <w:r>
        <w:rPr>
          <w:spacing w:val="19"/>
          <w:w w:val="84"/>
        </w:rPr>
        <w:t>o</w:t>
      </w:r>
      <w:r>
        <w:rPr>
          <w:spacing w:val="19"/>
          <w:w w:val="127"/>
        </w:rPr>
        <w:t>r</w:t>
      </w:r>
      <w:r>
        <w:rPr>
          <w:spacing w:val="19"/>
          <w:w w:val="55"/>
        </w:rPr>
        <w:t>m</w:t>
      </w:r>
      <w:r>
        <w:rPr>
          <w:spacing w:val="19"/>
          <w:w w:val="94"/>
        </w:rPr>
        <w:t>a</w:t>
      </w:r>
      <w:r>
        <w:rPr>
          <w:spacing w:val="30"/>
          <w:w w:val="180"/>
        </w:rPr>
        <w:t>l</w:t>
      </w:r>
      <w:r>
        <w:rPr>
          <w:spacing w:val="32"/>
          <w:w w:val="164"/>
        </w:rPr>
        <w:t>␣</w:t>
      </w:r>
      <w:r>
        <w:rPr>
          <w:spacing w:val="21"/>
          <w:w w:val="69"/>
        </w:rPr>
        <w:t>D</w:t>
      </w:r>
      <w:r>
        <w:rPr>
          <w:spacing w:val="21"/>
          <w:w w:val="180"/>
        </w:rPr>
        <w:t>i</w:t>
      </w:r>
      <w:r>
        <w:rPr>
          <w:spacing w:val="21"/>
          <w:w w:val="102"/>
        </w:rPr>
        <w:t>s</w:t>
      </w:r>
      <w:r>
        <w:rPr>
          <w:spacing w:val="21"/>
          <w:w w:val="139"/>
        </w:rPr>
        <w:t>t</w:t>
      </w:r>
      <w:r>
        <w:rPr>
          <w:spacing w:val="21"/>
          <w:w w:val="127"/>
        </w:rPr>
        <w:t>r</w:t>
      </w:r>
      <w:r>
        <w:rPr>
          <w:spacing w:val="21"/>
          <w:w w:val="180"/>
        </w:rPr>
        <w:t>i</w:t>
      </w:r>
      <w:r>
        <w:rPr>
          <w:spacing w:val="21"/>
          <w:w w:val="82"/>
        </w:rPr>
        <w:t>b</w:t>
      </w:r>
      <w:r>
        <w:rPr>
          <w:spacing w:val="21"/>
          <w:w w:val="83"/>
        </w:rPr>
        <w:t>u</w:t>
      </w:r>
      <w:r>
        <w:rPr>
          <w:spacing w:val="21"/>
          <w:w w:val="139"/>
        </w:rPr>
        <w:t>t</w:t>
      </w:r>
      <w:r>
        <w:rPr>
          <w:spacing w:val="21"/>
          <w:w w:val="180"/>
        </w:rPr>
        <w:t>i</w:t>
      </w:r>
      <w:r>
        <w:rPr>
          <w:spacing w:val="21"/>
          <w:w w:val="84"/>
        </w:rPr>
        <w:t>o</w:t>
      </w:r>
      <w:r>
        <w:rPr>
          <w:w w:val="83"/>
        </w:rPr>
        <w:t>n</w:t>
      </w:r>
      <w:proofErr w:type="spellEnd"/>
      <w:r>
        <w:rPr>
          <w:spacing w:val="-34"/>
        </w:rPr>
        <w:t xml:space="preserve"> </w:t>
      </w:r>
      <w:r>
        <w:rPr>
          <w:spacing w:val="22"/>
          <w:w w:val="164"/>
        </w:rPr>
        <w:t>’</w:t>
      </w:r>
      <w:r>
        <w:rPr>
          <w:w w:val="164"/>
        </w:rPr>
        <w:t>,</w:t>
      </w:r>
    </w:p>
    <w:p w14:paraId="08B78E89" w14:textId="77777777" w:rsidR="006F1C89" w:rsidRDefault="005D3991">
      <w:pPr>
        <w:pStyle w:val="BodyText"/>
        <w:spacing w:before="15" w:line="192" w:lineRule="auto"/>
        <w:ind w:left="1247" w:right="212" w:hanging="529"/>
        <w:jc w:val="both"/>
      </w:pPr>
      <w:r>
        <w:rPr>
          <w:spacing w:val="19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8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83"/>
        </w:rPr>
        <w:t>h</w:t>
      </w:r>
      <w:r>
        <w:rPr>
          <w:spacing w:val="19"/>
          <w:w w:val="93"/>
        </w:rPr>
        <w:t>e</w:t>
      </w:r>
      <w:r>
        <w:rPr>
          <w:spacing w:val="18"/>
          <w:w w:val="55"/>
        </w:rPr>
        <w:t>m</w:t>
      </w:r>
      <w:r>
        <w:rPr>
          <w:w w:val="93"/>
        </w:rPr>
        <w:t>e</w:t>
      </w:r>
      <w:r>
        <w:rPr>
          <w:spacing w:val="-40"/>
        </w:rPr>
        <w:t xml:space="preserve"> </w:t>
      </w:r>
      <w:r>
        <w:rPr>
          <w:w w:val="160"/>
        </w:rPr>
        <w:t>(</w:t>
      </w:r>
      <w:r>
        <w:rPr>
          <w:spacing w:val="-40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40"/>
        </w:rPr>
        <w:t xml:space="preserve"> 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i</w:t>
      </w:r>
      <w:r>
        <w:rPr>
          <w:spacing w:val="19"/>
          <w:w w:val="139"/>
        </w:rPr>
        <w:t>t</w:t>
      </w:r>
      <w:r>
        <w:rPr>
          <w:spacing w:val="18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9"/>
          <w:w w:val="83"/>
        </w:rPr>
        <w:t>h</w:t>
      </w:r>
      <w:r>
        <w:rPr>
          <w:spacing w:val="18"/>
          <w:w w:val="171"/>
        </w:rPr>
        <w:t>j</w:t>
      </w:r>
      <w:r>
        <w:rPr>
          <w:spacing w:val="19"/>
          <w:w w:val="83"/>
        </w:rPr>
        <w:t>u</w:t>
      </w:r>
      <w:r>
        <w:rPr>
          <w:spacing w:val="18"/>
          <w:w w:val="102"/>
        </w:rPr>
        <w:t>s</w:t>
      </w:r>
      <w:r>
        <w:rPr>
          <w:w w:val="139"/>
        </w:rPr>
        <w:t>t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1</w:t>
      </w:r>
      <w:r>
        <w:rPr>
          <w:w w:val="82"/>
        </w:rPr>
        <w:t>5</w:t>
      </w:r>
      <w:r>
        <w:rPr>
          <w:spacing w:val="-43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 xml:space="preserve">=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9"/>
          <w:w w:val="82"/>
        </w:rPr>
        <w:t>R</w:t>
      </w:r>
      <w:r>
        <w:rPr>
          <w:spacing w:val="18"/>
          <w:w w:val="84"/>
        </w:rPr>
        <w:t>o</w:t>
      </w:r>
      <w:r>
        <w:rPr>
          <w:spacing w:val="19"/>
          <w:w w:val="55"/>
        </w:rPr>
        <w:t>m</w:t>
      </w:r>
      <w:r>
        <w:rPr>
          <w:spacing w:val="18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2"/>
          <w:w w:val="139"/>
        </w:rPr>
        <w:t>"</w:t>
      </w:r>
      <w:r>
        <w:rPr>
          <w:spacing w:val="26"/>
          <w:w w:val="160"/>
        </w:rPr>
        <w:t>)</w:t>
      </w:r>
      <w:r>
        <w:rPr>
          <w:w w:val="164"/>
        </w:rPr>
        <w:t>,</w:t>
      </w:r>
      <w:r>
        <w:t xml:space="preserve"> </w:t>
      </w:r>
      <w:r>
        <w:rPr>
          <w:spacing w:val="24"/>
        </w:rPr>
        <w:t xml:space="preserve"> </w:t>
      </w:r>
      <w:r>
        <w:rPr>
          <w:spacing w:val="18"/>
          <w:w w:val="82"/>
        </w:rPr>
        <w:t>p</w:t>
      </w:r>
      <w:r>
        <w:rPr>
          <w:spacing w:val="18"/>
          <w:w w:val="180"/>
        </w:rPr>
        <w:t>l</w:t>
      </w:r>
      <w:r>
        <w:rPr>
          <w:spacing w:val="18"/>
          <w:w w:val="84"/>
        </w:rPr>
        <w:t>o</w:t>
      </w:r>
      <w:r>
        <w:rPr>
          <w:spacing w:val="29"/>
          <w:w w:val="139"/>
        </w:rPr>
        <w:t>t</w:t>
      </w:r>
      <w:r>
        <w:rPr>
          <w:w w:val="164"/>
        </w:rPr>
        <w:t>.</w:t>
      </w:r>
      <w:r>
        <w:rPr>
          <w:spacing w:val="-38"/>
        </w:rPr>
        <w:t xml:space="preserve"> </w:t>
      </w:r>
      <w:r>
        <w:rPr>
          <w:spacing w:val="20"/>
          <w:w w:val="102"/>
        </w:rPr>
        <w:t>s</w:t>
      </w:r>
      <w:r>
        <w:rPr>
          <w:spacing w:val="20"/>
          <w:w w:val="83"/>
        </w:rPr>
        <w:t>u</w:t>
      </w:r>
      <w:r>
        <w:rPr>
          <w:spacing w:val="20"/>
          <w:w w:val="82"/>
        </w:rPr>
        <w:t>b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i</w:t>
      </w:r>
      <w:r>
        <w:rPr>
          <w:spacing w:val="20"/>
          <w:w w:val="139"/>
        </w:rPr>
        <w:t>t</w:t>
      </w:r>
      <w:r>
        <w:rPr>
          <w:spacing w:val="20"/>
          <w:w w:val="180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30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9"/>
        </w:rPr>
        <w:t xml:space="preserve"> </w:t>
      </w:r>
      <w:r>
        <w:rPr>
          <w:spacing w:val="20"/>
          <w:w w:val="93"/>
        </w:rPr>
        <w:t>e</w:t>
      </w:r>
      <w:r>
        <w:rPr>
          <w:spacing w:val="20"/>
          <w:w w:val="180"/>
        </w:rPr>
        <w:t>l</w:t>
      </w:r>
      <w:r>
        <w:rPr>
          <w:spacing w:val="20"/>
          <w:w w:val="93"/>
        </w:rPr>
        <w:t>e</w:t>
      </w:r>
      <w:r>
        <w:rPr>
          <w:spacing w:val="20"/>
          <w:w w:val="55"/>
        </w:rPr>
        <w:t>m</w:t>
      </w:r>
      <w:r>
        <w:rPr>
          <w:spacing w:val="20"/>
          <w:w w:val="93"/>
        </w:rPr>
        <w:t>e</w:t>
      </w:r>
      <w:r>
        <w:rPr>
          <w:spacing w:val="20"/>
          <w:w w:val="83"/>
        </w:rPr>
        <w:t>n</w:t>
      </w:r>
      <w:r>
        <w:rPr>
          <w:spacing w:val="31"/>
          <w:w w:val="139"/>
        </w:rPr>
        <w:t>t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8"/>
          <w:w w:val="139"/>
        </w:rPr>
        <w:t>t</w:t>
      </w:r>
      <w:r>
        <w:rPr>
          <w:spacing w:val="18"/>
          <w:w w:val="93"/>
        </w:rPr>
        <w:t>e</w:t>
      </w:r>
      <w:r>
        <w:rPr>
          <w:spacing w:val="18"/>
          <w:w w:val="84"/>
        </w:rPr>
        <w:t>x</w:t>
      </w:r>
      <w:r>
        <w:rPr>
          <w:spacing w:val="29"/>
          <w:w w:val="139"/>
        </w:rPr>
        <w:t>t</w:t>
      </w:r>
      <w:r>
        <w:rPr>
          <w:w w:val="160"/>
        </w:rPr>
        <w:t>(</w:t>
      </w:r>
      <w:r>
        <w:rPr>
          <w:spacing w:val="-40"/>
        </w:rPr>
        <w:t xml:space="preserve"> </w:t>
      </w:r>
      <w:proofErr w:type="spellStart"/>
      <w:r>
        <w:rPr>
          <w:spacing w:val="19"/>
          <w:w w:val="83"/>
        </w:rPr>
        <w:t>h</w:t>
      </w:r>
      <w:r>
        <w:rPr>
          <w:spacing w:val="18"/>
          <w:w w:val="171"/>
        </w:rPr>
        <w:t>j</w:t>
      </w:r>
      <w:r>
        <w:rPr>
          <w:spacing w:val="19"/>
          <w:w w:val="83"/>
        </w:rPr>
        <w:t>u</w:t>
      </w:r>
      <w:r>
        <w:rPr>
          <w:spacing w:val="18"/>
          <w:w w:val="102"/>
        </w:rPr>
        <w:t>s</w:t>
      </w:r>
      <w:r>
        <w:rPr>
          <w:w w:val="139"/>
        </w:rPr>
        <w:t>t</w:t>
      </w:r>
      <w:proofErr w:type="spellEnd"/>
      <w:r>
        <w:t xml:space="preserve"> </w:t>
      </w:r>
      <w:r>
        <w:rPr>
          <w:spacing w:val="28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5"/>
        </w:rPr>
        <w:t xml:space="preserve"> </w:t>
      </w:r>
      <w:r>
        <w:rPr>
          <w:spacing w:val="15"/>
          <w:w w:val="82"/>
        </w:rPr>
        <w:t>0</w:t>
      </w:r>
      <w:r>
        <w:rPr>
          <w:spacing w:val="15"/>
          <w:w w:val="164"/>
        </w:rPr>
        <w:t>.</w:t>
      </w:r>
      <w:r>
        <w:rPr>
          <w:w w:val="82"/>
        </w:rPr>
        <w:t>5</w:t>
      </w:r>
      <w:r>
        <w:rPr>
          <w:spacing w:val="-40"/>
        </w:rPr>
        <w:t xml:space="preserve"> </w:t>
      </w:r>
      <w:r>
        <w:rPr>
          <w:w w:val="164"/>
        </w:rPr>
        <w:t>,</w:t>
      </w:r>
      <w:r>
        <w:t xml:space="preserve"> </w:t>
      </w:r>
      <w:r>
        <w:rPr>
          <w:spacing w:val="31"/>
        </w:rPr>
        <w:t xml:space="preserve"> </w:t>
      </w:r>
      <w:r>
        <w:rPr>
          <w:spacing w:val="18"/>
          <w:w w:val="102"/>
        </w:rPr>
        <w:t>s</w:t>
      </w:r>
      <w:r>
        <w:rPr>
          <w:spacing w:val="18"/>
          <w:w w:val="180"/>
        </w:rPr>
        <w:t>i</w:t>
      </w:r>
      <w:r>
        <w:rPr>
          <w:spacing w:val="18"/>
          <w:w w:val="90"/>
        </w:rPr>
        <w:t>z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3"/>
        </w:rPr>
        <w:t xml:space="preserve"> </w:t>
      </w:r>
      <w:r>
        <w:rPr>
          <w:spacing w:val="13"/>
          <w:w w:val="82"/>
        </w:rPr>
        <w:t>1</w:t>
      </w:r>
      <w:r>
        <w:rPr>
          <w:w w:val="82"/>
        </w:rPr>
        <w:t>5</w:t>
      </w:r>
      <w:r>
        <w:rPr>
          <w:spacing w:val="-43"/>
        </w:rPr>
        <w:t xml:space="preserve"> </w:t>
      </w:r>
      <w:r>
        <w:rPr>
          <w:w w:val="164"/>
        </w:rPr>
        <w:t xml:space="preserve">, </w:t>
      </w:r>
      <w:r>
        <w:rPr>
          <w:spacing w:val="19"/>
          <w:w w:val="141"/>
        </w:rPr>
        <w:t>f</w:t>
      </w:r>
      <w:r>
        <w:rPr>
          <w:spacing w:val="19"/>
          <w:w w:val="94"/>
        </w:rPr>
        <w:t>a</w:t>
      </w:r>
      <w:r>
        <w:rPr>
          <w:spacing w:val="19"/>
          <w:w w:val="55"/>
        </w:rPr>
        <w:t>m</w:t>
      </w:r>
      <w:r>
        <w:rPr>
          <w:spacing w:val="19"/>
          <w:w w:val="180"/>
        </w:rPr>
        <w:t>il</w:t>
      </w:r>
      <w:r>
        <w:rPr>
          <w:w w:val="99"/>
        </w:rPr>
        <w:t>y</w:t>
      </w:r>
      <w:r>
        <w:t xml:space="preserve"> </w:t>
      </w:r>
      <w:r>
        <w:rPr>
          <w:spacing w:val="29"/>
        </w:rPr>
        <w:t xml:space="preserve"> </w:t>
      </w:r>
      <w:r>
        <w:rPr>
          <w:w w:val="65"/>
        </w:rPr>
        <w:t>=</w:t>
      </w:r>
      <w:r>
        <w:t xml:space="preserve"> </w:t>
      </w:r>
      <w:r>
        <w:rPr>
          <w:spacing w:val="21"/>
        </w:rPr>
        <w:t xml:space="preserve"> </w:t>
      </w:r>
      <w:r>
        <w:rPr>
          <w:w w:val="139"/>
        </w:rPr>
        <w:t>"</w:t>
      </w:r>
      <w:r>
        <w:rPr>
          <w:spacing w:val="-43"/>
        </w:rPr>
        <w:t xml:space="preserve"> </w:t>
      </w:r>
      <w:proofErr w:type="spellStart"/>
      <w:r>
        <w:rPr>
          <w:spacing w:val="15"/>
          <w:w w:val="97"/>
        </w:rPr>
        <w:t>L</w:t>
      </w:r>
      <w:r>
        <w:rPr>
          <w:spacing w:val="26"/>
          <w:w w:val="60"/>
        </w:rPr>
        <w:t>M</w:t>
      </w:r>
      <w:r>
        <w:rPr>
          <w:spacing w:val="30"/>
          <w:w w:val="164"/>
        </w:rPr>
        <w:t>␣</w:t>
      </w:r>
      <w:r>
        <w:rPr>
          <w:spacing w:val="18"/>
          <w:w w:val="82"/>
        </w:rPr>
        <w:t>R</w:t>
      </w:r>
      <w:r>
        <w:rPr>
          <w:spacing w:val="19"/>
          <w:w w:val="84"/>
        </w:rPr>
        <w:t>o</w:t>
      </w:r>
      <w:r>
        <w:rPr>
          <w:spacing w:val="18"/>
          <w:w w:val="55"/>
        </w:rPr>
        <w:t>m</w:t>
      </w:r>
      <w:r>
        <w:rPr>
          <w:spacing w:val="19"/>
          <w:w w:val="94"/>
        </w:rPr>
        <w:t>a</w:t>
      </w:r>
      <w:r>
        <w:rPr>
          <w:w w:val="83"/>
        </w:rPr>
        <w:t>n</w:t>
      </w:r>
      <w:proofErr w:type="spellEnd"/>
      <w:r>
        <w:rPr>
          <w:spacing w:val="-40"/>
        </w:rPr>
        <w:t xml:space="preserve"> </w:t>
      </w:r>
      <w:r>
        <w:rPr>
          <w:w w:val="164"/>
        </w:rPr>
        <w:t>␣</w:t>
      </w:r>
      <w:r>
        <w:rPr>
          <w:spacing w:val="-43"/>
        </w:rPr>
        <w:t xml:space="preserve"> </w:t>
      </w:r>
      <w:r>
        <w:rPr>
          <w:spacing w:val="15"/>
          <w:w w:val="82"/>
        </w:rPr>
        <w:t>1</w:t>
      </w:r>
      <w:r>
        <w:rPr>
          <w:w w:val="82"/>
        </w:rPr>
        <w:t>0</w:t>
      </w:r>
      <w:r>
        <w:rPr>
          <w:spacing w:val="-43"/>
        </w:rPr>
        <w:t xml:space="preserve"> </w:t>
      </w:r>
      <w:r>
        <w:rPr>
          <w:spacing w:val="22"/>
          <w:w w:val="139"/>
        </w:rPr>
        <w:t>"</w:t>
      </w:r>
      <w:r>
        <w:rPr>
          <w:spacing w:val="22"/>
          <w:w w:val="160"/>
        </w:rPr>
        <w:t>)</w:t>
      </w:r>
      <w:r>
        <w:rPr>
          <w:w w:val="160"/>
        </w:rPr>
        <w:t>)</w:t>
      </w:r>
    </w:p>
    <w:p w14:paraId="04E3D119" w14:textId="77777777" w:rsidR="006F1C89" w:rsidRDefault="005D3991">
      <w:pPr>
        <w:pStyle w:val="BodyText"/>
        <w:spacing w:before="1" w:line="192" w:lineRule="auto"/>
        <w:ind w:left="444" w:right="8188" w:hanging="8"/>
        <w:jc w:val="both"/>
      </w:pPr>
      <w:r>
        <w:rPr>
          <w:w w:val="160"/>
        </w:rPr>
        <w:t>)</w:t>
      </w:r>
      <w:r>
        <w:rPr>
          <w:spacing w:val="-47"/>
        </w:rPr>
        <w:t xml:space="preserve"> </w:t>
      </w:r>
      <w:r>
        <w:rPr>
          <w:w w:val="65"/>
        </w:rPr>
        <w:t>+</w:t>
      </w:r>
      <w:r>
        <w:t xml:space="preserve"> </w:t>
      </w:r>
      <w:r>
        <w:rPr>
          <w:spacing w:val="28"/>
        </w:rPr>
        <w:t xml:space="preserve"> </w:t>
      </w:r>
      <w:r>
        <w:rPr>
          <w:spacing w:val="18"/>
          <w:w w:val="101"/>
        </w:rPr>
        <w:t>c</w:t>
      </w:r>
      <w:r>
        <w:rPr>
          <w:spacing w:val="19"/>
          <w:w w:val="84"/>
        </w:rPr>
        <w:t>o</w:t>
      </w:r>
      <w:r>
        <w:rPr>
          <w:spacing w:val="18"/>
          <w:w w:val="84"/>
        </w:rPr>
        <w:t>o</w:t>
      </w:r>
      <w:r>
        <w:rPr>
          <w:spacing w:val="19"/>
          <w:w w:val="127"/>
        </w:rPr>
        <w:t>r</w:t>
      </w:r>
      <w:r>
        <w:rPr>
          <w:w w:val="82"/>
        </w:rPr>
        <w:t>d</w:t>
      </w:r>
      <w:r>
        <w:rPr>
          <w:spacing w:val="-40"/>
        </w:rPr>
        <w:t xml:space="preserve"> </w:t>
      </w:r>
      <w:r>
        <w:rPr>
          <w:w w:val="104"/>
        </w:rPr>
        <w:t>_</w:t>
      </w:r>
      <w:r>
        <w:rPr>
          <w:spacing w:val="-40"/>
        </w:rPr>
        <w:t xml:space="preserve"> </w:t>
      </w:r>
      <w:r>
        <w:rPr>
          <w:spacing w:val="19"/>
          <w:w w:val="141"/>
        </w:rPr>
        <w:t>f</w:t>
      </w:r>
      <w:r>
        <w:rPr>
          <w:spacing w:val="18"/>
          <w:w w:val="180"/>
        </w:rPr>
        <w:t>i</w:t>
      </w:r>
      <w:r>
        <w:rPr>
          <w:spacing w:val="19"/>
          <w:w w:val="84"/>
        </w:rPr>
        <w:t>x</w:t>
      </w:r>
      <w:r>
        <w:rPr>
          <w:spacing w:val="18"/>
          <w:w w:val="93"/>
        </w:rPr>
        <w:t>e</w:t>
      </w:r>
      <w:r>
        <w:rPr>
          <w:w w:val="82"/>
        </w:rPr>
        <w:t>d</w:t>
      </w:r>
      <w:r>
        <w:rPr>
          <w:spacing w:val="-36"/>
        </w:rPr>
        <w:t xml:space="preserve"> </w:t>
      </w:r>
      <w:r>
        <w:rPr>
          <w:spacing w:val="15"/>
          <w:w w:val="160"/>
        </w:rPr>
        <w:t>(</w:t>
      </w:r>
      <w:r>
        <w:rPr>
          <w:w w:val="160"/>
        </w:rPr>
        <w:t xml:space="preserve">) </w:t>
      </w:r>
      <w:r>
        <w:rPr>
          <w:spacing w:val="18"/>
          <w:w w:val="82"/>
        </w:rPr>
        <w:t>p</w:t>
      </w:r>
      <w:r>
        <w:rPr>
          <w:spacing w:val="19"/>
          <w:w w:val="127"/>
        </w:rPr>
        <w:t>r</w:t>
      </w:r>
      <w:r>
        <w:rPr>
          <w:spacing w:val="18"/>
          <w:w w:val="180"/>
        </w:rPr>
        <w:t>i</w:t>
      </w:r>
      <w:r>
        <w:rPr>
          <w:spacing w:val="19"/>
          <w:w w:val="83"/>
        </w:rPr>
        <w:t>n</w:t>
      </w:r>
      <w:r>
        <w:rPr>
          <w:spacing w:val="30"/>
          <w:w w:val="139"/>
        </w:rPr>
        <w:t>t</w:t>
      </w:r>
      <w:r>
        <w:rPr>
          <w:w w:val="160"/>
        </w:rPr>
        <w:t>(</w:t>
      </w:r>
      <w:r>
        <w:rPr>
          <w:spacing w:val="-42"/>
        </w:rPr>
        <w:t xml:space="preserve"> </w:t>
      </w:r>
      <w:r>
        <w:rPr>
          <w:spacing w:val="17"/>
          <w:w w:val="82"/>
        </w:rPr>
        <w:t>R</w:t>
      </w:r>
      <w:r>
        <w:rPr>
          <w:spacing w:val="17"/>
          <w:w w:val="93"/>
        </w:rPr>
        <w:t>e</w:t>
      </w:r>
      <w:r>
        <w:rPr>
          <w:w w:val="102"/>
        </w:rPr>
        <w:t>s</w:t>
      </w:r>
      <w:r>
        <w:rPr>
          <w:spacing w:val="-38"/>
        </w:rPr>
        <w:t xml:space="preserve"> </w:t>
      </w:r>
      <w:r>
        <w:rPr>
          <w:spacing w:val="15"/>
          <w:w w:val="160"/>
        </w:rPr>
        <w:t>[</w:t>
      </w:r>
      <w:r>
        <w:rPr>
          <w:w w:val="160"/>
        </w:rPr>
        <w:t>[</w:t>
      </w:r>
      <w:r>
        <w:rPr>
          <w:spacing w:val="-43"/>
        </w:rPr>
        <w:t xml:space="preserve"> </w:t>
      </w:r>
      <w:r>
        <w:rPr>
          <w:w w:val="102"/>
        </w:rPr>
        <w:t>s</w:t>
      </w:r>
      <w:r>
        <w:rPr>
          <w:spacing w:val="-42"/>
        </w:rPr>
        <w:t xml:space="preserve"> </w:t>
      </w:r>
      <w:r>
        <w:rPr>
          <w:spacing w:val="17"/>
          <w:w w:val="160"/>
        </w:rPr>
        <w:t>]]</w:t>
      </w:r>
      <w:r>
        <w:rPr>
          <w:w w:val="160"/>
        </w:rPr>
        <w:t>)</w:t>
      </w:r>
    </w:p>
    <w:p w14:paraId="32D96FD1" w14:textId="77777777" w:rsidR="006F1C89" w:rsidRDefault="006F1C89">
      <w:pPr>
        <w:spacing w:line="192" w:lineRule="auto"/>
        <w:jc w:val="both"/>
        <w:sectPr w:rsidR="006F1C89">
          <w:pgSz w:w="12240" w:h="15840"/>
          <w:pgMar w:top="820" w:right="740" w:bottom="400" w:left="700" w:header="0" w:footer="216" w:gutter="0"/>
          <w:cols w:space="720"/>
        </w:sectPr>
      </w:pPr>
    </w:p>
    <w:p w14:paraId="5AA3868E" w14:textId="77777777" w:rsidR="006F1C89" w:rsidRDefault="005D3991">
      <w:pPr>
        <w:pStyle w:val="BodyText"/>
        <w:spacing w:before="10"/>
        <w:ind w:left="161"/>
      </w:pPr>
      <w:r>
        <w:rPr>
          <w:w w:val="160"/>
        </w:rPr>
        <w:lastRenderedPageBreak/>
        <w:t>}</w:t>
      </w:r>
    </w:p>
    <w:p w14:paraId="4E6DE96D" w14:textId="77777777" w:rsidR="006F1C89" w:rsidRDefault="006F1C89">
      <w:pPr>
        <w:pStyle w:val="BodyText"/>
        <w:spacing w:before="4"/>
        <w:rPr>
          <w:sz w:val="13"/>
        </w:rPr>
      </w:pPr>
    </w:p>
    <w:p w14:paraId="69A0CD64" w14:textId="77777777" w:rsidR="006F1C89" w:rsidRDefault="005D3991">
      <w:pPr>
        <w:pStyle w:val="BodyText"/>
        <w:ind w:left="167"/>
      </w:pPr>
      <w:r>
        <w:rPr>
          <w:spacing w:val="11"/>
          <w:w w:val="115"/>
        </w:rPr>
        <w:t>dev</w:t>
      </w:r>
      <w:r>
        <w:rPr>
          <w:spacing w:val="-48"/>
          <w:w w:val="115"/>
        </w:rPr>
        <w:t xml:space="preserve"> </w:t>
      </w:r>
      <w:r>
        <w:rPr>
          <w:w w:val="115"/>
        </w:rPr>
        <w:t>.</w:t>
      </w:r>
      <w:r>
        <w:rPr>
          <w:spacing w:val="-50"/>
          <w:w w:val="115"/>
        </w:rPr>
        <w:t xml:space="preserve"> </w:t>
      </w:r>
      <w:r>
        <w:rPr>
          <w:spacing w:val="16"/>
          <w:w w:val="115"/>
        </w:rPr>
        <w:t>off()</w:t>
      </w:r>
    </w:p>
    <w:p w14:paraId="58F46A84" w14:textId="77777777" w:rsidR="006F1C89" w:rsidRDefault="006F1C89">
      <w:pPr>
        <w:pStyle w:val="BodyText"/>
        <w:spacing w:before="13"/>
        <w:rPr>
          <w:sz w:val="28"/>
        </w:rPr>
      </w:pPr>
    </w:p>
    <w:p w14:paraId="33A72717" w14:textId="77777777" w:rsidR="006F1C89" w:rsidRDefault="005D3991">
      <w:pPr>
        <w:pStyle w:val="Heading1"/>
      </w:pPr>
      <w:r>
        <w:rPr>
          <w:w w:val="115"/>
        </w:rPr>
        <w:t>References</w:t>
      </w:r>
    </w:p>
    <w:p w14:paraId="2E936EBB" w14:textId="77777777" w:rsidR="006F1C89" w:rsidRDefault="005D3991">
      <w:pPr>
        <w:pStyle w:val="BodyText"/>
        <w:spacing w:before="203"/>
        <w:ind w:left="150"/>
        <w:rPr>
          <w:rFonts w:ascii="Calibri"/>
        </w:rPr>
      </w:pPr>
      <w:r>
        <w:rPr>
          <w:rFonts w:ascii="Calibri"/>
          <w:w w:val="105"/>
        </w:rPr>
        <w:t>Chang,</w:t>
      </w:r>
      <w:r>
        <w:rPr>
          <w:rFonts w:ascii="Calibri"/>
          <w:spacing w:val="23"/>
          <w:w w:val="105"/>
        </w:rPr>
        <w:t xml:space="preserve"> </w:t>
      </w:r>
      <w:r>
        <w:rPr>
          <w:rFonts w:ascii="Calibri"/>
          <w:w w:val="105"/>
        </w:rPr>
        <w:t>W.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2023.</w:t>
      </w:r>
      <w:r>
        <w:rPr>
          <w:rFonts w:ascii="Calibri"/>
          <w:spacing w:val="49"/>
          <w:w w:val="105"/>
        </w:rPr>
        <w:t xml:space="preserve"> </w:t>
      </w:r>
      <w:proofErr w:type="spellStart"/>
      <w:r>
        <w:rPr>
          <w:rFonts w:ascii="Calibri"/>
          <w:w w:val="105"/>
        </w:rPr>
        <w:t>extrafont</w:t>
      </w:r>
      <w:proofErr w:type="spellEnd"/>
      <w:r>
        <w:rPr>
          <w:rFonts w:ascii="Calibri"/>
          <w:w w:val="105"/>
        </w:rPr>
        <w:t>:</w:t>
      </w:r>
      <w:r>
        <w:rPr>
          <w:rFonts w:ascii="Calibri"/>
          <w:spacing w:val="50"/>
          <w:w w:val="105"/>
        </w:rPr>
        <w:t xml:space="preserve"> </w:t>
      </w:r>
      <w:r>
        <w:rPr>
          <w:rFonts w:ascii="Calibri"/>
          <w:w w:val="105"/>
        </w:rPr>
        <w:t>Tools</w:t>
      </w:r>
      <w:r>
        <w:rPr>
          <w:rFonts w:ascii="Calibri"/>
          <w:spacing w:val="23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Using</w:t>
      </w:r>
      <w:r>
        <w:rPr>
          <w:rFonts w:ascii="Calibri"/>
          <w:spacing w:val="24"/>
          <w:w w:val="105"/>
        </w:rPr>
        <w:t xml:space="preserve"> </w:t>
      </w:r>
      <w:r>
        <w:rPr>
          <w:rFonts w:ascii="Calibri"/>
          <w:w w:val="105"/>
        </w:rPr>
        <w:t>Fonts.</w:t>
      </w:r>
    </w:p>
    <w:p w14:paraId="690BB973" w14:textId="77777777" w:rsidR="006F1C89" w:rsidRDefault="005D3991">
      <w:pPr>
        <w:pStyle w:val="BodyText"/>
        <w:spacing w:before="182" w:line="242" w:lineRule="auto"/>
        <w:ind w:left="368" w:right="104" w:hanging="219"/>
        <w:rPr>
          <w:rFonts w:ascii="Calibri" w:hAnsi="Calibri"/>
        </w:rPr>
      </w:pPr>
      <w:r>
        <w:rPr>
          <w:rFonts w:ascii="Calibri" w:hAnsi="Calibri"/>
          <w:w w:val="108"/>
        </w:rPr>
        <w:t>Garnier,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w w:val="106"/>
        </w:rPr>
        <w:t>Simon,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w w:val="110"/>
        </w:rPr>
        <w:t>Ros</w:t>
      </w:r>
      <w:r>
        <w:rPr>
          <w:rFonts w:ascii="Calibri" w:hAnsi="Calibri"/>
          <w:w w:val="103"/>
        </w:rPr>
        <w:t>s,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w w:val="105"/>
        </w:rPr>
        <w:t>Noam,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w w:val="112"/>
        </w:rPr>
        <w:t>Rudis,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w w:val="111"/>
        </w:rPr>
        <w:t>Ro</w:t>
      </w:r>
      <w:r>
        <w:rPr>
          <w:rFonts w:ascii="Calibri" w:hAnsi="Calibri"/>
          <w:spacing w:val="5"/>
          <w:w w:val="111"/>
        </w:rPr>
        <w:t>b</w:t>
      </w:r>
      <w:r>
        <w:rPr>
          <w:rFonts w:ascii="Calibri" w:hAnsi="Calibri"/>
          <w:w w:val="103"/>
        </w:rPr>
        <w:t>ert,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w w:val="107"/>
        </w:rPr>
        <w:t>Camargo,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w w:val="122"/>
        </w:rPr>
        <w:t>A.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  <w:spacing w:val="-6"/>
          <w:w w:val="130"/>
        </w:rPr>
        <w:t>P</w:t>
      </w:r>
      <w:r>
        <w:rPr>
          <w:rFonts w:ascii="Calibri" w:hAnsi="Calibri"/>
        </w:rPr>
        <w:t xml:space="preserve">edro, </w:t>
      </w:r>
      <w:r>
        <w:rPr>
          <w:rFonts w:ascii="Calibri" w:hAnsi="Calibri"/>
          <w:spacing w:val="-11"/>
        </w:rPr>
        <w:t xml:space="preserve"> </w:t>
      </w:r>
      <w:proofErr w:type="spellStart"/>
      <w:r>
        <w:rPr>
          <w:rFonts w:ascii="Calibri" w:hAnsi="Calibri"/>
          <w:w w:val="111"/>
        </w:rPr>
        <w:t>Sciaini</w:t>
      </w:r>
      <w:proofErr w:type="spellEnd"/>
      <w:r>
        <w:rPr>
          <w:rFonts w:ascii="Calibri" w:hAnsi="Calibri"/>
          <w:w w:val="111"/>
        </w:rPr>
        <w:t>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w w:val="104"/>
        </w:rPr>
        <w:t>Marco,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w w:val="112"/>
        </w:rPr>
        <w:t>S</w:t>
      </w:r>
      <w:r>
        <w:rPr>
          <w:rFonts w:ascii="Calibri" w:hAnsi="Calibri"/>
          <w:spacing w:val="-6"/>
          <w:w w:val="112"/>
        </w:rPr>
        <w:t>c</w:t>
      </w:r>
      <w:r>
        <w:rPr>
          <w:rFonts w:ascii="Calibri" w:hAnsi="Calibri"/>
        </w:rPr>
        <w:t xml:space="preserve">herer, 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w w:val="104"/>
        </w:rPr>
        <w:t>and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4"/>
        </w:rPr>
        <w:t xml:space="preserve"> </w:t>
      </w:r>
      <w:proofErr w:type="spellStart"/>
      <w:r>
        <w:rPr>
          <w:rFonts w:ascii="Calibri" w:hAnsi="Calibri"/>
          <w:spacing w:val="-7"/>
          <w:w w:val="134"/>
        </w:rPr>
        <w:t>C</w:t>
      </w:r>
      <w:r>
        <w:rPr>
          <w:rFonts w:ascii="Calibri" w:hAnsi="Calibri"/>
          <w:spacing w:val="-103"/>
          <w:w w:val="169"/>
        </w:rPr>
        <w:t>´</w:t>
      </w:r>
      <w:r>
        <w:rPr>
          <w:rFonts w:ascii="Calibri" w:hAnsi="Calibri"/>
          <w:w w:val="104"/>
        </w:rPr>
        <w:t>edric</w:t>
      </w:r>
      <w:proofErr w:type="spellEnd"/>
      <w:r>
        <w:rPr>
          <w:rFonts w:ascii="Calibri" w:hAnsi="Calibri"/>
          <w:w w:val="104"/>
        </w:rPr>
        <w:t>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  <w:w w:val="99"/>
        </w:rPr>
        <w:t xml:space="preserve">2023. </w:t>
      </w:r>
      <w:proofErr w:type="spellStart"/>
      <w:r>
        <w:rPr>
          <w:rFonts w:ascii="Calibri" w:hAnsi="Calibri"/>
          <w:w w:val="110"/>
        </w:rPr>
        <w:t>viridis</w:t>
      </w:r>
      <w:proofErr w:type="spellEnd"/>
      <w:r>
        <w:rPr>
          <w:rFonts w:ascii="Calibri" w:hAnsi="Calibri"/>
          <w:w w:val="110"/>
        </w:rPr>
        <w:t>(Lite)</w:t>
      </w:r>
      <w:r>
        <w:rPr>
          <w:rFonts w:ascii="Calibri" w:hAnsi="Calibri"/>
          <w:spacing w:val="18"/>
          <w:w w:val="110"/>
        </w:rPr>
        <w:t xml:space="preserve"> </w:t>
      </w:r>
      <w:r>
        <w:rPr>
          <w:rFonts w:ascii="Calibri" w:hAnsi="Calibri"/>
          <w:w w:val="110"/>
        </w:rPr>
        <w:t>-</w:t>
      </w:r>
      <w:r>
        <w:rPr>
          <w:rFonts w:ascii="Calibri" w:hAnsi="Calibri"/>
          <w:spacing w:val="18"/>
          <w:w w:val="110"/>
        </w:rPr>
        <w:t xml:space="preserve"> </w:t>
      </w:r>
      <w:r>
        <w:rPr>
          <w:rFonts w:ascii="Calibri" w:hAnsi="Calibri"/>
          <w:w w:val="110"/>
        </w:rPr>
        <w:t>Colorblind-Friendly</w:t>
      </w:r>
      <w:r>
        <w:rPr>
          <w:rFonts w:ascii="Calibri" w:hAnsi="Calibri"/>
          <w:spacing w:val="18"/>
          <w:w w:val="110"/>
        </w:rPr>
        <w:t xml:space="preserve"> </w:t>
      </w:r>
      <w:r>
        <w:rPr>
          <w:rFonts w:ascii="Calibri" w:hAnsi="Calibri"/>
          <w:w w:val="110"/>
        </w:rPr>
        <w:t>Color</w:t>
      </w:r>
      <w:r>
        <w:rPr>
          <w:rFonts w:ascii="Calibri" w:hAnsi="Calibri"/>
          <w:spacing w:val="18"/>
          <w:w w:val="110"/>
        </w:rPr>
        <w:t xml:space="preserve"> </w:t>
      </w:r>
      <w:r>
        <w:rPr>
          <w:rFonts w:ascii="Calibri" w:hAnsi="Calibri"/>
          <w:w w:val="110"/>
        </w:rPr>
        <w:t>Maps</w:t>
      </w:r>
      <w:r>
        <w:rPr>
          <w:rFonts w:ascii="Calibri" w:hAnsi="Calibri"/>
          <w:spacing w:val="18"/>
          <w:w w:val="110"/>
        </w:rPr>
        <w:t xml:space="preserve"> </w:t>
      </w:r>
      <w:r>
        <w:rPr>
          <w:rFonts w:ascii="Calibri" w:hAnsi="Calibri"/>
          <w:w w:val="110"/>
        </w:rPr>
        <w:t>for</w:t>
      </w:r>
      <w:r>
        <w:rPr>
          <w:rFonts w:ascii="Calibri" w:hAnsi="Calibri"/>
          <w:spacing w:val="18"/>
          <w:w w:val="110"/>
        </w:rPr>
        <w:t xml:space="preserve"> </w:t>
      </w:r>
      <w:r>
        <w:rPr>
          <w:rFonts w:ascii="Calibri" w:hAnsi="Calibri"/>
          <w:w w:val="110"/>
        </w:rPr>
        <w:t>R.</w:t>
      </w:r>
    </w:p>
    <w:p w14:paraId="01D64F7E" w14:textId="77777777" w:rsidR="006F1C89" w:rsidRDefault="005D3991">
      <w:pPr>
        <w:pStyle w:val="BodyText"/>
        <w:spacing w:before="178" w:line="403" w:lineRule="auto"/>
        <w:ind w:left="150" w:right="3257"/>
        <w:rPr>
          <w:rFonts w:ascii="Calibri" w:hAnsi="Calibri"/>
        </w:rPr>
      </w:pPr>
      <w:r>
        <w:rPr>
          <w:rFonts w:ascii="Calibri" w:hAnsi="Calibri"/>
          <w:w w:val="110"/>
        </w:rPr>
        <w:t>Lindeløv,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J.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K.</w:t>
      </w:r>
      <w:r>
        <w:rPr>
          <w:rFonts w:ascii="Calibri" w:hAnsi="Calibri"/>
          <w:spacing w:val="13"/>
          <w:w w:val="110"/>
        </w:rPr>
        <w:t xml:space="preserve"> </w:t>
      </w:r>
      <w:r>
        <w:rPr>
          <w:rFonts w:ascii="Calibri" w:hAnsi="Calibri"/>
          <w:w w:val="110"/>
        </w:rPr>
        <w:t>2021.</w:t>
      </w:r>
      <w:r>
        <w:rPr>
          <w:rFonts w:ascii="Calibri" w:hAnsi="Calibri"/>
          <w:spacing w:val="35"/>
          <w:w w:val="110"/>
        </w:rPr>
        <w:t xml:space="preserve"> </w:t>
      </w:r>
      <w:r>
        <w:rPr>
          <w:rFonts w:ascii="Calibri" w:hAnsi="Calibri"/>
          <w:w w:val="110"/>
        </w:rPr>
        <w:t>job:</w:t>
      </w:r>
      <w:r>
        <w:rPr>
          <w:rFonts w:ascii="Calibri" w:hAnsi="Calibri"/>
          <w:spacing w:val="35"/>
          <w:w w:val="110"/>
        </w:rPr>
        <w:t xml:space="preserve"> </w:t>
      </w:r>
      <w:r>
        <w:rPr>
          <w:rFonts w:ascii="Calibri" w:hAnsi="Calibri"/>
          <w:w w:val="110"/>
        </w:rPr>
        <w:t>Run</w:t>
      </w:r>
      <w:r>
        <w:rPr>
          <w:rFonts w:ascii="Calibri" w:hAnsi="Calibri"/>
          <w:spacing w:val="13"/>
          <w:w w:val="110"/>
        </w:rPr>
        <w:t xml:space="preserve"> </w:t>
      </w:r>
      <w:r>
        <w:rPr>
          <w:rFonts w:ascii="Calibri" w:hAnsi="Calibri"/>
          <w:w w:val="110"/>
        </w:rPr>
        <w:t>Code</w:t>
      </w:r>
      <w:r>
        <w:rPr>
          <w:rFonts w:ascii="Calibri" w:hAnsi="Calibri"/>
          <w:spacing w:val="13"/>
          <w:w w:val="110"/>
        </w:rPr>
        <w:t xml:space="preserve"> </w:t>
      </w:r>
      <w:r>
        <w:rPr>
          <w:rFonts w:ascii="Calibri" w:hAnsi="Calibri"/>
          <w:w w:val="110"/>
        </w:rPr>
        <w:t>as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an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RStudio</w:t>
      </w:r>
      <w:r>
        <w:rPr>
          <w:rFonts w:ascii="Calibri" w:hAnsi="Calibri"/>
          <w:spacing w:val="13"/>
          <w:w w:val="110"/>
        </w:rPr>
        <w:t xml:space="preserve"> </w:t>
      </w:r>
      <w:r>
        <w:rPr>
          <w:rFonts w:ascii="Calibri" w:hAnsi="Calibri"/>
          <w:w w:val="110"/>
        </w:rPr>
        <w:t>Job</w:t>
      </w:r>
      <w:r>
        <w:rPr>
          <w:rFonts w:ascii="Calibri" w:hAnsi="Calibri"/>
          <w:spacing w:val="13"/>
          <w:w w:val="110"/>
        </w:rPr>
        <w:t xml:space="preserve"> </w:t>
      </w:r>
      <w:r>
        <w:rPr>
          <w:rFonts w:ascii="Calibri" w:hAnsi="Calibri"/>
          <w:w w:val="110"/>
        </w:rPr>
        <w:t>-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Free</w:t>
      </w:r>
      <w:r>
        <w:rPr>
          <w:rFonts w:ascii="Calibri" w:hAnsi="Calibri"/>
          <w:spacing w:val="13"/>
          <w:w w:val="110"/>
        </w:rPr>
        <w:t xml:space="preserve"> </w:t>
      </w:r>
      <w:r>
        <w:rPr>
          <w:rFonts w:ascii="Calibri" w:hAnsi="Calibri"/>
          <w:w w:val="110"/>
        </w:rPr>
        <w:t>Your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Console.</w:t>
      </w:r>
      <w:r>
        <w:rPr>
          <w:rFonts w:ascii="Calibri" w:hAnsi="Calibri"/>
          <w:spacing w:val="-52"/>
          <w:w w:val="110"/>
        </w:rPr>
        <w:t xml:space="preserve"> </w:t>
      </w:r>
      <w:r>
        <w:rPr>
          <w:rFonts w:ascii="Calibri" w:hAnsi="Calibri"/>
          <w:w w:val="110"/>
        </w:rPr>
        <w:t>Pedersen,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T.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L.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2024.</w:t>
      </w:r>
      <w:r>
        <w:rPr>
          <w:rFonts w:ascii="Calibri" w:hAnsi="Calibri"/>
          <w:spacing w:val="34"/>
          <w:w w:val="110"/>
        </w:rPr>
        <w:t xml:space="preserve"> </w:t>
      </w:r>
      <w:r>
        <w:rPr>
          <w:rFonts w:ascii="Calibri" w:hAnsi="Calibri"/>
          <w:w w:val="110"/>
        </w:rPr>
        <w:t>patchwork:</w:t>
      </w:r>
      <w:r>
        <w:rPr>
          <w:rFonts w:ascii="Calibri" w:hAnsi="Calibri"/>
          <w:spacing w:val="34"/>
          <w:w w:val="110"/>
        </w:rPr>
        <w:t xml:space="preserve"> </w:t>
      </w:r>
      <w:r>
        <w:rPr>
          <w:rFonts w:ascii="Calibri" w:hAnsi="Calibri"/>
          <w:w w:val="110"/>
        </w:rPr>
        <w:t>The</w:t>
      </w:r>
      <w:r>
        <w:rPr>
          <w:rFonts w:ascii="Calibri" w:hAnsi="Calibri"/>
          <w:spacing w:val="13"/>
          <w:w w:val="110"/>
        </w:rPr>
        <w:t xml:space="preserve"> </w:t>
      </w:r>
      <w:r>
        <w:rPr>
          <w:rFonts w:ascii="Calibri" w:hAnsi="Calibri"/>
          <w:w w:val="110"/>
        </w:rPr>
        <w:t>Composer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w w:val="110"/>
        </w:rPr>
        <w:t>of</w:t>
      </w:r>
      <w:r>
        <w:rPr>
          <w:rFonts w:ascii="Calibri" w:hAnsi="Calibri"/>
          <w:spacing w:val="12"/>
          <w:w w:val="110"/>
        </w:rPr>
        <w:t xml:space="preserve"> </w:t>
      </w:r>
      <w:r>
        <w:rPr>
          <w:rFonts w:ascii="Calibri" w:hAnsi="Calibri"/>
          <w:w w:val="110"/>
        </w:rPr>
        <w:t>Plots.</w:t>
      </w:r>
    </w:p>
    <w:p w14:paraId="15B438AB" w14:textId="77777777" w:rsidR="006F1C89" w:rsidRDefault="005D3991">
      <w:pPr>
        <w:pStyle w:val="BodyText"/>
        <w:spacing w:line="242" w:lineRule="auto"/>
        <w:ind w:left="368" w:right="109" w:hanging="219"/>
        <w:rPr>
          <w:rFonts w:ascii="Calibri"/>
        </w:rPr>
      </w:pPr>
      <w:r>
        <w:rPr>
          <w:rFonts w:ascii="Calibri"/>
          <w:w w:val="110"/>
        </w:rPr>
        <w:t>R</w:t>
      </w:r>
      <w:r>
        <w:rPr>
          <w:rFonts w:ascii="Calibri"/>
          <w:spacing w:val="7"/>
          <w:w w:val="110"/>
        </w:rPr>
        <w:t xml:space="preserve"> </w:t>
      </w:r>
      <w:r>
        <w:rPr>
          <w:rFonts w:ascii="Calibri"/>
          <w:w w:val="110"/>
        </w:rPr>
        <w:t>Core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Team.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2023.</w:t>
      </w:r>
      <w:r>
        <w:rPr>
          <w:rFonts w:ascii="Calibri"/>
          <w:spacing w:val="30"/>
          <w:w w:val="110"/>
        </w:rPr>
        <w:t xml:space="preserve"> </w:t>
      </w:r>
      <w:r>
        <w:rPr>
          <w:rFonts w:ascii="Calibri"/>
          <w:w w:val="110"/>
        </w:rPr>
        <w:t>R: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A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Language</w:t>
      </w:r>
      <w:r>
        <w:rPr>
          <w:rFonts w:ascii="Calibri"/>
          <w:spacing w:val="7"/>
          <w:w w:val="110"/>
        </w:rPr>
        <w:t xml:space="preserve"> </w:t>
      </w:r>
      <w:r>
        <w:rPr>
          <w:rFonts w:ascii="Calibri"/>
          <w:w w:val="110"/>
        </w:rPr>
        <w:t>and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Environment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for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Statistical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Computing.</w:t>
      </w:r>
      <w:r>
        <w:rPr>
          <w:rFonts w:ascii="Calibri"/>
          <w:spacing w:val="30"/>
          <w:w w:val="110"/>
        </w:rPr>
        <w:t xml:space="preserve"> </w:t>
      </w:r>
      <w:r>
        <w:rPr>
          <w:rFonts w:ascii="Calibri"/>
          <w:w w:val="110"/>
        </w:rPr>
        <w:t>R</w:t>
      </w:r>
      <w:r>
        <w:rPr>
          <w:rFonts w:ascii="Calibri"/>
          <w:spacing w:val="7"/>
          <w:w w:val="110"/>
        </w:rPr>
        <w:t xml:space="preserve"> </w:t>
      </w:r>
      <w:r>
        <w:rPr>
          <w:rFonts w:ascii="Calibri"/>
          <w:w w:val="110"/>
        </w:rPr>
        <w:t>Foundation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for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Statistical</w:t>
      </w:r>
      <w:r>
        <w:rPr>
          <w:rFonts w:ascii="Calibri"/>
          <w:spacing w:val="-52"/>
          <w:w w:val="110"/>
        </w:rPr>
        <w:t xml:space="preserve"> </w:t>
      </w:r>
      <w:r>
        <w:rPr>
          <w:rFonts w:ascii="Calibri"/>
          <w:w w:val="110"/>
        </w:rPr>
        <w:t>Computing,</w:t>
      </w:r>
      <w:r>
        <w:rPr>
          <w:rFonts w:ascii="Calibri"/>
          <w:spacing w:val="16"/>
          <w:w w:val="110"/>
        </w:rPr>
        <w:t xml:space="preserve"> </w:t>
      </w:r>
      <w:r>
        <w:rPr>
          <w:rFonts w:ascii="Calibri"/>
          <w:w w:val="110"/>
        </w:rPr>
        <w:t>Vienna,</w:t>
      </w:r>
      <w:r>
        <w:rPr>
          <w:rFonts w:ascii="Calibri"/>
          <w:spacing w:val="17"/>
          <w:w w:val="110"/>
        </w:rPr>
        <w:t xml:space="preserve"> </w:t>
      </w:r>
      <w:r>
        <w:rPr>
          <w:rFonts w:ascii="Calibri"/>
          <w:w w:val="110"/>
        </w:rPr>
        <w:t>Austria.</w:t>
      </w:r>
    </w:p>
    <w:p w14:paraId="3DEEABD3" w14:textId="77777777" w:rsidR="006F1C89" w:rsidRDefault="005D3991">
      <w:pPr>
        <w:pStyle w:val="BodyText"/>
        <w:spacing w:before="178" w:line="403" w:lineRule="auto"/>
        <w:ind w:left="150" w:right="1012"/>
        <w:rPr>
          <w:rFonts w:ascii="Calibri"/>
        </w:rPr>
      </w:pPr>
      <w:r>
        <w:rPr>
          <w:rFonts w:ascii="Calibri"/>
          <w:w w:val="110"/>
        </w:rPr>
        <w:t>Saul,</w:t>
      </w:r>
      <w:r>
        <w:rPr>
          <w:rFonts w:ascii="Calibri"/>
          <w:spacing w:val="4"/>
          <w:w w:val="110"/>
        </w:rPr>
        <w:t xml:space="preserve"> </w:t>
      </w:r>
      <w:r>
        <w:rPr>
          <w:rFonts w:ascii="Calibri"/>
          <w:w w:val="110"/>
        </w:rPr>
        <w:t>M.</w:t>
      </w:r>
      <w:r>
        <w:rPr>
          <w:rFonts w:ascii="Calibri"/>
          <w:spacing w:val="4"/>
          <w:w w:val="110"/>
        </w:rPr>
        <w:t xml:space="preserve"> </w:t>
      </w:r>
      <w:r>
        <w:rPr>
          <w:rFonts w:ascii="Calibri"/>
          <w:w w:val="110"/>
        </w:rPr>
        <w:t>2021.</w:t>
      </w:r>
      <w:r>
        <w:rPr>
          <w:rFonts w:ascii="Calibri"/>
          <w:spacing w:val="24"/>
          <w:w w:val="110"/>
        </w:rPr>
        <w:t xml:space="preserve"> </w:t>
      </w:r>
      <w:proofErr w:type="spellStart"/>
      <w:r>
        <w:rPr>
          <w:rFonts w:ascii="Calibri"/>
          <w:w w:val="110"/>
        </w:rPr>
        <w:t>FamilyRank</w:t>
      </w:r>
      <w:proofErr w:type="spellEnd"/>
      <w:r>
        <w:rPr>
          <w:rFonts w:ascii="Calibri"/>
          <w:w w:val="110"/>
        </w:rPr>
        <w:t>:</w:t>
      </w:r>
      <w:r>
        <w:rPr>
          <w:rFonts w:ascii="Calibri"/>
          <w:spacing w:val="24"/>
          <w:w w:val="110"/>
        </w:rPr>
        <w:t xml:space="preserve"> </w:t>
      </w:r>
      <w:r>
        <w:rPr>
          <w:rFonts w:ascii="Calibri"/>
          <w:w w:val="110"/>
        </w:rPr>
        <w:t>Algorithm</w:t>
      </w:r>
      <w:r>
        <w:rPr>
          <w:rFonts w:ascii="Calibri"/>
          <w:spacing w:val="3"/>
          <w:w w:val="110"/>
        </w:rPr>
        <w:t xml:space="preserve"> </w:t>
      </w:r>
      <w:r>
        <w:rPr>
          <w:rFonts w:ascii="Calibri"/>
          <w:w w:val="110"/>
        </w:rPr>
        <w:t>for</w:t>
      </w:r>
      <w:r>
        <w:rPr>
          <w:rFonts w:ascii="Calibri"/>
          <w:spacing w:val="5"/>
          <w:w w:val="110"/>
        </w:rPr>
        <w:t xml:space="preserve"> </w:t>
      </w:r>
      <w:r>
        <w:rPr>
          <w:rFonts w:ascii="Calibri"/>
          <w:w w:val="110"/>
        </w:rPr>
        <w:t>Ranking</w:t>
      </w:r>
      <w:r>
        <w:rPr>
          <w:rFonts w:ascii="Calibri"/>
          <w:spacing w:val="3"/>
          <w:w w:val="110"/>
        </w:rPr>
        <w:t xml:space="preserve"> </w:t>
      </w:r>
      <w:r>
        <w:rPr>
          <w:rFonts w:ascii="Calibri"/>
          <w:w w:val="110"/>
        </w:rPr>
        <w:t>Predictors</w:t>
      </w:r>
      <w:r>
        <w:rPr>
          <w:rFonts w:ascii="Calibri"/>
          <w:spacing w:val="5"/>
          <w:w w:val="110"/>
        </w:rPr>
        <w:t xml:space="preserve"> </w:t>
      </w:r>
      <w:r>
        <w:rPr>
          <w:rFonts w:ascii="Calibri"/>
          <w:w w:val="110"/>
        </w:rPr>
        <w:t>Using</w:t>
      </w:r>
      <w:r>
        <w:rPr>
          <w:rFonts w:ascii="Calibri"/>
          <w:spacing w:val="3"/>
          <w:w w:val="110"/>
        </w:rPr>
        <w:t xml:space="preserve"> </w:t>
      </w:r>
      <w:r>
        <w:rPr>
          <w:rFonts w:ascii="Calibri"/>
          <w:w w:val="110"/>
        </w:rPr>
        <w:t>Graphical</w:t>
      </w:r>
      <w:r>
        <w:rPr>
          <w:rFonts w:ascii="Calibri"/>
          <w:spacing w:val="5"/>
          <w:w w:val="110"/>
        </w:rPr>
        <w:t xml:space="preserve"> </w:t>
      </w:r>
      <w:r>
        <w:rPr>
          <w:rFonts w:ascii="Calibri"/>
          <w:w w:val="110"/>
        </w:rPr>
        <w:t>Domain</w:t>
      </w:r>
      <w:r>
        <w:rPr>
          <w:rFonts w:ascii="Calibri"/>
          <w:spacing w:val="4"/>
          <w:w w:val="110"/>
        </w:rPr>
        <w:t xml:space="preserve"> </w:t>
      </w:r>
      <w:r>
        <w:rPr>
          <w:rFonts w:ascii="Calibri"/>
          <w:w w:val="110"/>
        </w:rPr>
        <w:t>Knowledge.</w:t>
      </w:r>
      <w:r>
        <w:rPr>
          <w:rFonts w:ascii="Calibri"/>
          <w:spacing w:val="-52"/>
          <w:w w:val="110"/>
        </w:rPr>
        <w:t xml:space="preserve"> </w:t>
      </w:r>
      <w:r>
        <w:rPr>
          <w:rFonts w:ascii="Calibri"/>
          <w:w w:val="110"/>
        </w:rPr>
        <w:t>Wickham,</w:t>
      </w:r>
      <w:r>
        <w:rPr>
          <w:rFonts w:ascii="Calibri"/>
          <w:spacing w:val="9"/>
          <w:w w:val="110"/>
        </w:rPr>
        <w:t xml:space="preserve"> </w:t>
      </w:r>
      <w:r>
        <w:rPr>
          <w:rFonts w:ascii="Calibri"/>
          <w:w w:val="110"/>
        </w:rPr>
        <w:t>H.</w:t>
      </w:r>
      <w:r>
        <w:rPr>
          <w:rFonts w:ascii="Calibri"/>
          <w:spacing w:val="9"/>
          <w:w w:val="110"/>
        </w:rPr>
        <w:t xml:space="preserve"> </w:t>
      </w:r>
      <w:r>
        <w:rPr>
          <w:rFonts w:ascii="Calibri"/>
          <w:w w:val="110"/>
        </w:rPr>
        <w:t>2016.</w:t>
      </w:r>
      <w:r>
        <w:rPr>
          <w:rFonts w:ascii="Calibri"/>
          <w:spacing w:val="30"/>
          <w:w w:val="110"/>
        </w:rPr>
        <w:t xml:space="preserve"> </w:t>
      </w:r>
      <w:r>
        <w:rPr>
          <w:rFonts w:ascii="Calibri"/>
          <w:w w:val="110"/>
        </w:rPr>
        <w:t>ggplot2:</w:t>
      </w:r>
      <w:r>
        <w:rPr>
          <w:rFonts w:ascii="Calibri"/>
          <w:spacing w:val="30"/>
          <w:w w:val="110"/>
        </w:rPr>
        <w:t xml:space="preserve"> </w:t>
      </w:r>
      <w:r>
        <w:rPr>
          <w:rFonts w:ascii="Calibri"/>
          <w:w w:val="110"/>
        </w:rPr>
        <w:t>Elegant</w:t>
      </w:r>
      <w:r>
        <w:rPr>
          <w:rFonts w:ascii="Calibri"/>
          <w:spacing w:val="9"/>
          <w:w w:val="110"/>
        </w:rPr>
        <w:t xml:space="preserve"> </w:t>
      </w:r>
      <w:r>
        <w:rPr>
          <w:rFonts w:ascii="Calibri"/>
          <w:w w:val="110"/>
        </w:rPr>
        <w:t>Graphics</w:t>
      </w:r>
      <w:r>
        <w:rPr>
          <w:rFonts w:ascii="Calibri"/>
          <w:spacing w:val="9"/>
          <w:w w:val="110"/>
        </w:rPr>
        <w:t xml:space="preserve"> </w:t>
      </w:r>
      <w:r>
        <w:rPr>
          <w:rFonts w:ascii="Calibri"/>
          <w:w w:val="110"/>
        </w:rPr>
        <w:t>for</w:t>
      </w:r>
      <w:r>
        <w:rPr>
          <w:rFonts w:ascii="Calibri"/>
          <w:spacing w:val="10"/>
          <w:w w:val="110"/>
        </w:rPr>
        <w:t xml:space="preserve"> </w:t>
      </w:r>
      <w:r>
        <w:rPr>
          <w:rFonts w:ascii="Calibri"/>
          <w:w w:val="110"/>
        </w:rPr>
        <w:t>Data</w:t>
      </w:r>
      <w:r>
        <w:rPr>
          <w:rFonts w:ascii="Calibri"/>
          <w:spacing w:val="9"/>
          <w:w w:val="110"/>
        </w:rPr>
        <w:t xml:space="preserve"> </w:t>
      </w:r>
      <w:r>
        <w:rPr>
          <w:rFonts w:ascii="Calibri"/>
          <w:w w:val="110"/>
        </w:rPr>
        <w:t>Analysis.</w:t>
      </w:r>
      <w:r>
        <w:rPr>
          <w:rFonts w:ascii="Calibri"/>
          <w:spacing w:val="30"/>
          <w:w w:val="110"/>
        </w:rPr>
        <w:t xml:space="preserve"> </w:t>
      </w:r>
      <w:r>
        <w:rPr>
          <w:rFonts w:ascii="Calibri"/>
          <w:w w:val="110"/>
        </w:rPr>
        <w:t>Springer-Verlag</w:t>
      </w:r>
      <w:r>
        <w:rPr>
          <w:rFonts w:ascii="Calibri"/>
          <w:spacing w:val="9"/>
          <w:w w:val="110"/>
        </w:rPr>
        <w:t xml:space="preserve"> </w:t>
      </w:r>
      <w:r>
        <w:rPr>
          <w:rFonts w:ascii="Calibri"/>
          <w:w w:val="110"/>
        </w:rPr>
        <w:t>New</w:t>
      </w:r>
      <w:r>
        <w:rPr>
          <w:rFonts w:ascii="Calibri"/>
          <w:spacing w:val="8"/>
          <w:w w:val="110"/>
        </w:rPr>
        <w:t xml:space="preserve"> </w:t>
      </w:r>
      <w:r>
        <w:rPr>
          <w:rFonts w:ascii="Calibri"/>
          <w:w w:val="110"/>
        </w:rPr>
        <w:t>York.</w:t>
      </w:r>
    </w:p>
    <w:p w14:paraId="084294DF" w14:textId="77777777" w:rsidR="006F1C89" w:rsidRDefault="005D3991">
      <w:pPr>
        <w:pStyle w:val="BodyText"/>
        <w:spacing w:line="267" w:lineRule="exact"/>
        <w:ind w:left="150"/>
        <w:rPr>
          <w:rFonts w:ascii="Calibri" w:hAnsi="Calibri"/>
        </w:rPr>
      </w:pPr>
      <w:r>
        <w:rPr>
          <w:rFonts w:ascii="Calibri" w:hAnsi="Calibri"/>
          <w:w w:val="112"/>
        </w:rPr>
        <w:t>Wi</w:t>
      </w:r>
      <w:r>
        <w:rPr>
          <w:rFonts w:ascii="Calibri" w:hAnsi="Calibri"/>
          <w:spacing w:val="-6"/>
          <w:w w:val="112"/>
        </w:rPr>
        <w:t>c</w:t>
      </w:r>
      <w:r>
        <w:rPr>
          <w:rFonts w:ascii="Calibri" w:hAnsi="Calibri"/>
          <w:w w:val="106"/>
        </w:rPr>
        <w:t>kham,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14"/>
        </w:rPr>
        <w:t>H.,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06"/>
        </w:rPr>
        <w:t>M.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  <w:w w:val="122"/>
        </w:rPr>
        <w:t>A</w:t>
      </w:r>
      <w:r>
        <w:rPr>
          <w:rFonts w:ascii="Calibri" w:hAnsi="Calibri"/>
          <w:spacing w:val="-7"/>
          <w:w w:val="122"/>
        </w:rPr>
        <w:t>v</w:t>
      </w:r>
      <w:r>
        <w:rPr>
          <w:rFonts w:ascii="Calibri" w:hAnsi="Calibri"/>
          <w:w w:val="102"/>
        </w:rPr>
        <w:t>eri</w:t>
      </w:r>
      <w:r>
        <w:rPr>
          <w:rFonts w:ascii="Calibri" w:hAnsi="Calibri"/>
          <w:spacing w:val="-7"/>
          <w:w w:val="102"/>
        </w:rPr>
        <w:t>c</w:t>
      </w:r>
      <w:r>
        <w:rPr>
          <w:rFonts w:ascii="Calibri" w:hAnsi="Calibri"/>
          <w:w w:val="113"/>
        </w:rPr>
        <w:t>k,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37"/>
        </w:rPr>
        <w:t>J.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  <w:w w:val="119"/>
        </w:rPr>
        <w:t>Br</w:t>
      </w:r>
      <w:r>
        <w:rPr>
          <w:rFonts w:ascii="Calibri" w:hAnsi="Calibri"/>
          <w:spacing w:val="-6"/>
          <w:w w:val="119"/>
        </w:rPr>
        <w:t>y</w:t>
      </w:r>
      <w:r>
        <w:rPr>
          <w:rFonts w:ascii="Calibri" w:hAnsi="Calibri"/>
          <w:w w:val="105"/>
        </w:rPr>
        <w:t>an,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13"/>
        </w:rPr>
        <w:t>W.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  <w:w w:val="110"/>
        </w:rPr>
        <w:t>Chang,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32"/>
        </w:rPr>
        <w:t>L.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  <w:w w:val="118"/>
        </w:rPr>
        <w:t>D.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  <w:w w:val="107"/>
        </w:rPr>
        <w:t>McG</w:t>
      </w:r>
      <w:r>
        <w:rPr>
          <w:rFonts w:ascii="Calibri" w:hAnsi="Calibri"/>
          <w:spacing w:val="-6"/>
          <w:w w:val="107"/>
        </w:rPr>
        <w:t>o</w:t>
      </w:r>
      <w:r>
        <w:rPr>
          <w:rFonts w:ascii="Calibri" w:hAnsi="Calibri"/>
          <w:spacing w:val="-7"/>
        </w:rPr>
        <w:t>w</w:t>
      </w:r>
      <w:r>
        <w:rPr>
          <w:rFonts w:ascii="Calibri" w:hAnsi="Calibri"/>
          <w:w w:val="105"/>
        </w:rPr>
        <w:t>an,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26"/>
        </w:rPr>
        <w:t>R.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6"/>
        </w:rPr>
        <w:t xml:space="preserve"> </w:t>
      </w:r>
      <w:proofErr w:type="spellStart"/>
      <w:r>
        <w:rPr>
          <w:rFonts w:ascii="Calibri" w:hAnsi="Calibri"/>
          <w:spacing w:val="-18"/>
          <w:w w:val="140"/>
        </w:rPr>
        <w:t>F</w:t>
      </w:r>
      <w:r>
        <w:rPr>
          <w:rFonts w:ascii="Calibri" w:hAnsi="Calibri"/>
          <w:w w:val="105"/>
        </w:rPr>
        <w:t>ran</w:t>
      </w:r>
      <w:r>
        <w:rPr>
          <w:rFonts w:ascii="Calibri" w:hAnsi="Calibri"/>
          <w:spacing w:val="-97"/>
          <w:w w:val="143"/>
        </w:rPr>
        <w:t>¸</w:t>
      </w:r>
      <w:r>
        <w:rPr>
          <w:rFonts w:ascii="Calibri" w:hAnsi="Calibri"/>
          <w:w w:val="103"/>
        </w:rPr>
        <w:t>cois</w:t>
      </w:r>
      <w:proofErr w:type="spellEnd"/>
      <w:r>
        <w:rPr>
          <w:rFonts w:ascii="Calibri" w:hAnsi="Calibri"/>
          <w:w w:val="103"/>
        </w:rPr>
        <w:t>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19"/>
        </w:rPr>
        <w:t>G.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  <w:w w:val="105"/>
        </w:rPr>
        <w:t>Grole</w:t>
      </w:r>
      <w:r>
        <w:rPr>
          <w:rFonts w:ascii="Calibri" w:hAnsi="Calibri"/>
          <w:spacing w:val="-6"/>
          <w:w w:val="105"/>
        </w:rPr>
        <w:t>m</w:t>
      </w:r>
      <w:r>
        <w:rPr>
          <w:rFonts w:ascii="Calibri" w:hAnsi="Calibri"/>
          <w:w w:val="105"/>
        </w:rPr>
        <w:t>und,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  <w:w w:val="122"/>
        </w:rPr>
        <w:t>A.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  <w:w w:val="112"/>
        </w:rPr>
        <w:t>H</w:t>
      </w:r>
      <w:r>
        <w:rPr>
          <w:rFonts w:ascii="Calibri" w:hAnsi="Calibri"/>
          <w:spacing w:val="-6"/>
          <w:w w:val="112"/>
        </w:rPr>
        <w:t>a</w:t>
      </w:r>
      <w:r>
        <w:rPr>
          <w:rFonts w:ascii="Calibri" w:hAnsi="Calibri"/>
          <w:spacing w:val="-6"/>
          <w:w w:val="115"/>
        </w:rPr>
        <w:t>y</w:t>
      </w:r>
      <w:r>
        <w:rPr>
          <w:rFonts w:ascii="Calibri" w:hAnsi="Calibri"/>
          <w:w w:val="97"/>
        </w:rPr>
        <w:t>es,</w:t>
      </w:r>
    </w:p>
    <w:p w14:paraId="7D55F2F8" w14:textId="77777777" w:rsidR="006F1C89" w:rsidRDefault="005D3991">
      <w:pPr>
        <w:pStyle w:val="BodyText"/>
        <w:spacing w:before="2"/>
        <w:ind w:left="368"/>
        <w:rPr>
          <w:rFonts w:ascii="Calibri" w:hAnsi="Calibri"/>
        </w:rPr>
      </w:pPr>
      <w:r>
        <w:rPr>
          <w:rFonts w:ascii="Calibri" w:hAnsi="Calibri"/>
          <w:w w:val="132"/>
        </w:rPr>
        <w:t>L.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w w:val="108"/>
        </w:rPr>
        <w:t>Henr</w:t>
      </w:r>
      <w:r>
        <w:rPr>
          <w:rFonts w:ascii="Calibri" w:hAnsi="Calibri"/>
          <w:spacing w:val="-19"/>
          <w:w w:val="108"/>
        </w:rPr>
        <w:t>y</w:t>
      </w:r>
      <w:r>
        <w:rPr>
          <w:rFonts w:ascii="Calibri" w:hAnsi="Calibri"/>
          <w:w w:val="110"/>
        </w:rPr>
        <w:t>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w w:val="137"/>
        </w:rPr>
        <w:t>J.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w w:val="105"/>
        </w:rPr>
        <w:t>He</w:t>
      </w:r>
      <w:r>
        <w:rPr>
          <w:rFonts w:ascii="Calibri" w:hAnsi="Calibri"/>
          <w:w w:val="103"/>
        </w:rPr>
        <w:t>ster,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spacing w:val="-1"/>
          <w:w w:val="106"/>
        </w:rPr>
        <w:t>M</w:t>
      </w:r>
      <w:r>
        <w:rPr>
          <w:rFonts w:ascii="Calibri" w:hAnsi="Calibri"/>
          <w:w w:val="108"/>
        </w:rPr>
        <w:t>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w w:val="114"/>
        </w:rPr>
        <w:t>Kuhn,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w w:val="133"/>
        </w:rPr>
        <w:t>T.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2"/>
        </w:rPr>
        <w:t xml:space="preserve"> </w:t>
      </w:r>
      <w:r w:rsidRPr="00F94015">
        <w:rPr>
          <w:rFonts w:ascii="Calibri" w:hAnsi="Calibri"/>
          <w:w w:val="132"/>
          <w:lang w:val="sv-SE"/>
          <w:rPrChange w:id="569" w:author="Izabel Eriksson Reuterborg" w:date="2024-07-29T05:32:00Z" w16du:dateUtc="2024-07-29T03:32:00Z">
            <w:rPr>
              <w:rFonts w:ascii="Calibri" w:hAnsi="Calibri"/>
              <w:w w:val="132"/>
            </w:rPr>
          </w:rPrChange>
        </w:rPr>
        <w:t>L.</w:t>
      </w:r>
      <w:r w:rsidRPr="00F94015">
        <w:rPr>
          <w:rFonts w:ascii="Calibri" w:hAnsi="Calibri"/>
          <w:lang w:val="sv-SE"/>
          <w:rPrChange w:id="570" w:author="Izabel Eriksson Reuterborg" w:date="2024-07-29T05:32:00Z" w16du:dateUtc="2024-07-29T03:32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12"/>
          <w:lang w:val="sv-SE"/>
          <w:rPrChange w:id="571" w:author="Izabel Eriksson Reuterborg" w:date="2024-07-29T05:32:00Z" w16du:dateUtc="2024-07-29T03:32:00Z">
            <w:rPr>
              <w:rFonts w:ascii="Calibri" w:hAnsi="Calibri"/>
              <w:spacing w:val="-12"/>
            </w:rPr>
          </w:rPrChange>
        </w:rPr>
        <w:t xml:space="preserve"> </w:t>
      </w:r>
      <w:r w:rsidRPr="00F94015">
        <w:rPr>
          <w:rFonts w:ascii="Calibri" w:hAnsi="Calibri"/>
          <w:spacing w:val="-6"/>
          <w:w w:val="130"/>
          <w:lang w:val="sv-SE"/>
          <w:rPrChange w:id="572" w:author="Izabel Eriksson Reuterborg" w:date="2024-07-29T05:32:00Z" w16du:dateUtc="2024-07-29T03:32:00Z">
            <w:rPr>
              <w:rFonts w:ascii="Calibri" w:hAnsi="Calibri"/>
              <w:spacing w:val="-6"/>
              <w:w w:val="130"/>
            </w:rPr>
          </w:rPrChange>
        </w:rPr>
        <w:t>P</w:t>
      </w:r>
      <w:r w:rsidRPr="00F94015">
        <w:rPr>
          <w:rFonts w:ascii="Calibri" w:hAnsi="Calibri"/>
          <w:w w:val="96"/>
          <w:lang w:val="sv-SE"/>
          <w:rPrChange w:id="573" w:author="Izabel Eriksson Reuterborg" w:date="2024-07-29T05:32:00Z" w16du:dateUtc="2024-07-29T03:32:00Z">
            <w:rPr>
              <w:rFonts w:ascii="Calibri" w:hAnsi="Calibri"/>
              <w:w w:val="96"/>
            </w:rPr>
          </w:rPrChange>
        </w:rPr>
        <w:t>ederse</w:t>
      </w:r>
      <w:r w:rsidRPr="00F94015">
        <w:rPr>
          <w:rFonts w:ascii="Calibri" w:hAnsi="Calibri"/>
          <w:spacing w:val="-1"/>
          <w:w w:val="104"/>
          <w:lang w:val="sv-SE"/>
          <w:rPrChange w:id="574" w:author="Izabel Eriksson Reuterborg" w:date="2024-07-29T05:32:00Z" w16du:dateUtc="2024-07-29T03:32:00Z">
            <w:rPr>
              <w:rFonts w:ascii="Calibri" w:hAnsi="Calibri"/>
              <w:spacing w:val="-1"/>
              <w:w w:val="104"/>
            </w:rPr>
          </w:rPrChange>
        </w:rPr>
        <w:t>n</w:t>
      </w:r>
      <w:r w:rsidRPr="00F94015">
        <w:rPr>
          <w:rFonts w:ascii="Calibri" w:hAnsi="Calibri"/>
          <w:w w:val="110"/>
          <w:lang w:val="sv-SE"/>
          <w:rPrChange w:id="575" w:author="Izabel Eriksson Reuterborg" w:date="2024-07-29T05:32:00Z" w16du:dateUtc="2024-07-29T03:32:00Z">
            <w:rPr>
              <w:rFonts w:ascii="Calibri" w:hAnsi="Calibri"/>
              <w:w w:val="110"/>
            </w:rPr>
          </w:rPrChange>
        </w:rPr>
        <w:t>,</w:t>
      </w:r>
      <w:r w:rsidRPr="00F94015">
        <w:rPr>
          <w:rFonts w:ascii="Calibri" w:hAnsi="Calibri"/>
          <w:lang w:val="sv-SE"/>
          <w:rPrChange w:id="576" w:author="Izabel Eriksson Reuterborg" w:date="2024-07-29T05:32:00Z" w16du:dateUtc="2024-07-29T03:32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9"/>
          <w:lang w:val="sv-SE"/>
          <w:rPrChange w:id="577" w:author="Izabel Eriksson Reuterborg" w:date="2024-07-29T05:32:00Z" w16du:dateUtc="2024-07-29T03:32:00Z">
            <w:rPr>
              <w:rFonts w:ascii="Calibri" w:hAnsi="Calibri"/>
              <w:spacing w:val="-9"/>
            </w:rPr>
          </w:rPrChange>
        </w:rPr>
        <w:t xml:space="preserve"> </w:t>
      </w:r>
      <w:r w:rsidRPr="00F94015">
        <w:rPr>
          <w:rFonts w:ascii="Calibri" w:hAnsi="Calibri"/>
          <w:w w:val="128"/>
          <w:lang w:val="sv-SE"/>
          <w:rPrChange w:id="578" w:author="Izabel Eriksson Reuterborg" w:date="2024-07-29T05:32:00Z" w16du:dateUtc="2024-07-29T03:32:00Z">
            <w:rPr>
              <w:rFonts w:ascii="Calibri" w:hAnsi="Calibri"/>
              <w:w w:val="128"/>
            </w:rPr>
          </w:rPrChange>
        </w:rPr>
        <w:t>E.</w:t>
      </w:r>
      <w:r w:rsidRPr="00F94015">
        <w:rPr>
          <w:rFonts w:ascii="Calibri" w:hAnsi="Calibri"/>
          <w:lang w:val="sv-SE"/>
          <w:rPrChange w:id="579" w:author="Izabel Eriksson Reuterborg" w:date="2024-07-29T05:32:00Z" w16du:dateUtc="2024-07-29T03:32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12"/>
          <w:lang w:val="sv-SE"/>
          <w:rPrChange w:id="580" w:author="Izabel Eriksson Reuterborg" w:date="2024-07-29T05:32:00Z" w16du:dateUtc="2024-07-29T03:32:00Z">
            <w:rPr>
              <w:rFonts w:ascii="Calibri" w:hAnsi="Calibri"/>
              <w:spacing w:val="-12"/>
            </w:rPr>
          </w:rPrChange>
        </w:rPr>
        <w:t xml:space="preserve"> </w:t>
      </w:r>
      <w:r w:rsidRPr="00F94015">
        <w:rPr>
          <w:rFonts w:ascii="Calibri" w:hAnsi="Calibri"/>
          <w:w w:val="107"/>
          <w:lang w:val="sv-SE"/>
          <w:rPrChange w:id="581" w:author="Izabel Eriksson Reuterborg" w:date="2024-07-29T05:32:00Z" w16du:dateUtc="2024-07-29T03:32:00Z">
            <w:rPr>
              <w:rFonts w:ascii="Calibri" w:hAnsi="Calibri"/>
              <w:w w:val="107"/>
            </w:rPr>
          </w:rPrChange>
        </w:rPr>
        <w:t>Miller,</w:t>
      </w:r>
      <w:r w:rsidRPr="00F94015">
        <w:rPr>
          <w:rFonts w:ascii="Calibri" w:hAnsi="Calibri"/>
          <w:lang w:val="sv-SE"/>
          <w:rPrChange w:id="582" w:author="Izabel Eriksson Reuterborg" w:date="2024-07-29T05:32:00Z" w16du:dateUtc="2024-07-29T03:32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9"/>
          <w:lang w:val="sv-SE"/>
          <w:rPrChange w:id="583" w:author="Izabel Eriksson Reuterborg" w:date="2024-07-29T05:32:00Z" w16du:dateUtc="2024-07-29T03:32:00Z">
            <w:rPr>
              <w:rFonts w:ascii="Calibri" w:hAnsi="Calibri"/>
              <w:spacing w:val="-9"/>
            </w:rPr>
          </w:rPrChange>
        </w:rPr>
        <w:t xml:space="preserve"> </w:t>
      </w:r>
      <w:r w:rsidRPr="00F94015">
        <w:rPr>
          <w:rFonts w:ascii="Calibri" w:hAnsi="Calibri"/>
          <w:w w:val="115"/>
          <w:lang w:val="sv-SE"/>
          <w:rPrChange w:id="584" w:author="Izabel Eriksson Reuterborg" w:date="2024-07-29T05:32:00Z" w16du:dateUtc="2024-07-29T03:32:00Z">
            <w:rPr>
              <w:rFonts w:ascii="Calibri" w:hAnsi="Calibri"/>
              <w:w w:val="115"/>
            </w:rPr>
          </w:rPrChange>
        </w:rPr>
        <w:t>S.</w:t>
      </w:r>
      <w:r w:rsidRPr="00F94015">
        <w:rPr>
          <w:rFonts w:ascii="Calibri" w:hAnsi="Calibri"/>
          <w:lang w:val="sv-SE"/>
          <w:rPrChange w:id="585" w:author="Izabel Eriksson Reuterborg" w:date="2024-07-29T05:32:00Z" w16du:dateUtc="2024-07-29T03:32:00Z">
            <w:rPr>
              <w:rFonts w:ascii="Calibri" w:hAnsi="Calibri"/>
            </w:rPr>
          </w:rPrChange>
        </w:rPr>
        <w:t xml:space="preserve"> </w:t>
      </w:r>
      <w:r w:rsidRPr="00F94015">
        <w:rPr>
          <w:rFonts w:ascii="Calibri" w:hAnsi="Calibri"/>
          <w:spacing w:val="-12"/>
          <w:lang w:val="sv-SE"/>
          <w:rPrChange w:id="586" w:author="Izabel Eriksson Reuterborg" w:date="2024-07-29T05:32:00Z" w16du:dateUtc="2024-07-29T03:32:00Z">
            <w:rPr>
              <w:rFonts w:ascii="Calibri" w:hAnsi="Calibri"/>
              <w:spacing w:val="-12"/>
            </w:rPr>
          </w:rPrChange>
        </w:rPr>
        <w:t xml:space="preserve"> </w:t>
      </w:r>
      <w:r>
        <w:rPr>
          <w:rFonts w:ascii="Calibri" w:hAnsi="Calibri"/>
          <w:w w:val="106"/>
        </w:rPr>
        <w:t>M.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w w:val="113"/>
        </w:rPr>
        <w:t>Ba</w:t>
      </w:r>
      <w:r>
        <w:rPr>
          <w:rFonts w:ascii="Calibri" w:hAnsi="Calibri"/>
          <w:spacing w:val="-7"/>
          <w:w w:val="113"/>
        </w:rPr>
        <w:t>c</w:t>
      </w:r>
      <w:r>
        <w:rPr>
          <w:rFonts w:ascii="Calibri" w:hAnsi="Calibri"/>
          <w:w w:val="99"/>
        </w:rPr>
        <w:t>he,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w w:val="135"/>
        </w:rPr>
        <w:t>K.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2"/>
        </w:rPr>
        <w:t xml:space="preserve"> </w:t>
      </w:r>
      <w:proofErr w:type="spellStart"/>
      <w:r>
        <w:rPr>
          <w:rFonts w:ascii="Calibri" w:hAnsi="Calibri"/>
          <w:w w:val="106"/>
        </w:rPr>
        <w:t>M</w:t>
      </w:r>
      <w:r>
        <w:rPr>
          <w:rFonts w:ascii="Calibri" w:hAnsi="Calibri"/>
          <w:spacing w:val="-115"/>
          <w:w w:val="104"/>
        </w:rPr>
        <w:t>u</w:t>
      </w:r>
      <w:r>
        <w:rPr>
          <w:rFonts w:ascii="Calibri" w:hAnsi="Calibri"/>
          <w:spacing w:val="6"/>
          <w:w w:val="126"/>
        </w:rPr>
        <w:t>¨</w:t>
      </w:r>
      <w:r>
        <w:rPr>
          <w:rFonts w:ascii="Calibri" w:hAnsi="Calibri"/>
          <w:w w:val="106"/>
        </w:rPr>
        <w:t>ller</w:t>
      </w:r>
      <w:proofErr w:type="spellEnd"/>
      <w:r>
        <w:rPr>
          <w:rFonts w:ascii="Calibri" w:hAnsi="Calibri"/>
          <w:w w:val="106"/>
        </w:rPr>
        <w:t>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w w:val="137"/>
        </w:rPr>
        <w:t>J.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w w:val="104"/>
        </w:rPr>
        <w:t>Ooms,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w w:val="118"/>
        </w:rPr>
        <w:t>D.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w w:val="106"/>
        </w:rPr>
        <w:t>Robinson,</w:t>
      </w:r>
    </w:p>
    <w:p w14:paraId="65570AA1" w14:textId="77777777" w:rsidR="006F1C89" w:rsidRDefault="005D3991">
      <w:pPr>
        <w:pStyle w:val="BodyText"/>
        <w:spacing w:before="2" w:line="242" w:lineRule="auto"/>
        <w:ind w:left="368" w:right="109"/>
        <w:rPr>
          <w:rFonts w:ascii="Calibri"/>
        </w:rPr>
      </w:pPr>
      <w:r>
        <w:rPr>
          <w:rFonts w:ascii="Calibri"/>
          <w:w w:val="110"/>
        </w:rPr>
        <w:t>D.</w:t>
      </w:r>
      <w:r>
        <w:rPr>
          <w:rFonts w:ascii="Calibri"/>
          <w:spacing w:val="10"/>
          <w:w w:val="110"/>
        </w:rPr>
        <w:t xml:space="preserve"> </w:t>
      </w:r>
      <w:r>
        <w:rPr>
          <w:rFonts w:ascii="Calibri"/>
          <w:w w:val="110"/>
        </w:rPr>
        <w:t>P.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Seidel,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V.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Spinu,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K.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Takahashi,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D.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Vaughan,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C.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Wilke,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K.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Woo,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and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H.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Yutani.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2019.</w:t>
      </w:r>
      <w:r>
        <w:rPr>
          <w:rFonts w:ascii="Calibri"/>
          <w:spacing w:val="33"/>
          <w:w w:val="110"/>
        </w:rPr>
        <w:t xml:space="preserve"> </w:t>
      </w:r>
      <w:r>
        <w:rPr>
          <w:rFonts w:ascii="Calibri"/>
          <w:w w:val="110"/>
        </w:rPr>
        <w:t>Welcome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to</w:t>
      </w:r>
      <w:r>
        <w:rPr>
          <w:rFonts w:ascii="Calibri"/>
          <w:spacing w:val="11"/>
          <w:w w:val="110"/>
        </w:rPr>
        <w:t xml:space="preserve"> </w:t>
      </w:r>
      <w:r>
        <w:rPr>
          <w:rFonts w:ascii="Calibri"/>
          <w:w w:val="110"/>
        </w:rPr>
        <w:t>the</w:t>
      </w:r>
      <w:r>
        <w:rPr>
          <w:rFonts w:ascii="Calibri"/>
          <w:spacing w:val="-51"/>
          <w:w w:val="110"/>
        </w:rPr>
        <w:t xml:space="preserve"> </w:t>
      </w:r>
      <w:proofErr w:type="spellStart"/>
      <w:r>
        <w:rPr>
          <w:rFonts w:ascii="Calibri"/>
          <w:w w:val="110"/>
        </w:rPr>
        <w:t>tidyverse</w:t>
      </w:r>
      <w:proofErr w:type="spellEnd"/>
      <w:r>
        <w:rPr>
          <w:rFonts w:ascii="Calibri"/>
          <w:w w:val="110"/>
        </w:rPr>
        <w:t>.</w:t>
      </w:r>
      <w:r>
        <w:rPr>
          <w:rFonts w:ascii="Calibri"/>
          <w:spacing w:val="37"/>
          <w:w w:val="110"/>
        </w:rPr>
        <w:t xml:space="preserve"> </w:t>
      </w:r>
      <w:r>
        <w:rPr>
          <w:rFonts w:ascii="Calibri"/>
          <w:w w:val="110"/>
        </w:rPr>
        <w:t>Journal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of</w:t>
      </w:r>
      <w:r>
        <w:rPr>
          <w:rFonts w:ascii="Calibri"/>
          <w:spacing w:val="14"/>
          <w:w w:val="110"/>
        </w:rPr>
        <w:t xml:space="preserve"> </w:t>
      </w:r>
      <w:proofErr w:type="gramStart"/>
      <w:r>
        <w:rPr>
          <w:rFonts w:ascii="Calibri"/>
          <w:w w:val="110"/>
        </w:rPr>
        <w:t>Open</w:t>
      </w:r>
      <w:r>
        <w:rPr>
          <w:rFonts w:ascii="Calibri"/>
          <w:spacing w:val="15"/>
          <w:w w:val="110"/>
        </w:rPr>
        <w:t xml:space="preserve"> </w:t>
      </w:r>
      <w:r>
        <w:rPr>
          <w:rFonts w:ascii="Calibri"/>
          <w:w w:val="110"/>
        </w:rPr>
        <w:t>Source</w:t>
      </w:r>
      <w:proofErr w:type="gramEnd"/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Software</w:t>
      </w:r>
      <w:r>
        <w:rPr>
          <w:rFonts w:ascii="Calibri"/>
          <w:spacing w:val="14"/>
          <w:w w:val="110"/>
        </w:rPr>
        <w:t xml:space="preserve"> </w:t>
      </w:r>
      <w:r>
        <w:rPr>
          <w:rFonts w:ascii="Calibri"/>
          <w:w w:val="110"/>
        </w:rPr>
        <w:t>4:1686.</w:t>
      </w:r>
    </w:p>
    <w:p w14:paraId="573FAA1D" w14:textId="77777777" w:rsidR="006F1C89" w:rsidRDefault="005D3991">
      <w:pPr>
        <w:pStyle w:val="BodyText"/>
        <w:spacing w:before="179" w:line="242" w:lineRule="auto"/>
        <w:ind w:left="368" w:right="104" w:hanging="219"/>
        <w:rPr>
          <w:rFonts w:ascii="Calibri" w:hAnsi="Calibri"/>
        </w:rPr>
      </w:pPr>
      <w:r>
        <w:rPr>
          <w:rFonts w:ascii="Calibri" w:hAnsi="Calibri"/>
          <w:w w:val="112"/>
        </w:rPr>
        <w:t>Wi</w:t>
      </w:r>
      <w:r>
        <w:rPr>
          <w:rFonts w:ascii="Calibri" w:hAnsi="Calibri"/>
          <w:spacing w:val="-6"/>
          <w:w w:val="112"/>
        </w:rPr>
        <w:t>c</w:t>
      </w:r>
      <w:r>
        <w:rPr>
          <w:rFonts w:ascii="Calibri" w:hAnsi="Calibri"/>
          <w:w w:val="106"/>
        </w:rPr>
        <w:t>kham,</w:t>
      </w:r>
      <w:r>
        <w:rPr>
          <w:rFonts w:ascii="Calibri" w:hAnsi="Calibri"/>
          <w:spacing w:val="20"/>
        </w:rPr>
        <w:t xml:space="preserve"> </w:t>
      </w:r>
      <w:r>
        <w:rPr>
          <w:rFonts w:ascii="Calibri" w:hAnsi="Calibri"/>
          <w:w w:val="114"/>
        </w:rPr>
        <w:t>H.,</w:t>
      </w:r>
      <w:r>
        <w:rPr>
          <w:rFonts w:ascii="Calibri" w:hAnsi="Calibri"/>
          <w:spacing w:val="20"/>
        </w:rPr>
        <w:t xml:space="preserve"> </w:t>
      </w:r>
      <w:r>
        <w:rPr>
          <w:rFonts w:ascii="Calibri" w:hAnsi="Calibri"/>
          <w:w w:val="126"/>
        </w:rPr>
        <w:t>R.</w:t>
      </w:r>
      <w:r>
        <w:rPr>
          <w:rFonts w:ascii="Calibri" w:hAnsi="Calibri"/>
          <w:spacing w:val="19"/>
        </w:rPr>
        <w:t xml:space="preserve"> </w:t>
      </w:r>
      <w:proofErr w:type="spellStart"/>
      <w:r>
        <w:rPr>
          <w:rFonts w:ascii="Calibri" w:hAnsi="Calibri"/>
          <w:spacing w:val="-18"/>
          <w:w w:val="140"/>
        </w:rPr>
        <w:t>F</w:t>
      </w:r>
      <w:r>
        <w:rPr>
          <w:rFonts w:ascii="Calibri" w:hAnsi="Calibri"/>
          <w:spacing w:val="-1"/>
          <w:w w:val="111"/>
        </w:rPr>
        <w:t>r</w:t>
      </w:r>
      <w:r>
        <w:rPr>
          <w:rFonts w:ascii="Calibri" w:hAnsi="Calibri"/>
          <w:w w:val="104"/>
        </w:rPr>
        <w:t>an</w:t>
      </w:r>
      <w:r>
        <w:rPr>
          <w:rFonts w:ascii="Calibri" w:hAnsi="Calibri"/>
          <w:spacing w:val="-97"/>
          <w:w w:val="143"/>
        </w:rPr>
        <w:t>¸</w:t>
      </w:r>
      <w:r>
        <w:rPr>
          <w:rFonts w:ascii="Calibri" w:hAnsi="Calibri"/>
          <w:w w:val="103"/>
        </w:rPr>
        <w:t>cois</w:t>
      </w:r>
      <w:proofErr w:type="spellEnd"/>
      <w:r>
        <w:rPr>
          <w:rFonts w:ascii="Calibri" w:hAnsi="Calibri"/>
          <w:w w:val="103"/>
        </w:rPr>
        <w:t>,</w:t>
      </w:r>
      <w:r>
        <w:rPr>
          <w:rFonts w:ascii="Calibri" w:hAnsi="Calibri"/>
          <w:spacing w:val="20"/>
        </w:rPr>
        <w:t xml:space="preserve"> </w:t>
      </w:r>
      <w:r>
        <w:rPr>
          <w:rFonts w:ascii="Calibri" w:hAnsi="Calibri"/>
          <w:w w:val="132"/>
        </w:rPr>
        <w:t>L.</w:t>
      </w:r>
      <w:r>
        <w:rPr>
          <w:rFonts w:ascii="Calibri" w:hAnsi="Calibri"/>
          <w:spacing w:val="19"/>
        </w:rPr>
        <w:t xml:space="preserve"> </w:t>
      </w:r>
      <w:r>
        <w:rPr>
          <w:rFonts w:ascii="Calibri" w:hAnsi="Calibri"/>
          <w:w w:val="108"/>
        </w:rPr>
        <w:t>Henr</w:t>
      </w:r>
      <w:r>
        <w:rPr>
          <w:rFonts w:ascii="Calibri" w:hAnsi="Calibri"/>
          <w:spacing w:val="-19"/>
          <w:w w:val="108"/>
        </w:rPr>
        <w:t>y</w:t>
      </w:r>
      <w:r>
        <w:rPr>
          <w:rFonts w:ascii="Calibri" w:hAnsi="Calibri"/>
          <w:w w:val="110"/>
        </w:rPr>
        <w:t>,</w:t>
      </w:r>
      <w:r>
        <w:rPr>
          <w:rFonts w:ascii="Calibri" w:hAnsi="Calibri"/>
          <w:spacing w:val="20"/>
        </w:rPr>
        <w:t xml:space="preserve"> </w:t>
      </w:r>
      <w:r>
        <w:rPr>
          <w:rFonts w:ascii="Calibri" w:hAnsi="Calibri"/>
          <w:w w:val="135"/>
        </w:rPr>
        <w:t>K.</w:t>
      </w:r>
      <w:r>
        <w:rPr>
          <w:rFonts w:ascii="Calibri" w:hAnsi="Calibri"/>
          <w:spacing w:val="20"/>
        </w:rPr>
        <w:t xml:space="preserve"> </w:t>
      </w:r>
      <w:proofErr w:type="spellStart"/>
      <w:r>
        <w:rPr>
          <w:rFonts w:ascii="Calibri" w:hAnsi="Calibri"/>
          <w:w w:val="106"/>
        </w:rPr>
        <w:t>M</w:t>
      </w:r>
      <w:r>
        <w:rPr>
          <w:rFonts w:ascii="Calibri" w:hAnsi="Calibri"/>
          <w:spacing w:val="-115"/>
          <w:w w:val="104"/>
        </w:rPr>
        <w:t>u</w:t>
      </w:r>
      <w:r>
        <w:rPr>
          <w:rFonts w:ascii="Calibri" w:hAnsi="Calibri"/>
          <w:spacing w:val="6"/>
          <w:w w:val="126"/>
        </w:rPr>
        <w:t>¨</w:t>
      </w:r>
      <w:r>
        <w:rPr>
          <w:rFonts w:ascii="Calibri" w:hAnsi="Calibri"/>
          <w:w w:val="106"/>
        </w:rPr>
        <w:t>ller</w:t>
      </w:r>
      <w:proofErr w:type="spellEnd"/>
      <w:r>
        <w:rPr>
          <w:rFonts w:ascii="Calibri" w:hAnsi="Calibri"/>
          <w:w w:val="106"/>
        </w:rPr>
        <w:t>,</w:t>
      </w:r>
      <w:r>
        <w:rPr>
          <w:rFonts w:ascii="Calibri" w:hAnsi="Calibri"/>
          <w:spacing w:val="20"/>
        </w:rPr>
        <w:t xml:space="preserve"> </w:t>
      </w:r>
      <w:r>
        <w:rPr>
          <w:rFonts w:ascii="Calibri" w:hAnsi="Calibri"/>
          <w:w w:val="104"/>
        </w:rPr>
        <w:t>and</w:t>
      </w:r>
      <w:r>
        <w:rPr>
          <w:rFonts w:ascii="Calibri" w:hAnsi="Calibri"/>
          <w:spacing w:val="19"/>
        </w:rPr>
        <w:t xml:space="preserve"> </w:t>
      </w:r>
      <w:r>
        <w:rPr>
          <w:rFonts w:ascii="Calibri" w:hAnsi="Calibri"/>
          <w:w w:val="118"/>
        </w:rPr>
        <w:t>D.</w:t>
      </w:r>
      <w:r>
        <w:rPr>
          <w:rFonts w:ascii="Calibri" w:hAnsi="Calibri"/>
          <w:spacing w:val="20"/>
        </w:rPr>
        <w:t xml:space="preserve"> </w:t>
      </w:r>
      <w:r>
        <w:rPr>
          <w:rFonts w:ascii="Calibri" w:hAnsi="Calibri"/>
          <w:spacing w:val="-19"/>
          <w:w w:val="131"/>
        </w:rPr>
        <w:t>V</w:t>
      </w:r>
      <w:r>
        <w:rPr>
          <w:rFonts w:ascii="Calibri" w:hAnsi="Calibri"/>
          <w:w w:val="104"/>
        </w:rPr>
        <w:t>aughan.</w:t>
      </w:r>
      <w:r>
        <w:rPr>
          <w:rFonts w:ascii="Calibri" w:hAnsi="Calibri"/>
          <w:spacing w:val="19"/>
        </w:rPr>
        <w:t xml:space="preserve"> </w:t>
      </w:r>
      <w:r>
        <w:rPr>
          <w:rFonts w:ascii="Calibri" w:hAnsi="Calibri"/>
          <w:w w:val="99"/>
        </w:rPr>
        <w:t>2023.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9"/>
        </w:rPr>
        <w:t xml:space="preserve"> </w:t>
      </w:r>
      <w:proofErr w:type="spellStart"/>
      <w:r>
        <w:rPr>
          <w:rFonts w:ascii="Calibri" w:hAnsi="Calibri"/>
          <w:w w:val="109"/>
        </w:rPr>
        <w:t>dplyr</w:t>
      </w:r>
      <w:proofErr w:type="spellEnd"/>
      <w:r>
        <w:rPr>
          <w:rFonts w:ascii="Calibri" w:hAnsi="Calibri"/>
          <w:w w:val="109"/>
        </w:rPr>
        <w:t>:</w:t>
      </w:r>
      <w:r>
        <w:rPr>
          <w:rFonts w:ascii="Calibri" w:hAnsi="Calibri"/>
        </w:rPr>
        <w:t xml:space="preserve"> 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w w:val="128"/>
        </w:rPr>
        <w:t>A</w:t>
      </w:r>
      <w:r>
        <w:rPr>
          <w:rFonts w:ascii="Calibri" w:hAnsi="Calibri"/>
          <w:spacing w:val="19"/>
        </w:rPr>
        <w:t xml:space="preserve"> </w:t>
      </w:r>
      <w:r>
        <w:rPr>
          <w:rFonts w:ascii="Calibri" w:hAnsi="Calibri"/>
          <w:w w:val="108"/>
        </w:rPr>
        <w:t>Grammar</w:t>
      </w:r>
      <w:r>
        <w:rPr>
          <w:rFonts w:ascii="Calibri" w:hAnsi="Calibri"/>
          <w:spacing w:val="19"/>
        </w:rPr>
        <w:t xml:space="preserve"> </w:t>
      </w:r>
      <w:r>
        <w:rPr>
          <w:rFonts w:ascii="Calibri" w:hAnsi="Calibri"/>
          <w:w w:val="95"/>
        </w:rPr>
        <w:t>of</w:t>
      </w:r>
      <w:r>
        <w:rPr>
          <w:rFonts w:ascii="Calibri" w:hAnsi="Calibri"/>
          <w:spacing w:val="19"/>
        </w:rPr>
        <w:t xml:space="preserve"> </w:t>
      </w:r>
      <w:r>
        <w:rPr>
          <w:rFonts w:ascii="Calibri" w:hAnsi="Calibri"/>
          <w:w w:val="111"/>
        </w:rPr>
        <w:t>Data</w:t>
      </w:r>
      <w:r>
        <w:rPr>
          <w:rFonts w:ascii="Calibri" w:hAnsi="Calibri"/>
          <w:spacing w:val="19"/>
        </w:rPr>
        <w:t xml:space="preserve"> </w:t>
      </w:r>
      <w:proofErr w:type="spellStart"/>
      <w:r>
        <w:rPr>
          <w:rFonts w:ascii="Calibri" w:hAnsi="Calibri"/>
          <w:w w:val="106"/>
        </w:rPr>
        <w:t>Manipula</w:t>
      </w:r>
      <w:proofErr w:type="spellEnd"/>
      <w:r>
        <w:rPr>
          <w:rFonts w:ascii="Calibri" w:hAnsi="Calibri"/>
          <w:w w:val="106"/>
        </w:rPr>
        <w:t xml:space="preserve">- </w:t>
      </w:r>
      <w:proofErr w:type="spellStart"/>
      <w:r>
        <w:rPr>
          <w:rFonts w:ascii="Calibri" w:hAnsi="Calibri"/>
          <w:w w:val="115"/>
        </w:rPr>
        <w:t>tion</w:t>
      </w:r>
      <w:proofErr w:type="spellEnd"/>
      <w:r>
        <w:rPr>
          <w:rFonts w:ascii="Calibri" w:hAnsi="Calibri"/>
          <w:w w:val="115"/>
        </w:rPr>
        <w:t>.</w:t>
      </w:r>
    </w:p>
    <w:sectPr w:rsidR="006F1C89">
      <w:pgSz w:w="12240" w:h="15840"/>
      <w:pgMar w:top="1360" w:right="740" w:bottom="400" w:left="700" w:header="0" w:footer="216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Frank Johansson" w:date="2024-07-24T12:51:00Z" w:initials="FJ">
    <w:p w14:paraId="4ADA3D43" w14:textId="3A4AE5E2" w:rsidR="00521F95" w:rsidRDefault="00521F95">
      <w:pPr>
        <w:pStyle w:val="CommentText"/>
      </w:pPr>
      <w:r>
        <w:rPr>
          <w:rStyle w:val="CommentReference"/>
        </w:rPr>
        <w:annotationRef/>
      </w:r>
      <w:r w:rsidR="00734356">
        <w:t>Figure, s</w:t>
      </w:r>
      <w:r>
        <w:t>yns inte så bra. Går det att få till det lite bättre så blir de</w:t>
      </w:r>
    </w:p>
  </w:comment>
  <w:comment w:id="25" w:author="Frank Johansson" w:date="2024-07-25T13:33:00Z" w:initials="FJ">
    <w:p w14:paraId="4A60329A" w14:textId="3FB328F9" w:rsidR="00FF6931" w:rsidRDefault="00FF6931">
      <w:pPr>
        <w:pStyle w:val="CommentText"/>
      </w:pPr>
      <w:r>
        <w:rPr>
          <w:rStyle w:val="CommentReference"/>
        </w:rPr>
        <w:annotationRef/>
      </w:r>
      <w:r>
        <w:t>Ekvationen är oläsbar I min version av word. Men ser bra ut när jag printar den. Kolla upp så det det blir snyggt i pdf-versionen som jag misstänker blir den du skickar in.</w:t>
      </w:r>
    </w:p>
  </w:comment>
  <w:comment w:id="33" w:author="Frank Johansson" w:date="2024-07-25T13:55:00Z" w:initials="FJ">
    <w:p w14:paraId="3B663399" w14:textId="7EFF248D" w:rsidR="00443724" w:rsidRDefault="00443724">
      <w:pPr>
        <w:pStyle w:val="CommentText"/>
      </w:pPr>
      <w:r>
        <w:rPr>
          <w:rStyle w:val="CommentReference"/>
        </w:rPr>
        <w:annotationRef/>
      </w:r>
      <w:r>
        <w:t xml:space="preserve">Vet inte vad som händer, men denna text plus en del annan text i detta stycke har lite fetare font. Går det att fixa till?  Ser fult ut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  <w:comment w:id="37" w:author="Frank Johansson" w:date="2024-07-25T13:58:00Z" w:initials="FJ">
    <w:p w14:paraId="672BA023" w14:textId="0210D3B5" w:rsidR="00443724" w:rsidRDefault="00443724">
      <w:pPr>
        <w:pStyle w:val="CommentText"/>
      </w:pPr>
      <w:r>
        <w:rPr>
          <w:rStyle w:val="CommentReference"/>
        </w:rPr>
        <w:annotationRef/>
      </w:r>
      <w:r>
        <w:t>Åter igen: ekvationerna ser konstiga ut I min version av word.</w:t>
      </w:r>
    </w:p>
  </w:comment>
  <w:comment w:id="64" w:author="Frank Johansson" w:date="2024-07-25T14:08:00Z" w:initials="FJ">
    <w:p w14:paraId="75A11D15" w14:textId="26F312F6" w:rsidR="00360AB4" w:rsidRDefault="00360AB4">
      <w:pPr>
        <w:pStyle w:val="CommentText"/>
      </w:pPr>
      <w:r>
        <w:rPr>
          <w:rStyle w:val="CommentReference"/>
        </w:rPr>
        <w:annotationRef/>
      </w:r>
      <w:r>
        <w:t xml:space="preserve">Sista figuren “hänger ner”. Inte snyggt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  <w:comment w:id="76" w:author="Frank Johansson" w:date="2024-07-25T14:18:00Z" w:initials="FJ">
    <w:p w14:paraId="21B5FEFC" w14:textId="5E146B99" w:rsidR="00A64E60" w:rsidRDefault="00A64E60">
      <w:pPr>
        <w:pStyle w:val="CommentText"/>
      </w:pPr>
      <w:r>
        <w:rPr>
          <w:rStyle w:val="CommentReference"/>
        </w:rPr>
        <w:annotationRef/>
      </w:r>
      <w:r>
        <w:t>Jag måste säga att denna mening inte bygger ihop med txten ovan Känns som om något sakans. Fixa till</w:t>
      </w:r>
    </w:p>
  </w:comment>
  <w:comment w:id="78" w:author="Frank Johansson" w:date="2024-07-25T14:56:00Z" w:initials="FJ">
    <w:p w14:paraId="7CBD75BC" w14:textId="606E357A" w:rsidR="00956582" w:rsidRDefault="00956582">
      <w:pPr>
        <w:pStyle w:val="CommentText"/>
      </w:pPr>
      <w:r>
        <w:rPr>
          <w:rStyle w:val="CommentReference"/>
        </w:rPr>
        <w:annotationRef/>
      </w:r>
      <w:r>
        <w:t>Det här skall vara i diskussionen. Inte resultat</w:t>
      </w:r>
    </w:p>
  </w:comment>
  <w:comment w:id="79" w:author="Frank Johansson" w:date="2024-07-25T14:57:00Z" w:initials="FJ">
    <w:p w14:paraId="343660A3" w14:textId="467C08E4" w:rsidR="00956582" w:rsidRDefault="00956582">
      <w:pPr>
        <w:pStyle w:val="CommentText"/>
      </w:pPr>
      <w:r>
        <w:rPr>
          <w:rStyle w:val="CommentReference"/>
        </w:rPr>
        <w:annotationRef/>
      </w:r>
      <w:r>
        <w:t>Metod</w:t>
      </w:r>
    </w:p>
  </w:comment>
  <w:comment w:id="82" w:author="Frank Johansson" w:date="2024-07-25T14:57:00Z" w:initials="FJ">
    <w:p w14:paraId="1F6DFD4E" w14:textId="677F2462" w:rsidR="00956582" w:rsidRDefault="00956582">
      <w:pPr>
        <w:pStyle w:val="CommentText"/>
      </w:pPr>
      <w:r>
        <w:rPr>
          <w:rStyle w:val="CommentReference"/>
        </w:rPr>
        <w:annotationRef/>
      </w:r>
      <w:r>
        <w:t>Typ diskussion detta också</w:t>
      </w:r>
    </w:p>
  </w:comment>
  <w:comment w:id="83" w:author="Frank Johansson" w:date="2024-07-25T15:02:00Z" w:initials="FJ">
    <w:p w14:paraId="32871D22" w14:textId="5FC4CE53" w:rsidR="00956582" w:rsidRDefault="00956582">
      <w:pPr>
        <w:pStyle w:val="CommentText"/>
      </w:pPr>
      <w:r>
        <w:rPr>
          <w:rStyle w:val="CommentReference"/>
        </w:rPr>
        <w:annotationRef/>
      </w:r>
      <w:r>
        <w:t>Man brukar ha numrera figurerna I samma ordining som de nämns I texten. Fixa till det</w:t>
      </w:r>
    </w:p>
  </w:comment>
  <w:comment w:id="84" w:author="Frank Johansson" w:date="2024-07-25T15:04:00Z" w:initials="FJ">
    <w:p w14:paraId="0C7ABEC1" w14:textId="7929FB45" w:rsidR="00F161E0" w:rsidRDefault="00F161E0">
      <w:pPr>
        <w:pStyle w:val="CommentText"/>
      </w:pPr>
      <w:r>
        <w:rPr>
          <w:rStyle w:val="CommentReference"/>
        </w:rPr>
        <w:annotationRef/>
      </w:r>
      <w:r>
        <w:t>Förtydliga denna mening. Oklart vad du menar</w:t>
      </w:r>
    </w:p>
  </w:comment>
  <w:comment w:id="94" w:author="Frank Johansson" w:date="2024-07-25T15:07:00Z" w:initials="FJ">
    <w:p w14:paraId="0F648FAE" w14:textId="7D9C02AB" w:rsidR="00F161E0" w:rsidRDefault="00F161E0">
      <w:pPr>
        <w:pStyle w:val="CommentText"/>
      </w:pPr>
      <w:r>
        <w:rPr>
          <w:rStyle w:val="CommentReference"/>
        </w:rPr>
        <w:annotationRef/>
      </w:r>
      <w:r>
        <w:t>Jag antar att detta är för complex life cycle. Om så, så säg detta i figurtexten</w:t>
      </w:r>
    </w:p>
  </w:comment>
  <w:comment w:id="99" w:author="Frank Johansson" w:date="2024-07-26T11:01:00Z" w:initials="FJ">
    <w:p w14:paraId="73913C59" w14:textId="51091D9E" w:rsidR="004D69F3" w:rsidRDefault="004D69F3">
      <w:pPr>
        <w:pStyle w:val="CommentText"/>
      </w:pPr>
      <w:r>
        <w:rPr>
          <w:rStyle w:val="CommentReference"/>
        </w:rPr>
        <w:annotationRef/>
      </w:r>
      <w:r>
        <w:t>Fixa till numbering på figurerna så att de kommer I rätt ordning.</w:t>
      </w:r>
    </w:p>
  </w:comment>
  <w:comment w:id="97" w:author="Frank Johansson" w:date="2024-07-26T11:02:00Z" w:initials="FJ">
    <w:p w14:paraId="61A23E12" w14:textId="02E34FFA" w:rsidR="004D69F3" w:rsidRDefault="004D69F3">
      <w:pPr>
        <w:pStyle w:val="CommentText"/>
      </w:pPr>
      <w:r>
        <w:rPr>
          <w:rStyle w:val="CommentReference"/>
        </w:rPr>
        <w:annotationRef/>
      </w:r>
      <w:r>
        <w:t xml:space="preserve">Här blir det diskussion och inte resultat. Skriv om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  <w:comment w:id="100" w:author="Frank Johansson" w:date="2024-07-26T11:21:00Z" w:initials="FJ">
    <w:p w14:paraId="35C578A1" w14:textId="3EC7F05C" w:rsidR="000C3C78" w:rsidRDefault="000C3C78">
      <w:pPr>
        <w:pStyle w:val="CommentText"/>
      </w:pPr>
      <w:r>
        <w:rPr>
          <w:rStyle w:val="CommentReference"/>
        </w:rPr>
        <w:annotationRef/>
      </w:r>
      <w:r>
        <w:t>Skriv om. Liknar discussion. Men behåll innehållet</w:t>
      </w:r>
    </w:p>
  </w:comment>
  <w:comment w:id="130" w:author="Frank Johansson" w:date="2024-07-26T12:07:00Z" w:initials="FJ">
    <w:p w14:paraId="0B2A51AE" w14:textId="708E08D4" w:rsidR="00E123DC" w:rsidRDefault="00E123DC">
      <w:pPr>
        <w:pStyle w:val="CommentText"/>
      </w:pPr>
      <w:r>
        <w:rPr>
          <w:rStyle w:val="CommentReference"/>
        </w:rPr>
        <w:annotationRef/>
      </w:r>
      <w:r>
        <w:t xml:space="preserve">Konstigt språk. Skriv om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  <w:comment w:id="137" w:author="Frank Johansson" w:date="2024-07-26T12:17:00Z" w:initials="FJ">
    <w:p w14:paraId="32D454B7" w14:textId="7F5456A8" w:rsidR="00681099" w:rsidRDefault="00681099">
      <w:pPr>
        <w:pStyle w:val="CommentText"/>
      </w:pPr>
      <w:r>
        <w:rPr>
          <w:rStyle w:val="CommentReference"/>
        </w:rPr>
        <w:annotationRef/>
      </w:r>
      <w:r>
        <w:t xml:space="preserve">Otydligt mening. Skriv om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</w:comment>
  <w:comment w:id="138" w:author="Frank Johansson" w:date="2024-07-26T12:11:00Z" w:initials="FJ">
    <w:p w14:paraId="3854B491" w14:textId="1A8B850E" w:rsidR="00F83AC8" w:rsidRDefault="00F83AC8">
      <w:pPr>
        <w:pStyle w:val="CommentText"/>
      </w:pPr>
      <w:r>
        <w:rPr>
          <w:rStyle w:val="CommentReference"/>
        </w:rPr>
        <w:annotationRef/>
      </w:r>
      <w:r>
        <w:t>Tabelltext skall ALLTID vara ovanför tabellen</w:t>
      </w:r>
    </w:p>
  </w:comment>
  <w:comment w:id="139" w:author="Frank Johansson" w:date="2024-07-26T12:12:00Z" w:initials="FJ">
    <w:p w14:paraId="4D3BEB6D" w14:textId="77777777" w:rsidR="00555932" w:rsidRDefault="00555932">
      <w:pPr>
        <w:pStyle w:val="CommentText"/>
      </w:pPr>
      <w:r>
        <w:rPr>
          <w:rStyle w:val="CommentReference"/>
        </w:rPr>
        <w:annotationRef/>
      </w:r>
      <w:r>
        <w:t>Ser inte att det refereras till fig 11 och 12 i texten. Var kommer de in I sammanhanget ???</w:t>
      </w:r>
    </w:p>
    <w:p w14:paraId="02302E5A" w14:textId="77777777" w:rsidR="00555932" w:rsidRDefault="00555932">
      <w:pPr>
        <w:pStyle w:val="CommentText"/>
      </w:pPr>
    </w:p>
    <w:p w14:paraId="1D4F9FAB" w14:textId="4448AEBE" w:rsidR="00555932" w:rsidRDefault="00555932">
      <w:pPr>
        <w:pStyle w:val="CommentText"/>
      </w:pPr>
      <w:r>
        <w:t>Kanske jag missat det. FörlåtiI så fall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ADA3D43" w15:done="0"/>
  <w15:commentEx w15:paraId="4A60329A" w15:done="0"/>
  <w15:commentEx w15:paraId="3B663399" w15:done="0"/>
  <w15:commentEx w15:paraId="672BA023" w15:done="0"/>
  <w15:commentEx w15:paraId="75A11D15" w15:done="0"/>
  <w15:commentEx w15:paraId="21B5FEFC" w15:done="0"/>
  <w15:commentEx w15:paraId="7CBD75BC" w15:done="0"/>
  <w15:commentEx w15:paraId="343660A3" w15:done="0"/>
  <w15:commentEx w15:paraId="1F6DFD4E" w15:done="0"/>
  <w15:commentEx w15:paraId="32871D22" w15:done="0"/>
  <w15:commentEx w15:paraId="0C7ABEC1" w15:done="0"/>
  <w15:commentEx w15:paraId="0F648FAE" w15:done="0"/>
  <w15:commentEx w15:paraId="73913C59" w15:done="0"/>
  <w15:commentEx w15:paraId="61A23E12" w15:done="0"/>
  <w15:commentEx w15:paraId="35C578A1" w15:done="0"/>
  <w15:commentEx w15:paraId="0B2A51AE" w15:done="0"/>
  <w15:commentEx w15:paraId="32D454B7" w15:done="0"/>
  <w15:commentEx w15:paraId="3854B491" w15:done="0"/>
  <w15:commentEx w15:paraId="1D4F9FA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A4B7760" w16cex:dateUtc="2024-07-24T10:51:00Z"/>
  <w16cex:commentExtensible w16cex:durableId="2A4CD2BD" w16cex:dateUtc="2024-07-25T11:33:00Z"/>
  <w16cex:commentExtensible w16cex:durableId="2A4CD7DA" w16cex:dateUtc="2024-07-25T11:55:00Z"/>
  <w16cex:commentExtensible w16cex:durableId="2A4CD88F" w16cex:dateUtc="2024-07-25T11:58:00Z"/>
  <w16cex:commentExtensible w16cex:durableId="2A4CDAF6" w16cex:dateUtc="2024-07-25T12:08:00Z"/>
  <w16cex:commentExtensible w16cex:durableId="2A4CDD18" w16cex:dateUtc="2024-07-25T12:18:00Z"/>
  <w16cex:commentExtensible w16cex:durableId="2A4CE629" w16cex:dateUtc="2024-07-25T12:56:00Z"/>
  <w16cex:commentExtensible w16cex:durableId="2A4CE64C" w16cex:dateUtc="2024-07-25T12:57:00Z"/>
  <w16cex:commentExtensible w16cex:durableId="2A4CE675" w16cex:dateUtc="2024-07-25T12:57:00Z"/>
  <w16cex:commentExtensible w16cex:durableId="2A4CE775" w16cex:dateUtc="2024-07-25T13:02:00Z"/>
  <w16cex:commentExtensible w16cex:durableId="2A4CE80F" w16cex:dateUtc="2024-07-25T13:04:00Z"/>
  <w16cex:commentExtensible w16cex:durableId="2A4CE8C5" w16cex:dateUtc="2024-07-25T13:07:00Z"/>
  <w16cex:commentExtensible w16cex:durableId="2A4E006C" w16cex:dateUtc="2024-07-26T09:01:00Z"/>
  <w16cex:commentExtensible w16cex:durableId="2A4E00B1" w16cex:dateUtc="2024-07-26T09:02:00Z"/>
  <w16cex:commentExtensible w16cex:durableId="2A4E0554" w16cex:dateUtc="2024-07-26T09:21:00Z"/>
  <w16cex:commentExtensible w16cex:durableId="2A4E1008" w16cex:dateUtc="2024-07-26T10:07:00Z"/>
  <w16cex:commentExtensible w16cex:durableId="2A4E1243" w16cex:dateUtc="2024-07-26T10:17:00Z"/>
  <w16cex:commentExtensible w16cex:durableId="2A4E1109" w16cex:dateUtc="2024-07-26T10:11:00Z"/>
  <w16cex:commentExtensible w16cex:durableId="2A4E1123" w16cex:dateUtc="2024-07-26T10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ADA3D43" w16cid:durableId="2A4B7760"/>
  <w16cid:commentId w16cid:paraId="4A60329A" w16cid:durableId="2A4CD2BD"/>
  <w16cid:commentId w16cid:paraId="3B663399" w16cid:durableId="2A4CD7DA"/>
  <w16cid:commentId w16cid:paraId="672BA023" w16cid:durableId="2A4CD88F"/>
  <w16cid:commentId w16cid:paraId="75A11D15" w16cid:durableId="2A4CDAF6"/>
  <w16cid:commentId w16cid:paraId="21B5FEFC" w16cid:durableId="2A4CDD18"/>
  <w16cid:commentId w16cid:paraId="7CBD75BC" w16cid:durableId="2A4CE629"/>
  <w16cid:commentId w16cid:paraId="343660A3" w16cid:durableId="2A4CE64C"/>
  <w16cid:commentId w16cid:paraId="1F6DFD4E" w16cid:durableId="2A4CE675"/>
  <w16cid:commentId w16cid:paraId="32871D22" w16cid:durableId="2A4CE775"/>
  <w16cid:commentId w16cid:paraId="0C7ABEC1" w16cid:durableId="2A4CE80F"/>
  <w16cid:commentId w16cid:paraId="0F648FAE" w16cid:durableId="2A4CE8C5"/>
  <w16cid:commentId w16cid:paraId="73913C59" w16cid:durableId="2A4E006C"/>
  <w16cid:commentId w16cid:paraId="61A23E12" w16cid:durableId="2A4E00B1"/>
  <w16cid:commentId w16cid:paraId="35C578A1" w16cid:durableId="2A4E0554"/>
  <w16cid:commentId w16cid:paraId="0B2A51AE" w16cid:durableId="2A4E1008"/>
  <w16cid:commentId w16cid:paraId="32D454B7" w16cid:durableId="2A4E1243"/>
  <w16cid:commentId w16cid:paraId="3854B491" w16cid:durableId="2A4E1109"/>
  <w16cid:commentId w16cid:paraId="1D4F9FAB" w16cid:durableId="2A4E11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5B12F8" w14:textId="77777777" w:rsidR="00B85727" w:rsidRDefault="00B85727">
      <w:r>
        <w:separator/>
      </w:r>
    </w:p>
  </w:endnote>
  <w:endnote w:type="continuationSeparator" w:id="0">
    <w:p w14:paraId="19119611" w14:textId="77777777" w:rsidR="00B85727" w:rsidRDefault="00B85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AF7FA" w14:textId="19F2DFD7" w:rsidR="006F1C89" w:rsidRDefault="00C8594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208576" behindDoc="1" locked="0" layoutInCell="1" allowOverlap="1" wp14:anchorId="3463018E" wp14:editId="56E49347">
              <wp:simplePos x="0" y="0"/>
              <wp:positionH relativeFrom="page">
                <wp:posOffset>3778885</wp:posOffset>
              </wp:positionH>
              <wp:positionV relativeFrom="page">
                <wp:posOffset>9781540</wp:posOffset>
              </wp:positionV>
              <wp:extent cx="215265" cy="1644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265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A40F1" w14:textId="77777777" w:rsidR="006F1C89" w:rsidRDefault="005D3991">
                          <w:pPr>
                            <w:pStyle w:val="BodyText"/>
                            <w:spacing w:line="243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63018E" id="_x0000_t202" coordsize="21600,21600" o:spt="202" path="m,l,21600r21600,l21600,xe">
              <v:stroke joinstyle="miter"/>
              <v:path gradientshapeok="t" o:connecttype="rect"/>
            </v:shapetype>
            <v:shape id="_x0000_s1062" type="#_x0000_t202" style="position:absolute;margin-left:297.55pt;margin-top:770.2pt;width:16.95pt;height:12.95pt;z-index:-181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" filled="f" stroked="f">
              <v:textbox inset="0,0,0,0">
                <w:txbxContent>
                  <w:p w14:paraId="2ABA40F1" w14:textId="77777777" w:rsidR="006F1C89" w:rsidRDefault="005D3991">
                    <w:pPr>
                      <w:pStyle w:val="BodyText"/>
                      <w:spacing w:line="243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06224" w14:textId="41C93D04" w:rsidR="006F1C89" w:rsidRDefault="00C8594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209088" behindDoc="1" locked="0" layoutInCell="1" allowOverlap="1" wp14:anchorId="553F695F" wp14:editId="74036867">
              <wp:simplePos x="0" y="0"/>
              <wp:positionH relativeFrom="page">
                <wp:posOffset>3778885</wp:posOffset>
              </wp:positionH>
              <wp:positionV relativeFrom="page">
                <wp:posOffset>9781540</wp:posOffset>
              </wp:positionV>
              <wp:extent cx="215265" cy="1644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265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36C9" w14:textId="77777777" w:rsidR="006F1C89" w:rsidRDefault="005D3991">
                          <w:pPr>
                            <w:pStyle w:val="BodyText"/>
                            <w:spacing w:line="243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3F695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3" type="#_x0000_t202" style="position:absolute;margin-left:297.55pt;margin-top:770.2pt;width:16.95pt;height:12.95pt;z-index:-181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" filled="f" stroked="f">
              <v:textbox inset="0,0,0,0">
                <w:txbxContent>
                  <w:p w14:paraId="0A1236C9" w14:textId="77777777" w:rsidR="006F1C89" w:rsidRDefault="005D3991">
                    <w:pPr>
                      <w:pStyle w:val="BodyText"/>
                      <w:spacing w:line="243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275EB4" w14:textId="77777777" w:rsidR="00B85727" w:rsidRDefault="00B85727">
      <w:r>
        <w:separator/>
      </w:r>
    </w:p>
  </w:footnote>
  <w:footnote w:type="continuationSeparator" w:id="0">
    <w:p w14:paraId="063F5D55" w14:textId="77777777" w:rsidR="00B85727" w:rsidRDefault="00B857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CC7740"/>
    <w:multiLevelType w:val="hybridMultilevel"/>
    <w:tmpl w:val="4C9A079A"/>
    <w:lvl w:ilvl="0" w:tplc="05BC4F9A">
      <w:start w:val="2"/>
      <w:numFmt w:val="decimal"/>
      <w:lvlText w:val="(%1)"/>
      <w:lvlJc w:val="left"/>
      <w:pPr>
        <w:ind w:left="497" w:hanging="347"/>
      </w:pPr>
      <w:rPr>
        <w:rFonts w:ascii="Calibri" w:eastAsia="Calibri" w:hAnsi="Calibri" w:cs="Calibri" w:hint="default"/>
        <w:w w:val="113"/>
        <w:sz w:val="22"/>
        <w:szCs w:val="22"/>
        <w:lang w:val="en-US" w:eastAsia="en-US" w:bidi="ar-SA"/>
      </w:rPr>
    </w:lvl>
    <w:lvl w:ilvl="1" w:tplc="59265F44">
      <w:numFmt w:val="bullet"/>
      <w:lvlText w:val="•"/>
      <w:lvlJc w:val="left"/>
      <w:pPr>
        <w:ind w:left="640" w:hanging="347"/>
      </w:pPr>
      <w:rPr>
        <w:rFonts w:hint="default"/>
        <w:lang w:val="en-US" w:eastAsia="en-US" w:bidi="ar-SA"/>
      </w:rPr>
    </w:lvl>
    <w:lvl w:ilvl="2" w:tplc="13B0BFA4">
      <w:numFmt w:val="bullet"/>
      <w:lvlText w:val="•"/>
      <w:lvlJc w:val="left"/>
      <w:pPr>
        <w:ind w:left="1120" w:hanging="347"/>
      </w:pPr>
      <w:rPr>
        <w:rFonts w:hint="default"/>
        <w:lang w:val="en-US" w:eastAsia="en-US" w:bidi="ar-SA"/>
      </w:rPr>
    </w:lvl>
    <w:lvl w:ilvl="3" w:tplc="90B03C92">
      <w:numFmt w:val="bullet"/>
      <w:lvlText w:val="•"/>
      <w:lvlJc w:val="left"/>
      <w:pPr>
        <w:ind w:left="2220" w:hanging="347"/>
      </w:pPr>
      <w:rPr>
        <w:rFonts w:hint="default"/>
        <w:lang w:val="en-US" w:eastAsia="en-US" w:bidi="ar-SA"/>
      </w:rPr>
    </w:lvl>
    <w:lvl w:ilvl="4" w:tplc="3F3680B2">
      <w:numFmt w:val="bullet"/>
      <w:lvlText w:val="•"/>
      <w:lvlJc w:val="left"/>
      <w:pPr>
        <w:ind w:left="2960" w:hanging="347"/>
      </w:pPr>
      <w:rPr>
        <w:rFonts w:hint="default"/>
        <w:lang w:val="en-US" w:eastAsia="en-US" w:bidi="ar-SA"/>
      </w:rPr>
    </w:lvl>
    <w:lvl w:ilvl="5" w:tplc="9926B678">
      <w:numFmt w:val="bullet"/>
      <w:lvlText w:val="•"/>
      <w:lvlJc w:val="left"/>
      <w:pPr>
        <w:ind w:left="3700" w:hanging="347"/>
      </w:pPr>
      <w:rPr>
        <w:rFonts w:hint="default"/>
        <w:lang w:val="en-US" w:eastAsia="en-US" w:bidi="ar-SA"/>
      </w:rPr>
    </w:lvl>
    <w:lvl w:ilvl="6" w:tplc="A906FBA0">
      <w:numFmt w:val="bullet"/>
      <w:lvlText w:val="•"/>
      <w:lvlJc w:val="left"/>
      <w:pPr>
        <w:ind w:left="4440" w:hanging="347"/>
      </w:pPr>
      <w:rPr>
        <w:rFonts w:hint="default"/>
        <w:lang w:val="en-US" w:eastAsia="en-US" w:bidi="ar-SA"/>
      </w:rPr>
    </w:lvl>
    <w:lvl w:ilvl="7" w:tplc="B216A204">
      <w:numFmt w:val="bullet"/>
      <w:lvlText w:val="•"/>
      <w:lvlJc w:val="left"/>
      <w:pPr>
        <w:ind w:left="5181" w:hanging="347"/>
      </w:pPr>
      <w:rPr>
        <w:rFonts w:hint="default"/>
        <w:lang w:val="en-US" w:eastAsia="en-US" w:bidi="ar-SA"/>
      </w:rPr>
    </w:lvl>
    <w:lvl w:ilvl="8" w:tplc="FA6A4092">
      <w:numFmt w:val="bullet"/>
      <w:lvlText w:val="•"/>
      <w:lvlJc w:val="left"/>
      <w:pPr>
        <w:ind w:left="5921" w:hanging="347"/>
      </w:pPr>
      <w:rPr>
        <w:rFonts w:hint="default"/>
        <w:lang w:val="en-US" w:eastAsia="en-US" w:bidi="ar-SA"/>
      </w:rPr>
    </w:lvl>
  </w:abstractNum>
  <w:num w:numId="1" w16cid:durableId="38949576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Frank Johansson">
    <w15:presenceInfo w15:providerId="AD" w15:userId="S-1-5-21-1774431583-4023024350-2099909138-145415"/>
  </w15:person>
  <w15:person w15:author="Izabel Eriksson Reuterborg">
    <w15:presenceInfo w15:providerId="Windows Live" w15:userId="933595861a75da2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C89"/>
    <w:rsid w:val="000C3C78"/>
    <w:rsid w:val="000C68F6"/>
    <w:rsid w:val="00186B8B"/>
    <w:rsid w:val="00196E73"/>
    <w:rsid w:val="002F1FC2"/>
    <w:rsid w:val="003076D3"/>
    <w:rsid w:val="00360AB4"/>
    <w:rsid w:val="003B5305"/>
    <w:rsid w:val="004236AC"/>
    <w:rsid w:val="00441DBE"/>
    <w:rsid w:val="00443724"/>
    <w:rsid w:val="00464EF7"/>
    <w:rsid w:val="00483E61"/>
    <w:rsid w:val="00491C55"/>
    <w:rsid w:val="004D69F3"/>
    <w:rsid w:val="00521F95"/>
    <w:rsid w:val="00555932"/>
    <w:rsid w:val="005A3D96"/>
    <w:rsid w:val="005D3991"/>
    <w:rsid w:val="0063707F"/>
    <w:rsid w:val="00681099"/>
    <w:rsid w:val="00684B32"/>
    <w:rsid w:val="006F1C89"/>
    <w:rsid w:val="00713C9B"/>
    <w:rsid w:val="00734356"/>
    <w:rsid w:val="0077448E"/>
    <w:rsid w:val="008129DB"/>
    <w:rsid w:val="008247E3"/>
    <w:rsid w:val="008F165A"/>
    <w:rsid w:val="00901B5E"/>
    <w:rsid w:val="0092375A"/>
    <w:rsid w:val="00956582"/>
    <w:rsid w:val="00986C56"/>
    <w:rsid w:val="00995A25"/>
    <w:rsid w:val="00A64E60"/>
    <w:rsid w:val="00A75A87"/>
    <w:rsid w:val="00B85727"/>
    <w:rsid w:val="00BB7D40"/>
    <w:rsid w:val="00C85944"/>
    <w:rsid w:val="00CC2006"/>
    <w:rsid w:val="00CE7EA6"/>
    <w:rsid w:val="00E123DC"/>
    <w:rsid w:val="00F046A0"/>
    <w:rsid w:val="00F161E0"/>
    <w:rsid w:val="00F83AC8"/>
    <w:rsid w:val="00F94015"/>
    <w:rsid w:val="00F947F7"/>
    <w:rsid w:val="00FF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23E785"/>
  <w15:docId w15:val="{E320BAC6-5210-4DFC-8245-8DB46B234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5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50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Lucida Sans Unicode" w:eastAsia="Lucida Sans Unicode" w:hAnsi="Lucida Sans Unicode" w:cs="Lucida Sans Unicode"/>
    </w:rPr>
  </w:style>
  <w:style w:type="paragraph" w:styleId="Title">
    <w:name w:val="Title"/>
    <w:basedOn w:val="Normal"/>
    <w:uiPriority w:val="10"/>
    <w:qFormat/>
    <w:pPr>
      <w:spacing w:before="86"/>
      <w:ind w:left="709"/>
    </w:pPr>
    <w:rPr>
      <w:rFonts w:ascii="Arial MT" w:eastAsia="Arial MT" w:hAnsi="Arial MT" w:cs="Arial MT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50" w:hanging="34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521F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1F9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1F95"/>
    <w:rPr>
      <w:rFonts w:ascii="Calibri" w:eastAsia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1F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1F95"/>
    <w:rPr>
      <w:rFonts w:ascii="Calibri" w:eastAsia="Calibri" w:hAnsi="Calibri" w:cs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94015"/>
    <w:pPr>
      <w:widowControl/>
      <w:autoSpaceDE/>
      <w:autoSpaceDN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91" Type="http://schemas.openxmlformats.org/officeDocument/2006/relationships/image" Target="media/image180.png"/><Relationship Id="rId205" Type="http://schemas.openxmlformats.org/officeDocument/2006/relationships/image" Target="media/image194.png"/><Relationship Id="rId226" Type="http://schemas.openxmlformats.org/officeDocument/2006/relationships/image" Target="media/image215.png"/><Relationship Id="rId107" Type="http://schemas.openxmlformats.org/officeDocument/2006/relationships/image" Target="media/image96.png"/><Relationship Id="rId11" Type="http://schemas.microsoft.com/office/2016/09/relationships/commentsIds" Target="commentsIds.xm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footnotes" Target="footnotes.xml"/><Relationship Id="rId95" Type="http://schemas.openxmlformats.org/officeDocument/2006/relationships/image" Target="media/image84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16" Type="http://schemas.openxmlformats.org/officeDocument/2006/relationships/image" Target="media/image205.png"/><Relationship Id="rId237" Type="http://schemas.openxmlformats.org/officeDocument/2006/relationships/image" Target="media/image226.png"/><Relationship Id="rId22" Type="http://schemas.openxmlformats.org/officeDocument/2006/relationships/image" Target="media/image11.png"/><Relationship Id="rId43" Type="http://schemas.openxmlformats.org/officeDocument/2006/relationships/image" Target="media/image32.png"/><Relationship Id="rId64" Type="http://schemas.openxmlformats.org/officeDocument/2006/relationships/image" Target="media/image53.png"/><Relationship Id="rId118" Type="http://schemas.openxmlformats.org/officeDocument/2006/relationships/image" Target="media/image107.png"/><Relationship Id="rId139" Type="http://schemas.openxmlformats.org/officeDocument/2006/relationships/image" Target="media/image128.png"/><Relationship Id="rId85" Type="http://schemas.openxmlformats.org/officeDocument/2006/relationships/image" Target="media/image74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92" Type="http://schemas.openxmlformats.org/officeDocument/2006/relationships/image" Target="media/image181.png"/><Relationship Id="rId206" Type="http://schemas.openxmlformats.org/officeDocument/2006/relationships/image" Target="media/image195.png"/><Relationship Id="rId227" Type="http://schemas.openxmlformats.org/officeDocument/2006/relationships/image" Target="media/image216.png"/><Relationship Id="rId201" Type="http://schemas.openxmlformats.org/officeDocument/2006/relationships/image" Target="media/image190.png"/><Relationship Id="rId222" Type="http://schemas.openxmlformats.org/officeDocument/2006/relationships/image" Target="media/image211.png"/><Relationship Id="rId243" Type="http://schemas.openxmlformats.org/officeDocument/2006/relationships/footer" Target="footer2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image" Target="media/image134.png"/><Relationship Id="rId161" Type="http://schemas.openxmlformats.org/officeDocument/2006/relationships/image" Target="media/image150.png"/><Relationship Id="rId166" Type="http://schemas.openxmlformats.org/officeDocument/2006/relationships/image" Target="media/image155.png"/><Relationship Id="rId182" Type="http://schemas.openxmlformats.org/officeDocument/2006/relationships/image" Target="media/image171.png"/><Relationship Id="rId187" Type="http://schemas.openxmlformats.org/officeDocument/2006/relationships/image" Target="media/image176.png"/><Relationship Id="rId217" Type="http://schemas.openxmlformats.org/officeDocument/2006/relationships/image" Target="media/image20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201.png"/><Relationship Id="rId233" Type="http://schemas.openxmlformats.org/officeDocument/2006/relationships/image" Target="media/image222.png"/><Relationship Id="rId238" Type="http://schemas.openxmlformats.org/officeDocument/2006/relationships/image" Target="media/image22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51" Type="http://schemas.openxmlformats.org/officeDocument/2006/relationships/image" Target="media/image140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Relationship Id="rId198" Type="http://schemas.openxmlformats.org/officeDocument/2006/relationships/image" Target="media/image187.png"/><Relationship Id="rId172" Type="http://schemas.openxmlformats.org/officeDocument/2006/relationships/image" Target="media/image161.png"/><Relationship Id="rId193" Type="http://schemas.openxmlformats.org/officeDocument/2006/relationships/image" Target="media/image182.png"/><Relationship Id="rId202" Type="http://schemas.openxmlformats.org/officeDocument/2006/relationships/image" Target="media/image191.png"/><Relationship Id="rId207" Type="http://schemas.openxmlformats.org/officeDocument/2006/relationships/image" Target="media/image196.png"/><Relationship Id="rId223" Type="http://schemas.openxmlformats.org/officeDocument/2006/relationships/image" Target="media/image212.png"/><Relationship Id="rId228" Type="http://schemas.openxmlformats.org/officeDocument/2006/relationships/image" Target="media/image217.png"/><Relationship Id="rId244" Type="http://schemas.openxmlformats.org/officeDocument/2006/relationships/fontTable" Target="fontTable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188" Type="http://schemas.openxmlformats.org/officeDocument/2006/relationships/image" Target="media/image177.png"/><Relationship Id="rId7" Type="http://schemas.openxmlformats.org/officeDocument/2006/relationships/image" Target="media/image1.jpe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13" Type="http://schemas.openxmlformats.org/officeDocument/2006/relationships/image" Target="media/image202.png"/><Relationship Id="rId218" Type="http://schemas.openxmlformats.org/officeDocument/2006/relationships/image" Target="media/image207.png"/><Relationship Id="rId234" Type="http://schemas.openxmlformats.org/officeDocument/2006/relationships/image" Target="media/image223.png"/><Relationship Id="rId239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4" Type="http://schemas.openxmlformats.org/officeDocument/2006/relationships/image" Target="media/image183.png"/><Relationship Id="rId199" Type="http://schemas.openxmlformats.org/officeDocument/2006/relationships/image" Target="media/image188.png"/><Relationship Id="rId203" Type="http://schemas.openxmlformats.org/officeDocument/2006/relationships/image" Target="media/image192.png"/><Relationship Id="rId208" Type="http://schemas.openxmlformats.org/officeDocument/2006/relationships/image" Target="media/image197.png"/><Relationship Id="rId229" Type="http://schemas.openxmlformats.org/officeDocument/2006/relationships/image" Target="media/image218.png"/><Relationship Id="rId19" Type="http://schemas.openxmlformats.org/officeDocument/2006/relationships/image" Target="media/image8.png"/><Relationship Id="rId224" Type="http://schemas.openxmlformats.org/officeDocument/2006/relationships/image" Target="media/image213.png"/><Relationship Id="rId240" Type="http://schemas.openxmlformats.org/officeDocument/2006/relationships/image" Target="media/image229.png"/><Relationship Id="rId245" Type="http://schemas.microsoft.com/office/2011/relationships/people" Target="people.xml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2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189" Type="http://schemas.openxmlformats.org/officeDocument/2006/relationships/image" Target="media/image178.png"/><Relationship Id="rId219" Type="http://schemas.openxmlformats.org/officeDocument/2006/relationships/image" Target="media/image208.png"/><Relationship Id="rId3" Type="http://schemas.openxmlformats.org/officeDocument/2006/relationships/settings" Target="settings.xml"/><Relationship Id="rId214" Type="http://schemas.openxmlformats.org/officeDocument/2006/relationships/image" Target="media/image203.png"/><Relationship Id="rId230" Type="http://schemas.openxmlformats.org/officeDocument/2006/relationships/image" Target="media/image219.png"/><Relationship Id="rId235" Type="http://schemas.openxmlformats.org/officeDocument/2006/relationships/image" Target="media/image224.png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158" Type="http://schemas.openxmlformats.org/officeDocument/2006/relationships/image" Target="media/image147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95" Type="http://schemas.openxmlformats.org/officeDocument/2006/relationships/image" Target="media/image184.png"/><Relationship Id="rId209" Type="http://schemas.openxmlformats.org/officeDocument/2006/relationships/image" Target="media/image198.png"/><Relationship Id="rId190" Type="http://schemas.openxmlformats.org/officeDocument/2006/relationships/image" Target="media/image179.png"/><Relationship Id="rId204" Type="http://schemas.openxmlformats.org/officeDocument/2006/relationships/image" Target="media/image193.png"/><Relationship Id="rId220" Type="http://schemas.openxmlformats.org/officeDocument/2006/relationships/image" Target="media/image209.png"/><Relationship Id="rId225" Type="http://schemas.openxmlformats.org/officeDocument/2006/relationships/image" Target="media/image214.png"/><Relationship Id="rId241" Type="http://schemas.openxmlformats.org/officeDocument/2006/relationships/image" Target="media/image230.png"/><Relationship Id="rId246" Type="http://schemas.openxmlformats.org/officeDocument/2006/relationships/theme" Target="theme/theme1.xml"/><Relationship Id="rId15" Type="http://schemas.openxmlformats.org/officeDocument/2006/relationships/image" Target="media/image4.jpe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microsoft.com/office/2011/relationships/commentsExtended" Target="commentsExtended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80" Type="http://schemas.openxmlformats.org/officeDocument/2006/relationships/image" Target="media/image169.png"/><Relationship Id="rId210" Type="http://schemas.openxmlformats.org/officeDocument/2006/relationships/image" Target="media/image199.png"/><Relationship Id="rId215" Type="http://schemas.openxmlformats.org/officeDocument/2006/relationships/image" Target="media/image204.png"/><Relationship Id="rId236" Type="http://schemas.openxmlformats.org/officeDocument/2006/relationships/image" Target="media/image225.png"/><Relationship Id="rId26" Type="http://schemas.openxmlformats.org/officeDocument/2006/relationships/image" Target="media/image15.png"/><Relationship Id="rId231" Type="http://schemas.openxmlformats.org/officeDocument/2006/relationships/image" Target="media/image220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96" Type="http://schemas.openxmlformats.org/officeDocument/2006/relationships/image" Target="media/image185.png"/><Relationship Id="rId200" Type="http://schemas.openxmlformats.org/officeDocument/2006/relationships/image" Target="media/image189.png"/><Relationship Id="rId16" Type="http://schemas.openxmlformats.org/officeDocument/2006/relationships/image" Target="media/image5.png"/><Relationship Id="rId221" Type="http://schemas.openxmlformats.org/officeDocument/2006/relationships/image" Target="media/image210.png"/><Relationship Id="rId242" Type="http://schemas.openxmlformats.org/officeDocument/2006/relationships/image" Target="media/image231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Relationship Id="rId165" Type="http://schemas.openxmlformats.org/officeDocument/2006/relationships/image" Target="media/image154.png"/><Relationship Id="rId186" Type="http://schemas.openxmlformats.org/officeDocument/2006/relationships/image" Target="media/image175.png"/><Relationship Id="rId211" Type="http://schemas.openxmlformats.org/officeDocument/2006/relationships/image" Target="media/image200.png"/><Relationship Id="rId232" Type="http://schemas.openxmlformats.org/officeDocument/2006/relationships/image" Target="media/image221.png"/><Relationship Id="rId27" Type="http://schemas.openxmlformats.org/officeDocument/2006/relationships/image" Target="media/image16.png"/><Relationship Id="rId48" Type="http://schemas.openxmlformats.org/officeDocument/2006/relationships/image" Target="media/image37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97" Type="http://schemas.openxmlformats.org/officeDocument/2006/relationships/image" Target="media/image1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21006</Words>
  <Characters>119735</Characters>
  <Application>Microsoft Office Word</Application>
  <DocSecurity>0</DocSecurity>
  <Lines>997</Lines>
  <Paragraphs>280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Uppsala universitet</Company>
  <LinksUpToDate>false</LinksUpToDate>
  <CharactersWithSpaces>140461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 Johansson</dc:creator>
  <cp:lastModifiedBy>Izabel Eriksson Reuterborg</cp:lastModifiedBy>
  <cp:revision>5</cp:revision>
  <dcterms:created xsi:type="dcterms:W3CDTF">2024-07-29T03:57:00Z</dcterms:created>
  <dcterms:modified xsi:type="dcterms:W3CDTF">2024-07-30T06:06:00Z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2024-05-16T00:00:00Z</vt:filetime>
  </property>
  <property fmtid="{D5CDD505-2E9C-101B-9397-08002B2CF9AE}" pid="3" name="LastSaved">
    <vt:filetime>2024-07-21T00:00:00Z</vt:filetime>
  </property>
</Properties>
</file>